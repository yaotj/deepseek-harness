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0C4A6">
      <w:pPr>
        <w:spacing w:before="60" w:beforeAutospacing="0" w:after="60" w:afterAutospacing="0"/>
        <w:jc w:val="center"/>
        <w:rPr>
          <w:rFonts w:hint="eastAsia" w:ascii="宋体" w:hAnsi="宋体" w:eastAsia="宋体" w:cs="宋体"/>
          <w:sz w:val="22"/>
          <w:szCs w:val="22"/>
          <w:lang w:val="en-US" w:eastAsia="en-US" w:bidi="ar-SA"/>
        </w:rPr>
      </w:pPr>
      <w:r>
        <w:rPr>
          <w:rFonts w:hint="eastAsia" w:ascii="宋体" w:hAnsi="宋体" w:eastAsia="宋体" w:cs="宋体"/>
          <w:b/>
          <w:color w:val="1F3864"/>
          <w:sz w:val="56"/>
          <w:szCs w:val="22"/>
          <w:lang w:val="en-US" w:eastAsia="en-US" w:bidi="ar-SA"/>
        </w:rPr>
        <w:t>青岛地铁电子员工卡</w:t>
      </w:r>
      <w:r>
        <w:rPr>
          <w:rFonts w:hint="eastAsia" w:ascii="宋体" w:hAnsi="宋体" w:eastAsia="宋体" w:cs="宋体"/>
          <w:b/>
          <w:color w:val="1F3864"/>
          <w:sz w:val="56"/>
          <w:szCs w:val="22"/>
          <w:lang w:val="en-US" w:eastAsia="en-US" w:bidi="ar-SA"/>
        </w:rPr>
        <w:br w:type="textWrapping"/>
      </w:r>
      <w:r>
        <w:rPr>
          <w:rFonts w:hint="eastAsia" w:ascii="宋体" w:hAnsi="宋体" w:eastAsia="宋体" w:cs="宋体"/>
          <w:b/>
          <w:color w:val="1F3864"/>
          <w:sz w:val="56"/>
          <w:szCs w:val="22"/>
          <w:lang w:val="en-US" w:eastAsia="en-US" w:bidi="ar-SA"/>
        </w:rPr>
        <w:t>接口技术规格说明书</w:t>
      </w:r>
    </w:p>
    <w:p w14:paraId="58D72E85">
      <w:pPr>
        <w:spacing w:before="60" w:beforeAutospacing="0" w:after="60" w:afterAutospacing="0"/>
        <w:jc w:val="center"/>
        <w:rPr>
          <w:rFonts w:hint="eastAsia" w:ascii="宋体" w:hAnsi="宋体" w:eastAsia="宋体" w:cs="宋体"/>
          <w:sz w:val="22"/>
          <w:szCs w:val="22"/>
          <w:lang w:val="en-US" w:eastAsia="en-US" w:bidi="ar-SA"/>
        </w:rPr>
      </w:pPr>
      <w:r>
        <w:rPr>
          <w:rFonts w:hint="eastAsia" w:ascii="宋体" w:hAnsi="宋体" w:eastAsia="宋体" w:cs="宋体"/>
          <w:color w:val="666666"/>
          <w:sz w:val="22"/>
          <w:szCs w:val="22"/>
          <w:lang w:val="en-US" w:eastAsia="en-US" w:bidi="ar-SA"/>
        </w:rPr>
        <w:t>文档版本：V</w:t>
      </w:r>
      <w:r>
        <w:rPr>
          <w:rFonts w:hint="eastAsia" w:ascii="宋体" w:hAnsi="宋体" w:eastAsia="宋体" w:cs="宋体"/>
          <w:color w:val="666666"/>
          <w:sz w:val="22"/>
          <w:szCs w:val="22"/>
          <w:lang w:val="en-US" w:eastAsia="zh-CN" w:bidi="ar-SA"/>
        </w:rPr>
        <w:t>2</w:t>
      </w:r>
      <w:r>
        <w:rPr>
          <w:rFonts w:hint="eastAsia" w:ascii="宋体" w:hAnsi="宋体" w:eastAsia="宋体" w:cs="宋体"/>
          <w:color w:val="666666"/>
          <w:sz w:val="22"/>
          <w:szCs w:val="22"/>
          <w:lang w:val="en-US" w:eastAsia="en-US" w:bidi="ar-SA"/>
        </w:rPr>
        <w:t>.0</w:t>
      </w:r>
    </w:p>
    <w:p w14:paraId="0316E6C0">
      <w:pPr>
        <w:spacing w:before="60" w:beforeAutospacing="0" w:after="60" w:afterAutospacing="0"/>
        <w:jc w:val="center"/>
        <w:rPr>
          <w:rFonts w:hint="eastAsia" w:ascii="宋体" w:hAnsi="宋体" w:eastAsia="宋体" w:cs="宋体"/>
          <w:sz w:val="22"/>
          <w:szCs w:val="22"/>
          <w:lang w:val="en-US" w:eastAsia="en-US" w:bidi="ar-SA"/>
        </w:rPr>
      </w:pPr>
      <w:r>
        <w:rPr>
          <w:rFonts w:hint="eastAsia" w:ascii="宋体" w:hAnsi="宋体" w:eastAsia="宋体" w:cs="宋体"/>
          <w:color w:val="666666"/>
          <w:sz w:val="22"/>
          <w:szCs w:val="22"/>
          <w:lang w:val="en-US" w:eastAsia="en-US" w:bidi="ar-SA"/>
        </w:rPr>
        <w:t>编制日期：2026年08月</w:t>
      </w:r>
      <w:r>
        <w:rPr>
          <w:rFonts w:hint="eastAsia" w:ascii="宋体" w:hAnsi="宋体" w:eastAsia="宋体" w:cs="宋体"/>
          <w:color w:val="666666"/>
          <w:sz w:val="22"/>
          <w:szCs w:val="22"/>
          <w:lang w:val="en-US" w:eastAsia="zh-CN" w:bidi="ar-SA"/>
        </w:rPr>
        <w:t>13</w:t>
      </w:r>
      <w:r>
        <w:rPr>
          <w:rFonts w:hint="eastAsia" w:ascii="宋体" w:hAnsi="宋体" w:eastAsia="宋体" w:cs="宋体"/>
          <w:color w:val="666666"/>
          <w:sz w:val="22"/>
          <w:szCs w:val="22"/>
          <w:lang w:val="en-US" w:eastAsia="en-US" w:bidi="ar-SA"/>
        </w:rPr>
        <w:t>日</w:t>
      </w:r>
    </w:p>
    <w:p w14:paraId="6D83DE33">
      <w:pPr>
        <w:spacing w:before="60" w:beforeAutospacing="0" w:after="60" w:afterAutospacing="0"/>
        <w:jc w:val="center"/>
        <w:rPr>
          <w:rFonts w:hint="eastAsia" w:ascii="宋体" w:hAnsi="宋体" w:eastAsia="宋体" w:cs="宋体"/>
          <w:sz w:val="22"/>
          <w:szCs w:val="22"/>
          <w:lang w:val="en-US" w:eastAsia="en-US" w:bidi="ar-SA"/>
        </w:rPr>
      </w:pPr>
      <w:r>
        <w:rPr>
          <w:rFonts w:hint="eastAsia" w:ascii="宋体" w:hAnsi="宋体" w:eastAsia="宋体" w:cs="宋体"/>
          <w:color w:val="666666"/>
          <w:sz w:val="22"/>
          <w:szCs w:val="22"/>
          <w:lang w:val="en-US" w:eastAsia="en-US" w:bidi="ar-SA"/>
        </w:rPr>
        <w:t>文档密级：内部</w:t>
      </w:r>
    </w:p>
    <w:p w14:paraId="57A691BE">
      <w:pPr>
        <w:spacing w:before="60" w:beforeAutospacing="0" w:after="60" w:afterAutospacing="0"/>
        <w:jc w:val="center"/>
        <w:rPr>
          <w:rFonts w:hint="default" w:ascii="宋体" w:hAnsi="宋体" w:eastAsia="宋体" w:cs="宋体"/>
          <w:sz w:val="22"/>
          <w:szCs w:val="22"/>
          <w:lang w:val="en-US" w:eastAsia="zh-CN" w:bidi="ar-SA"/>
        </w:rPr>
      </w:pPr>
      <w:r>
        <w:rPr>
          <w:rFonts w:hint="eastAsia" w:ascii="宋体" w:hAnsi="宋体" w:eastAsia="宋体" w:cs="宋体"/>
          <w:color w:val="666666"/>
          <w:sz w:val="22"/>
          <w:szCs w:val="22"/>
          <w:lang w:val="en-US" w:eastAsia="en-US" w:bidi="ar-SA"/>
        </w:rPr>
        <w:t>文档状态：</w:t>
      </w:r>
      <w:r>
        <w:rPr>
          <w:rFonts w:hint="eastAsia" w:ascii="宋体" w:hAnsi="宋体" w:eastAsia="宋体" w:cs="宋体"/>
          <w:color w:val="666666"/>
          <w:sz w:val="22"/>
          <w:szCs w:val="22"/>
          <w:lang w:val="en-US" w:eastAsia="zh-CN" w:bidi="ar-SA"/>
        </w:rPr>
        <w:t>修订</w:t>
      </w:r>
    </w:p>
    <w:p w14:paraId="7AD29004">
      <w:pPr>
        <w:pStyle w:val="3"/>
        <w:spacing w:before="480" w:beforeAutospacing="0" w:after="60" w:afterAutospacing="0"/>
        <w:rPr>
          <w:rFonts w:hint="eastAsia" w:ascii="宋体" w:hAnsi="宋体" w:eastAsia="宋体" w:cs="宋体"/>
        </w:rPr>
      </w:pPr>
      <w:bookmarkStart w:id="0" w:name="_Toc31211_ai"/>
      <w:r>
        <w:rPr>
          <w:rFonts w:hint="eastAsia" w:ascii="宋体" w:hAnsi="宋体" w:eastAsia="宋体" w:cs="宋体"/>
          <w:b/>
          <w:bCs/>
          <w:color w:val="376092" w:themeColor="accent1" w:themeShade="BF"/>
          <w:sz w:val="28"/>
          <w:szCs w:val="28"/>
          <w:lang w:val="en-US" w:eastAsia="en-US" w:bidi="ar-SA"/>
        </w:rPr>
        <w:t>修订记录</w:t>
      </w:r>
      <w:bookmarkEnd w:id="0"/>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3"/>
        <w:gridCol w:w="2298"/>
        <w:gridCol w:w="2298"/>
        <w:gridCol w:w="2313"/>
      </w:tblGrid>
      <w:tr w14:paraId="6ECF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3AAE94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版本</w:t>
            </w:r>
          </w:p>
        </w:tc>
        <w:tc>
          <w:tcPr>
            <w:tcW w:w="2268"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50BD76F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日期</w:t>
            </w:r>
          </w:p>
        </w:tc>
        <w:tc>
          <w:tcPr>
            <w:tcW w:w="2268"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48FE3A0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修订人</w:t>
            </w:r>
          </w:p>
        </w:tc>
        <w:tc>
          <w:tcPr>
            <w:tcW w:w="2268"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36E9328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修订内容</w:t>
            </w:r>
          </w:p>
        </w:tc>
      </w:tr>
      <w:tr w14:paraId="3331F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2E48E3F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V1.0</w:t>
            </w:r>
          </w:p>
        </w:tc>
        <w:tc>
          <w:tcPr>
            <w:tcW w:w="2268" w:type="dxa"/>
            <w:tcBorders>
              <w:top w:val="single" w:color="999999" w:sz="4" w:space="0"/>
              <w:left w:val="single" w:color="999999" w:sz="4" w:space="0"/>
              <w:bottom w:val="single" w:color="999999" w:sz="4" w:space="0"/>
              <w:right w:val="single" w:color="999999" w:sz="4" w:space="0"/>
            </w:tcBorders>
            <w:vAlign w:val="center"/>
          </w:tcPr>
          <w:p w14:paraId="7C71154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2026-08-07</w:t>
            </w:r>
          </w:p>
        </w:tc>
        <w:tc>
          <w:tcPr>
            <w:tcW w:w="2268" w:type="dxa"/>
            <w:tcBorders>
              <w:top w:val="single" w:color="999999" w:sz="4" w:space="0"/>
              <w:left w:val="single" w:color="999999" w:sz="4" w:space="0"/>
              <w:bottom w:val="single" w:color="999999" w:sz="4" w:space="0"/>
              <w:right w:val="single" w:color="999999" w:sz="4" w:space="0"/>
            </w:tcBorders>
            <w:vAlign w:val="center"/>
          </w:tcPr>
          <w:p w14:paraId="22EB48D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w:t>
            </w:r>
          </w:p>
        </w:tc>
        <w:tc>
          <w:tcPr>
            <w:tcW w:w="2268" w:type="dxa"/>
            <w:tcBorders>
              <w:top w:val="single" w:color="999999" w:sz="4" w:space="0"/>
              <w:left w:val="single" w:color="999999" w:sz="4" w:space="0"/>
              <w:bottom w:val="single" w:color="999999" w:sz="4" w:space="0"/>
              <w:right w:val="single" w:color="999999" w:sz="4" w:space="0"/>
            </w:tcBorders>
            <w:vAlign w:val="center"/>
          </w:tcPr>
          <w:p w14:paraId="587A3EA1">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初稿创建</w:t>
            </w:r>
          </w:p>
        </w:tc>
      </w:tr>
      <w:tr w14:paraId="5671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2268" w:type="dxa"/>
            <w:tcBorders>
              <w:top w:val="single" w:color="999999" w:sz="4" w:space="0"/>
              <w:left w:val="single" w:color="999999" w:sz="4" w:space="0"/>
              <w:bottom w:val="single" w:color="999999" w:sz="4" w:space="0"/>
              <w:right w:val="single" w:color="999999" w:sz="4" w:space="0"/>
            </w:tcBorders>
            <w:vAlign w:val="center"/>
          </w:tcPr>
          <w:p w14:paraId="3EA7D8AA">
            <w:pPr>
              <w:spacing w:after="200" w:line="240" w:lineRule="auto"/>
              <w:jc w:val="left"/>
              <w:rPr>
                <w:rFonts w:hint="eastAsia" w:ascii="宋体" w:hAnsi="宋体" w:eastAsia="宋体" w:cs="宋体"/>
                <w:sz w:val="18"/>
                <w:szCs w:val="22"/>
                <w:lang w:val="en-US" w:eastAsia="zh-CN" w:bidi="ar-SA"/>
              </w:rPr>
            </w:pPr>
            <w:bookmarkStart w:id="1" w:name="_Toc24673_ai"/>
            <w:r>
              <w:rPr>
                <w:rFonts w:hint="eastAsia" w:ascii="宋体" w:hAnsi="宋体" w:eastAsia="宋体" w:cs="宋体"/>
                <w:sz w:val="18"/>
                <w:szCs w:val="22"/>
                <w:lang w:val="en-US" w:eastAsia="zh-CN" w:bidi="ar-SA"/>
              </w:rPr>
              <w:t>V2.0</w:t>
            </w:r>
          </w:p>
        </w:tc>
        <w:tc>
          <w:tcPr>
            <w:tcW w:w="2268" w:type="dxa"/>
            <w:tcBorders>
              <w:top w:val="single" w:color="999999" w:sz="4" w:space="0"/>
              <w:left w:val="single" w:color="999999" w:sz="4" w:space="0"/>
              <w:bottom w:val="single" w:color="999999" w:sz="4" w:space="0"/>
              <w:right w:val="single" w:color="999999" w:sz="4" w:space="0"/>
            </w:tcBorders>
            <w:vAlign w:val="center"/>
          </w:tcPr>
          <w:p w14:paraId="2E536183">
            <w:pPr>
              <w:spacing w:after="200" w:line="240" w:lineRule="auto"/>
              <w:jc w:val="left"/>
              <w:rPr>
                <w:rFonts w:hint="eastAsia" w:ascii="宋体" w:hAnsi="宋体" w:eastAsia="宋体" w:cs="宋体"/>
                <w:sz w:val="18"/>
                <w:szCs w:val="22"/>
                <w:lang w:val="en-US" w:eastAsia="zh-CN" w:bidi="ar-SA"/>
              </w:rPr>
            </w:pPr>
            <w:r>
              <w:rPr>
                <w:rFonts w:hint="eastAsia" w:ascii="宋体" w:hAnsi="宋体" w:eastAsia="宋体" w:cs="宋体"/>
                <w:sz w:val="18"/>
                <w:szCs w:val="22"/>
                <w:lang w:val="en-US" w:eastAsia="zh-CN" w:bidi="ar-SA"/>
              </w:rPr>
              <w:t>2026-08-13</w:t>
            </w:r>
          </w:p>
        </w:tc>
        <w:tc>
          <w:tcPr>
            <w:tcW w:w="2268" w:type="dxa"/>
            <w:tcBorders>
              <w:top w:val="single" w:color="999999" w:sz="4" w:space="0"/>
              <w:left w:val="single" w:color="999999" w:sz="4" w:space="0"/>
              <w:bottom w:val="single" w:color="999999" w:sz="4" w:space="0"/>
              <w:right w:val="single" w:color="999999" w:sz="4" w:space="0"/>
            </w:tcBorders>
            <w:vAlign w:val="center"/>
          </w:tcPr>
          <w:p w14:paraId="7E1EB3A9">
            <w:pPr>
              <w:spacing w:after="200" w:line="240" w:lineRule="auto"/>
              <w:jc w:val="left"/>
              <w:rPr>
                <w:rFonts w:hint="eastAsia" w:ascii="宋体" w:hAnsi="宋体" w:eastAsia="宋体" w:cs="宋体"/>
                <w:sz w:val="18"/>
                <w:szCs w:val="22"/>
                <w:lang w:val="en-US" w:eastAsia="zh-CN" w:bidi="ar-SA"/>
              </w:rPr>
            </w:pPr>
            <w:r>
              <w:rPr>
                <w:rFonts w:hint="eastAsia" w:ascii="宋体" w:hAnsi="宋体" w:eastAsia="宋体" w:cs="宋体"/>
                <w:sz w:val="18"/>
                <w:szCs w:val="22"/>
                <w:lang w:val="en-US" w:eastAsia="zh-CN" w:bidi="ar-SA"/>
              </w:rPr>
              <w:t>张玉强</w:t>
            </w:r>
          </w:p>
        </w:tc>
        <w:tc>
          <w:tcPr>
            <w:tcW w:w="2268" w:type="dxa"/>
            <w:tcBorders>
              <w:top w:val="single" w:color="999999" w:sz="4" w:space="0"/>
              <w:left w:val="single" w:color="999999" w:sz="4" w:space="0"/>
              <w:bottom w:val="single" w:color="999999" w:sz="4" w:space="0"/>
              <w:right w:val="single" w:color="999999" w:sz="4" w:space="0"/>
            </w:tcBorders>
            <w:vAlign w:val="center"/>
          </w:tcPr>
          <w:p w14:paraId="4838E843">
            <w:pPr>
              <w:spacing w:after="200" w:line="240" w:lineRule="auto"/>
              <w:jc w:val="left"/>
              <w:rPr>
                <w:rFonts w:hint="default" w:ascii="宋体" w:hAnsi="宋体" w:eastAsia="宋体" w:cs="宋体"/>
                <w:sz w:val="18"/>
                <w:szCs w:val="22"/>
                <w:lang w:val="en-US" w:eastAsia="zh-CN" w:bidi="ar-SA"/>
              </w:rPr>
            </w:pPr>
            <w:r>
              <w:rPr>
                <w:rFonts w:hint="eastAsia" w:ascii="宋体" w:hAnsi="宋体" w:eastAsia="宋体" w:cs="宋体"/>
                <w:sz w:val="18"/>
                <w:szCs w:val="22"/>
                <w:lang w:val="en-US" w:eastAsia="zh-CN" w:bidi="ar-SA"/>
              </w:rPr>
              <w:t>增加员工信息变更通知接口 ，调整文档结构；</w:t>
            </w:r>
          </w:p>
        </w:tc>
      </w:tr>
      <w:bookmarkEnd w:id="1"/>
    </w:tbl>
    <w:p w14:paraId="4E85BA90">
      <w:pPr>
        <w:rPr>
          <w:rFonts w:hint="eastAsia" w:ascii="宋体" w:hAnsi="宋体" w:eastAsia="宋体" w:cs="宋体"/>
          <w:i/>
          <w:sz w:val="20"/>
          <w:szCs w:val="22"/>
          <w:lang w:val="en-US" w:eastAsia="en-US" w:bidi="ar-SA"/>
        </w:rPr>
      </w:pPr>
      <w:r>
        <w:rPr>
          <w:rFonts w:hint="eastAsia" w:ascii="宋体" w:hAnsi="宋体" w:eastAsia="宋体" w:cs="宋体"/>
          <w:i/>
          <w:sz w:val="20"/>
          <w:szCs w:val="22"/>
          <w:lang w:val="en-US" w:eastAsia="en-US" w:bidi="ar-SA"/>
        </w:rPr>
        <w:br w:type="page"/>
      </w:r>
    </w:p>
    <w:p w14:paraId="0EA048C2">
      <w:pPr>
        <w:pStyle w:val="3"/>
        <w:spacing w:before="480" w:beforeAutospacing="0" w:after="60" w:afterAutospacing="0"/>
        <w:rPr>
          <w:rFonts w:hint="eastAsia" w:ascii="宋体" w:hAnsi="宋体" w:eastAsia="宋体" w:cs="宋体"/>
        </w:rPr>
      </w:pPr>
      <w:bookmarkStart w:id="2" w:name="_Toc8394_ai"/>
      <w:bookmarkStart w:id="3" w:name="_Toc26752"/>
      <w:bookmarkStart w:id="4" w:name="_Toc10645"/>
      <w:bookmarkStart w:id="5" w:name="_Toc18469"/>
      <w:r>
        <w:rPr>
          <w:rFonts w:hint="eastAsia" w:ascii="宋体" w:hAnsi="宋体" w:eastAsia="宋体" w:cs="宋体"/>
          <w:b/>
          <w:bCs/>
          <w:color w:val="376092" w:themeColor="accent1" w:themeShade="BF"/>
          <w:sz w:val="28"/>
          <w:szCs w:val="28"/>
          <w:lang w:val="en-US" w:eastAsia="en-US" w:bidi="ar-SA"/>
        </w:rPr>
        <w:t>1. 文档概述</w:t>
      </w:r>
      <w:bookmarkEnd w:id="2"/>
    </w:p>
    <w:bookmarkEnd w:id="3"/>
    <w:bookmarkEnd w:id="4"/>
    <w:bookmarkEnd w:id="5"/>
    <w:p w14:paraId="77587524">
      <w:pPr>
        <w:pStyle w:val="4"/>
        <w:spacing w:before="200" w:beforeAutospacing="0" w:after="60" w:afterAutospacing="0"/>
        <w:rPr>
          <w:rFonts w:hint="eastAsia" w:ascii="宋体" w:hAnsi="宋体" w:eastAsia="宋体" w:cs="宋体"/>
        </w:rPr>
      </w:pPr>
      <w:bookmarkStart w:id="6" w:name="_Toc26752_ai"/>
      <w:r>
        <w:rPr>
          <w:rFonts w:hint="eastAsia" w:ascii="宋体" w:hAnsi="宋体" w:eastAsia="宋体" w:cs="宋体"/>
          <w:b/>
          <w:bCs/>
          <w:color w:val="4F81BD" w:themeColor="accent1"/>
          <w:sz w:val="26"/>
          <w:szCs w:val="26"/>
          <w:lang w:val="en-US" w:eastAsia="en-US" w:bidi="ar-SA"/>
          <w14:textFill>
            <w14:solidFill>
              <w14:schemeClr w14:val="accent1"/>
            </w14:solidFill>
          </w14:textFill>
        </w:rPr>
        <w:t>1.1 目的与范围</w:t>
      </w:r>
      <w:bookmarkEnd w:id="6"/>
    </w:p>
    <w:p w14:paraId="1687975B">
      <w:pPr>
        <w:pStyle w:val="168"/>
        <w:rPr>
          <w:rFonts w:hint="eastAsia" w:ascii="宋体" w:hAnsi="宋体" w:eastAsia="宋体" w:cs="宋体"/>
          <w:lang w:val="en-US" w:eastAsia="en-US"/>
        </w:rPr>
      </w:pPr>
      <w:bookmarkStart w:id="7" w:name="_Toc25765"/>
      <w:bookmarkStart w:id="8" w:name="_Toc2462"/>
      <w:bookmarkStart w:id="9" w:name="_Toc10067"/>
      <w:r>
        <w:rPr>
          <w:rFonts w:hint="eastAsia" w:ascii="宋体" w:hAnsi="宋体" w:eastAsia="宋体" w:cs="宋体"/>
          <w:lang w:val="en-US" w:eastAsia="en-US"/>
        </w:rPr>
        <w:t>本文档旨在定义青岛地铁电子员工卡系统各模块之间的数据交互接口规范，涵盖 ACC（中央清分系统）、ITP（互联网票务平台）与 APP（移动端应用）之间的全部接口。文档面向系统架构师、开发人员、测试工程师及运维人员，作为接口开发与联调的权威参考。</w:t>
      </w:r>
    </w:p>
    <w:bookmarkEnd w:id="7"/>
    <w:bookmarkEnd w:id="8"/>
    <w:bookmarkEnd w:id="9"/>
    <w:p w14:paraId="74CDA046">
      <w:pPr>
        <w:pStyle w:val="4"/>
        <w:spacing w:before="200" w:beforeAutospacing="0" w:after="60" w:afterAutospacing="0"/>
        <w:rPr>
          <w:rFonts w:hint="eastAsia" w:ascii="宋体" w:hAnsi="宋体" w:eastAsia="宋体" w:cs="宋体"/>
        </w:rPr>
      </w:pPr>
      <w:bookmarkStart w:id="10" w:name="_Toc25765_ai"/>
      <w:r>
        <w:rPr>
          <w:rFonts w:hint="eastAsia" w:ascii="宋体" w:hAnsi="宋体" w:eastAsia="宋体" w:cs="宋体"/>
          <w:b/>
          <w:bCs/>
          <w:color w:val="4F81BD" w:themeColor="accent1"/>
          <w:sz w:val="26"/>
          <w:szCs w:val="26"/>
          <w:lang w:val="en-US" w:eastAsia="en-US" w:bidi="ar-SA"/>
          <w14:textFill>
            <w14:solidFill>
              <w14:schemeClr w14:val="accent1"/>
            </w14:solidFill>
          </w14:textFill>
        </w:rPr>
        <w:t>1.2 术语与缩略语</w:t>
      </w:r>
      <w:bookmarkEnd w:id="10"/>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3054"/>
        <w:gridCol w:w="3069"/>
      </w:tblGrid>
      <w:tr w14:paraId="2728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57F32AA4">
            <w:pPr>
              <w:spacing w:after="200" w:line="240" w:lineRule="auto"/>
              <w:jc w:val="left"/>
              <w:rPr>
                <w:rFonts w:hint="eastAsia" w:ascii="宋体" w:hAnsi="宋体" w:eastAsia="宋体" w:cs="宋体"/>
                <w:sz w:val="22"/>
                <w:szCs w:val="22"/>
                <w:lang w:val="en-US" w:eastAsia="en-US" w:bidi="ar-SA"/>
              </w:rPr>
            </w:pPr>
            <w:bookmarkStart w:id="11" w:name="_Toc30497"/>
            <w:bookmarkStart w:id="12" w:name="_Toc17191"/>
            <w:bookmarkStart w:id="13" w:name="_Toc21749"/>
            <w:r>
              <w:rPr>
                <w:rFonts w:hint="eastAsia" w:ascii="宋体" w:hAnsi="宋体" w:eastAsia="宋体" w:cs="宋体"/>
                <w:b/>
                <w:color w:val="FFFFFF"/>
                <w:sz w:val="18"/>
                <w:szCs w:val="22"/>
                <w:lang w:val="en-US" w:eastAsia="en-US" w:bidi="ar-SA"/>
              </w:rPr>
              <w:t>术语/缩略语</w:t>
            </w:r>
          </w:p>
        </w:tc>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13E1061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全称</w:t>
            </w:r>
          </w:p>
        </w:tc>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2839A0C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说明</w:t>
            </w:r>
          </w:p>
        </w:tc>
      </w:tr>
      <w:tr w14:paraId="7E48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506E0DC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ACC</w:t>
            </w:r>
          </w:p>
        </w:tc>
        <w:tc>
          <w:tcPr>
            <w:tcW w:w="3024" w:type="dxa"/>
            <w:tcBorders>
              <w:top w:val="single" w:color="999999" w:sz="4" w:space="0"/>
              <w:left w:val="single" w:color="999999" w:sz="4" w:space="0"/>
              <w:bottom w:val="single" w:color="999999" w:sz="4" w:space="0"/>
              <w:right w:val="single" w:color="999999" w:sz="4" w:space="0"/>
            </w:tcBorders>
            <w:vAlign w:val="center"/>
          </w:tcPr>
          <w:p w14:paraId="0EFBC47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AFC Clearing Center</w:t>
            </w:r>
          </w:p>
        </w:tc>
        <w:tc>
          <w:tcPr>
            <w:tcW w:w="3024" w:type="dxa"/>
            <w:tcBorders>
              <w:top w:val="single" w:color="999999" w:sz="4" w:space="0"/>
              <w:left w:val="single" w:color="999999" w:sz="4" w:space="0"/>
              <w:bottom w:val="single" w:color="999999" w:sz="4" w:space="0"/>
              <w:right w:val="single" w:color="999999" w:sz="4" w:space="0"/>
            </w:tcBorders>
            <w:vAlign w:val="center"/>
          </w:tcPr>
          <w:p w14:paraId="5B8A611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中央清分清算中心，管理实体卡及员工信息</w:t>
            </w:r>
          </w:p>
        </w:tc>
      </w:tr>
      <w:tr w14:paraId="739A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18FC847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ITP</w:t>
            </w:r>
          </w:p>
        </w:tc>
        <w:tc>
          <w:tcPr>
            <w:tcW w:w="3024" w:type="dxa"/>
            <w:tcBorders>
              <w:top w:val="single" w:color="999999" w:sz="4" w:space="0"/>
              <w:left w:val="single" w:color="999999" w:sz="4" w:space="0"/>
              <w:bottom w:val="single" w:color="999999" w:sz="4" w:space="0"/>
              <w:right w:val="single" w:color="999999" w:sz="4" w:space="0"/>
            </w:tcBorders>
            <w:vAlign w:val="center"/>
          </w:tcPr>
          <w:p w14:paraId="164CB07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Internet Ticketing Platform</w:t>
            </w:r>
          </w:p>
        </w:tc>
        <w:tc>
          <w:tcPr>
            <w:tcW w:w="3024" w:type="dxa"/>
            <w:tcBorders>
              <w:top w:val="single" w:color="999999" w:sz="4" w:space="0"/>
              <w:left w:val="single" w:color="999999" w:sz="4" w:space="0"/>
              <w:bottom w:val="single" w:color="999999" w:sz="4" w:space="0"/>
              <w:right w:val="single" w:color="999999" w:sz="4" w:space="0"/>
            </w:tcBorders>
            <w:vAlign w:val="center"/>
          </w:tcPr>
          <w:p w14:paraId="1470015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互联网票务平台，负责电子票务与接口中转</w:t>
            </w:r>
          </w:p>
        </w:tc>
      </w:tr>
      <w:tr w14:paraId="322D5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70517DC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APP</w:t>
            </w:r>
          </w:p>
        </w:tc>
        <w:tc>
          <w:tcPr>
            <w:tcW w:w="3024" w:type="dxa"/>
            <w:tcBorders>
              <w:top w:val="single" w:color="999999" w:sz="4" w:space="0"/>
              <w:left w:val="single" w:color="999999" w:sz="4" w:space="0"/>
              <w:bottom w:val="single" w:color="999999" w:sz="4" w:space="0"/>
              <w:right w:val="single" w:color="999999" w:sz="4" w:space="0"/>
            </w:tcBorders>
            <w:vAlign w:val="center"/>
          </w:tcPr>
          <w:p w14:paraId="040BA20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Application</w:t>
            </w:r>
          </w:p>
        </w:tc>
        <w:tc>
          <w:tcPr>
            <w:tcW w:w="3024" w:type="dxa"/>
            <w:tcBorders>
              <w:top w:val="single" w:color="999999" w:sz="4" w:space="0"/>
              <w:left w:val="single" w:color="999999" w:sz="4" w:space="0"/>
              <w:bottom w:val="single" w:color="999999" w:sz="4" w:space="0"/>
              <w:right w:val="single" w:color="999999" w:sz="4" w:space="0"/>
            </w:tcBorders>
            <w:vAlign w:val="center"/>
          </w:tcPr>
          <w:p w14:paraId="43C2DE2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移动端应用（青岛地铁官方APP），面向最终用户</w:t>
            </w:r>
          </w:p>
        </w:tc>
      </w:tr>
      <w:tr w14:paraId="6D4D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329B64E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电子员工卡</w:t>
            </w:r>
          </w:p>
        </w:tc>
        <w:tc>
          <w:tcPr>
            <w:tcW w:w="3024" w:type="dxa"/>
            <w:tcBorders>
              <w:top w:val="single" w:color="999999" w:sz="4" w:space="0"/>
              <w:left w:val="single" w:color="999999" w:sz="4" w:space="0"/>
              <w:bottom w:val="single" w:color="999999" w:sz="4" w:space="0"/>
              <w:right w:val="single" w:color="999999" w:sz="4" w:space="0"/>
            </w:tcBorders>
            <w:vAlign w:val="center"/>
          </w:tcPr>
          <w:p w14:paraId="5BBC4E57">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Electronic Employee Card</w:t>
            </w:r>
          </w:p>
        </w:tc>
        <w:tc>
          <w:tcPr>
            <w:tcW w:w="3024" w:type="dxa"/>
            <w:tcBorders>
              <w:top w:val="single" w:color="999999" w:sz="4" w:space="0"/>
              <w:left w:val="single" w:color="999999" w:sz="4" w:space="0"/>
              <w:bottom w:val="single" w:color="999999" w:sz="4" w:space="0"/>
              <w:right w:val="single" w:color="999999" w:sz="4" w:space="0"/>
            </w:tcBorders>
            <w:vAlign w:val="center"/>
          </w:tcPr>
          <w:p w14:paraId="5B1D55C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基于手机APP的虚拟员工乘车卡</w:t>
            </w:r>
          </w:p>
        </w:tc>
      </w:tr>
      <w:tr w14:paraId="6E946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517AC4E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实体员工卡</w:t>
            </w:r>
          </w:p>
        </w:tc>
        <w:tc>
          <w:tcPr>
            <w:tcW w:w="3024" w:type="dxa"/>
            <w:tcBorders>
              <w:top w:val="single" w:color="999999" w:sz="4" w:space="0"/>
              <w:left w:val="single" w:color="999999" w:sz="4" w:space="0"/>
              <w:bottom w:val="single" w:color="999999" w:sz="4" w:space="0"/>
              <w:right w:val="single" w:color="999999" w:sz="4" w:space="0"/>
            </w:tcBorders>
            <w:vAlign w:val="center"/>
          </w:tcPr>
          <w:p w14:paraId="2A7B841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Physical Employee Card</w:t>
            </w:r>
          </w:p>
        </w:tc>
        <w:tc>
          <w:tcPr>
            <w:tcW w:w="3024" w:type="dxa"/>
            <w:tcBorders>
              <w:top w:val="single" w:color="999999" w:sz="4" w:space="0"/>
              <w:left w:val="single" w:color="999999" w:sz="4" w:space="0"/>
              <w:bottom w:val="single" w:color="999999" w:sz="4" w:space="0"/>
              <w:right w:val="single" w:color="999999" w:sz="4" w:space="0"/>
            </w:tcBorders>
            <w:vAlign w:val="center"/>
          </w:tcPr>
          <w:p w14:paraId="6F6CCA6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传统的物理IC卡形式的员工乘车卡</w:t>
            </w:r>
          </w:p>
        </w:tc>
      </w:tr>
      <w:tr w14:paraId="35927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280BFBE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卡号</w:t>
            </w:r>
          </w:p>
        </w:tc>
        <w:tc>
          <w:tcPr>
            <w:tcW w:w="3024" w:type="dxa"/>
            <w:tcBorders>
              <w:top w:val="single" w:color="999999" w:sz="4" w:space="0"/>
              <w:left w:val="single" w:color="999999" w:sz="4" w:space="0"/>
              <w:bottom w:val="single" w:color="999999" w:sz="4" w:space="0"/>
              <w:right w:val="single" w:color="999999" w:sz="4" w:space="0"/>
            </w:tcBorders>
            <w:vAlign w:val="center"/>
          </w:tcPr>
          <w:p w14:paraId="418556DE">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Card Number</w:t>
            </w:r>
          </w:p>
        </w:tc>
        <w:tc>
          <w:tcPr>
            <w:tcW w:w="3024" w:type="dxa"/>
            <w:tcBorders>
              <w:top w:val="single" w:color="999999" w:sz="4" w:space="0"/>
              <w:left w:val="single" w:color="999999" w:sz="4" w:space="0"/>
              <w:bottom w:val="single" w:color="999999" w:sz="4" w:space="0"/>
              <w:right w:val="single" w:color="999999" w:sz="4" w:space="0"/>
            </w:tcBorders>
            <w:vAlign w:val="center"/>
          </w:tcPr>
          <w:p w14:paraId="777312F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唯一标识一张实体员工卡的编号</w:t>
            </w:r>
          </w:p>
        </w:tc>
      </w:tr>
      <w:bookmarkEnd w:id="11"/>
      <w:bookmarkEnd w:id="12"/>
      <w:bookmarkEnd w:id="13"/>
    </w:tbl>
    <w:p w14:paraId="4B9A28AB">
      <w:pPr>
        <w:pStyle w:val="4"/>
        <w:spacing w:before="200" w:beforeAutospacing="0" w:after="60" w:afterAutospacing="0"/>
        <w:rPr>
          <w:rFonts w:hint="eastAsia" w:ascii="宋体" w:hAnsi="宋体" w:eastAsia="宋体" w:cs="宋体"/>
        </w:rPr>
      </w:pPr>
      <w:bookmarkStart w:id="14" w:name="_Toc30497_ai"/>
      <w:r>
        <w:rPr>
          <w:rFonts w:hint="eastAsia" w:ascii="宋体" w:hAnsi="宋体" w:eastAsia="宋体" w:cs="宋体"/>
          <w:b/>
          <w:bCs/>
          <w:color w:val="4F81BD" w:themeColor="accent1"/>
          <w:sz w:val="26"/>
          <w:szCs w:val="26"/>
          <w:lang w:val="en-US" w:eastAsia="en-US" w:bidi="ar-SA"/>
          <w14:textFill>
            <w14:solidFill>
              <w14:schemeClr w14:val="accent1"/>
            </w14:solidFill>
          </w14:textFill>
        </w:rPr>
        <w:t>1.3 系统架构与数据流向</w:t>
      </w:r>
      <w:bookmarkEnd w:id="14"/>
    </w:p>
    <w:p w14:paraId="3184CEDC">
      <w:pPr>
        <w:pStyle w:val="168"/>
        <w:rPr>
          <w:rFonts w:hint="eastAsia" w:ascii="宋体" w:hAnsi="宋体" w:eastAsia="宋体" w:cs="宋体"/>
          <w:lang w:val="en-US" w:eastAsia="en-US"/>
        </w:rPr>
      </w:pPr>
      <w:r>
        <w:rPr>
          <w:rFonts w:hint="eastAsia" w:ascii="宋体" w:hAnsi="宋体" w:eastAsia="宋体" w:cs="宋体"/>
          <w:lang w:val="en-US" w:eastAsia="zh-CN"/>
        </w:rPr>
        <w:t>目前文档中IP均为测试系统，</w:t>
      </w:r>
      <w:r>
        <w:rPr>
          <w:rFonts w:hint="eastAsia" w:ascii="宋体" w:hAnsi="宋体" w:eastAsia="宋体" w:cs="宋体"/>
          <w:lang w:val="en-US" w:eastAsia="en-US"/>
        </w:rPr>
        <w:t>系统接口涉及以下三个核心模块之间的双向通信：</w:t>
      </w:r>
    </w:p>
    <w:p w14:paraId="48AFF126">
      <w:pPr>
        <w:pStyle w:val="168"/>
        <w:rPr>
          <w:rFonts w:hint="eastAsia" w:ascii="宋体" w:hAnsi="宋体" w:eastAsia="宋体" w:cs="宋体"/>
          <w:lang w:val="en-US" w:eastAsia="en-US"/>
        </w:rPr>
      </w:pPr>
      <w:r>
        <w:rPr>
          <w:rFonts w:hint="eastAsia" w:ascii="宋体" w:hAnsi="宋体" w:eastAsia="宋体" w:cs="宋体"/>
          <w:lang w:val="en-US" w:eastAsia="en-US"/>
        </w:rPr>
        <w:t>ACC  →  ITP  →  APP  （下行推送：员工卡开通通知、</w:t>
      </w:r>
      <w:r>
        <w:rPr>
          <w:rFonts w:hint="eastAsia" w:ascii="宋体" w:hAnsi="宋体" w:eastAsia="宋体" w:cs="宋体"/>
          <w:lang w:val="en-US" w:eastAsia="zh-CN"/>
        </w:rPr>
        <w:t>员工信息</w:t>
      </w:r>
      <w:r>
        <w:rPr>
          <w:rFonts w:hint="eastAsia" w:ascii="宋体" w:hAnsi="宋体" w:eastAsia="宋体" w:cs="宋体"/>
          <w:lang w:val="en-US" w:eastAsia="en-US"/>
        </w:rPr>
        <w:t>变更通知）</w:t>
      </w:r>
    </w:p>
    <w:p w14:paraId="497EE9F5">
      <w:pPr>
        <w:pStyle w:val="168"/>
        <w:rPr>
          <w:rFonts w:hint="eastAsia" w:ascii="宋体" w:hAnsi="宋体" w:eastAsia="宋体" w:cs="宋体"/>
          <w:lang w:val="en-US" w:eastAsia="en-US"/>
        </w:rPr>
      </w:pPr>
      <w:r>
        <w:rPr>
          <w:rFonts w:hint="eastAsia" w:ascii="宋体" w:hAnsi="宋体" w:eastAsia="宋体" w:cs="宋体"/>
          <w:lang w:val="en-US" w:eastAsia="en-US"/>
        </w:rPr>
        <w:t>APP  →  ITP  →  ACC  （上行请求：信息查询、激活/禁用请求）</w:t>
      </w:r>
    </w:p>
    <w:p w14:paraId="60A5822C">
      <w:pPr>
        <w:pStyle w:val="168"/>
        <w:rPr>
          <w:rFonts w:hint="eastAsia" w:ascii="宋体" w:hAnsi="宋体" w:eastAsia="宋体" w:cs="宋体"/>
          <w:lang w:val="en-US" w:eastAsia="en-US"/>
        </w:rPr>
      </w:pPr>
      <w:bookmarkStart w:id="15" w:name="_Toc16750"/>
      <w:bookmarkStart w:id="16" w:name="_Toc24714"/>
      <w:bookmarkStart w:id="17" w:name="_Toc31978"/>
      <w:r>
        <w:rPr>
          <w:rFonts w:hint="eastAsia" w:ascii="宋体" w:hAnsi="宋体" w:eastAsia="宋体" w:cs="宋体"/>
          <w:lang w:val="en-US" w:eastAsia="en-US"/>
        </w:rPr>
        <w:t>APP  →  ITP         （独立请求：乘车记录查询，遵循通用流程 IF8A-05）</w:t>
      </w:r>
    </w:p>
    <w:bookmarkEnd w:id="15"/>
    <w:bookmarkEnd w:id="16"/>
    <w:bookmarkEnd w:id="17"/>
    <w:p w14:paraId="3327700F">
      <w:pPr>
        <w:pStyle w:val="4"/>
        <w:spacing w:before="200" w:beforeAutospacing="0" w:after="60" w:afterAutospacing="0"/>
        <w:rPr>
          <w:rFonts w:hint="eastAsia" w:ascii="宋体" w:hAnsi="宋体" w:eastAsia="宋体" w:cs="宋体"/>
          <w:b/>
          <w:bCs/>
          <w:color w:val="4F81BD" w:themeColor="accent1"/>
          <w:sz w:val="26"/>
          <w:szCs w:val="26"/>
          <w:lang w:val="en-US" w:eastAsia="zh-CN" w:bidi="ar-SA"/>
          <w14:textFill>
            <w14:solidFill>
              <w14:schemeClr w14:val="accent1"/>
            </w14:solidFill>
          </w14:textFill>
        </w:rPr>
      </w:pPr>
      <w:bookmarkStart w:id="18" w:name="_Toc16750_ai"/>
      <w:r>
        <w:rPr>
          <w:rFonts w:hint="eastAsia" w:ascii="宋体" w:hAnsi="宋体" w:eastAsia="宋体" w:cs="宋体"/>
          <w:b/>
          <w:bCs/>
          <w:color w:val="4F81BD" w:themeColor="accent1"/>
          <w:sz w:val="26"/>
          <w:szCs w:val="26"/>
          <w:lang w:val="en-US" w:eastAsia="en-US" w:bidi="ar-SA"/>
          <w14:textFill>
            <w14:solidFill>
              <w14:schemeClr w14:val="accent1"/>
            </w14:solidFill>
          </w14:textFill>
        </w:rPr>
        <w:t>1.4 通用约定</w:t>
      </w:r>
      <w:bookmarkEnd w:id="18"/>
      <w:r>
        <w:rPr>
          <w:rFonts w:hint="eastAsia" w:ascii="宋体" w:hAnsi="宋体" w:eastAsia="宋体" w:cs="宋体"/>
          <w:b/>
          <w:bCs/>
          <w:color w:val="4F81BD" w:themeColor="accent1"/>
          <w:sz w:val="26"/>
          <w:szCs w:val="26"/>
          <w:lang w:val="en-US" w:eastAsia="zh-CN" w:bidi="ar-SA"/>
          <w14:textFill>
            <w14:solidFill>
              <w14:schemeClr w14:val="accent1"/>
            </w14:solidFill>
          </w14:textFill>
        </w:rPr>
        <w:t>（使用原有方式）</w:t>
      </w:r>
    </w:p>
    <w:p w14:paraId="00AFD1FF">
      <w:pPr>
        <w:pStyle w:val="168"/>
        <w:rPr>
          <w:rFonts w:hint="eastAsia" w:ascii="宋体" w:hAnsi="宋体" w:eastAsia="宋体" w:cs="宋体"/>
        </w:rPr>
      </w:pPr>
      <w:r>
        <w:rPr>
          <w:rFonts w:hint="eastAsia" w:ascii="宋体" w:hAnsi="宋体" w:eastAsia="宋体" w:cs="宋体"/>
        </w:rPr>
        <w:t>接口通过HTTP协议POST请求方式实现.</w:t>
      </w:r>
    </w:p>
    <w:p w14:paraId="72ED8DAA">
      <w:pPr>
        <w:pStyle w:val="168"/>
        <w:rPr>
          <w:rFonts w:hint="eastAsia" w:ascii="宋体" w:hAnsi="宋体" w:eastAsia="宋体" w:cs="宋体"/>
        </w:rPr>
      </w:pPr>
      <w:r>
        <w:rPr>
          <w:rFonts w:hint="eastAsia" w:ascii="宋体" w:hAnsi="宋体" w:eastAsia="宋体" w:cs="宋体"/>
        </w:rPr>
        <w:t>签名原始串按以下方式组装成字符串：</w:t>
      </w:r>
    </w:p>
    <w:p w14:paraId="35CAA2D2">
      <w:pPr>
        <w:pStyle w:val="169"/>
        <w:rPr>
          <w:rFonts w:hint="eastAsia" w:ascii="宋体" w:hAnsi="宋体" w:eastAsia="宋体" w:cs="宋体"/>
        </w:rPr>
      </w:pPr>
      <w:r>
        <w:rPr>
          <w:rFonts w:hint="eastAsia" w:ascii="宋体" w:hAnsi="宋体" w:eastAsia="宋体" w:cs="宋体"/>
        </w:rPr>
        <w:t>除sign字段外，所有参数按照字段名的ascii码从小到大排序后使用QueryString的格式（即key1=value1&amp;key2=value2…）拼接而成，空值不传递，不参与签名组串；</w:t>
      </w:r>
    </w:p>
    <w:p w14:paraId="270AF35A">
      <w:pPr>
        <w:pStyle w:val="169"/>
        <w:rPr>
          <w:rFonts w:hint="eastAsia" w:ascii="宋体" w:hAnsi="宋体" w:eastAsia="宋体" w:cs="宋体"/>
        </w:rPr>
      </w:pPr>
      <w:r>
        <w:rPr>
          <w:rFonts w:hint="eastAsia" w:ascii="宋体" w:hAnsi="宋体" w:eastAsia="宋体" w:cs="宋体"/>
        </w:rPr>
        <w:t>所有参数是指通信过程中实际出现的所有非空参数，即使是接口中无描述的字段，也需要参与签名组串；</w:t>
      </w:r>
    </w:p>
    <w:p w14:paraId="4D540FEB">
      <w:pPr>
        <w:pStyle w:val="169"/>
        <w:rPr>
          <w:rFonts w:hint="eastAsia" w:ascii="宋体" w:hAnsi="宋体" w:eastAsia="宋体" w:cs="宋体"/>
        </w:rPr>
      </w:pPr>
      <w:r>
        <w:rPr>
          <w:rFonts w:hint="eastAsia" w:ascii="宋体" w:hAnsi="宋体" w:eastAsia="宋体" w:cs="宋体"/>
        </w:rPr>
        <w:t>签名原始串中，字段名和字段值都采用原始值，不进行URL Encode；</w:t>
      </w:r>
    </w:p>
    <w:p w14:paraId="6EAC5DD7">
      <w:pPr>
        <w:pStyle w:val="169"/>
        <w:rPr>
          <w:rFonts w:hint="eastAsia" w:ascii="宋体" w:hAnsi="宋体" w:eastAsia="宋体" w:cs="宋体"/>
        </w:rPr>
      </w:pPr>
      <w:r>
        <w:rPr>
          <w:rFonts w:hint="eastAsia" w:ascii="宋体" w:hAnsi="宋体" w:eastAsia="宋体" w:cs="宋体"/>
        </w:rPr>
        <w:t>ITP平台返回的应答或通知消息可能会由于升级增加参数，请验证应答签名时注意允许这种情况。</w:t>
      </w:r>
    </w:p>
    <w:p w14:paraId="79E0BC93">
      <w:pPr>
        <w:pStyle w:val="168"/>
        <w:rPr>
          <w:rFonts w:hint="eastAsia" w:ascii="宋体" w:hAnsi="宋体" w:eastAsia="宋体" w:cs="宋体"/>
        </w:rPr>
      </w:pPr>
      <w:r>
        <w:rPr>
          <w:rFonts w:hint="eastAsia" w:ascii="宋体" w:hAnsi="宋体" w:eastAsia="宋体" w:cs="宋体"/>
        </w:rPr>
        <w:t>特别注意以下重要规则：</w:t>
      </w:r>
    </w:p>
    <w:p w14:paraId="7BC4E03A">
      <w:pPr>
        <w:pStyle w:val="169"/>
        <w:rPr>
          <w:rFonts w:hint="eastAsia" w:ascii="宋体" w:hAnsi="宋体" w:eastAsia="宋体" w:cs="宋体"/>
        </w:rPr>
      </w:pPr>
      <w:r>
        <w:rPr>
          <w:rFonts w:hint="eastAsia" w:ascii="宋体" w:hAnsi="宋体" w:eastAsia="宋体" w:cs="宋体"/>
        </w:rPr>
        <w:t>如果参数的值为空不参与签名；</w:t>
      </w:r>
    </w:p>
    <w:p w14:paraId="07B1A50F">
      <w:pPr>
        <w:pStyle w:val="169"/>
        <w:rPr>
          <w:rFonts w:hint="eastAsia" w:ascii="宋体" w:hAnsi="宋体" w:eastAsia="宋体" w:cs="宋体"/>
        </w:rPr>
      </w:pPr>
      <w:r>
        <w:rPr>
          <w:rFonts w:hint="eastAsia" w:ascii="宋体" w:hAnsi="宋体" w:eastAsia="宋体" w:cs="宋体"/>
        </w:rPr>
        <w:t>参数区分大小写。</w:t>
      </w:r>
    </w:p>
    <w:p w14:paraId="0BE1D6F6">
      <w:pPr>
        <w:pStyle w:val="4"/>
        <w:spacing w:before="156" w:after="156"/>
        <w:rPr>
          <w:rFonts w:hint="eastAsia" w:ascii="宋体" w:hAnsi="宋体" w:eastAsia="宋体" w:cs="宋体"/>
        </w:rPr>
        <w:pPrChange w:id="0" w:author="上古龙庭" w:date="2026-08-07T15:55:00Z">
          <w:pPr>
            <w:pStyle w:val="170"/>
            <w:spacing w:before="156" w:after="156"/>
          </w:pPr>
        </w:pPrChange>
      </w:pPr>
      <w:bookmarkStart w:id="19" w:name="_Toc514850246"/>
      <w:bookmarkStart w:id="20" w:name="_Toc510036081"/>
      <w:bookmarkStart w:id="21" w:name="_Toc5190_ai"/>
      <w:r>
        <w:rPr>
          <w:rFonts w:hint="eastAsia" w:ascii="宋体" w:hAnsi="宋体" w:eastAsia="宋体" w:cs="宋体"/>
          <w:lang w:val="en-US" w:eastAsia="zh-CN"/>
        </w:rPr>
        <w:t>1.5</w:t>
      </w:r>
      <w:r>
        <w:rPr>
          <w:rFonts w:hint="eastAsia" w:ascii="宋体" w:hAnsi="宋体" w:eastAsia="宋体" w:cs="宋体"/>
        </w:rPr>
        <w:t>请求公共参数</w:t>
      </w:r>
      <w:bookmarkEnd w:id="19"/>
      <w:bookmarkEnd w:id="20"/>
    </w:p>
    <w:p w14:paraId="0382125B">
      <w:pPr>
        <w:pStyle w:val="168"/>
        <w:rPr>
          <w:rFonts w:hint="eastAsia" w:ascii="宋体" w:hAnsi="宋体" w:eastAsia="宋体" w:cs="宋体"/>
        </w:rPr>
      </w:pPr>
      <w:r>
        <w:rPr>
          <w:rFonts w:hint="eastAsia" w:ascii="宋体" w:hAnsi="宋体" w:eastAsia="宋体" w:cs="宋体"/>
        </w:rPr>
        <w:t>请求公共参数详见表13。</w:t>
      </w:r>
    </w:p>
    <w:p w14:paraId="566918AB">
      <w:pPr>
        <w:pStyle w:val="173"/>
        <w:rPr>
          <w:rFonts w:hint="eastAsia" w:ascii="宋体" w:hAnsi="宋体" w:eastAsia="宋体" w:cs="宋体"/>
        </w:rPr>
      </w:pPr>
      <w:r>
        <w:rPr>
          <w:rFonts w:hint="eastAsia" w:ascii="宋体" w:hAnsi="宋体" w:eastAsia="宋体" w:cs="宋体"/>
        </w:rPr>
        <w:t>请求公共参数列表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6304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6A867854">
            <w:pPr>
              <w:rPr>
                <w:rFonts w:hint="eastAsia" w:ascii="宋体" w:hAnsi="宋体" w:eastAsia="宋体" w:cs="宋体"/>
                <w:sz w:val="18"/>
                <w:szCs w:val="18"/>
              </w:rPr>
            </w:pPr>
            <w:r>
              <w:rPr>
                <w:rFonts w:hint="eastAsia" w:ascii="宋体" w:hAnsi="宋体" w:eastAsia="宋体" w:cs="宋体"/>
                <w:sz w:val="18"/>
                <w:szCs w:val="18"/>
              </w:rPr>
              <w:t>字段</w:t>
            </w:r>
          </w:p>
        </w:tc>
        <w:tc>
          <w:tcPr>
            <w:tcW w:w="2841" w:type="dxa"/>
            <w:noWrap w:val="0"/>
            <w:vAlign w:val="top"/>
          </w:tcPr>
          <w:p w14:paraId="787E224B">
            <w:pPr>
              <w:rPr>
                <w:rFonts w:hint="eastAsia" w:ascii="宋体" w:hAnsi="宋体" w:eastAsia="宋体" w:cs="宋体"/>
                <w:sz w:val="18"/>
                <w:szCs w:val="18"/>
              </w:rPr>
            </w:pPr>
            <w:r>
              <w:rPr>
                <w:rFonts w:hint="eastAsia" w:ascii="宋体" w:hAnsi="宋体" w:eastAsia="宋体" w:cs="宋体"/>
                <w:sz w:val="18"/>
                <w:szCs w:val="18"/>
              </w:rPr>
              <w:t>类型</w:t>
            </w:r>
          </w:p>
        </w:tc>
        <w:tc>
          <w:tcPr>
            <w:tcW w:w="2841" w:type="dxa"/>
            <w:noWrap w:val="0"/>
            <w:vAlign w:val="top"/>
          </w:tcPr>
          <w:p w14:paraId="0578FDF7">
            <w:pPr>
              <w:rPr>
                <w:rFonts w:hint="eastAsia" w:ascii="宋体" w:hAnsi="宋体" w:eastAsia="宋体" w:cs="宋体"/>
                <w:sz w:val="18"/>
                <w:szCs w:val="18"/>
              </w:rPr>
            </w:pPr>
            <w:r>
              <w:rPr>
                <w:rFonts w:hint="eastAsia" w:ascii="宋体" w:hAnsi="宋体" w:eastAsia="宋体" w:cs="宋体"/>
                <w:sz w:val="18"/>
                <w:szCs w:val="18"/>
              </w:rPr>
              <w:t>说明</w:t>
            </w:r>
          </w:p>
        </w:tc>
      </w:tr>
      <w:tr w14:paraId="0CCC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840" w:type="dxa"/>
            <w:noWrap w:val="0"/>
            <w:vAlign w:val="top"/>
          </w:tcPr>
          <w:p w14:paraId="0F8CB0C2">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providerId</w:t>
            </w:r>
          </w:p>
        </w:tc>
        <w:tc>
          <w:tcPr>
            <w:tcW w:w="2841" w:type="dxa"/>
            <w:noWrap w:val="0"/>
            <w:vAlign w:val="top"/>
          </w:tcPr>
          <w:p w14:paraId="6ADC7628">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string</w:t>
            </w:r>
          </w:p>
        </w:tc>
        <w:tc>
          <w:tcPr>
            <w:tcW w:w="2841" w:type="dxa"/>
            <w:noWrap w:val="0"/>
            <w:vAlign w:val="top"/>
          </w:tcPr>
          <w:p w14:paraId="1E71AC95">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商户编码</w:t>
            </w:r>
          </w:p>
          <w:p w14:paraId="37C04EB8">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01:青岛地铁APP</w:t>
            </w:r>
          </w:p>
          <w:p w14:paraId="7A3ECAB5">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02:TVM</w:t>
            </w:r>
          </w:p>
          <w:p w14:paraId="50CAFD3C">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03:BOM</w:t>
            </w:r>
          </w:p>
          <w:p w14:paraId="08A79878">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04:AGM</w:t>
            </w:r>
          </w:p>
          <w:p w14:paraId="15336228">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05:ACC</w:t>
            </w:r>
          </w:p>
          <w:p w14:paraId="5D9E5515">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06:ITP</w:t>
            </w:r>
          </w:p>
          <w:p w14:paraId="74235CFA">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07:STT</w:t>
            </w:r>
          </w:p>
          <w:p w14:paraId="4D280BE7">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其他预留</w:t>
            </w:r>
          </w:p>
        </w:tc>
      </w:tr>
      <w:tr w14:paraId="0829A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30E2FB1F">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charset</w:t>
            </w:r>
          </w:p>
        </w:tc>
        <w:tc>
          <w:tcPr>
            <w:tcW w:w="2841" w:type="dxa"/>
            <w:noWrap w:val="0"/>
            <w:vAlign w:val="top"/>
          </w:tcPr>
          <w:p w14:paraId="4DBFECAA">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string</w:t>
            </w:r>
          </w:p>
        </w:tc>
        <w:tc>
          <w:tcPr>
            <w:tcW w:w="2841" w:type="dxa"/>
            <w:noWrap w:val="0"/>
            <w:vAlign w:val="top"/>
          </w:tcPr>
          <w:p w14:paraId="502375B0">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入参字符集：UTF-8</w:t>
            </w:r>
          </w:p>
        </w:tc>
      </w:tr>
      <w:tr w14:paraId="1AB0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645AB074">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format</w:t>
            </w:r>
          </w:p>
        </w:tc>
        <w:tc>
          <w:tcPr>
            <w:tcW w:w="2841" w:type="dxa"/>
            <w:noWrap w:val="0"/>
            <w:vAlign w:val="top"/>
          </w:tcPr>
          <w:p w14:paraId="52DAE5CA">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string</w:t>
            </w:r>
          </w:p>
        </w:tc>
        <w:tc>
          <w:tcPr>
            <w:tcW w:w="2841" w:type="dxa"/>
            <w:noWrap w:val="0"/>
            <w:vAlign w:val="top"/>
          </w:tcPr>
          <w:p w14:paraId="75A6D504">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数据格式：json</w:t>
            </w:r>
          </w:p>
        </w:tc>
      </w:tr>
      <w:tr w14:paraId="5C14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5D8759C4">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timestamp</w:t>
            </w:r>
          </w:p>
        </w:tc>
        <w:tc>
          <w:tcPr>
            <w:tcW w:w="2841" w:type="dxa"/>
            <w:noWrap w:val="0"/>
            <w:vAlign w:val="top"/>
          </w:tcPr>
          <w:p w14:paraId="404A7F5C">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string</w:t>
            </w:r>
          </w:p>
        </w:tc>
        <w:tc>
          <w:tcPr>
            <w:tcW w:w="2841" w:type="dxa"/>
            <w:noWrap w:val="0"/>
            <w:vAlign w:val="top"/>
          </w:tcPr>
          <w:p w14:paraId="284E66AB">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请求时间，格式如：</w:t>
            </w:r>
          </w:p>
          <w:p w14:paraId="0E7E2615">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YYYYMMDDHHMMSS</w:t>
            </w:r>
          </w:p>
        </w:tc>
      </w:tr>
      <w:tr w14:paraId="0C32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27313FF0">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deviceId</w:t>
            </w:r>
          </w:p>
        </w:tc>
        <w:tc>
          <w:tcPr>
            <w:tcW w:w="2841" w:type="dxa"/>
            <w:noWrap w:val="0"/>
            <w:vAlign w:val="top"/>
          </w:tcPr>
          <w:p w14:paraId="2087D0DA">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string</w:t>
            </w:r>
          </w:p>
        </w:tc>
        <w:tc>
          <w:tcPr>
            <w:tcW w:w="2841" w:type="dxa"/>
            <w:noWrap w:val="0"/>
            <w:vAlign w:val="top"/>
          </w:tcPr>
          <w:p w14:paraId="79A79B62">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设备编码</w:t>
            </w:r>
          </w:p>
        </w:tc>
      </w:tr>
      <w:tr w14:paraId="6D418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22D09D37">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signType</w:t>
            </w:r>
          </w:p>
        </w:tc>
        <w:tc>
          <w:tcPr>
            <w:tcW w:w="2841" w:type="dxa"/>
            <w:noWrap w:val="0"/>
            <w:vAlign w:val="top"/>
          </w:tcPr>
          <w:p w14:paraId="551C5813">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string</w:t>
            </w:r>
          </w:p>
        </w:tc>
        <w:tc>
          <w:tcPr>
            <w:tcW w:w="2841" w:type="dxa"/>
            <w:noWrap w:val="0"/>
            <w:vAlign w:val="top"/>
          </w:tcPr>
          <w:p w14:paraId="4F974CC9">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00：不签名</w:t>
            </w:r>
          </w:p>
          <w:p w14:paraId="51B66805">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01：sha1withrsa</w:t>
            </w:r>
          </w:p>
          <w:p w14:paraId="3544FB78">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02：MD5</w:t>
            </w:r>
          </w:p>
        </w:tc>
      </w:tr>
      <w:tr w14:paraId="5202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7712B814">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sign</w:t>
            </w:r>
          </w:p>
        </w:tc>
        <w:tc>
          <w:tcPr>
            <w:tcW w:w="2841" w:type="dxa"/>
            <w:noWrap w:val="0"/>
            <w:vAlign w:val="top"/>
          </w:tcPr>
          <w:p w14:paraId="1C54A0BB">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string</w:t>
            </w:r>
          </w:p>
        </w:tc>
        <w:tc>
          <w:tcPr>
            <w:tcW w:w="2841" w:type="dxa"/>
            <w:noWrap w:val="0"/>
            <w:vAlign w:val="top"/>
          </w:tcPr>
          <w:p w14:paraId="116CCC56">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签名值</w:t>
            </w:r>
          </w:p>
        </w:tc>
      </w:tr>
      <w:tr w14:paraId="07D0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noWrap w:val="0"/>
            <w:vAlign w:val="top"/>
          </w:tcPr>
          <w:p w14:paraId="0B5728F0">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bizData</w:t>
            </w:r>
          </w:p>
        </w:tc>
        <w:tc>
          <w:tcPr>
            <w:tcW w:w="2841" w:type="dxa"/>
            <w:noWrap w:val="0"/>
            <w:vAlign w:val="top"/>
          </w:tcPr>
          <w:p w14:paraId="737F192A">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Json</w:t>
            </w:r>
          </w:p>
        </w:tc>
        <w:tc>
          <w:tcPr>
            <w:tcW w:w="2841" w:type="dxa"/>
            <w:noWrap w:val="0"/>
            <w:vAlign w:val="top"/>
          </w:tcPr>
          <w:p w14:paraId="47367ACF">
            <w:pPr>
              <w:snapToGrid w:val="0"/>
              <w:spacing w:line="288" w:lineRule="auto"/>
              <w:rPr>
                <w:rFonts w:hint="eastAsia" w:ascii="宋体" w:hAnsi="宋体" w:eastAsia="宋体" w:cs="宋体"/>
                <w:sz w:val="18"/>
                <w:szCs w:val="18"/>
              </w:rPr>
            </w:pPr>
            <w:r>
              <w:rPr>
                <w:rFonts w:hint="eastAsia" w:ascii="宋体" w:hAnsi="宋体" w:eastAsia="宋体" w:cs="宋体"/>
                <w:sz w:val="18"/>
                <w:szCs w:val="18"/>
              </w:rPr>
              <w:t>业务数据</w:t>
            </w:r>
          </w:p>
        </w:tc>
      </w:tr>
    </w:tbl>
    <w:p w14:paraId="62D0AC0F">
      <w:pPr>
        <w:pStyle w:val="168"/>
        <w:rPr>
          <w:rFonts w:hint="eastAsia" w:ascii="宋体" w:hAnsi="宋体" w:eastAsia="宋体" w:cs="宋体"/>
        </w:rPr>
      </w:pPr>
      <w:r>
        <w:rPr>
          <w:rFonts w:hint="eastAsia" w:ascii="宋体" w:hAnsi="宋体" w:eastAsia="宋体" w:cs="宋体"/>
        </w:rPr>
        <w:t>签名举例：</w:t>
      </w:r>
    </w:p>
    <w:p w14:paraId="1A028425">
      <w:pPr>
        <w:pStyle w:val="169"/>
        <w:rPr>
          <w:rFonts w:hint="eastAsia" w:ascii="宋体" w:hAnsi="宋体" w:eastAsia="宋体" w:cs="宋体"/>
        </w:rPr>
      </w:pPr>
      <w:r>
        <w:rPr>
          <w:rFonts w:hint="eastAsia" w:ascii="宋体" w:hAnsi="宋体" w:eastAsia="宋体" w:cs="宋体"/>
        </w:rPr>
        <w:t>请求URL 原字符串传，key按照ascii码从小到大排序后 signValue；</w:t>
      </w:r>
    </w:p>
    <w:p w14:paraId="22BAB874">
      <w:pPr>
        <w:pStyle w:val="169"/>
        <w:rPr>
          <w:rFonts w:hint="eastAsia" w:ascii="宋体" w:hAnsi="宋体" w:eastAsia="宋体" w:cs="宋体"/>
        </w:rPr>
      </w:pPr>
      <w:r>
        <w:rPr>
          <w:rFonts w:hint="eastAsia" w:ascii="宋体" w:hAnsi="宋体" w:eastAsia="宋体" w:cs="宋体"/>
        </w:rPr>
        <w:t>tmpSingStr=signValue&amp;key= bc4f7c96259acf9946094fa；</w:t>
      </w:r>
    </w:p>
    <w:p w14:paraId="091AF0F4">
      <w:pPr>
        <w:rPr>
          <w:rFonts w:hint="eastAsia" w:ascii="宋体" w:hAnsi="宋体" w:eastAsia="宋体" w:cs="宋体"/>
        </w:rPr>
      </w:pPr>
      <w:r>
        <w:rPr>
          <w:rFonts w:hint="eastAsia" w:ascii="宋体" w:hAnsi="宋体" w:eastAsia="宋体" w:cs="宋体"/>
        </w:rPr>
        <w:t>sign=md5(tmpSingStr)。</w:t>
      </w:r>
    </w:p>
    <w:p w14:paraId="5B8208ED">
      <w:pPr>
        <w:pStyle w:val="4"/>
        <w:spacing w:before="156" w:after="156"/>
        <w:rPr>
          <w:rFonts w:hint="eastAsia" w:ascii="宋体" w:hAnsi="宋体" w:eastAsia="宋体" w:cs="宋体"/>
          <w:lang w:val="en-US" w:eastAsia="zh-CN"/>
        </w:rPr>
      </w:pPr>
      <w:r>
        <w:rPr>
          <w:rFonts w:hint="eastAsia" w:ascii="宋体" w:hAnsi="宋体" w:eastAsia="宋体" w:cs="宋体"/>
          <w:lang w:val="en-US" w:eastAsia="zh-CN"/>
        </w:rPr>
        <w:t>1.6敏感信息</w:t>
      </w:r>
    </w:p>
    <w:p w14:paraId="699B9C9F">
      <w:pPr>
        <w:rPr>
          <w:rFonts w:hint="eastAsia" w:ascii="宋体" w:hAnsi="宋体" w:eastAsia="宋体" w:cs="宋体"/>
          <w:lang w:val="en-US" w:eastAsia="zh-CN"/>
        </w:rPr>
      </w:pPr>
      <w:r>
        <w:rPr>
          <w:rFonts w:hint="eastAsia" w:ascii="宋体" w:hAnsi="宋体" w:eastAsia="宋体" w:cs="宋体"/>
          <w:sz w:val="21"/>
          <w:szCs w:val="21"/>
        </w:rPr>
        <w:t xml:space="preserve">• </w:t>
      </w:r>
      <w:r>
        <w:rPr>
          <w:rFonts w:hint="eastAsia" w:ascii="宋体" w:hAnsi="宋体" w:eastAsia="宋体" w:cs="宋体"/>
          <w:sz w:val="21"/>
          <w:szCs w:val="20"/>
          <w:lang w:val="en-US" w:eastAsia="zh-CN" w:bidi="ar-SA"/>
        </w:rPr>
        <w:t>身份证号、手机号等敏感信息在内网传输，后期考虑加密；</w:t>
      </w:r>
    </w:p>
    <w:p w14:paraId="52BB41E1">
      <w:pPr>
        <w:rPr>
          <w:rFonts w:hint="eastAsia" w:ascii="宋体" w:hAnsi="宋体" w:eastAsia="宋体" w:cs="宋体"/>
        </w:rPr>
      </w:pPr>
      <w:r>
        <w:rPr>
          <w:rFonts w:hint="eastAsia" w:ascii="宋体" w:hAnsi="宋体" w:eastAsia="宋体" w:cs="宋体"/>
        </w:rPr>
        <w:br w:type="page"/>
      </w:r>
    </w:p>
    <w:p w14:paraId="654F6655">
      <w:pPr>
        <w:pStyle w:val="3"/>
        <w:spacing w:before="480" w:beforeAutospacing="0" w:after="60" w:afterAutospacing="0"/>
        <w:rPr>
          <w:rFonts w:hint="eastAsia" w:ascii="宋体" w:hAnsi="宋体" w:eastAsia="宋体" w:cs="宋体"/>
        </w:rPr>
      </w:pPr>
      <w:r>
        <w:rPr>
          <w:rFonts w:hint="eastAsia" w:ascii="宋体" w:hAnsi="宋体" w:eastAsia="宋体" w:cs="宋体"/>
          <w:b/>
          <w:bCs/>
          <w:color w:val="376092" w:themeColor="accent1" w:themeShade="BF"/>
          <w:sz w:val="28"/>
          <w:szCs w:val="28"/>
          <w:lang w:val="en-US" w:eastAsia="en-US" w:bidi="ar-SA"/>
        </w:rPr>
        <w:t>2. 下行通知接口</w:t>
      </w:r>
      <w:bookmarkEnd w:id="21"/>
    </w:p>
    <w:p w14:paraId="4D330FF5">
      <w:pPr>
        <w:pStyle w:val="168"/>
        <w:rPr>
          <w:rFonts w:hint="eastAsia" w:ascii="宋体" w:hAnsi="宋体" w:eastAsia="宋体" w:cs="宋体"/>
          <w:lang w:val="en-US" w:eastAsia="en-US"/>
        </w:rPr>
      </w:pPr>
      <w:bookmarkStart w:id="22" w:name="_Toc29369"/>
      <w:bookmarkStart w:id="23" w:name="_Toc14962"/>
      <w:bookmarkStart w:id="24" w:name="_Toc22511"/>
      <w:r>
        <w:rPr>
          <w:rFonts w:hint="eastAsia" w:ascii="宋体" w:hAnsi="宋体" w:eastAsia="宋体" w:cs="宋体"/>
          <w:lang w:val="en-US" w:eastAsia="en-US"/>
        </w:rPr>
        <w:t>以下接口由 ACC 系统主动发起，通过 ITP 中转推送至 APP 端，用于通知员工卡状态变更。</w:t>
      </w:r>
    </w:p>
    <w:bookmarkEnd w:id="22"/>
    <w:bookmarkEnd w:id="23"/>
    <w:bookmarkEnd w:id="24"/>
    <w:p w14:paraId="14220A06">
      <w:pPr>
        <w:pStyle w:val="4"/>
        <w:spacing w:before="200" w:beforeAutospacing="0" w:after="60" w:afterAutospacing="0"/>
        <w:rPr>
          <w:rFonts w:hint="eastAsia" w:ascii="宋体" w:hAnsi="宋体" w:eastAsia="宋体" w:cs="宋体"/>
        </w:rPr>
      </w:pPr>
      <w:bookmarkStart w:id="25" w:name="_Toc29369_ai"/>
      <w:bookmarkStart w:id="26" w:name="_Toc28759"/>
      <w:bookmarkStart w:id="27" w:name="_Toc19897"/>
      <w:bookmarkStart w:id="28" w:name="_Toc21305"/>
      <w:r>
        <w:rPr>
          <w:rFonts w:hint="eastAsia" w:ascii="宋体" w:hAnsi="宋体" w:eastAsia="宋体" w:cs="宋体"/>
          <w:b/>
          <w:bCs/>
          <w:color w:val="4F81BD" w:themeColor="accent1"/>
          <w:sz w:val="26"/>
          <w:szCs w:val="26"/>
          <w:lang w:val="en-US" w:eastAsia="en-US" w:bidi="ar-SA"/>
          <w14:textFill>
            <w14:solidFill>
              <w14:schemeClr w14:val="accent1"/>
            </w14:solidFill>
          </w14:textFill>
        </w:rPr>
        <w:t>2.1 员工卡开通与使用状态通知</w:t>
      </w:r>
      <w:bookmarkEnd w:id="25"/>
      <w:r>
        <w:rPr>
          <w:rFonts w:hint="eastAsia" w:ascii="宋体" w:hAnsi="宋体" w:eastAsia="宋体" w:cs="宋体"/>
          <w:b/>
          <w:bCs/>
          <w:color w:val="4F81BD" w:themeColor="accent1"/>
          <w:sz w:val="26"/>
          <w:szCs w:val="26"/>
          <w:lang w:val="en-US" w:eastAsia="en-US" w:bidi="ar-SA"/>
          <w14:textFill>
            <w14:solidFill>
              <w14:schemeClr w14:val="accent1"/>
            </w14:solidFill>
          </w14:textFill>
        </w:rPr>
        <w:t>（ACC → ITP → APP）</w:t>
      </w:r>
    </w:p>
    <w:bookmarkEnd w:id="26"/>
    <w:bookmarkEnd w:id="27"/>
    <w:bookmarkEnd w:id="28"/>
    <w:p w14:paraId="6D12D397">
      <w:pPr>
        <w:pStyle w:val="5"/>
        <w:spacing w:before="200" w:beforeAutospacing="0" w:after="60" w:afterAutospacing="0"/>
        <w:rPr>
          <w:rFonts w:hint="eastAsia" w:ascii="宋体" w:hAnsi="宋体" w:eastAsia="宋体" w:cs="宋体"/>
        </w:rPr>
      </w:pPr>
      <w:bookmarkStart w:id="29" w:name="_Toc28759_ai"/>
      <w:r>
        <w:rPr>
          <w:rFonts w:hint="eastAsia" w:ascii="宋体" w:hAnsi="宋体" w:eastAsia="宋体" w:cs="宋体"/>
          <w:b/>
          <w:bCs/>
          <w:color w:val="4F81BD" w:themeColor="accent1"/>
          <w:sz w:val="22"/>
          <w:szCs w:val="22"/>
          <w:lang w:val="en-US" w:eastAsia="en-US" w:bidi="ar-SA"/>
          <w14:textFill>
            <w14:solidFill>
              <w14:schemeClr w14:val="accent1"/>
            </w14:solidFill>
          </w14:textFill>
        </w:rPr>
        <w:t>2.1.1 接口概述</w:t>
      </w:r>
      <w:bookmarkEnd w:id="29"/>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9"/>
        <w:gridCol w:w="7459"/>
      </w:tblGrid>
      <w:tr w14:paraId="368DF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6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3B84BAB3">
            <w:pPr>
              <w:spacing w:after="200" w:line="240" w:lineRule="auto"/>
              <w:jc w:val="left"/>
              <w:rPr>
                <w:rFonts w:hint="eastAsia" w:ascii="宋体" w:hAnsi="宋体" w:eastAsia="宋体" w:cs="宋体"/>
                <w:sz w:val="22"/>
                <w:szCs w:val="22"/>
                <w:lang w:val="en-US" w:eastAsia="en-US" w:bidi="ar-SA"/>
              </w:rPr>
            </w:pPr>
            <w:bookmarkStart w:id="30" w:name="_Toc14525"/>
            <w:bookmarkStart w:id="31" w:name="_Toc29980"/>
            <w:bookmarkStart w:id="32" w:name="_Toc28129"/>
            <w:r>
              <w:rPr>
                <w:rFonts w:hint="eastAsia" w:ascii="宋体" w:hAnsi="宋体" w:eastAsia="宋体" w:cs="宋体"/>
                <w:b/>
                <w:color w:val="FFFFFF"/>
                <w:sz w:val="18"/>
                <w:szCs w:val="22"/>
                <w:lang w:val="en-US" w:eastAsia="en-US" w:bidi="ar-SA"/>
              </w:rPr>
              <w:t>属性</w:t>
            </w:r>
          </w:p>
        </w:tc>
        <w:tc>
          <w:tcPr>
            <w:tcW w:w="74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61912E1">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值</w:t>
            </w:r>
          </w:p>
        </w:tc>
      </w:tr>
      <w:tr w14:paraId="7A40E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64" w:type="dxa"/>
            <w:tcBorders>
              <w:top w:val="single" w:color="999999" w:sz="4" w:space="0"/>
              <w:left w:val="single" w:color="999999" w:sz="4" w:space="0"/>
              <w:bottom w:val="single" w:color="999999" w:sz="4" w:space="0"/>
              <w:right w:val="single" w:color="999999" w:sz="4" w:space="0"/>
            </w:tcBorders>
            <w:vAlign w:val="center"/>
          </w:tcPr>
          <w:p w14:paraId="7AC48F2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接口名称</w:t>
            </w:r>
          </w:p>
        </w:tc>
        <w:tc>
          <w:tcPr>
            <w:tcW w:w="7414" w:type="dxa"/>
            <w:tcBorders>
              <w:top w:val="single" w:color="999999" w:sz="4" w:space="0"/>
              <w:left w:val="single" w:color="999999" w:sz="4" w:space="0"/>
              <w:bottom w:val="single" w:color="999999" w:sz="4" w:space="0"/>
              <w:right w:val="single" w:color="999999" w:sz="4" w:space="0"/>
            </w:tcBorders>
            <w:vAlign w:val="center"/>
          </w:tcPr>
          <w:p w14:paraId="7F1404A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员工卡开通通知</w:t>
            </w:r>
          </w:p>
        </w:tc>
      </w:tr>
      <w:tr w14:paraId="362F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64" w:type="dxa"/>
            <w:tcBorders>
              <w:top w:val="single" w:color="999999" w:sz="4" w:space="0"/>
              <w:left w:val="single" w:color="999999" w:sz="4" w:space="0"/>
              <w:bottom w:val="single" w:color="999999" w:sz="4" w:space="0"/>
              <w:right w:val="single" w:color="999999" w:sz="4" w:space="0"/>
            </w:tcBorders>
            <w:vAlign w:val="center"/>
          </w:tcPr>
          <w:p w14:paraId="27049AE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接口方向</w:t>
            </w:r>
          </w:p>
        </w:tc>
        <w:tc>
          <w:tcPr>
            <w:tcW w:w="7414" w:type="dxa"/>
            <w:tcBorders>
              <w:top w:val="single" w:color="999999" w:sz="4" w:space="0"/>
              <w:left w:val="single" w:color="999999" w:sz="4" w:space="0"/>
              <w:bottom w:val="single" w:color="999999" w:sz="4" w:space="0"/>
              <w:right w:val="single" w:color="999999" w:sz="4" w:space="0"/>
            </w:tcBorders>
            <w:vAlign w:val="center"/>
          </w:tcPr>
          <w:p w14:paraId="2839C28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ACC → ITP → APP</w:t>
            </w:r>
          </w:p>
        </w:tc>
      </w:tr>
      <w:tr w14:paraId="7BF7D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64" w:type="dxa"/>
            <w:tcBorders>
              <w:top w:val="single" w:color="999999" w:sz="4" w:space="0"/>
              <w:left w:val="single" w:color="999999" w:sz="4" w:space="0"/>
              <w:bottom w:val="single" w:color="999999" w:sz="4" w:space="0"/>
              <w:right w:val="single" w:color="999999" w:sz="4" w:space="0"/>
            </w:tcBorders>
            <w:vAlign w:val="center"/>
          </w:tcPr>
          <w:p w14:paraId="27A6F577">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场景描述</w:t>
            </w:r>
          </w:p>
        </w:tc>
        <w:tc>
          <w:tcPr>
            <w:tcW w:w="7414" w:type="dxa"/>
            <w:tcBorders>
              <w:top w:val="single" w:color="999999" w:sz="4" w:space="0"/>
              <w:left w:val="single" w:color="999999" w:sz="4" w:space="0"/>
              <w:bottom w:val="single" w:color="999999" w:sz="4" w:space="0"/>
              <w:right w:val="single" w:color="999999" w:sz="4" w:space="0"/>
            </w:tcBorders>
            <w:vAlign w:val="center"/>
          </w:tcPr>
          <w:p w14:paraId="20F84C8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当管理员通过 ACC 工作站新增/调整员工信息时，ACC 主动通知 ITP，由 ITP 推送至员工对应的 APP 终端，完成电子卡开通、信息更新。</w:t>
            </w:r>
          </w:p>
        </w:tc>
      </w:tr>
      <w:tr w14:paraId="76883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64" w:type="dxa"/>
            <w:tcBorders>
              <w:top w:val="single" w:color="999999" w:sz="4" w:space="0"/>
              <w:left w:val="single" w:color="999999" w:sz="4" w:space="0"/>
              <w:bottom w:val="single" w:color="999999" w:sz="4" w:space="0"/>
              <w:right w:val="single" w:color="999999" w:sz="4" w:space="0"/>
            </w:tcBorders>
            <w:vAlign w:val="center"/>
          </w:tcPr>
          <w:p w14:paraId="45BDB34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触发条件</w:t>
            </w:r>
          </w:p>
        </w:tc>
        <w:tc>
          <w:tcPr>
            <w:tcW w:w="7414" w:type="dxa"/>
            <w:tcBorders>
              <w:top w:val="single" w:color="999999" w:sz="4" w:space="0"/>
              <w:left w:val="single" w:color="999999" w:sz="4" w:space="0"/>
              <w:bottom w:val="single" w:color="999999" w:sz="4" w:space="0"/>
              <w:right w:val="single" w:color="999999" w:sz="4" w:space="0"/>
            </w:tcBorders>
            <w:vAlign w:val="center"/>
          </w:tcPr>
          <w:p w14:paraId="733F2636">
            <w:pPr>
              <w:spacing w:after="200" w:line="240" w:lineRule="auto"/>
              <w:jc w:val="left"/>
              <w:rPr>
                <w:rFonts w:hint="eastAsia" w:ascii="宋体" w:hAnsi="宋体" w:eastAsia="宋体" w:cs="宋体"/>
                <w:sz w:val="22"/>
                <w:szCs w:val="22"/>
                <w:lang w:val="en-US" w:eastAsia="zh-CN" w:bidi="ar-SA"/>
              </w:rPr>
            </w:pPr>
            <w:r>
              <w:rPr>
                <w:rFonts w:hint="eastAsia" w:ascii="宋体" w:hAnsi="宋体" w:eastAsia="宋体" w:cs="宋体"/>
                <w:sz w:val="18"/>
                <w:szCs w:val="22"/>
                <w:lang w:val="en-US" w:eastAsia="en-US" w:bidi="ar-SA"/>
              </w:rPr>
              <w:t>管理员在 ACC 工作站中为员工开通电子员工卡、调整员工信息时</w:t>
            </w:r>
          </w:p>
        </w:tc>
      </w:tr>
      <w:tr w14:paraId="3133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64" w:type="dxa"/>
            <w:tcBorders>
              <w:top w:val="single" w:color="999999" w:sz="4" w:space="0"/>
              <w:left w:val="single" w:color="999999" w:sz="4" w:space="0"/>
              <w:bottom w:val="single" w:color="999999" w:sz="4" w:space="0"/>
              <w:right w:val="single" w:color="999999" w:sz="4" w:space="0"/>
            </w:tcBorders>
            <w:vAlign w:val="center"/>
          </w:tcPr>
          <w:p w14:paraId="099AC7A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通信方式</w:t>
            </w:r>
          </w:p>
        </w:tc>
        <w:tc>
          <w:tcPr>
            <w:tcW w:w="7414" w:type="dxa"/>
            <w:tcBorders>
              <w:top w:val="single" w:color="999999" w:sz="4" w:space="0"/>
              <w:left w:val="single" w:color="999999" w:sz="4" w:space="0"/>
              <w:bottom w:val="single" w:color="999999" w:sz="4" w:space="0"/>
              <w:right w:val="single" w:color="999999" w:sz="4" w:space="0"/>
            </w:tcBorders>
            <w:vAlign w:val="center"/>
          </w:tcPr>
          <w:p w14:paraId="66924A3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同步 HTTP POST / 消息队列推送</w:t>
            </w:r>
          </w:p>
        </w:tc>
      </w:tr>
      <w:tr w14:paraId="0E54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64" w:type="dxa"/>
            <w:tcBorders>
              <w:top w:val="single" w:color="999999" w:sz="4" w:space="0"/>
              <w:left w:val="single" w:color="999999" w:sz="4" w:space="0"/>
              <w:bottom w:val="single" w:color="999999" w:sz="4" w:space="0"/>
              <w:right w:val="single" w:color="999999" w:sz="4" w:space="0"/>
            </w:tcBorders>
            <w:vAlign w:val="center"/>
          </w:tcPr>
          <w:p w14:paraId="3012A1B9">
            <w:pPr>
              <w:spacing w:after="200" w:line="240" w:lineRule="auto"/>
              <w:jc w:val="left"/>
              <w:rPr>
                <w:rFonts w:hint="eastAsia" w:ascii="宋体" w:hAnsi="宋体" w:eastAsia="宋体" w:cs="宋体"/>
                <w:sz w:val="18"/>
                <w:szCs w:val="22"/>
                <w:lang w:val="en-US" w:eastAsia="zh-CN" w:bidi="ar-SA"/>
              </w:rPr>
            </w:pPr>
            <w:bookmarkStart w:id="33" w:name="_Toc28129_ai"/>
            <w:r>
              <w:rPr>
                <w:rFonts w:hint="eastAsia" w:ascii="宋体" w:hAnsi="宋体" w:eastAsia="宋体" w:cs="宋体"/>
                <w:sz w:val="18"/>
                <w:szCs w:val="22"/>
                <w:lang w:val="en-US" w:eastAsia="zh-CN" w:bidi="ar-SA"/>
              </w:rPr>
              <w:t>接口地址ITP-&gt;APP</w:t>
            </w:r>
          </w:p>
        </w:tc>
        <w:tc>
          <w:tcPr>
            <w:tcW w:w="7414" w:type="dxa"/>
            <w:tcBorders>
              <w:top w:val="single" w:color="999999" w:sz="4" w:space="0"/>
              <w:left w:val="single" w:color="999999" w:sz="4" w:space="0"/>
              <w:bottom w:val="single" w:color="999999" w:sz="4" w:space="0"/>
              <w:right w:val="single" w:color="999999" w:sz="4" w:space="0"/>
            </w:tcBorders>
            <w:vAlign w:val="center"/>
          </w:tcPr>
          <w:p w14:paraId="3DEEC2F9">
            <w:pPr>
              <w:spacing w:after="200" w:line="240" w:lineRule="auto"/>
              <w:jc w:val="left"/>
              <w:rPr>
                <w:rFonts w:hint="eastAsia" w:ascii="宋体" w:hAnsi="宋体" w:eastAsia="宋体" w:cs="宋体"/>
                <w:sz w:val="18"/>
                <w:szCs w:val="22"/>
                <w:lang w:val="en-US" w:eastAsia="en-US" w:bidi="ar-SA"/>
              </w:rPr>
            </w:pPr>
            <w:r>
              <w:rPr>
                <w:rFonts w:hint="eastAsia" w:ascii="宋体" w:hAnsi="宋体" w:eastAsia="宋体" w:cs="宋体"/>
                <w:sz w:val="18"/>
              </w:rPr>
              <w:t>https://dtcustomer.bestonepay.com/testngbackV2/ci/app/v2/employeeCardSync</w:t>
            </w:r>
          </w:p>
        </w:tc>
      </w:tr>
      <w:tr w14:paraId="63223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64" w:type="dxa"/>
            <w:tcBorders>
              <w:top w:val="single" w:color="999999" w:sz="4" w:space="0"/>
              <w:left w:val="single" w:color="999999" w:sz="4" w:space="0"/>
              <w:bottom w:val="single" w:color="999999" w:sz="4" w:space="0"/>
              <w:right w:val="single" w:color="999999" w:sz="4" w:space="0"/>
            </w:tcBorders>
            <w:vAlign w:val="center"/>
          </w:tcPr>
          <w:p w14:paraId="4F0BB910">
            <w:pPr>
              <w:spacing w:after="200" w:line="240" w:lineRule="auto"/>
              <w:jc w:val="left"/>
              <w:rPr>
                <w:rFonts w:hint="eastAsia" w:ascii="宋体" w:hAnsi="宋体" w:eastAsia="宋体" w:cs="宋体"/>
                <w:sz w:val="18"/>
                <w:szCs w:val="22"/>
                <w:lang w:val="en-US" w:eastAsia="zh-CN" w:bidi="ar-SA"/>
              </w:rPr>
            </w:pPr>
            <w:r>
              <w:rPr>
                <w:rFonts w:hint="eastAsia" w:ascii="宋体" w:hAnsi="宋体" w:eastAsia="宋体" w:cs="宋体"/>
                <w:sz w:val="18"/>
                <w:szCs w:val="22"/>
                <w:lang w:val="en-US" w:eastAsia="zh-CN" w:bidi="ar-SA"/>
              </w:rPr>
              <w:t>接口地址ACC-&gt;ITP</w:t>
            </w:r>
          </w:p>
        </w:tc>
        <w:tc>
          <w:tcPr>
            <w:tcW w:w="7414" w:type="dxa"/>
            <w:tcBorders>
              <w:top w:val="single" w:color="999999" w:sz="4" w:space="0"/>
              <w:left w:val="single" w:color="999999" w:sz="4" w:space="0"/>
              <w:bottom w:val="single" w:color="999999" w:sz="4" w:space="0"/>
              <w:right w:val="single" w:color="999999" w:sz="4" w:space="0"/>
            </w:tcBorders>
            <w:vAlign w:val="center"/>
          </w:tcPr>
          <w:p w14:paraId="3AC2FDBB">
            <w:pPr>
              <w:spacing w:after="200" w:line="240" w:lineRule="auto"/>
              <w:jc w:val="left"/>
              <w:rPr>
                <w:rFonts w:hint="eastAsia" w:ascii="宋体" w:hAnsi="宋体" w:eastAsia="宋体" w:cs="宋体"/>
                <w:sz w:val="18"/>
              </w:rPr>
            </w:pPr>
            <w:r>
              <w:rPr>
                <w:rFonts w:hint="eastAsia" w:ascii="宋体" w:hAnsi="宋体" w:eastAsia="宋体" w:cs="宋体"/>
                <w:sz w:val="18"/>
              </w:rPr>
              <w:t>http://172.20.211.200:48000/fep-acc/employee_card/notify</w:t>
            </w:r>
          </w:p>
        </w:tc>
      </w:tr>
      <w:bookmarkEnd w:id="30"/>
      <w:bookmarkEnd w:id="31"/>
      <w:bookmarkEnd w:id="32"/>
    </w:tbl>
    <w:p w14:paraId="6C5D04F6">
      <w:pPr>
        <w:pStyle w:val="5"/>
        <w:spacing w:before="200" w:beforeAutospacing="0" w:after="60" w:afterAutospacing="0"/>
        <w:rPr>
          <w:rFonts w:hint="eastAsia" w:ascii="宋体" w:hAnsi="宋体" w:eastAsia="宋体" w:cs="宋体"/>
        </w:rPr>
      </w:pPr>
      <w:r>
        <w:rPr>
          <w:rFonts w:hint="eastAsia" w:ascii="宋体" w:hAnsi="宋体" w:eastAsia="宋体" w:cs="宋体"/>
          <w:b/>
          <w:bCs/>
          <w:color w:val="4F81BD" w:themeColor="accent1"/>
          <w:sz w:val="22"/>
          <w:szCs w:val="22"/>
          <w:lang w:val="en-US" w:eastAsia="en-US" w:bidi="ar-SA"/>
          <w14:textFill>
            <w14:solidFill>
              <w14:schemeClr w14:val="accent1"/>
            </w14:solidFill>
          </w14:textFill>
        </w:rPr>
        <w:t>2.1.2 请求参数</w:t>
      </w:r>
      <w:bookmarkEnd w:id="33"/>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1844"/>
        <w:gridCol w:w="1844"/>
        <w:gridCol w:w="1844"/>
        <w:gridCol w:w="1859"/>
      </w:tblGrid>
      <w:tr w14:paraId="5E6C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6D40DDD7">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参数名</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6949186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类型</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6CF49D2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必填</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6FF201B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长度</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AC6F10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说明</w:t>
            </w:r>
          </w:p>
        </w:tc>
      </w:tr>
      <w:tr w14:paraId="28D7E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top"/>
          </w:tcPr>
          <w:p w14:paraId="33CC6E3A">
            <w:pPr>
              <w:spacing w:after="200" w:line="240" w:lineRule="auto"/>
              <w:jc w:val="left"/>
              <w:rPr>
                <w:ins w:id="1" w:author="上古龙庭" w:date="2026-08-07T15:27:53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cardList</w:t>
            </w:r>
          </w:p>
        </w:tc>
        <w:tc>
          <w:tcPr>
            <w:tcW w:w="1814" w:type="dxa"/>
            <w:tcBorders>
              <w:top w:val="single" w:color="999999" w:sz="4" w:space="0"/>
              <w:left w:val="single" w:color="999999" w:sz="4" w:space="0"/>
              <w:bottom w:val="single" w:color="999999" w:sz="4" w:space="0"/>
              <w:right w:val="single" w:color="999999" w:sz="4" w:space="0"/>
            </w:tcBorders>
            <w:vAlign w:val="top"/>
          </w:tcPr>
          <w:p w14:paraId="1AA8BDE2">
            <w:pPr>
              <w:spacing w:after="200" w:line="240" w:lineRule="auto"/>
              <w:jc w:val="left"/>
              <w:rPr>
                <w:ins w:id="2" w:author="上古龙庭" w:date="2026-08-07T15:27:53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Array</w:t>
            </w:r>
          </w:p>
        </w:tc>
        <w:tc>
          <w:tcPr>
            <w:tcW w:w="1814" w:type="dxa"/>
            <w:tcBorders>
              <w:top w:val="single" w:color="999999" w:sz="4" w:space="0"/>
              <w:left w:val="single" w:color="999999" w:sz="4" w:space="0"/>
              <w:bottom w:val="single" w:color="999999" w:sz="4" w:space="0"/>
              <w:right w:val="single" w:color="999999" w:sz="4" w:space="0"/>
            </w:tcBorders>
            <w:vAlign w:val="top"/>
          </w:tcPr>
          <w:p w14:paraId="688CD3F9">
            <w:pPr>
              <w:spacing w:after="200" w:line="240" w:lineRule="auto"/>
              <w:jc w:val="left"/>
              <w:rPr>
                <w:ins w:id="3" w:author="上古龙庭" w:date="2026-08-07T15:27:53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top"/>
          </w:tcPr>
          <w:p w14:paraId="06001E11">
            <w:pPr>
              <w:spacing w:after="200" w:line="240" w:lineRule="auto"/>
              <w:jc w:val="left"/>
              <w:rPr>
                <w:rFonts w:hint="eastAsia" w:ascii="宋体" w:hAnsi="宋体" w:eastAsia="宋体" w:cs="宋体"/>
              </w:rPr>
            </w:pPr>
          </w:p>
        </w:tc>
        <w:tc>
          <w:tcPr>
            <w:tcW w:w="1814" w:type="dxa"/>
            <w:tcBorders>
              <w:top w:val="single" w:color="999999" w:sz="4" w:space="0"/>
              <w:left w:val="single" w:color="999999" w:sz="4" w:space="0"/>
              <w:bottom w:val="single" w:color="999999" w:sz="4" w:space="0"/>
              <w:right w:val="single" w:color="999999" w:sz="4" w:space="0"/>
            </w:tcBorders>
            <w:vAlign w:val="top"/>
          </w:tcPr>
          <w:p w14:paraId="6DA4FA4B">
            <w:pPr>
              <w:spacing w:after="200" w:line="240" w:lineRule="auto"/>
              <w:jc w:val="left"/>
              <w:rPr>
                <w:ins w:id="4" w:author="上古龙庭" w:date="2026-08-07T15:27:53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员工卡状态变更列表</w:t>
            </w:r>
          </w:p>
        </w:tc>
      </w:tr>
      <w:tr w14:paraId="49AE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6AE4E80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phone</w:t>
            </w:r>
          </w:p>
        </w:tc>
        <w:tc>
          <w:tcPr>
            <w:tcW w:w="1814" w:type="dxa"/>
            <w:tcBorders>
              <w:top w:val="single" w:color="999999" w:sz="4" w:space="0"/>
              <w:left w:val="single" w:color="999999" w:sz="4" w:space="0"/>
              <w:bottom w:val="single" w:color="999999" w:sz="4" w:space="0"/>
              <w:right w:val="single" w:color="999999" w:sz="4" w:space="0"/>
            </w:tcBorders>
            <w:vAlign w:val="center"/>
          </w:tcPr>
          <w:p w14:paraId="271AF0C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3C50FFA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4C5A913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11</w:t>
            </w:r>
          </w:p>
        </w:tc>
        <w:tc>
          <w:tcPr>
            <w:tcW w:w="1814" w:type="dxa"/>
            <w:tcBorders>
              <w:top w:val="single" w:color="999999" w:sz="4" w:space="0"/>
              <w:left w:val="single" w:color="999999" w:sz="4" w:space="0"/>
              <w:bottom w:val="single" w:color="999999" w:sz="4" w:space="0"/>
              <w:right w:val="single" w:color="999999" w:sz="4" w:space="0"/>
            </w:tcBorders>
            <w:vAlign w:val="center"/>
          </w:tcPr>
          <w:p w14:paraId="13E376E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员工手机号，作为 APP 用户唯一关联标识</w:t>
            </w:r>
          </w:p>
        </w:tc>
      </w:tr>
      <w:tr w14:paraId="2CF70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6C5DD65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cardNo</w:t>
            </w:r>
          </w:p>
        </w:tc>
        <w:tc>
          <w:tcPr>
            <w:tcW w:w="1814" w:type="dxa"/>
            <w:tcBorders>
              <w:top w:val="single" w:color="999999" w:sz="4" w:space="0"/>
              <w:left w:val="single" w:color="999999" w:sz="4" w:space="0"/>
              <w:bottom w:val="single" w:color="999999" w:sz="4" w:space="0"/>
              <w:right w:val="single" w:color="999999" w:sz="4" w:space="0"/>
            </w:tcBorders>
            <w:vAlign w:val="center"/>
          </w:tcPr>
          <w:p w14:paraId="7AF8B58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0628C40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0F50F1C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≤20</w:t>
            </w:r>
          </w:p>
        </w:tc>
        <w:tc>
          <w:tcPr>
            <w:tcW w:w="1814" w:type="dxa"/>
            <w:tcBorders>
              <w:top w:val="single" w:color="999999" w:sz="4" w:space="0"/>
              <w:left w:val="single" w:color="999999" w:sz="4" w:space="0"/>
              <w:bottom w:val="single" w:color="999999" w:sz="4" w:space="0"/>
              <w:right w:val="single" w:color="999999" w:sz="4" w:space="0"/>
            </w:tcBorders>
            <w:vAlign w:val="center"/>
          </w:tcPr>
          <w:p w14:paraId="44F02FC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实体员工卡卡号</w:t>
            </w:r>
          </w:p>
        </w:tc>
      </w:tr>
      <w:tr w14:paraId="0A1C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3A71F37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cardStatus</w:t>
            </w:r>
          </w:p>
        </w:tc>
        <w:tc>
          <w:tcPr>
            <w:tcW w:w="1814" w:type="dxa"/>
            <w:tcBorders>
              <w:top w:val="single" w:color="999999" w:sz="4" w:space="0"/>
              <w:left w:val="single" w:color="999999" w:sz="4" w:space="0"/>
              <w:bottom w:val="single" w:color="999999" w:sz="4" w:space="0"/>
              <w:right w:val="single" w:color="999999" w:sz="4" w:space="0"/>
            </w:tcBorders>
            <w:vAlign w:val="center"/>
          </w:tcPr>
          <w:p w14:paraId="1EE4E37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Integer</w:t>
            </w:r>
          </w:p>
        </w:tc>
        <w:tc>
          <w:tcPr>
            <w:tcW w:w="1814" w:type="dxa"/>
            <w:tcBorders>
              <w:top w:val="single" w:color="999999" w:sz="4" w:space="0"/>
              <w:left w:val="single" w:color="999999" w:sz="4" w:space="0"/>
              <w:bottom w:val="single" w:color="999999" w:sz="4" w:space="0"/>
              <w:right w:val="single" w:color="999999" w:sz="4" w:space="0"/>
            </w:tcBorders>
            <w:vAlign w:val="center"/>
          </w:tcPr>
          <w:p w14:paraId="5F49C63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7563ECF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1</w:t>
            </w:r>
          </w:p>
        </w:tc>
        <w:tc>
          <w:tcPr>
            <w:tcW w:w="1814" w:type="dxa"/>
            <w:tcBorders>
              <w:top w:val="single" w:color="999999" w:sz="4" w:space="0"/>
              <w:left w:val="single" w:color="999999" w:sz="4" w:space="0"/>
              <w:bottom w:val="single" w:color="999999" w:sz="4" w:space="0"/>
              <w:right w:val="single" w:color="999999" w:sz="4" w:space="0"/>
            </w:tcBorders>
            <w:vAlign w:val="center"/>
          </w:tcPr>
          <w:p w14:paraId="24DB3F7F">
            <w:pPr>
              <w:spacing w:after="0" w:line="240" w:lineRule="auto"/>
              <w:jc w:val="left"/>
              <w:rPr>
                <w:ins w:id="5" w:author="云月文武" w:date="2026-08-07T14:52:11Z"/>
                <w:rFonts w:hint="eastAsia" w:ascii="宋体" w:hAnsi="宋体" w:eastAsia="宋体" w:cs="宋体"/>
                <w:sz w:val="18"/>
                <w:szCs w:val="22"/>
                <w:lang w:val="en-US" w:eastAsia="en-US" w:bidi="ar-SA"/>
              </w:rPr>
            </w:pPr>
            <w:r>
              <w:rPr>
                <w:rFonts w:hint="eastAsia" w:ascii="宋体" w:hAnsi="宋体" w:eastAsia="宋体" w:cs="宋体"/>
                <w:sz w:val="18"/>
                <w:szCs w:val="22"/>
                <w:lang w:val="en-US" w:eastAsia="en-US" w:bidi="ar-SA"/>
              </w:rPr>
              <w:t>电子卡状态：1-启用，2-禁用，3-未启用，4-删除（注销）</w:t>
            </w:r>
          </w:p>
          <w:p w14:paraId="4D31B582">
            <w:pPr>
              <w:spacing w:after="200" w:line="240" w:lineRule="auto"/>
              <w:jc w:val="left"/>
              <w:rPr>
                <w:ins w:id="6" w:author="上古龙庭" w:date="2026-08-07T15:27:53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对于新员工，缺省状态是3未启用</w:t>
            </w:r>
          </w:p>
        </w:tc>
      </w:tr>
    </w:tbl>
    <w:p w14:paraId="464AD362">
      <w:pPr>
        <w:spacing w:before="60" w:beforeAutospacing="0" w:after="60" w:afterAutospacing="0"/>
        <w:rPr>
          <w:rFonts w:hint="eastAsia" w:ascii="宋体" w:hAnsi="宋体" w:eastAsia="宋体" w:cs="宋体"/>
          <w:sz w:val="22"/>
          <w:szCs w:val="22"/>
          <w:lang w:val="en-US" w:eastAsia="en-US" w:bidi="ar-SA"/>
        </w:rPr>
      </w:pPr>
      <w:r>
        <w:rPr>
          <w:rFonts w:hint="eastAsia" w:ascii="宋体" w:hAnsi="宋体" w:eastAsia="宋体" w:cs="宋体"/>
          <w:b/>
          <w:sz w:val="20"/>
          <w:szCs w:val="22"/>
          <w:lang w:val="en-US" w:eastAsia="en-US" w:bidi="ar-SA"/>
        </w:rPr>
        <w:t>请求示例：</w:t>
      </w:r>
    </w:p>
    <w:p w14:paraId="16F75708">
      <w:pPr>
        <w:shd w:val="clear" w:fill="F5F5F5"/>
        <w:spacing w:before="60" w:beforeAutospacing="0" w:after="60" w:afterAutospacing="0"/>
        <w:ind w:left="567" w:leftChars="0"/>
        <w:rPr>
          <w:rFonts w:hint="eastAsia" w:ascii="宋体" w:hAnsi="宋体" w:eastAsia="宋体" w:cs="宋体"/>
          <w:sz w:val="22"/>
          <w:szCs w:val="22"/>
          <w:lang w:val="en-US" w:eastAsia="en-US" w:bidi="ar-SA"/>
        </w:rPr>
      </w:pPr>
      <w:bookmarkStart w:id="34" w:name="_Toc32091"/>
      <w:bookmarkStart w:id="35" w:name="_Toc13980"/>
      <w:bookmarkStart w:id="36" w:name="_Toc10499"/>
      <w:r>
        <w:rPr>
          <w:rFonts w:hint="eastAsia" w:ascii="宋体" w:hAnsi="宋体" w:eastAsia="宋体" w:cs="宋体"/>
          <w:color w:val="333333"/>
          <w:sz w:val="17"/>
          <w:szCs w:val="22"/>
          <w:lang w:val="en-US" w:eastAsia="en-US" w:bidi="ar-SA"/>
        </w:rPr>
        <w:t>POST /api/v1/employee-card/open-notify</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Content-Type: application/json</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"cardList": [</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"phone": "13800138000",</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"cardNo": "QD20240001",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"cardStatus": 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p>
    <w:bookmarkEnd w:id="34"/>
    <w:bookmarkEnd w:id="35"/>
    <w:bookmarkEnd w:id="36"/>
    <w:p w14:paraId="4D614D88">
      <w:pPr>
        <w:pStyle w:val="5"/>
        <w:spacing w:before="200" w:beforeAutospacing="0" w:after="60" w:afterAutospacing="0"/>
        <w:rPr>
          <w:rFonts w:hint="eastAsia" w:ascii="宋体" w:hAnsi="宋体" w:eastAsia="宋体" w:cs="宋体"/>
        </w:rPr>
      </w:pPr>
      <w:bookmarkStart w:id="37" w:name="_Toc10499_ai"/>
      <w:r>
        <w:rPr>
          <w:rFonts w:hint="eastAsia" w:ascii="宋体" w:hAnsi="宋体" w:eastAsia="宋体" w:cs="宋体"/>
          <w:b/>
          <w:bCs/>
          <w:color w:val="4F81BD" w:themeColor="accent1"/>
          <w:sz w:val="22"/>
          <w:szCs w:val="22"/>
          <w:lang w:val="en-US" w:eastAsia="en-US" w:bidi="ar-SA"/>
          <w14:textFill>
            <w14:solidFill>
              <w14:schemeClr w14:val="accent1"/>
            </w14:solidFill>
          </w14:textFill>
        </w:rPr>
        <w:t>2.1.3 响应参数</w:t>
      </w:r>
      <w:bookmarkEnd w:id="37"/>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3054"/>
        <w:gridCol w:w="3069"/>
      </w:tblGrid>
      <w:tr w14:paraId="1C7E5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11E1477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参数名</w:t>
            </w:r>
          </w:p>
        </w:tc>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5955458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类型</w:t>
            </w:r>
          </w:p>
        </w:tc>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3E50EF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说明</w:t>
            </w:r>
          </w:p>
        </w:tc>
      </w:tr>
      <w:tr w14:paraId="44488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3EF7CAA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code</w:t>
            </w:r>
          </w:p>
        </w:tc>
        <w:tc>
          <w:tcPr>
            <w:tcW w:w="3024" w:type="dxa"/>
            <w:tcBorders>
              <w:top w:val="single" w:color="999999" w:sz="4" w:space="0"/>
              <w:left w:val="single" w:color="999999" w:sz="4" w:space="0"/>
              <w:bottom w:val="single" w:color="999999" w:sz="4" w:space="0"/>
              <w:right w:val="single" w:color="999999" w:sz="4" w:space="0"/>
            </w:tcBorders>
            <w:vAlign w:val="center"/>
          </w:tcPr>
          <w:p w14:paraId="6C18045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37C5202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响应码："0000" 表示全部处理成功，"0001" 表示部分成功</w:t>
            </w:r>
          </w:p>
        </w:tc>
      </w:tr>
      <w:tr w14:paraId="216E1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2DCE675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msg</w:t>
            </w:r>
          </w:p>
        </w:tc>
        <w:tc>
          <w:tcPr>
            <w:tcW w:w="3024" w:type="dxa"/>
            <w:tcBorders>
              <w:top w:val="single" w:color="999999" w:sz="4" w:space="0"/>
              <w:left w:val="single" w:color="999999" w:sz="4" w:space="0"/>
              <w:bottom w:val="single" w:color="999999" w:sz="4" w:space="0"/>
              <w:right w:val="single" w:color="999999" w:sz="4" w:space="0"/>
            </w:tcBorders>
            <w:vAlign w:val="center"/>
          </w:tcPr>
          <w:p w14:paraId="5FDC29C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7167D65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响应描述信息</w:t>
            </w:r>
          </w:p>
        </w:tc>
      </w:tr>
      <w:tr w14:paraId="2B03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025F3A9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failList</w:t>
            </w:r>
          </w:p>
        </w:tc>
        <w:tc>
          <w:tcPr>
            <w:tcW w:w="3024" w:type="dxa"/>
            <w:tcBorders>
              <w:top w:val="single" w:color="999999" w:sz="4" w:space="0"/>
              <w:left w:val="single" w:color="999999" w:sz="4" w:space="0"/>
              <w:bottom w:val="single" w:color="999999" w:sz="4" w:space="0"/>
              <w:right w:val="single" w:color="999999" w:sz="4" w:space="0"/>
            </w:tcBorders>
            <w:vAlign w:val="center"/>
          </w:tcPr>
          <w:p w14:paraId="6E57733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Array</w:t>
            </w:r>
          </w:p>
        </w:tc>
        <w:tc>
          <w:tcPr>
            <w:tcW w:w="3024" w:type="dxa"/>
            <w:tcBorders>
              <w:top w:val="single" w:color="999999" w:sz="4" w:space="0"/>
              <w:left w:val="single" w:color="999999" w:sz="4" w:space="0"/>
              <w:bottom w:val="single" w:color="999999" w:sz="4" w:space="0"/>
              <w:right w:val="single" w:color="999999" w:sz="4" w:space="0"/>
            </w:tcBorders>
            <w:vAlign w:val="center"/>
          </w:tcPr>
          <w:p w14:paraId="64CC522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（可选）失败项列表，仅在部分成功时返回</w:t>
            </w:r>
          </w:p>
        </w:tc>
      </w:tr>
      <w:tr w14:paraId="2517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60D67EA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failList[].cardNo</w:t>
            </w:r>
          </w:p>
        </w:tc>
        <w:tc>
          <w:tcPr>
            <w:tcW w:w="3024" w:type="dxa"/>
            <w:tcBorders>
              <w:top w:val="single" w:color="999999" w:sz="4" w:space="0"/>
              <w:left w:val="single" w:color="999999" w:sz="4" w:space="0"/>
              <w:bottom w:val="single" w:color="999999" w:sz="4" w:space="0"/>
              <w:right w:val="single" w:color="999999" w:sz="4" w:space="0"/>
            </w:tcBorders>
            <w:vAlign w:val="center"/>
          </w:tcPr>
          <w:p w14:paraId="5F16DD7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2A5AAC8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处理失败的卡号</w:t>
            </w:r>
          </w:p>
        </w:tc>
      </w:tr>
      <w:tr w14:paraId="03426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1BCD42A6">
            <w:pPr>
              <w:spacing w:after="200" w:line="240" w:lineRule="auto"/>
              <w:jc w:val="left"/>
              <w:rPr>
                <w:ins w:id="7" w:author="上古龙庭" w:date="2026-08-07T15:27:53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failList[].phone</w:t>
            </w:r>
          </w:p>
        </w:tc>
        <w:tc>
          <w:tcPr>
            <w:tcW w:w="3024" w:type="dxa"/>
            <w:tcBorders>
              <w:top w:val="single" w:color="999999" w:sz="4" w:space="0"/>
              <w:left w:val="single" w:color="999999" w:sz="4" w:space="0"/>
              <w:bottom w:val="single" w:color="999999" w:sz="4" w:space="0"/>
              <w:right w:val="single" w:color="999999" w:sz="4" w:space="0"/>
            </w:tcBorders>
            <w:vAlign w:val="center"/>
          </w:tcPr>
          <w:p w14:paraId="2E54D9BD">
            <w:pPr>
              <w:spacing w:after="200" w:line="240" w:lineRule="auto"/>
              <w:jc w:val="left"/>
              <w:rPr>
                <w:ins w:id="8" w:author="上古龙庭" w:date="2026-08-07T15:27:53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38E75AB8">
            <w:pPr>
              <w:spacing w:after="200" w:line="240" w:lineRule="auto"/>
              <w:jc w:val="left"/>
              <w:rPr>
                <w:ins w:id="9" w:author="上古龙庭" w:date="2026-08-07T15:27:53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处理失败的手机号</w:t>
            </w:r>
          </w:p>
        </w:tc>
      </w:tr>
      <w:tr w14:paraId="450A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19C12E9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failList[].reason</w:t>
            </w:r>
          </w:p>
        </w:tc>
        <w:tc>
          <w:tcPr>
            <w:tcW w:w="3024" w:type="dxa"/>
            <w:tcBorders>
              <w:top w:val="single" w:color="999999" w:sz="4" w:space="0"/>
              <w:left w:val="single" w:color="999999" w:sz="4" w:space="0"/>
              <w:bottom w:val="single" w:color="999999" w:sz="4" w:space="0"/>
              <w:right w:val="single" w:color="999999" w:sz="4" w:space="0"/>
            </w:tcBorders>
            <w:vAlign w:val="center"/>
          </w:tcPr>
          <w:p w14:paraId="767BE81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787C51D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失败原因</w:t>
            </w:r>
          </w:p>
        </w:tc>
      </w:tr>
    </w:tbl>
    <w:p w14:paraId="02C64834">
      <w:pPr>
        <w:spacing w:before="60" w:beforeAutospacing="0" w:after="60" w:afterAutospacing="0"/>
        <w:rPr>
          <w:rFonts w:hint="eastAsia" w:ascii="宋体" w:hAnsi="宋体" w:eastAsia="宋体" w:cs="宋体"/>
          <w:sz w:val="22"/>
          <w:szCs w:val="22"/>
          <w:lang w:val="en-US" w:eastAsia="en-US" w:bidi="ar-SA"/>
        </w:rPr>
      </w:pPr>
      <w:r>
        <w:rPr>
          <w:rFonts w:hint="eastAsia" w:ascii="宋体" w:hAnsi="宋体" w:eastAsia="宋体" w:cs="宋体"/>
          <w:b/>
          <w:sz w:val="20"/>
          <w:szCs w:val="22"/>
          <w:lang w:val="en-US" w:eastAsia="en-US" w:bidi="ar-SA"/>
        </w:rPr>
        <w:t>成功响应示例：</w:t>
      </w:r>
    </w:p>
    <w:p w14:paraId="10D777AA">
      <w:pPr>
        <w:shd w:val="clear" w:fill="F5F5F5"/>
        <w:spacing w:before="60" w:beforeAutospacing="0" w:after="60" w:afterAutospacing="0"/>
        <w:ind w:left="567" w:leftChars="0"/>
        <w:rPr>
          <w:rFonts w:hint="eastAsia" w:ascii="宋体" w:hAnsi="宋体" w:eastAsia="宋体" w:cs="宋体"/>
          <w:color w:val="333333"/>
          <w:sz w:val="17"/>
          <w:szCs w:val="22"/>
          <w:lang w:val="en-US" w:eastAsia="en-US" w:bidi="ar-SA"/>
        </w:rPr>
      </w:pPr>
      <w:r>
        <w:rPr>
          <w:rFonts w:hint="eastAsia" w:ascii="宋体" w:hAnsi="宋体" w:eastAsia="宋体" w:cs="宋体"/>
          <w:color w:val="333333"/>
          <w:sz w:val="17"/>
          <w:szCs w:val="22"/>
          <w:lang w:val="en-US" w:eastAsia="en-US" w:bidi="ar-SA"/>
        </w:rPr>
        <w:t>{</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"code": "0000",</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"msg": "批量状态更新通知成功，共处理 3 条"</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p>
    <w:p w14:paraId="561DF34C">
      <w:pPr>
        <w:shd w:val="clear" w:fill="F5F5F5"/>
        <w:spacing w:before="60" w:beforeAutospacing="0" w:after="60" w:afterAutospacing="0"/>
        <w:ind w:left="567" w:leftChars="0"/>
        <w:rPr>
          <w:rFonts w:hint="eastAsia" w:ascii="宋体" w:hAnsi="宋体" w:eastAsia="宋体" w:cs="宋体"/>
          <w:color w:val="333333"/>
          <w:sz w:val="17"/>
          <w:szCs w:val="22"/>
          <w:lang w:val="en-US" w:eastAsia="en-US" w:bidi="ar-SA"/>
        </w:rPr>
      </w:pPr>
    </w:p>
    <w:p w14:paraId="6C360DAE">
      <w:pPr>
        <w:spacing w:before="60" w:beforeAutospacing="0" w:after="60" w:afterAutospacing="0"/>
        <w:rPr>
          <w:rFonts w:hint="eastAsia" w:ascii="宋体" w:hAnsi="宋体" w:eastAsia="宋体" w:cs="宋体"/>
          <w:b/>
          <w:sz w:val="20"/>
          <w:szCs w:val="22"/>
          <w:lang w:val="en-US" w:eastAsia="en-US" w:bidi="ar-SA"/>
        </w:rPr>
      </w:pPr>
      <w:r>
        <w:rPr>
          <w:rFonts w:hint="eastAsia" w:ascii="宋体" w:hAnsi="宋体" w:eastAsia="宋体" w:cs="宋体"/>
          <w:b/>
          <w:sz w:val="20"/>
          <w:szCs w:val="22"/>
          <w:lang w:val="en-US" w:eastAsia="en-US" w:bidi="ar-SA"/>
        </w:rPr>
        <w:t>失败响应示例：</w:t>
      </w:r>
    </w:p>
    <w:p w14:paraId="12482EF0">
      <w:pPr>
        <w:spacing w:before="60" w:beforeAutospacing="0" w:after="60" w:afterAutospacing="0"/>
        <w:rPr>
          <w:del w:id="10" w:author="上古龙庭" w:date="2026-08-07T15:59:01Z"/>
          <w:rFonts w:hint="eastAsia" w:ascii="宋体" w:hAnsi="宋体" w:eastAsia="宋体" w:cs="宋体"/>
          <w:b/>
          <w:sz w:val="20"/>
          <w:szCs w:val="22"/>
          <w:lang w:val="en-US" w:eastAsia="en-US" w:bidi="ar-SA"/>
        </w:rPr>
      </w:pPr>
    </w:p>
    <w:p w14:paraId="4205B191">
      <w:pPr>
        <w:shd w:val="clear" w:fill="F5F5F5"/>
        <w:spacing w:before="60" w:beforeAutospacing="0" w:after="60" w:afterAutospacing="0"/>
        <w:ind w:left="567" w:leftChars="0"/>
        <w:rPr>
          <w:rFonts w:hint="eastAsia" w:ascii="宋体" w:hAnsi="宋体" w:eastAsia="宋体" w:cs="宋体"/>
          <w:sz w:val="22"/>
          <w:szCs w:val="22"/>
          <w:lang w:val="en-US" w:eastAsia="en-US" w:bidi="ar-SA"/>
        </w:rPr>
      </w:pPr>
      <w:r>
        <w:rPr>
          <w:rFonts w:hint="eastAsia" w:ascii="宋体" w:hAnsi="宋体" w:eastAsia="宋体" w:cs="宋体"/>
          <w:color w:val="333333"/>
          <w:sz w:val="17"/>
          <w:szCs w:val="22"/>
          <w:lang w:val="en-US" w:eastAsia="en-US" w:bidi="ar-SA"/>
        </w:rPr>
        <w:t>{</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"code": "0001",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"msg": "部分处理失败",</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"failList": [</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 "cardNo": "QD20240002", "phone":"13800138000","reason": "</w:t>
      </w:r>
      <w:r>
        <w:rPr>
          <w:rFonts w:hint="eastAsia" w:ascii="宋体" w:hAnsi="宋体" w:eastAsia="宋体" w:cs="宋体"/>
          <w:color w:val="333333"/>
          <w:sz w:val="17"/>
          <w:szCs w:val="22"/>
          <w:lang w:val="en-US" w:eastAsia="zh-CN" w:bidi="ar-SA"/>
        </w:rPr>
        <w:t>员工号</w:t>
      </w:r>
      <w:r>
        <w:rPr>
          <w:rFonts w:hint="eastAsia" w:ascii="宋体" w:hAnsi="宋体" w:eastAsia="宋体" w:cs="宋体"/>
          <w:color w:val="333333"/>
          <w:sz w:val="17"/>
          <w:szCs w:val="22"/>
          <w:lang w:val="en-US" w:eastAsia="en-US" w:bidi="ar-SA"/>
        </w:rPr>
        <w:t>不存在或</w:t>
      </w:r>
      <w:r>
        <w:rPr>
          <w:rFonts w:hint="eastAsia" w:ascii="宋体" w:hAnsi="宋体" w:eastAsia="宋体" w:cs="宋体"/>
          <w:color w:val="333333"/>
          <w:sz w:val="17"/>
          <w:szCs w:val="22"/>
          <w:lang w:val="en-US" w:eastAsia="zh-CN" w:bidi="ar-SA"/>
        </w:rPr>
        <w:t>手机号</w:t>
      </w:r>
      <w:r>
        <w:rPr>
          <w:rFonts w:hint="eastAsia" w:ascii="宋体" w:hAnsi="宋体" w:eastAsia="宋体" w:cs="宋体"/>
          <w:color w:val="333333"/>
          <w:sz w:val="17"/>
          <w:szCs w:val="22"/>
          <w:lang w:val="en-US" w:eastAsia="en-US" w:bidi="ar-SA"/>
        </w:rPr>
        <w:t>未注册APP" }</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p>
    <w:p w14:paraId="09E409CF">
      <w:pPr>
        <w:rPr>
          <w:del w:id="11" w:author="上古龙庭" w:date="2026-08-07T15:59:01Z"/>
          <w:rFonts w:hint="eastAsia" w:ascii="宋体" w:hAnsi="宋体" w:eastAsia="宋体" w:cs="宋体"/>
          <w:b/>
          <w:sz w:val="20"/>
        </w:rPr>
      </w:pPr>
    </w:p>
    <w:p w14:paraId="657A6815">
      <w:pPr>
        <w:pStyle w:val="5"/>
        <w:spacing w:before="200" w:beforeAutospacing="0" w:after="60" w:afterAutospacing="0"/>
        <w:rPr>
          <w:rFonts w:hint="eastAsia" w:ascii="宋体" w:hAnsi="宋体" w:eastAsia="宋体" w:cs="宋体"/>
        </w:rPr>
      </w:pPr>
      <w:bookmarkStart w:id="38" w:name="_Toc533_ai"/>
      <w:r>
        <w:rPr>
          <w:rFonts w:hint="eastAsia" w:ascii="宋体" w:hAnsi="宋体" w:eastAsia="宋体" w:cs="宋体"/>
          <w:b/>
          <w:bCs/>
          <w:color w:val="4F81BD" w:themeColor="accent1"/>
          <w:sz w:val="22"/>
          <w:szCs w:val="22"/>
          <w:lang w:val="en-US" w:eastAsia="en-US" w:bidi="ar-SA"/>
          <w14:textFill>
            <w14:solidFill>
              <w14:schemeClr w14:val="accent1"/>
            </w14:solidFill>
          </w14:textFill>
        </w:rPr>
        <w:t>2.1.4 业务流程</w:t>
      </w:r>
      <w:bookmarkEnd w:id="38"/>
    </w:p>
    <w:p w14:paraId="05BDF26A">
      <w:pPr>
        <w:pStyle w:val="168"/>
        <w:rPr>
          <w:rFonts w:hint="eastAsia" w:ascii="宋体" w:hAnsi="宋体" w:eastAsia="宋体" w:cs="宋体"/>
          <w:lang w:val="en-US" w:eastAsia="en-US"/>
        </w:rPr>
      </w:pPr>
      <w:bookmarkStart w:id="39" w:name="_Toc28840"/>
      <w:bookmarkStart w:id="40" w:name="_Toc9785"/>
      <w:bookmarkStart w:id="41" w:name="_Toc31708"/>
      <w:r>
        <w:rPr>
          <w:rFonts w:hint="eastAsia" w:ascii="宋体" w:hAnsi="宋体" w:eastAsia="宋体" w:cs="宋体"/>
          <w:lang w:val="en-US" w:eastAsia="en-US"/>
        </w:rPr>
        <w:t>① 管理员在 ACC 工作站录入/修改员工信息/批量选取员工卡并修改状态 → ② ACC汇总列表 校验后向 ITP 发送开通通知 → ③ ITP 根据手机号匹配 APP 用户并推送 → ④ APP 收到通知后创建/更新电子员工卡 → ⑤ APP 返回确认 → ITP 转发确认 → ACC 记录操作日志</w:t>
      </w:r>
    </w:p>
    <w:bookmarkEnd w:id="39"/>
    <w:bookmarkEnd w:id="40"/>
    <w:bookmarkEnd w:id="41"/>
    <w:p w14:paraId="3C617773">
      <w:pPr>
        <w:pStyle w:val="4"/>
        <w:spacing w:before="200" w:beforeAutospacing="0" w:after="60" w:afterAutospacing="0"/>
        <w:rPr>
          <w:rFonts w:hint="eastAsia" w:ascii="宋体" w:hAnsi="宋体" w:eastAsia="宋体" w:cs="宋体"/>
          <w:lang w:eastAsia="zh-CN"/>
        </w:rPr>
      </w:pPr>
      <w:r>
        <w:rPr>
          <w:rFonts w:hint="eastAsia" w:ascii="宋体" w:hAnsi="宋体" w:eastAsia="宋体" w:cs="宋体"/>
          <w:b/>
          <w:bCs/>
          <w:color w:val="4F81BD" w:themeColor="accent1"/>
          <w:sz w:val="26"/>
          <w:szCs w:val="26"/>
          <w:lang w:val="en-US" w:eastAsia="en-US" w:bidi="ar-SA"/>
          <w14:textFill>
            <w14:solidFill>
              <w14:schemeClr w14:val="accent1"/>
            </w14:solidFill>
          </w14:textFill>
        </w:rPr>
        <w:t>2.2 员工信息变更通知</w:t>
      </w:r>
      <w:r>
        <w:rPr>
          <w:rFonts w:hint="eastAsia" w:ascii="宋体" w:hAnsi="宋体" w:eastAsia="宋体" w:cs="宋体"/>
          <w:b/>
          <w:bCs/>
          <w:color w:val="4F81BD" w:themeColor="accent1"/>
          <w:sz w:val="26"/>
          <w:szCs w:val="26"/>
          <w:lang w:val="en-US" w:eastAsia="zh-CN" w:bidi="ar-SA"/>
          <w14:textFill>
            <w14:solidFill>
              <w14:schemeClr w14:val="accent1"/>
            </w14:solidFill>
          </w14:textFill>
        </w:rPr>
        <w:t>（</w:t>
      </w:r>
      <w:r>
        <w:rPr>
          <w:rFonts w:hint="eastAsia" w:ascii="宋体" w:hAnsi="宋体" w:eastAsia="宋体" w:cs="宋体"/>
          <w:b/>
          <w:bCs/>
          <w:color w:val="4F81BD" w:themeColor="accent1"/>
          <w:sz w:val="26"/>
          <w:szCs w:val="26"/>
          <w:lang w:val="en-US" w:eastAsia="en-US" w:bidi="ar-SA"/>
          <w14:textFill>
            <w14:solidFill>
              <w14:schemeClr w14:val="accent1"/>
            </w14:solidFill>
          </w14:textFill>
        </w:rPr>
        <w:t>ACC → ITP</w:t>
      </w:r>
      <w:r>
        <w:rPr>
          <w:rFonts w:hint="eastAsia" w:ascii="宋体" w:hAnsi="宋体" w:eastAsia="宋体" w:cs="宋体"/>
          <w:b/>
          <w:bCs/>
          <w:color w:val="4F81BD" w:themeColor="accent1"/>
          <w:sz w:val="26"/>
          <w:szCs w:val="26"/>
          <w:lang w:val="en-US" w:eastAsia="zh-CN" w:bidi="ar-SA"/>
          <w14:textFill>
            <w14:solidFill>
              <w14:schemeClr w14:val="accent1"/>
            </w14:solidFill>
          </w14:textFill>
        </w:rPr>
        <w:t>）</w:t>
      </w:r>
    </w:p>
    <w:p w14:paraId="69F01198">
      <w:pPr>
        <w:pStyle w:val="5"/>
        <w:spacing w:before="200" w:beforeAutospacing="0" w:after="60" w:afterAutospacing="0"/>
        <w:rPr>
          <w:rFonts w:hint="eastAsia" w:ascii="宋体" w:hAnsi="宋体" w:eastAsia="宋体" w:cs="宋体"/>
        </w:rPr>
      </w:pPr>
      <w:r>
        <w:rPr>
          <w:rFonts w:hint="eastAsia" w:ascii="宋体" w:hAnsi="宋体" w:eastAsia="宋体" w:cs="宋体"/>
          <w:b/>
          <w:bCs/>
          <w:color w:val="4F81BD" w:themeColor="accent1"/>
          <w:sz w:val="22"/>
          <w:szCs w:val="22"/>
          <w:lang w:val="en-US" w:eastAsia="en-US" w:bidi="ar-SA"/>
          <w14:textFill>
            <w14:solidFill>
              <w14:schemeClr w14:val="accent1"/>
            </w14:solidFill>
          </w14:textFill>
        </w:rPr>
        <w:t>2.2.1 接口概述</w:t>
      </w:r>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6"/>
        <w:gridCol w:w="7356"/>
      </w:tblGrid>
      <w:tr w14:paraId="2594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761"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3118110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属性</w:t>
            </w:r>
          </w:p>
        </w:tc>
        <w:tc>
          <w:tcPr>
            <w:tcW w:w="7311"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0A65D0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值</w:t>
            </w:r>
          </w:p>
        </w:tc>
      </w:tr>
      <w:tr w14:paraId="2DC78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761" w:type="dxa"/>
            <w:tcBorders>
              <w:top w:val="single" w:color="999999" w:sz="4" w:space="0"/>
              <w:left w:val="single" w:color="999999" w:sz="4" w:space="0"/>
              <w:bottom w:val="single" w:color="999999" w:sz="4" w:space="0"/>
              <w:right w:val="single" w:color="999999" w:sz="4" w:space="0"/>
            </w:tcBorders>
            <w:vAlign w:val="center"/>
          </w:tcPr>
          <w:p w14:paraId="5FA82BC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接口名称</w:t>
            </w:r>
          </w:p>
        </w:tc>
        <w:tc>
          <w:tcPr>
            <w:tcW w:w="7311" w:type="dxa"/>
            <w:tcBorders>
              <w:top w:val="single" w:color="999999" w:sz="4" w:space="0"/>
              <w:left w:val="single" w:color="999999" w:sz="4" w:space="0"/>
              <w:bottom w:val="single" w:color="999999" w:sz="4" w:space="0"/>
              <w:right w:val="single" w:color="999999" w:sz="4" w:space="0"/>
            </w:tcBorders>
            <w:vAlign w:val="center"/>
          </w:tcPr>
          <w:p w14:paraId="7EA1C831">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员工信息变更通知</w:t>
            </w:r>
          </w:p>
        </w:tc>
      </w:tr>
      <w:tr w14:paraId="0671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761" w:type="dxa"/>
            <w:tcBorders>
              <w:top w:val="single" w:color="999999" w:sz="4" w:space="0"/>
              <w:left w:val="single" w:color="999999" w:sz="4" w:space="0"/>
              <w:bottom w:val="single" w:color="999999" w:sz="4" w:space="0"/>
              <w:right w:val="single" w:color="999999" w:sz="4" w:space="0"/>
            </w:tcBorders>
            <w:vAlign w:val="center"/>
          </w:tcPr>
          <w:p w14:paraId="33A8B15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接口方向</w:t>
            </w:r>
          </w:p>
        </w:tc>
        <w:tc>
          <w:tcPr>
            <w:tcW w:w="7311" w:type="dxa"/>
            <w:tcBorders>
              <w:top w:val="single" w:color="999999" w:sz="4" w:space="0"/>
              <w:left w:val="single" w:color="999999" w:sz="4" w:space="0"/>
              <w:bottom w:val="single" w:color="999999" w:sz="4" w:space="0"/>
              <w:right w:val="single" w:color="999999" w:sz="4" w:space="0"/>
            </w:tcBorders>
            <w:vAlign w:val="center"/>
          </w:tcPr>
          <w:p w14:paraId="5817325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ACC → ITP</w:t>
            </w:r>
          </w:p>
        </w:tc>
      </w:tr>
      <w:tr w14:paraId="33C28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761" w:type="dxa"/>
            <w:tcBorders>
              <w:top w:val="single" w:color="999999" w:sz="4" w:space="0"/>
              <w:left w:val="single" w:color="999999" w:sz="4" w:space="0"/>
              <w:bottom w:val="single" w:color="999999" w:sz="4" w:space="0"/>
              <w:right w:val="single" w:color="999999" w:sz="4" w:space="0"/>
            </w:tcBorders>
            <w:vAlign w:val="center"/>
          </w:tcPr>
          <w:p w14:paraId="1DCE5BB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场景描述</w:t>
            </w:r>
          </w:p>
        </w:tc>
        <w:tc>
          <w:tcPr>
            <w:tcW w:w="7311" w:type="dxa"/>
            <w:tcBorders>
              <w:top w:val="single" w:color="999999" w:sz="4" w:space="0"/>
              <w:left w:val="single" w:color="999999" w:sz="4" w:space="0"/>
              <w:bottom w:val="single" w:color="999999" w:sz="4" w:space="0"/>
              <w:right w:val="single" w:color="999999" w:sz="4" w:space="0"/>
            </w:tcBorders>
            <w:vAlign w:val="center"/>
          </w:tcPr>
          <w:p w14:paraId="3E9BF41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当管理员通过 ACC 工作站调整员工信息（公司、中心、部门、岗位、实体员工卡号、照片）时，ACC 主动通知 ITP，同步更新员工档案信息，并由 ITP 推送至员工对应的 APP 终端。</w:t>
            </w:r>
          </w:p>
        </w:tc>
      </w:tr>
      <w:tr w14:paraId="25C85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761" w:type="dxa"/>
            <w:tcBorders>
              <w:top w:val="single" w:color="999999" w:sz="4" w:space="0"/>
              <w:left w:val="single" w:color="999999" w:sz="4" w:space="0"/>
              <w:bottom w:val="single" w:color="999999" w:sz="4" w:space="0"/>
              <w:right w:val="single" w:color="999999" w:sz="4" w:space="0"/>
            </w:tcBorders>
            <w:vAlign w:val="center"/>
          </w:tcPr>
          <w:p w14:paraId="3D89B05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触发条件</w:t>
            </w:r>
          </w:p>
        </w:tc>
        <w:tc>
          <w:tcPr>
            <w:tcW w:w="7311" w:type="dxa"/>
            <w:tcBorders>
              <w:top w:val="single" w:color="999999" w:sz="4" w:space="0"/>
              <w:left w:val="single" w:color="999999" w:sz="4" w:space="0"/>
              <w:bottom w:val="single" w:color="999999" w:sz="4" w:space="0"/>
              <w:right w:val="single" w:color="999999" w:sz="4" w:space="0"/>
            </w:tcBorders>
            <w:vAlign w:val="center"/>
          </w:tcPr>
          <w:p w14:paraId="04218577">
            <w:pPr>
              <w:spacing w:after="200" w:line="240" w:lineRule="auto"/>
              <w:jc w:val="left"/>
              <w:rPr>
                <w:rFonts w:hint="eastAsia" w:ascii="宋体" w:hAnsi="宋体" w:eastAsia="宋体" w:cs="宋体"/>
                <w:sz w:val="22"/>
                <w:szCs w:val="22"/>
                <w:lang w:val="en-US" w:eastAsia="zh-CN" w:bidi="ar-SA"/>
              </w:rPr>
            </w:pPr>
            <w:r>
              <w:rPr>
                <w:rFonts w:hint="eastAsia" w:ascii="宋体" w:hAnsi="宋体" w:eastAsia="宋体" w:cs="宋体"/>
                <w:sz w:val="18"/>
                <w:szCs w:val="22"/>
                <w:lang w:val="en-US" w:eastAsia="en-US" w:bidi="ar-SA"/>
              </w:rPr>
              <w:t>管理员在 ACC 工作站中调整员工信息时</w:t>
            </w:r>
          </w:p>
        </w:tc>
      </w:tr>
      <w:tr w14:paraId="6109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761" w:type="dxa"/>
            <w:tcBorders>
              <w:top w:val="single" w:color="999999" w:sz="4" w:space="0"/>
              <w:left w:val="single" w:color="999999" w:sz="4" w:space="0"/>
              <w:bottom w:val="single" w:color="999999" w:sz="4" w:space="0"/>
              <w:right w:val="single" w:color="999999" w:sz="4" w:space="0"/>
            </w:tcBorders>
            <w:vAlign w:val="center"/>
          </w:tcPr>
          <w:p w14:paraId="79E0266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通信方式</w:t>
            </w:r>
          </w:p>
        </w:tc>
        <w:tc>
          <w:tcPr>
            <w:tcW w:w="7311" w:type="dxa"/>
            <w:tcBorders>
              <w:top w:val="single" w:color="999999" w:sz="4" w:space="0"/>
              <w:left w:val="single" w:color="999999" w:sz="4" w:space="0"/>
              <w:bottom w:val="single" w:color="999999" w:sz="4" w:space="0"/>
              <w:right w:val="single" w:color="999999" w:sz="4" w:space="0"/>
            </w:tcBorders>
            <w:vAlign w:val="center"/>
          </w:tcPr>
          <w:p w14:paraId="01959C8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同步 HTTP POST / 消息队列推送</w:t>
            </w:r>
          </w:p>
        </w:tc>
      </w:tr>
      <w:tr w14:paraId="7020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761" w:type="dxa"/>
            <w:tcBorders>
              <w:top w:val="single" w:color="999999" w:sz="4" w:space="0"/>
              <w:left w:val="single" w:color="999999" w:sz="4" w:space="0"/>
              <w:bottom w:val="single" w:color="999999" w:sz="4" w:space="0"/>
              <w:right w:val="single" w:color="999999" w:sz="4" w:space="0"/>
            </w:tcBorders>
            <w:vAlign w:val="center"/>
          </w:tcPr>
          <w:p w14:paraId="404FB220">
            <w:pPr>
              <w:spacing w:after="200" w:line="240" w:lineRule="auto"/>
              <w:jc w:val="left"/>
              <w:rPr>
                <w:rFonts w:hint="eastAsia" w:ascii="宋体" w:hAnsi="宋体" w:eastAsia="宋体" w:cs="宋体"/>
                <w:sz w:val="18"/>
                <w:szCs w:val="22"/>
                <w:lang w:val="en-US" w:eastAsia="zh-CN" w:bidi="ar-SA"/>
              </w:rPr>
            </w:pPr>
            <w:r>
              <w:rPr>
                <w:rFonts w:hint="eastAsia" w:ascii="宋体" w:hAnsi="宋体" w:eastAsia="宋体" w:cs="宋体"/>
                <w:sz w:val="18"/>
                <w:szCs w:val="22"/>
                <w:lang w:val="en-US" w:eastAsia="zh-CN" w:bidi="ar-SA"/>
              </w:rPr>
              <w:t>接口地址</w:t>
            </w:r>
          </w:p>
        </w:tc>
        <w:tc>
          <w:tcPr>
            <w:tcW w:w="7311" w:type="dxa"/>
            <w:tcBorders>
              <w:top w:val="single" w:color="999999" w:sz="4" w:space="0"/>
              <w:left w:val="single" w:color="999999" w:sz="4" w:space="0"/>
              <w:bottom w:val="single" w:color="999999" w:sz="4" w:space="0"/>
              <w:right w:val="single" w:color="999999" w:sz="4" w:space="0"/>
            </w:tcBorders>
            <w:vAlign w:val="center"/>
          </w:tcPr>
          <w:p w14:paraId="70B36258">
            <w:pPr>
              <w:spacing w:after="200" w:line="240" w:lineRule="auto"/>
              <w:jc w:val="left"/>
              <w:rPr>
                <w:rFonts w:hint="eastAsia" w:ascii="宋体" w:hAnsi="宋体" w:eastAsia="宋体" w:cs="宋体"/>
                <w:sz w:val="18"/>
                <w:szCs w:val="22"/>
                <w:lang w:val="en-US" w:eastAsia="en-US" w:bidi="ar-SA"/>
              </w:rPr>
            </w:pPr>
            <w:r>
              <w:rPr>
                <w:rFonts w:hint="eastAsia" w:ascii="宋体" w:hAnsi="宋体" w:eastAsia="宋体" w:cs="宋体"/>
                <w:sz w:val="18"/>
              </w:rPr>
              <w:t>http://172.20.211.200:48000/fep-acc</w:t>
            </w:r>
            <w:r>
              <w:rPr>
                <w:rFonts w:hint="eastAsia" w:ascii="宋体" w:hAnsi="宋体" w:eastAsia="宋体" w:cs="宋体"/>
                <w:sz w:val="18"/>
                <w:szCs w:val="22"/>
                <w:lang w:val="en-US" w:eastAsia="en-US" w:bidi="ar-SA"/>
              </w:rPr>
              <w:t>/employee_card/update_notify</w:t>
            </w:r>
          </w:p>
        </w:tc>
      </w:tr>
    </w:tbl>
    <w:p w14:paraId="569683F7">
      <w:pPr>
        <w:pStyle w:val="5"/>
        <w:spacing w:before="200" w:beforeAutospacing="0" w:after="60" w:afterAutospacing="0"/>
        <w:rPr>
          <w:rFonts w:hint="eastAsia" w:ascii="宋体" w:hAnsi="宋体" w:eastAsia="宋体" w:cs="宋体"/>
        </w:rPr>
      </w:pPr>
      <w:r>
        <w:rPr>
          <w:rFonts w:hint="eastAsia" w:ascii="宋体" w:hAnsi="宋体" w:eastAsia="宋体" w:cs="宋体"/>
          <w:b/>
          <w:bCs/>
          <w:color w:val="4F81BD" w:themeColor="accent1"/>
          <w:sz w:val="22"/>
          <w:szCs w:val="22"/>
          <w:lang w:val="en-US" w:eastAsia="en-US" w:bidi="ar-SA"/>
          <w14:textFill>
            <w14:solidFill>
              <w14:schemeClr w14:val="accent1"/>
            </w14:solidFill>
          </w14:textFill>
        </w:rPr>
        <w:t>2.2.2 请求参数</w:t>
      </w:r>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1844"/>
        <w:gridCol w:w="1844"/>
        <w:gridCol w:w="1844"/>
        <w:gridCol w:w="1859"/>
      </w:tblGrid>
      <w:tr w14:paraId="612D1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843582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参数名</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1266829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类型</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10F53F4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必填</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37644B0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长度</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1F0ADD6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说明</w:t>
            </w:r>
          </w:p>
        </w:tc>
      </w:tr>
      <w:tr w14:paraId="3B60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4F780BE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company</w:t>
            </w:r>
          </w:p>
        </w:tc>
        <w:tc>
          <w:tcPr>
            <w:tcW w:w="1814" w:type="dxa"/>
            <w:tcBorders>
              <w:top w:val="single" w:color="999999" w:sz="4" w:space="0"/>
              <w:left w:val="single" w:color="999999" w:sz="4" w:space="0"/>
              <w:bottom w:val="single" w:color="999999" w:sz="4" w:space="0"/>
              <w:right w:val="single" w:color="999999" w:sz="4" w:space="0"/>
            </w:tcBorders>
            <w:vAlign w:val="center"/>
          </w:tcPr>
          <w:p w14:paraId="5E691B9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10DB160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6DE56A9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w:t>
            </w:r>
          </w:p>
        </w:tc>
        <w:tc>
          <w:tcPr>
            <w:tcW w:w="1814" w:type="dxa"/>
            <w:tcBorders>
              <w:top w:val="single" w:color="999999" w:sz="4" w:space="0"/>
              <w:left w:val="single" w:color="999999" w:sz="4" w:space="0"/>
              <w:bottom w:val="single" w:color="999999" w:sz="4" w:space="0"/>
              <w:right w:val="single" w:color="999999" w:sz="4" w:space="0"/>
            </w:tcBorders>
            <w:vAlign w:val="center"/>
          </w:tcPr>
          <w:p w14:paraId="4B371B9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所属公司</w:t>
            </w:r>
          </w:p>
        </w:tc>
      </w:tr>
      <w:tr w14:paraId="1C0B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7F53F31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center</w:t>
            </w:r>
          </w:p>
        </w:tc>
        <w:tc>
          <w:tcPr>
            <w:tcW w:w="1814" w:type="dxa"/>
            <w:tcBorders>
              <w:top w:val="single" w:color="999999" w:sz="4" w:space="0"/>
              <w:left w:val="single" w:color="999999" w:sz="4" w:space="0"/>
              <w:bottom w:val="single" w:color="999999" w:sz="4" w:space="0"/>
              <w:right w:val="single" w:color="999999" w:sz="4" w:space="0"/>
            </w:tcBorders>
            <w:vAlign w:val="center"/>
          </w:tcPr>
          <w:p w14:paraId="23177E71">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6E0B17A1">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3F5DCDD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w:t>
            </w:r>
          </w:p>
        </w:tc>
        <w:tc>
          <w:tcPr>
            <w:tcW w:w="1814" w:type="dxa"/>
            <w:tcBorders>
              <w:top w:val="single" w:color="999999" w:sz="4" w:space="0"/>
              <w:left w:val="single" w:color="999999" w:sz="4" w:space="0"/>
              <w:bottom w:val="single" w:color="999999" w:sz="4" w:space="0"/>
              <w:right w:val="single" w:color="999999" w:sz="4" w:space="0"/>
            </w:tcBorders>
            <w:vAlign w:val="center"/>
          </w:tcPr>
          <w:p w14:paraId="081172B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所属中心</w:t>
            </w:r>
          </w:p>
        </w:tc>
      </w:tr>
      <w:tr w14:paraId="4893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6507E29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department</w:t>
            </w:r>
          </w:p>
        </w:tc>
        <w:tc>
          <w:tcPr>
            <w:tcW w:w="1814" w:type="dxa"/>
            <w:tcBorders>
              <w:top w:val="single" w:color="999999" w:sz="4" w:space="0"/>
              <w:left w:val="single" w:color="999999" w:sz="4" w:space="0"/>
              <w:bottom w:val="single" w:color="999999" w:sz="4" w:space="0"/>
              <w:right w:val="single" w:color="999999" w:sz="4" w:space="0"/>
            </w:tcBorders>
            <w:vAlign w:val="center"/>
          </w:tcPr>
          <w:p w14:paraId="584A838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5271F85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52F596B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w:t>
            </w:r>
          </w:p>
        </w:tc>
        <w:tc>
          <w:tcPr>
            <w:tcW w:w="1814" w:type="dxa"/>
            <w:tcBorders>
              <w:top w:val="single" w:color="999999" w:sz="4" w:space="0"/>
              <w:left w:val="single" w:color="999999" w:sz="4" w:space="0"/>
              <w:bottom w:val="single" w:color="999999" w:sz="4" w:space="0"/>
              <w:right w:val="single" w:color="999999" w:sz="4" w:space="0"/>
            </w:tcBorders>
            <w:vAlign w:val="center"/>
          </w:tcPr>
          <w:p w14:paraId="55558B8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所属部门</w:t>
            </w:r>
          </w:p>
        </w:tc>
      </w:tr>
      <w:tr w14:paraId="1160D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409114D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position</w:t>
            </w:r>
          </w:p>
        </w:tc>
        <w:tc>
          <w:tcPr>
            <w:tcW w:w="1814" w:type="dxa"/>
            <w:tcBorders>
              <w:top w:val="single" w:color="999999" w:sz="4" w:space="0"/>
              <w:left w:val="single" w:color="999999" w:sz="4" w:space="0"/>
              <w:bottom w:val="single" w:color="999999" w:sz="4" w:space="0"/>
              <w:right w:val="single" w:color="999999" w:sz="4" w:space="0"/>
            </w:tcBorders>
            <w:vAlign w:val="center"/>
          </w:tcPr>
          <w:p w14:paraId="009CB39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64BDDBE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4F5CBEF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w:t>
            </w:r>
          </w:p>
        </w:tc>
        <w:tc>
          <w:tcPr>
            <w:tcW w:w="1814" w:type="dxa"/>
            <w:tcBorders>
              <w:top w:val="single" w:color="999999" w:sz="4" w:space="0"/>
              <w:left w:val="single" w:color="999999" w:sz="4" w:space="0"/>
              <w:bottom w:val="single" w:color="999999" w:sz="4" w:space="0"/>
              <w:right w:val="single" w:color="999999" w:sz="4" w:space="0"/>
            </w:tcBorders>
            <w:vAlign w:val="center"/>
          </w:tcPr>
          <w:p w14:paraId="47DC284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岗位</w:t>
            </w:r>
          </w:p>
        </w:tc>
      </w:tr>
      <w:tr w14:paraId="7DD2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08FCF26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cardNo</w:t>
            </w:r>
          </w:p>
        </w:tc>
        <w:tc>
          <w:tcPr>
            <w:tcW w:w="1814" w:type="dxa"/>
            <w:tcBorders>
              <w:top w:val="single" w:color="999999" w:sz="4" w:space="0"/>
              <w:left w:val="single" w:color="999999" w:sz="4" w:space="0"/>
              <w:bottom w:val="single" w:color="999999" w:sz="4" w:space="0"/>
              <w:right w:val="single" w:color="999999" w:sz="4" w:space="0"/>
            </w:tcBorders>
            <w:vAlign w:val="center"/>
          </w:tcPr>
          <w:p w14:paraId="2B598F6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1AD3D2F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64E1917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≤20</w:t>
            </w:r>
          </w:p>
        </w:tc>
        <w:tc>
          <w:tcPr>
            <w:tcW w:w="1814" w:type="dxa"/>
            <w:tcBorders>
              <w:top w:val="single" w:color="999999" w:sz="4" w:space="0"/>
              <w:left w:val="single" w:color="999999" w:sz="4" w:space="0"/>
              <w:bottom w:val="single" w:color="999999" w:sz="4" w:space="0"/>
              <w:right w:val="single" w:color="999999" w:sz="4" w:space="0"/>
            </w:tcBorders>
            <w:vAlign w:val="center"/>
          </w:tcPr>
          <w:p w14:paraId="63E262B5">
            <w:pPr>
              <w:spacing w:after="200" w:line="240" w:lineRule="auto"/>
              <w:jc w:val="left"/>
              <w:rPr>
                <w:rFonts w:hint="eastAsia" w:ascii="宋体" w:hAnsi="宋体" w:eastAsia="宋体" w:cs="宋体"/>
                <w:sz w:val="22"/>
                <w:szCs w:val="22"/>
                <w:lang w:val="en-US" w:eastAsia="zh-CN" w:bidi="ar-SA"/>
              </w:rPr>
            </w:pPr>
            <w:r>
              <w:rPr>
                <w:rFonts w:hint="eastAsia" w:ascii="宋体" w:hAnsi="宋体" w:eastAsia="宋体" w:cs="宋体"/>
                <w:sz w:val="18"/>
                <w:szCs w:val="22"/>
                <w:lang w:val="en-US" w:eastAsia="en-US" w:bidi="ar-SA"/>
              </w:rPr>
              <w:t>实体员工卡号</w:t>
            </w:r>
            <w:r>
              <w:rPr>
                <w:rFonts w:hint="eastAsia" w:ascii="宋体" w:hAnsi="宋体" w:eastAsia="宋体" w:cs="宋体"/>
                <w:sz w:val="18"/>
                <w:szCs w:val="22"/>
                <w:lang w:val="en-US" w:eastAsia="zh-CN" w:bidi="ar-SA"/>
              </w:rPr>
              <w:t>（全局唯一）</w:t>
            </w:r>
          </w:p>
        </w:tc>
      </w:tr>
      <w:tr w14:paraId="75C8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67C7DA1E">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photo</w:t>
            </w:r>
          </w:p>
        </w:tc>
        <w:tc>
          <w:tcPr>
            <w:tcW w:w="1814" w:type="dxa"/>
            <w:tcBorders>
              <w:top w:val="single" w:color="999999" w:sz="4" w:space="0"/>
              <w:left w:val="single" w:color="999999" w:sz="4" w:space="0"/>
              <w:bottom w:val="single" w:color="999999" w:sz="4" w:space="0"/>
              <w:right w:val="single" w:color="999999" w:sz="4" w:space="0"/>
            </w:tcBorders>
            <w:vAlign w:val="center"/>
          </w:tcPr>
          <w:p w14:paraId="53BEC537">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370796C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7231C6C7">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≤250KB</w:t>
            </w:r>
          </w:p>
        </w:tc>
        <w:tc>
          <w:tcPr>
            <w:tcW w:w="1814" w:type="dxa"/>
            <w:tcBorders>
              <w:top w:val="single" w:color="999999" w:sz="4" w:space="0"/>
              <w:left w:val="single" w:color="999999" w:sz="4" w:space="0"/>
              <w:bottom w:val="single" w:color="999999" w:sz="4" w:space="0"/>
              <w:right w:val="single" w:color="999999" w:sz="4" w:space="0"/>
            </w:tcBorders>
            <w:vAlign w:val="center"/>
          </w:tcPr>
          <w:p w14:paraId="5D0113A7">
            <w:pPr>
              <w:spacing w:after="0" w:line="240" w:lineRule="auto"/>
              <w:jc w:val="left"/>
              <w:rPr>
                <w:ins w:id="12" w:author="云月文武" w:date="2026-08-07T14:52:11Z"/>
                <w:rFonts w:hint="eastAsia" w:ascii="宋体" w:hAnsi="宋体" w:eastAsia="宋体" w:cs="宋体"/>
                <w:sz w:val="18"/>
                <w:szCs w:val="22"/>
                <w:lang w:val="en-US" w:eastAsia="zh-CN" w:bidi="ar-SA"/>
              </w:rPr>
            </w:pPr>
            <w:r>
              <w:rPr>
                <w:rFonts w:hint="eastAsia" w:ascii="宋体" w:hAnsi="宋体" w:eastAsia="宋体" w:cs="宋体"/>
                <w:sz w:val="18"/>
                <w:szCs w:val="22"/>
                <w:lang w:val="en-US" w:eastAsia="en-US" w:bidi="ar-SA"/>
              </w:rPr>
              <w:t>员工照片：ACC 上传照片大小要求 250KB 以内，1寸证件照</w:t>
            </w:r>
            <w:r>
              <w:rPr>
                <w:rFonts w:hint="eastAsia" w:ascii="宋体" w:hAnsi="宋体" w:eastAsia="宋体" w:cs="宋体"/>
                <w:sz w:val="18"/>
                <w:szCs w:val="22"/>
                <w:lang w:val="en-US" w:eastAsia="zh-CN" w:bidi="ar-SA"/>
              </w:rPr>
              <w:t>base64</w:t>
            </w:r>
          </w:p>
          <w:p w14:paraId="7CE480A7">
            <w:pPr>
              <w:spacing w:after="200" w:line="240" w:lineRule="auto"/>
              <w:jc w:val="left"/>
              <w:rPr>
                <w:ins w:id="13" w:author="上古龙庭" w:date="2026-08-07T15:27:53Z"/>
                <w:rFonts w:hint="eastAsia" w:ascii="宋体" w:hAnsi="宋体" w:eastAsia="宋体" w:cs="宋体"/>
                <w:sz w:val="18"/>
                <w:szCs w:val="22"/>
                <w:lang w:val="en-US" w:eastAsia="zh-CN" w:bidi="ar-SA"/>
              </w:rPr>
            </w:pPr>
          </w:p>
        </w:tc>
      </w:tr>
    </w:tbl>
    <w:p w14:paraId="6EFAC239">
      <w:pPr>
        <w:spacing w:before="60" w:beforeAutospacing="0" w:after="60" w:afterAutospacing="0"/>
        <w:rPr>
          <w:rFonts w:hint="eastAsia" w:ascii="宋体" w:hAnsi="宋体" w:eastAsia="宋体" w:cs="宋体"/>
          <w:sz w:val="22"/>
          <w:szCs w:val="22"/>
          <w:lang w:val="en-US" w:eastAsia="en-US" w:bidi="ar-SA"/>
        </w:rPr>
      </w:pPr>
      <w:r>
        <w:rPr>
          <w:rFonts w:hint="eastAsia" w:ascii="宋体" w:hAnsi="宋体" w:eastAsia="宋体" w:cs="宋体"/>
          <w:b/>
          <w:sz w:val="20"/>
          <w:szCs w:val="22"/>
          <w:lang w:val="en-US" w:eastAsia="en-US" w:bidi="ar-SA"/>
        </w:rPr>
        <w:t>请求示例：</w:t>
      </w:r>
    </w:p>
    <w:p w14:paraId="67C05B78">
      <w:pPr>
        <w:shd w:val="clear" w:fill="F5F5F5"/>
        <w:spacing w:before="60" w:beforeAutospacing="0" w:after="60" w:afterAutospacing="0"/>
        <w:ind w:left="567" w:leftChars="0"/>
        <w:rPr>
          <w:rFonts w:hint="eastAsia" w:ascii="宋体" w:hAnsi="宋体" w:eastAsia="宋体" w:cs="宋体"/>
          <w:sz w:val="22"/>
          <w:szCs w:val="22"/>
          <w:lang w:val="en-US" w:eastAsia="en-US" w:bidi="ar-SA"/>
        </w:rPr>
      </w:pPr>
      <w:r>
        <w:rPr>
          <w:rFonts w:hint="eastAsia" w:ascii="宋体" w:hAnsi="宋体" w:eastAsia="宋体" w:cs="宋体"/>
          <w:color w:val="333333"/>
          <w:sz w:val="17"/>
          <w:szCs w:val="22"/>
          <w:lang w:val="en-US" w:eastAsia="en-US" w:bidi="ar-SA"/>
        </w:rPr>
        <w:t>{</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"company": "青岛地铁运营有限公司",</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"center": "运营一中心",</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"department": "客运一部",</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"position": "值班站长",</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"cardNo": "QD20240001",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"photo": "照片数据（1寸证件照，大小250KB以内）"</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p>
    <w:p w14:paraId="1078A2EA">
      <w:pPr>
        <w:pStyle w:val="5"/>
        <w:spacing w:before="200" w:beforeAutospacing="0" w:after="60" w:afterAutospacing="0"/>
        <w:rPr>
          <w:rFonts w:hint="eastAsia" w:ascii="宋体" w:hAnsi="宋体" w:eastAsia="宋体" w:cs="宋体"/>
        </w:rPr>
      </w:pPr>
      <w:r>
        <w:rPr>
          <w:rFonts w:hint="eastAsia" w:ascii="宋体" w:hAnsi="宋体" w:eastAsia="宋体" w:cs="宋体"/>
          <w:b/>
          <w:bCs/>
          <w:color w:val="4F81BD" w:themeColor="accent1"/>
          <w:sz w:val="22"/>
          <w:szCs w:val="22"/>
          <w:lang w:val="en-US" w:eastAsia="en-US" w:bidi="ar-SA"/>
          <w14:textFill>
            <w14:solidFill>
              <w14:schemeClr w14:val="accent1"/>
            </w14:solidFill>
          </w14:textFill>
        </w:rPr>
        <w:t>2.2.3 响应参数</w:t>
      </w:r>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3054"/>
        <w:gridCol w:w="3069"/>
      </w:tblGrid>
      <w:tr w14:paraId="4242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38E9074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参数名</w:t>
            </w:r>
          </w:p>
        </w:tc>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17C0156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类型</w:t>
            </w:r>
          </w:p>
        </w:tc>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402691D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说明</w:t>
            </w:r>
          </w:p>
        </w:tc>
      </w:tr>
      <w:tr w14:paraId="5BC69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5611664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code</w:t>
            </w:r>
          </w:p>
        </w:tc>
        <w:tc>
          <w:tcPr>
            <w:tcW w:w="3024" w:type="dxa"/>
            <w:tcBorders>
              <w:top w:val="single" w:color="999999" w:sz="4" w:space="0"/>
              <w:left w:val="single" w:color="999999" w:sz="4" w:space="0"/>
              <w:bottom w:val="single" w:color="999999" w:sz="4" w:space="0"/>
              <w:right w:val="single" w:color="999999" w:sz="4" w:space="0"/>
            </w:tcBorders>
            <w:vAlign w:val="center"/>
          </w:tcPr>
          <w:p w14:paraId="4D7C296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21B16F6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响应码："0000" 表示成功，其他值表示失败</w:t>
            </w:r>
          </w:p>
        </w:tc>
      </w:tr>
      <w:tr w14:paraId="0B38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6FB7E6A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msg</w:t>
            </w:r>
          </w:p>
        </w:tc>
        <w:tc>
          <w:tcPr>
            <w:tcW w:w="3024" w:type="dxa"/>
            <w:tcBorders>
              <w:top w:val="single" w:color="999999" w:sz="4" w:space="0"/>
              <w:left w:val="single" w:color="999999" w:sz="4" w:space="0"/>
              <w:bottom w:val="single" w:color="999999" w:sz="4" w:space="0"/>
              <w:right w:val="single" w:color="999999" w:sz="4" w:space="0"/>
            </w:tcBorders>
            <w:vAlign w:val="center"/>
          </w:tcPr>
          <w:p w14:paraId="4B6FAA0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2DBBD47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响应描述信息</w:t>
            </w:r>
          </w:p>
        </w:tc>
      </w:tr>
    </w:tbl>
    <w:p w14:paraId="544E0F11">
      <w:pPr>
        <w:spacing w:before="60" w:beforeAutospacing="0" w:after="60" w:afterAutospacing="0"/>
        <w:rPr>
          <w:rFonts w:hint="eastAsia" w:ascii="宋体" w:hAnsi="宋体" w:eastAsia="宋体" w:cs="宋体"/>
          <w:sz w:val="22"/>
          <w:szCs w:val="22"/>
          <w:lang w:val="en-US" w:eastAsia="en-US" w:bidi="ar-SA"/>
        </w:rPr>
      </w:pPr>
      <w:r>
        <w:rPr>
          <w:rFonts w:hint="eastAsia" w:ascii="宋体" w:hAnsi="宋体" w:eastAsia="宋体" w:cs="宋体"/>
          <w:b/>
          <w:sz w:val="20"/>
          <w:szCs w:val="22"/>
          <w:lang w:val="en-US" w:eastAsia="en-US" w:bidi="ar-SA"/>
        </w:rPr>
        <w:t>成功响应示例：</w:t>
      </w:r>
    </w:p>
    <w:p w14:paraId="14B34161">
      <w:pPr>
        <w:shd w:val="clear" w:fill="F5F5F5"/>
        <w:spacing w:before="60" w:beforeAutospacing="0" w:after="60" w:afterAutospacing="0"/>
        <w:ind w:left="567" w:leftChars="0"/>
        <w:rPr>
          <w:rFonts w:hint="eastAsia" w:ascii="宋体" w:hAnsi="宋体" w:eastAsia="宋体" w:cs="宋体"/>
          <w:sz w:val="22"/>
          <w:szCs w:val="22"/>
          <w:lang w:val="en-US" w:eastAsia="en-US" w:bidi="ar-SA"/>
        </w:rPr>
      </w:pPr>
      <w:r>
        <w:rPr>
          <w:rFonts w:hint="eastAsia" w:ascii="宋体" w:hAnsi="宋体" w:eastAsia="宋体" w:cs="宋体"/>
          <w:color w:val="333333"/>
          <w:sz w:val="17"/>
          <w:szCs w:val="22"/>
          <w:lang w:val="en-US" w:eastAsia="en-US" w:bidi="ar-SA"/>
        </w:rPr>
        <w:t>{</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"code": "0000",</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"msg": "员工信息变更通知成功"</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p>
    <w:p w14:paraId="50D436A1">
      <w:pPr>
        <w:spacing w:before="60" w:beforeAutospacing="0" w:after="60" w:afterAutospacing="0"/>
        <w:rPr>
          <w:rFonts w:hint="eastAsia" w:ascii="宋体" w:hAnsi="宋体" w:eastAsia="宋体" w:cs="宋体"/>
          <w:b/>
          <w:sz w:val="20"/>
          <w:szCs w:val="22"/>
          <w:lang w:val="en-US" w:eastAsia="en-US" w:bidi="ar-SA"/>
        </w:rPr>
      </w:pPr>
      <w:r>
        <w:rPr>
          <w:rFonts w:hint="eastAsia" w:ascii="宋体" w:hAnsi="宋体" w:eastAsia="宋体" w:cs="宋体"/>
          <w:b/>
          <w:sz w:val="20"/>
          <w:szCs w:val="22"/>
          <w:lang w:val="en-US" w:eastAsia="en-US" w:bidi="ar-SA"/>
        </w:rPr>
        <w:t>失败响应示例：</w:t>
      </w:r>
    </w:p>
    <w:p w14:paraId="7A1C9582">
      <w:pPr>
        <w:spacing w:before="60" w:beforeAutospacing="0" w:after="60" w:afterAutospacing="0"/>
        <w:rPr>
          <w:del w:id="14" w:author="上古龙庭" w:date="2026-08-07T15:59:01Z"/>
          <w:rFonts w:hint="eastAsia" w:ascii="宋体" w:hAnsi="宋体" w:eastAsia="宋体" w:cs="宋体"/>
          <w:b/>
          <w:sz w:val="20"/>
          <w:szCs w:val="22"/>
          <w:lang w:val="en-US" w:eastAsia="en-US" w:bidi="ar-SA"/>
        </w:rPr>
      </w:pPr>
    </w:p>
    <w:p w14:paraId="30E9C230">
      <w:pPr>
        <w:shd w:val="clear" w:fill="F5F5F5"/>
        <w:spacing w:before="60" w:beforeAutospacing="0" w:after="60" w:afterAutospacing="0"/>
        <w:ind w:left="567" w:leftChars="0"/>
        <w:rPr>
          <w:rFonts w:hint="eastAsia" w:ascii="宋体" w:hAnsi="宋体" w:eastAsia="宋体" w:cs="宋体"/>
          <w:sz w:val="22"/>
          <w:szCs w:val="22"/>
          <w:lang w:val="en-US" w:eastAsia="en-US" w:bidi="ar-SA"/>
        </w:rPr>
      </w:pPr>
      <w:r>
        <w:rPr>
          <w:rFonts w:hint="eastAsia" w:ascii="宋体" w:hAnsi="宋体" w:eastAsia="宋体" w:cs="宋体"/>
          <w:color w:val="333333"/>
          <w:sz w:val="17"/>
          <w:szCs w:val="22"/>
          <w:lang w:val="en-US" w:eastAsia="en-US" w:bidi="ar-SA"/>
        </w:rPr>
        <w:t>{</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"code": "1001",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"msg": "员工编号不存在"</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p>
    <w:p w14:paraId="37075629">
      <w:pPr>
        <w:pStyle w:val="5"/>
        <w:spacing w:before="200" w:beforeAutospacing="0" w:after="60" w:afterAutospacing="0"/>
        <w:rPr>
          <w:rFonts w:hint="eastAsia" w:ascii="宋体" w:hAnsi="宋体" w:eastAsia="宋体" w:cs="宋体"/>
        </w:rPr>
      </w:pPr>
      <w:r>
        <w:rPr>
          <w:rFonts w:hint="eastAsia" w:ascii="宋体" w:hAnsi="宋体" w:eastAsia="宋体" w:cs="宋体"/>
          <w:b/>
          <w:bCs/>
          <w:color w:val="4F81BD" w:themeColor="accent1"/>
          <w:sz w:val="22"/>
          <w:szCs w:val="22"/>
          <w:lang w:val="en-US" w:eastAsia="en-US" w:bidi="ar-SA"/>
          <w14:textFill>
            <w14:solidFill>
              <w14:schemeClr w14:val="accent1"/>
            </w14:solidFill>
          </w14:textFill>
        </w:rPr>
        <w:t>2.2.4 业务流程</w:t>
      </w:r>
    </w:p>
    <w:p w14:paraId="36D3450D">
      <w:pPr>
        <w:pStyle w:val="168"/>
        <w:rPr>
          <w:rFonts w:hint="eastAsia" w:ascii="宋体" w:hAnsi="宋体" w:eastAsia="宋体" w:cs="宋体"/>
          <w:lang w:val="en-US" w:eastAsia="en-US"/>
        </w:rPr>
      </w:pPr>
      <w:r>
        <w:rPr>
          <w:rFonts w:hint="eastAsia" w:ascii="宋体" w:hAnsi="宋体" w:eastAsia="宋体" w:cs="宋体"/>
          <w:lang w:val="en-US" w:eastAsia="en-US"/>
        </w:rPr>
        <w:t>① 管理员在 ACC 工作站调整员工信息（公司、中心、部门、岗位、实体员工卡号、照片） → ② ACC 校验后向 ITP 发送员工信息变更通知 → ③ ITP 更新员工档案并推送至 APP → ④ APP 更新本地员工卡信息 → ⑤ APP 返回确认 → ITP 转发确认 → ACC 记录操作日志</w:t>
      </w:r>
    </w:p>
    <w:p w14:paraId="3708BDBB">
      <w:pPr>
        <w:pStyle w:val="3"/>
        <w:spacing w:before="480" w:beforeAutospacing="0" w:after="60" w:afterAutospacing="0"/>
        <w:rPr>
          <w:rFonts w:hint="eastAsia" w:ascii="宋体" w:hAnsi="宋体" w:eastAsia="宋体" w:cs="宋体"/>
        </w:rPr>
      </w:pPr>
      <w:bookmarkStart w:id="42" w:name="_Toc26253_ai"/>
      <w:r>
        <w:rPr>
          <w:rFonts w:hint="eastAsia" w:ascii="宋体" w:hAnsi="宋体" w:eastAsia="宋体" w:cs="宋体"/>
          <w:b/>
          <w:bCs/>
          <w:color w:val="376092" w:themeColor="accent1" w:themeShade="BF"/>
          <w:sz w:val="28"/>
          <w:szCs w:val="28"/>
          <w:lang w:val="en-US" w:eastAsia="en-US" w:bidi="ar-SA"/>
        </w:rPr>
        <w:t>3. 上行请求接口</w:t>
      </w:r>
      <w:bookmarkEnd w:id="42"/>
      <w:r>
        <w:rPr>
          <w:rFonts w:hint="eastAsia" w:ascii="宋体" w:hAnsi="宋体" w:eastAsia="宋体" w:cs="宋体"/>
          <w:b/>
          <w:bCs/>
          <w:color w:val="376092" w:themeColor="accent1" w:themeShade="BF"/>
          <w:sz w:val="28"/>
          <w:szCs w:val="28"/>
          <w:lang w:val="en-US" w:eastAsia="en-US" w:bidi="ar-SA"/>
        </w:rPr>
        <w:t>（APP → ITP → ACC）</w:t>
      </w:r>
    </w:p>
    <w:p w14:paraId="51AE1318">
      <w:pPr>
        <w:spacing w:before="60" w:beforeAutospacing="0" w:after="60" w:afterAutospacing="0"/>
        <w:rPr>
          <w:rFonts w:hint="eastAsia" w:ascii="宋体" w:hAnsi="宋体" w:eastAsia="宋体" w:cs="宋体"/>
          <w:sz w:val="22"/>
          <w:szCs w:val="22"/>
          <w:lang w:val="en-US" w:eastAsia="en-US" w:bidi="ar-SA"/>
        </w:rPr>
      </w:pPr>
      <w:bookmarkStart w:id="43" w:name="_Toc23529"/>
      <w:bookmarkStart w:id="44" w:name="_Toc27502"/>
      <w:bookmarkStart w:id="45" w:name="_Toc2072"/>
      <w:r>
        <w:rPr>
          <w:rFonts w:hint="eastAsia" w:ascii="宋体" w:hAnsi="宋体" w:eastAsia="宋体" w:cs="宋体"/>
          <w:sz w:val="21"/>
          <w:szCs w:val="21"/>
          <w:lang w:val="en-US" w:eastAsia="en-US" w:bidi="ar-SA"/>
        </w:rPr>
        <w:t>以下接口由 APP 端发起，经 ITP 中转至 ACC 系统，用于查询信息和提交操作请求。</w:t>
      </w:r>
    </w:p>
    <w:bookmarkEnd w:id="43"/>
    <w:bookmarkEnd w:id="44"/>
    <w:bookmarkEnd w:id="45"/>
    <w:p w14:paraId="31E1EF54">
      <w:pPr>
        <w:pStyle w:val="4"/>
        <w:spacing w:before="480" w:beforeAutospacing="0" w:after="60" w:afterAutospacing="0"/>
        <w:rPr>
          <w:rFonts w:hint="eastAsia" w:ascii="宋体" w:hAnsi="宋体" w:eastAsia="宋体" w:cs="宋体"/>
        </w:rPr>
      </w:pPr>
      <w:bookmarkStart w:id="46" w:name="_Toc27502_ai"/>
      <w:bookmarkStart w:id="47" w:name="_Toc13570"/>
      <w:bookmarkStart w:id="48" w:name="_Toc14360"/>
      <w:bookmarkStart w:id="49" w:name="_Toc18104"/>
      <w:r>
        <w:rPr>
          <w:rFonts w:hint="eastAsia" w:ascii="宋体" w:hAnsi="宋体" w:eastAsia="宋体" w:cs="宋体"/>
          <w:b/>
          <w:bCs/>
          <w:color w:val="4F81BD" w:themeColor="accent1"/>
          <w:sz w:val="26"/>
          <w:szCs w:val="26"/>
          <w:lang w:val="en-US" w:eastAsia="en-US" w:bidi="ar-SA"/>
          <w14:textFill>
            <w14:solidFill>
              <w14:schemeClr w14:val="accent1"/>
            </w14:solidFill>
          </w14:textFill>
        </w:rPr>
        <w:t>3.1 员工卡信息查询</w:t>
      </w:r>
      <w:bookmarkEnd w:id="46"/>
    </w:p>
    <w:bookmarkEnd w:id="47"/>
    <w:bookmarkEnd w:id="48"/>
    <w:bookmarkEnd w:id="49"/>
    <w:p w14:paraId="74D77DBD">
      <w:pPr>
        <w:pStyle w:val="6"/>
        <w:spacing w:before="200" w:beforeAutospacing="0" w:after="60" w:afterAutospacing="0"/>
        <w:rPr>
          <w:rFonts w:hint="eastAsia" w:ascii="宋体" w:hAnsi="宋体" w:eastAsia="宋体" w:cs="宋体"/>
        </w:rPr>
      </w:pPr>
      <w:bookmarkStart w:id="50" w:name="_Toc14360_ai"/>
      <w:r>
        <w:rPr>
          <w:rFonts w:hint="eastAsia" w:ascii="宋体" w:hAnsi="宋体" w:eastAsia="宋体" w:cs="宋体"/>
          <w:b/>
          <w:bCs/>
          <w:color w:val="4F81BD" w:themeColor="accent1"/>
          <w:sz w:val="22"/>
          <w:szCs w:val="22"/>
          <w:lang w:val="en-US" w:eastAsia="en-US" w:bidi="ar-SA"/>
          <w14:textFill>
            <w14:solidFill>
              <w14:schemeClr w14:val="accent1"/>
            </w14:solidFill>
          </w14:textFill>
        </w:rPr>
        <w:t>3.1.1 接口概述</w:t>
      </w:r>
      <w:bookmarkEnd w:id="50"/>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2"/>
        <w:gridCol w:w="5846"/>
      </w:tblGrid>
      <w:tr w14:paraId="684AC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0E067916">
            <w:pPr>
              <w:spacing w:after="200" w:line="240" w:lineRule="auto"/>
              <w:jc w:val="left"/>
              <w:rPr>
                <w:rFonts w:hint="eastAsia" w:ascii="宋体" w:hAnsi="宋体" w:eastAsia="宋体" w:cs="宋体"/>
                <w:sz w:val="22"/>
                <w:szCs w:val="22"/>
                <w:lang w:val="en-US" w:eastAsia="en-US" w:bidi="ar-SA"/>
              </w:rPr>
            </w:pPr>
            <w:bookmarkStart w:id="51" w:name="_Toc25552"/>
            <w:bookmarkStart w:id="52" w:name="_Toc809"/>
            <w:bookmarkStart w:id="53" w:name="_Toc14060"/>
            <w:r>
              <w:rPr>
                <w:rFonts w:hint="eastAsia" w:ascii="宋体" w:hAnsi="宋体" w:eastAsia="宋体" w:cs="宋体"/>
                <w:b/>
                <w:color w:val="FFFFFF"/>
                <w:sz w:val="18"/>
                <w:szCs w:val="22"/>
                <w:lang w:val="en-US" w:eastAsia="en-US" w:bidi="ar-SA"/>
              </w:rPr>
              <w:t>属性</w:t>
            </w:r>
          </w:p>
        </w:tc>
        <w:tc>
          <w:tcPr>
            <w:tcW w:w="4536"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58B5099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值</w:t>
            </w:r>
          </w:p>
        </w:tc>
      </w:tr>
      <w:tr w14:paraId="3BDC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4536" w:type="dxa"/>
            <w:tcBorders>
              <w:top w:val="single" w:color="999999" w:sz="4" w:space="0"/>
              <w:left w:val="single" w:color="999999" w:sz="4" w:space="0"/>
              <w:bottom w:val="single" w:color="999999" w:sz="4" w:space="0"/>
              <w:right w:val="single" w:color="999999" w:sz="4" w:space="0"/>
            </w:tcBorders>
            <w:vAlign w:val="center"/>
          </w:tcPr>
          <w:p w14:paraId="6BD27B2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接口名称</w:t>
            </w:r>
          </w:p>
        </w:tc>
        <w:tc>
          <w:tcPr>
            <w:tcW w:w="4536" w:type="dxa"/>
            <w:tcBorders>
              <w:top w:val="single" w:color="999999" w:sz="4" w:space="0"/>
              <w:left w:val="single" w:color="999999" w:sz="4" w:space="0"/>
              <w:bottom w:val="single" w:color="999999" w:sz="4" w:space="0"/>
              <w:right w:val="single" w:color="999999" w:sz="4" w:space="0"/>
            </w:tcBorders>
            <w:vAlign w:val="center"/>
          </w:tcPr>
          <w:p w14:paraId="6EFF7BF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员工卡信息查询</w:t>
            </w:r>
          </w:p>
        </w:tc>
      </w:tr>
      <w:tr w14:paraId="166A8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4536" w:type="dxa"/>
            <w:tcBorders>
              <w:top w:val="single" w:color="999999" w:sz="4" w:space="0"/>
              <w:left w:val="single" w:color="999999" w:sz="4" w:space="0"/>
              <w:bottom w:val="single" w:color="999999" w:sz="4" w:space="0"/>
              <w:right w:val="single" w:color="999999" w:sz="4" w:space="0"/>
            </w:tcBorders>
            <w:vAlign w:val="center"/>
          </w:tcPr>
          <w:p w14:paraId="0BBB1DA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接口方向</w:t>
            </w:r>
          </w:p>
        </w:tc>
        <w:tc>
          <w:tcPr>
            <w:tcW w:w="4536" w:type="dxa"/>
            <w:tcBorders>
              <w:top w:val="single" w:color="999999" w:sz="4" w:space="0"/>
              <w:left w:val="single" w:color="999999" w:sz="4" w:space="0"/>
              <w:bottom w:val="single" w:color="999999" w:sz="4" w:space="0"/>
              <w:right w:val="single" w:color="999999" w:sz="4" w:space="0"/>
            </w:tcBorders>
            <w:vAlign w:val="center"/>
          </w:tcPr>
          <w:p w14:paraId="46D943A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APP → ITP → ACC</w:t>
            </w:r>
          </w:p>
        </w:tc>
      </w:tr>
      <w:tr w14:paraId="47D1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4536" w:type="dxa"/>
            <w:tcBorders>
              <w:top w:val="single" w:color="999999" w:sz="4" w:space="0"/>
              <w:left w:val="single" w:color="999999" w:sz="4" w:space="0"/>
              <w:bottom w:val="single" w:color="999999" w:sz="4" w:space="0"/>
              <w:right w:val="single" w:color="999999" w:sz="4" w:space="0"/>
            </w:tcBorders>
            <w:vAlign w:val="center"/>
          </w:tcPr>
          <w:p w14:paraId="08FD65BF">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场景描述</w:t>
            </w:r>
          </w:p>
        </w:tc>
        <w:tc>
          <w:tcPr>
            <w:tcW w:w="4536" w:type="dxa"/>
            <w:tcBorders>
              <w:top w:val="single" w:color="999999" w:sz="4" w:space="0"/>
              <w:left w:val="single" w:color="999999" w:sz="4" w:space="0"/>
              <w:bottom w:val="single" w:color="999999" w:sz="4" w:space="0"/>
              <w:right w:val="single" w:color="999999" w:sz="4" w:space="0"/>
            </w:tcBorders>
            <w:vAlign w:val="center"/>
          </w:tcPr>
          <w:p w14:paraId="4946EBF8">
            <w:pPr>
              <w:spacing w:after="200" w:line="240" w:lineRule="auto"/>
              <w:jc w:val="left"/>
              <w:rPr>
                <w:rFonts w:hint="eastAsia" w:ascii="宋体" w:hAnsi="宋体" w:eastAsia="宋体" w:cs="宋体"/>
                <w:sz w:val="22"/>
                <w:szCs w:val="22"/>
                <w:lang w:val="en-US" w:eastAsia="zh-CN" w:bidi="ar-SA"/>
              </w:rPr>
            </w:pPr>
            <w:r>
              <w:rPr>
                <w:rFonts w:hint="eastAsia" w:ascii="宋体" w:hAnsi="宋体" w:eastAsia="宋体" w:cs="宋体"/>
                <w:sz w:val="18"/>
                <w:szCs w:val="22"/>
                <w:lang w:val="en-US" w:eastAsia="en-US" w:bidi="ar-SA"/>
              </w:rPr>
              <w:t>员工通过 APP 查看个人电子员工卡详细信息，包括个人信息、卡状态、照片等。</w:t>
            </w:r>
            <w:r>
              <w:rPr>
                <w:rFonts w:hint="eastAsia" w:ascii="宋体" w:hAnsi="宋体" w:eastAsia="宋体" w:cs="宋体"/>
                <w:sz w:val="18"/>
                <w:szCs w:val="22"/>
                <w:lang w:val="en-US" w:eastAsia="zh-CN" w:bidi="ar-SA"/>
              </w:rPr>
              <w:t>若ITP无信息，则</w:t>
            </w:r>
            <w:r>
              <w:rPr>
                <w:rFonts w:hint="eastAsia" w:ascii="宋体" w:hAnsi="宋体" w:eastAsia="宋体" w:cs="宋体"/>
                <w:sz w:val="18"/>
                <w:szCs w:val="22"/>
                <w:lang w:val="en-US" w:eastAsia="en-US" w:bidi="ar-SA"/>
              </w:rPr>
              <w:t>ITP 向 ACC 发起查询请求，获取权威数据后返回给 APP。</w:t>
            </w:r>
            <w:r>
              <w:rPr>
                <w:rFonts w:hint="eastAsia" w:ascii="宋体" w:hAnsi="宋体" w:eastAsia="宋体" w:cs="宋体"/>
                <w:sz w:val="18"/>
                <w:szCs w:val="22"/>
                <w:lang w:val="en-US" w:eastAsia="zh-CN" w:bidi="ar-SA"/>
              </w:rPr>
              <w:t>若ITP有相应信息，则直接应答；</w:t>
            </w:r>
          </w:p>
        </w:tc>
      </w:tr>
      <w:tr w14:paraId="4419E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4536" w:type="dxa"/>
            <w:tcBorders>
              <w:top w:val="single" w:color="999999" w:sz="4" w:space="0"/>
              <w:left w:val="single" w:color="999999" w:sz="4" w:space="0"/>
              <w:bottom w:val="single" w:color="999999" w:sz="4" w:space="0"/>
              <w:right w:val="single" w:color="999999" w:sz="4" w:space="0"/>
            </w:tcBorders>
            <w:vAlign w:val="center"/>
          </w:tcPr>
          <w:p w14:paraId="676AA4A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触发条件</w:t>
            </w:r>
          </w:p>
        </w:tc>
        <w:tc>
          <w:tcPr>
            <w:tcW w:w="4536" w:type="dxa"/>
            <w:tcBorders>
              <w:top w:val="single" w:color="999999" w:sz="4" w:space="0"/>
              <w:left w:val="single" w:color="999999" w:sz="4" w:space="0"/>
              <w:bottom w:val="single" w:color="999999" w:sz="4" w:space="0"/>
              <w:right w:val="single" w:color="999999" w:sz="4" w:space="0"/>
            </w:tcBorders>
            <w:vAlign w:val="center"/>
          </w:tcPr>
          <w:p w14:paraId="308BC01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员工点击 APP 内「员工卡详情」页面</w:t>
            </w:r>
          </w:p>
        </w:tc>
      </w:tr>
      <w:tr w14:paraId="26F6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4536" w:type="dxa"/>
            <w:tcBorders>
              <w:top w:val="single" w:color="999999" w:sz="4" w:space="0"/>
              <w:left w:val="single" w:color="999999" w:sz="4" w:space="0"/>
              <w:bottom w:val="single" w:color="999999" w:sz="4" w:space="0"/>
              <w:right w:val="single" w:color="999999" w:sz="4" w:space="0"/>
            </w:tcBorders>
            <w:vAlign w:val="center"/>
          </w:tcPr>
          <w:p w14:paraId="6BBB7FF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通信方式</w:t>
            </w:r>
          </w:p>
        </w:tc>
        <w:tc>
          <w:tcPr>
            <w:tcW w:w="4536" w:type="dxa"/>
            <w:tcBorders>
              <w:top w:val="single" w:color="999999" w:sz="4" w:space="0"/>
              <w:left w:val="single" w:color="999999" w:sz="4" w:space="0"/>
              <w:bottom w:val="single" w:color="999999" w:sz="4" w:space="0"/>
              <w:right w:val="single" w:color="999999" w:sz="4" w:space="0"/>
            </w:tcBorders>
            <w:vAlign w:val="center"/>
          </w:tcPr>
          <w:p w14:paraId="5FC498AD">
            <w:pPr>
              <w:bidi w:val="0"/>
              <w:rPr>
                <w:rFonts w:hint="eastAsia" w:ascii="宋体" w:hAnsi="宋体" w:eastAsia="宋体" w:cs="宋体"/>
                <w:lang w:val="en-US" w:eastAsia="en-US"/>
              </w:rPr>
            </w:pPr>
            <w:r>
              <w:rPr>
                <w:rFonts w:hint="eastAsia" w:ascii="宋体" w:hAnsi="宋体" w:eastAsia="宋体" w:cs="宋体"/>
                <w:lang w:val="en-US" w:eastAsia="en-US"/>
              </w:rPr>
              <w:t>同步 HTTP POST</w:t>
            </w:r>
          </w:p>
        </w:tc>
      </w:tr>
      <w:tr w14:paraId="05D8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4536" w:type="dxa"/>
            <w:tcBorders>
              <w:top w:val="single" w:color="999999" w:sz="4" w:space="0"/>
              <w:left w:val="single" w:color="999999" w:sz="4" w:space="0"/>
              <w:bottom w:val="single" w:color="999999" w:sz="4" w:space="0"/>
              <w:right w:val="single" w:color="999999" w:sz="4" w:space="0"/>
            </w:tcBorders>
            <w:vAlign w:val="center"/>
          </w:tcPr>
          <w:p w14:paraId="54FE6AA5">
            <w:pPr>
              <w:spacing w:after="200" w:line="240" w:lineRule="auto"/>
              <w:jc w:val="left"/>
              <w:rPr>
                <w:rFonts w:hint="eastAsia" w:ascii="宋体" w:hAnsi="宋体" w:eastAsia="宋体" w:cs="宋体"/>
                <w:sz w:val="18"/>
                <w:szCs w:val="22"/>
                <w:lang w:val="en-US" w:eastAsia="zh-CN" w:bidi="ar-SA"/>
              </w:rPr>
            </w:pPr>
            <w:bookmarkStart w:id="54" w:name="_Toc14060_ai"/>
            <w:r>
              <w:rPr>
                <w:rFonts w:hint="eastAsia" w:ascii="宋体" w:hAnsi="宋体" w:eastAsia="宋体" w:cs="宋体"/>
                <w:sz w:val="18"/>
                <w:szCs w:val="22"/>
                <w:lang w:val="en-US" w:eastAsia="zh-CN" w:bidi="ar-SA"/>
              </w:rPr>
              <w:t>接口地址：</w:t>
            </w:r>
          </w:p>
          <w:p w14:paraId="65DA8C90">
            <w:pPr>
              <w:spacing w:after="200" w:line="240" w:lineRule="auto"/>
              <w:jc w:val="left"/>
              <w:rPr>
                <w:rFonts w:hint="eastAsia" w:ascii="宋体" w:hAnsi="宋体" w:eastAsia="宋体" w:cs="宋体"/>
                <w:sz w:val="18"/>
                <w:szCs w:val="22"/>
                <w:lang w:val="en-US" w:eastAsia="zh-CN" w:bidi="ar-SA"/>
              </w:rPr>
            </w:pPr>
            <w:r>
              <w:rPr>
                <w:rFonts w:hint="eastAsia" w:ascii="宋体" w:hAnsi="宋体" w:eastAsia="宋体" w:cs="宋体"/>
                <w:sz w:val="18"/>
                <w:szCs w:val="22"/>
                <w:lang w:val="en-US" w:eastAsia="zh-CN" w:bidi="ar-SA"/>
              </w:rPr>
              <w:t>App-&gt;itp</w:t>
            </w:r>
          </w:p>
          <w:p w14:paraId="3D3D1F20">
            <w:pPr>
              <w:spacing w:after="200" w:line="240" w:lineRule="auto"/>
              <w:jc w:val="left"/>
              <w:rPr>
                <w:rFonts w:hint="eastAsia" w:ascii="宋体" w:hAnsi="宋体" w:eastAsia="宋体" w:cs="宋体"/>
                <w:sz w:val="18"/>
                <w:szCs w:val="22"/>
                <w:lang w:val="en-US" w:eastAsia="zh-CN" w:bidi="ar-SA"/>
              </w:rPr>
            </w:pPr>
            <w:r>
              <w:rPr>
                <w:rFonts w:hint="eastAsia" w:ascii="宋体" w:hAnsi="宋体" w:eastAsia="宋体" w:cs="宋体"/>
                <w:sz w:val="18"/>
                <w:szCs w:val="22"/>
                <w:lang w:val="en-US" w:eastAsia="zh-CN" w:bidi="ar-SA"/>
              </w:rPr>
              <w:t>ITP-&gt;ACC</w:t>
            </w:r>
          </w:p>
        </w:tc>
        <w:tc>
          <w:tcPr>
            <w:tcW w:w="4536" w:type="dxa"/>
            <w:tcBorders>
              <w:top w:val="single" w:color="999999" w:sz="4" w:space="0"/>
              <w:left w:val="single" w:color="999999" w:sz="4" w:space="0"/>
              <w:bottom w:val="single" w:color="999999" w:sz="4" w:space="0"/>
              <w:right w:val="single" w:color="999999" w:sz="4" w:space="0"/>
            </w:tcBorders>
            <w:vAlign w:val="center"/>
          </w:tcPr>
          <w:p w14:paraId="0F62C98A">
            <w:pPr>
              <w:pStyle w:val="19"/>
              <w:bidi w:val="0"/>
              <w:rPr>
                <w:rFonts w:hint="eastAsia"/>
                <w:lang w:val="en-US" w:eastAsia="zh-CN"/>
              </w:rPr>
            </w:pPr>
            <w:r>
              <w:rPr>
                <w:rFonts w:hint="eastAsia"/>
                <w:lang w:val="en-US" w:eastAsia="zh-CN"/>
              </w:rPr>
              <w:fldChar w:fldCharType="begin"/>
            </w:r>
            <w:r>
              <w:rPr>
                <w:rFonts w:hint="eastAsia"/>
                <w:lang w:val="en-US" w:eastAsia="zh-CN"/>
              </w:rPr>
              <w:instrText xml:space="preserve"> HYPERLINK "http://172.20.211.200:48000/fep-app/ci/app/employee_card/query" </w:instrText>
            </w:r>
            <w:r>
              <w:rPr>
                <w:rFonts w:hint="eastAsia"/>
                <w:lang w:val="en-US" w:eastAsia="zh-CN"/>
              </w:rPr>
              <w:fldChar w:fldCharType="separate"/>
            </w:r>
            <w:r>
              <w:rPr>
                <w:rStyle w:val="138"/>
                <w:rFonts w:hint="eastAsia" w:ascii="宋体" w:hAnsi="宋体" w:eastAsia="宋体" w:cs="宋体"/>
                <w:lang w:val="en-US" w:eastAsia="zh-CN"/>
              </w:rPr>
              <w:t>http://172.20.211.200:48000/fep-app/ci/app/employee_card/query</w:t>
            </w:r>
            <w:r>
              <w:rPr>
                <w:rFonts w:hint="eastAsia"/>
                <w:lang w:val="en-US" w:eastAsia="zh-CN"/>
              </w:rPr>
              <w:fldChar w:fldCharType="end"/>
            </w:r>
          </w:p>
          <w:p w14:paraId="584B389E">
            <w:pPr>
              <w:bidi w:val="0"/>
              <w:rPr>
                <w:rFonts w:hint="eastAsia" w:ascii="宋体" w:hAnsi="宋体" w:eastAsia="宋体" w:cs="宋体"/>
                <w:lang w:val="en-US" w:eastAsia="zh-CN"/>
              </w:rPr>
            </w:pPr>
            <w:bookmarkStart w:id="138" w:name="_GoBack"/>
            <w:r>
              <w:rPr>
                <w:rFonts w:hint="eastAsia" w:ascii="宋体" w:hAnsi="宋体" w:eastAsia="宋体" w:cs="宋体"/>
                <w:lang w:val="en-US" w:eastAsia="zh-CN"/>
              </w:rPr>
              <w:t>http://172.20.211.11:32605/api/v1/employee_card/query</w:t>
            </w:r>
            <w:bookmarkEnd w:id="138"/>
          </w:p>
        </w:tc>
      </w:tr>
      <w:bookmarkEnd w:id="51"/>
      <w:bookmarkEnd w:id="52"/>
      <w:bookmarkEnd w:id="53"/>
    </w:tbl>
    <w:p w14:paraId="6DB55D99">
      <w:pPr>
        <w:pStyle w:val="6"/>
        <w:spacing w:before="200" w:beforeAutospacing="0" w:after="60" w:afterAutospacing="0"/>
        <w:rPr>
          <w:rFonts w:hint="eastAsia" w:ascii="宋体" w:hAnsi="宋体" w:eastAsia="宋体" w:cs="宋体"/>
        </w:rPr>
      </w:pPr>
      <w:r>
        <w:rPr>
          <w:rFonts w:hint="eastAsia" w:ascii="宋体" w:hAnsi="宋体" w:eastAsia="宋体" w:cs="宋体"/>
          <w:b/>
          <w:bCs/>
          <w:color w:val="4F81BD" w:themeColor="accent1"/>
          <w:sz w:val="22"/>
          <w:szCs w:val="22"/>
          <w:lang w:val="en-US" w:eastAsia="en-US" w:bidi="ar-SA"/>
          <w14:textFill>
            <w14:solidFill>
              <w14:schemeClr w14:val="accent1"/>
            </w14:solidFill>
          </w14:textFill>
        </w:rPr>
        <w:t>3.1.2 请求参数</w:t>
      </w:r>
      <w:bookmarkEnd w:id="54"/>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1844"/>
        <w:gridCol w:w="1844"/>
        <w:gridCol w:w="1844"/>
        <w:gridCol w:w="1859"/>
      </w:tblGrid>
      <w:tr w14:paraId="5C12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F1E667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参数名</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5F7AA98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类型</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C1037E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必填</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7C91524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长度</w:t>
            </w:r>
          </w:p>
        </w:tc>
        <w:tc>
          <w:tcPr>
            <w:tcW w:w="181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2A9D46C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说明</w:t>
            </w:r>
          </w:p>
        </w:tc>
      </w:tr>
      <w:tr w14:paraId="2467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1814" w:type="dxa"/>
            <w:tcBorders>
              <w:top w:val="single" w:color="999999" w:sz="4" w:space="0"/>
              <w:left w:val="single" w:color="999999" w:sz="4" w:space="0"/>
              <w:bottom w:val="single" w:color="999999" w:sz="4" w:space="0"/>
              <w:right w:val="single" w:color="999999" w:sz="4" w:space="0"/>
            </w:tcBorders>
            <w:vAlign w:val="center"/>
          </w:tcPr>
          <w:p w14:paraId="53C5024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cardNo</w:t>
            </w:r>
          </w:p>
        </w:tc>
        <w:tc>
          <w:tcPr>
            <w:tcW w:w="1814" w:type="dxa"/>
            <w:tcBorders>
              <w:top w:val="single" w:color="999999" w:sz="4" w:space="0"/>
              <w:left w:val="single" w:color="999999" w:sz="4" w:space="0"/>
              <w:bottom w:val="single" w:color="999999" w:sz="4" w:space="0"/>
              <w:right w:val="single" w:color="999999" w:sz="4" w:space="0"/>
            </w:tcBorders>
            <w:vAlign w:val="center"/>
          </w:tcPr>
          <w:p w14:paraId="6A7BB63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1814" w:type="dxa"/>
            <w:tcBorders>
              <w:top w:val="single" w:color="999999" w:sz="4" w:space="0"/>
              <w:left w:val="single" w:color="999999" w:sz="4" w:space="0"/>
              <w:bottom w:val="single" w:color="999999" w:sz="4" w:space="0"/>
              <w:right w:val="single" w:color="999999" w:sz="4" w:space="0"/>
            </w:tcBorders>
            <w:vAlign w:val="center"/>
          </w:tcPr>
          <w:p w14:paraId="2827A8D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是</w:t>
            </w:r>
          </w:p>
        </w:tc>
        <w:tc>
          <w:tcPr>
            <w:tcW w:w="1814" w:type="dxa"/>
            <w:tcBorders>
              <w:top w:val="single" w:color="999999" w:sz="4" w:space="0"/>
              <w:left w:val="single" w:color="999999" w:sz="4" w:space="0"/>
              <w:bottom w:val="single" w:color="999999" w:sz="4" w:space="0"/>
              <w:right w:val="single" w:color="999999" w:sz="4" w:space="0"/>
            </w:tcBorders>
            <w:vAlign w:val="center"/>
          </w:tcPr>
          <w:p w14:paraId="214A2D1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≤20</w:t>
            </w:r>
          </w:p>
        </w:tc>
        <w:tc>
          <w:tcPr>
            <w:tcW w:w="1814" w:type="dxa"/>
            <w:tcBorders>
              <w:top w:val="single" w:color="999999" w:sz="4" w:space="0"/>
              <w:left w:val="single" w:color="999999" w:sz="4" w:space="0"/>
              <w:bottom w:val="single" w:color="999999" w:sz="4" w:space="0"/>
              <w:right w:val="single" w:color="999999" w:sz="4" w:space="0"/>
            </w:tcBorders>
            <w:vAlign w:val="center"/>
          </w:tcPr>
          <w:p w14:paraId="10FDF24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实体员工卡卡号</w:t>
            </w:r>
          </w:p>
        </w:tc>
      </w:tr>
    </w:tbl>
    <w:p w14:paraId="5DCF564E">
      <w:pPr>
        <w:spacing w:before="60" w:beforeAutospacing="0" w:after="60" w:afterAutospacing="0"/>
        <w:rPr>
          <w:rFonts w:hint="eastAsia" w:ascii="宋体" w:hAnsi="宋体" w:eastAsia="宋体" w:cs="宋体"/>
          <w:sz w:val="22"/>
          <w:szCs w:val="22"/>
          <w:lang w:val="en-US" w:eastAsia="en-US" w:bidi="ar-SA"/>
        </w:rPr>
      </w:pPr>
      <w:r>
        <w:rPr>
          <w:rFonts w:hint="eastAsia" w:ascii="宋体" w:hAnsi="宋体" w:eastAsia="宋体" w:cs="宋体"/>
          <w:b/>
          <w:sz w:val="20"/>
          <w:szCs w:val="22"/>
          <w:lang w:val="en-US" w:eastAsia="en-US" w:bidi="ar-SA"/>
        </w:rPr>
        <w:t>请求示例：</w:t>
      </w:r>
    </w:p>
    <w:p w14:paraId="766C9B47">
      <w:pPr>
        <w:shd w:val="clear" w:fill="F5F5F5"/>
        <w:spacing w:before="60" w:beforeAutospacing="0" w:after="60" w:afterAutospacing="0"/>
        <w:ind w:left="567" w:leftChars="0"/>
        <w:rPr>
          <w:rFonts w:hint="eastAsia" w:ascii="宋体" w:hAnsi="宋体" w:eastAsia="宋体" w:cs="宋体"/>
          <w:sz w:val="22"/>
          <w:szCs w:val="22"/>
          <w:lang w:val="en-US" w:eastAsia="en-US" w:bidi="ar-SA"/>
        </w:rPr>
      </w:pPr>
      <w:bookmarkStart w:id="55" w:name="_Toc8937"/>
      <w:bookmarkStart w:id="56" w:name="_Toc14390"/>
      <w:bookmarkStart w:id="57" w:name="_Toc29412"/>
      <w:r>
        <w:rPr>
          <w:rFonts w:hint="eastAsia" w:ascii="宋体" w:hAnsi="宋体" w:eastAsia="宋体" w:cs="宋体"/>
          <w:color w:val="333333"/>
          <w:sz w:val="17"/>
          <w:szCs w:val="22"/>
          <w:lang w:val="en-US" w:eastAsia="en-US" w:bidi="ar-SA"/>
        </w:rPr>
        <w:t>{</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"cardNo": "QD20240001"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p>
    <w:bookmarkEnd w:id="55"/>
    <w:bookmarkEnd w:id="56"/>
    <w:bookmarkEnd w:id="57"/>
    <w:p w14:paraId="0E907F3C">
      <w:pPr>
        <w:pStyle w:val="6"/>
        <w:spacing w:before="200" w:beforeAutospacing="0" w:after="60" w:afterAutospacing="0"/>
        <w:rPr>
          <w:rFonts w:hint="eastAsia" w:ascii="宋体" w:hAnsi="宋体" w:eastAsia="宋体" w:cs="宋体"/>
        </w:rPr>
      </w:pPr>
      <w:bookmarkStart w:id="58" w:name="_Toc29412_ai"/>
      <w:r>
        <w:rPr>
          <w:rFonts w:hint="eastAsia" w:ascii="宋体" w:hAnsi="宋体" w:eastAsia="宋体" w:cs="宋体"/>
          <w:b/>
          <w:bCs/>
          <w:color w:val="4F81BD" w:themeColor="accent1"/>
          <w:sz w:val="22"/>
          <w:szCs w:val="22"/>
          <w:lang w:val="en-US" w:eastAsia="en-US" w:bidi="ar-SA"/>
          <w14:textFill>
            <w14:solidFill>
              <w14:schemeClr w14:val="accent1"/>
            </w14:solidFill>
          </w14:textFill>
        </w:rPr>
        <w:t>3.1.3 响应参数</w:t>
      </w:r>
      <w:bookmarkEnd w:id="58"/>
    </w:p>
    <w:tbl>
      <w:tblPr>
        <w:tblStyle w:val="36"/>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9"/>
        <w:gridCol w:w="3054"/>
        <w:gridCol w:w="3069"/>
      </w:tblGrid>
      <w:tr w14:paraId="1C199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02F47E4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参数名</w:t>
            </w:r>
          </w:p>
        </w:tc>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5C79C27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类型</w:t>
            </w:r>
          </w:p>
        </w:tc>
        <w:tc>
          <w:tcPr>
            <w:tcW w:w="3024" w:type="dxa"/>
            <w:tcBorders>
              <w:top w:val="single" w:color="999999" w:sz="4" w:space="0"/>
              <w:left w:val="single" w:color="999999" w:sz="4" w:space="0"/>
              <w:bottom w:val="single" w:color="999999" w:sz="4" w:space="0"/>
              <w:right w:val="single" w:color="999999" w:sz="4" w:space="0"/>
            </w:tcBorders>
            <w:shd w:val="clear" w:color="auto" w:fill="2F5496"/>
            <w:vAlign w:val="center"/>
          </w:tcPr>
          <w:p w14:paraId="4540DE0A">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b/>
                <w:color w:val="FFFFFF"/>
                <w:sz w:val="18"/>
                <w:szCs w:val="22"/>
                <w:lang w:val="en-US" w:eastAsia="en-US" w:bidi="ar-SA"/>
              </w:rPr>
              <w:t>说明</w:t>
            </w:r>
          </w:p>
        </w:tc>
      </w:tr>
      <w:tr w14:paraId="53B15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4A20558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code</w:t>
            </w:r>
          </w:p>
        </w:tc>
        <w:tc>
          <w:tcPr>
            <w:tcW w:w="3024" w:type="dxa"/>
            <w:tcBorders>
              <w:top w:val="single" w:color="999999" w:sz="4" w:space="0"/>
              <w:left w:val="single" w:color="999999" w:sz="4" w:space="0"/>
              <w:bottom w:val="single" w:color="999999" w:sz="4" w:space="0"/>
              <w:right w:val="single" w:color="999999" w:sz="4" w:space="0"/>
            </w:tcBorders>
            <w:vAlign w:val="center"/>
          </w:tcPr>
          <w:p w14:paraId="0131C398">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03EC4E6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响应码</w:t>
            </w:r>
          </w:p>
        </w:tc>
      </w:tr>
      <w:tr w14:paraId="6F6CE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69099ED5">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msg</w:t>
            </w:r>
          </w:p>
        </w:tc>
        <w:tc>
          <w:tcPr>
            <w:tcW w:w="3024" w:type="dxa"/>
            <w:tcBorders>
              <w:top w:val="single" w:color="999999" w:sz="4" w:space="0"/>
              <w:left w:val="single" w:color="999999" w:sz="4" w:space="0"/>
              <w:bottom w:val="single" w:color="999999" w:sz="4" w:space="0"/>
              <w:right w:val="single" w:color="999999" w:sz="4" w:space="0"/>
            </w:tcBorders>
            <w:vAlign w:val="center"/>
          </w:tcPr>
          <w:p w14:paraId="1B59741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0B7ADC7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响应描述</w:t>
            </w:r>
          </w:p>
        </w:tc>
      </w:tr>
      <w:tr w14:paraId="22277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727A7A1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employeeName</w:t>
            </w:r>
          </w:p>
        </w:tc>
        <w:tc>
          <w:tcPr>
            <w:tcW w:w="3024" w:type="dxa"/>
            <w:tcBorders>
              <w:top w:val="single" w:color="999999" w:sz="4" w:space="0"/>
              <w:left w:val="single" w:color="999999" w:sz="4" w:space="0"/>
              <w:bottom w:val="single" w:color="999999" w:sz="4" w:space="0"/>
              <w:right w:val="single" w:color="999999" w:sz="4" w:space="0"/>
            </w:tcBorders>
            <w:vAlign w:val="center"/>
          </w:tcPr>
          <w:p w14:paraId="65F4D68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14CB453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员工姓名</w:t>
            </w:r>
          </w:p>
        </w:tc>
      </w:tr>
      <w:tr w14:paraId="46C77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4B3E8D47">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employeeNo</w:t>
            </w:r>
          </w:p>
        </w:tc>
        <w:tc>
          <w:tcPr>
            <w:tcW w:w="3024" w:type="dxa"/>
            <w:tcBorders>
              <w:top w:val="single" w:color="999999" w:sz="4" w:space="0"/>
              <w:left w:val="single" w:color="999999" w:sz="4" w:space="0"/>
              <w:bottom w:val="single" w:color="999999" w:sz="4" w:space="0"/>
              <w:right w:val="single" w:color="999999" w:sz="4" w:space="0"/>
            </w:tcBorders>
            <w:vAlign w:val="center"/>
          </w:tcPr>
          <w:p w14:paraId="06ACBF1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1573C9F7">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员工编号</w:t>
            </w:r>
          </w:p>
        </w:tc>
      </w:tr>
      <w:tr w14:paraId="1207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71FEA793">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phone</w:t>
            </w:r>
          </w:p>
        </w:tc>
        <w:tc>
          <w:tcPr>
            <w:tcW w:w="3024" w:type="dxa"/>
            <w:tcBorders>
              <w:top w:val="single" w:color="999999" w:sz="4" w:space="0"/>
              <w:left w:val="single" w:color="999999" w:sz="4" w:space="0"/>
              <w:bottom w:val="single" w:color="999999" w:sz="4" w:space="0"/>
              <w:right w:val="single" w:color="999999" w:sz="4" w:space="0"/>
            </w:tcBorders>
            <w:vAlign w:val="center"/>
          </w:tcPr>
          <w:p w14:paraId="0AF130E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7F3E221E">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员工手机号</w:t>
            </w:r>
          </w:p>
        </w:tc>
      </w:tr>
      <w:tr w14:paraId="4D946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3AE0CB81">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idCardNo</w:t>
            </w:r>
          </w:p>
        </w:tc>
        <w:tc>
          <w:tcPr>
            <w:tcW w:w="3024" w:type="dxa"/>
            <w:tcBorders>
              <w:top w:val="single" w:color="999999" w:sz="4" w:space="0"/>
              <w:left w:val="single" w:color="999999" w:sz="4" w:space="0"/>
              <w:bottom w:val="single" w:color="999999" w:sz="4" w:space="0"/>
              <w:right w:val="single" w:color="999999" w:sz="4" w:space="0"/>
            </w:tcBorders>
            <w:vAlign w:val="center"/>
          </w:tcPr>
          <w:p w14:paraId="3EFC956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261B849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身份证号（脱敏处理：保留前6后4位）</w:t>
            </w:r>
          </w:p>
        </w:tc>
      </w:tr>
      <w:tr w14:paraId="286CB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44C230E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company</w:t>
            </w:r>
          </w:p>
        </w:tc>
        <w:tc>
          <w:tcPr>
            <w:tcW w:w="3024" w:type="dxa"/>
            <w:tcBorders>
              <w:top w:val="single" w:color="999999" w:sz="4" w:space="0"/>
              <w:left w:val="single" w:color="999999" w:sz="4" w:space="0"/>
              <w:bottom w:val="single" w:color="999999" w:sz="4" w:space="0"/>
              <w:right w:val="single" w:color="999999" w:sz="4" w:space="0"/>
            </w:tcBorders>
            <w:vAlign w:val="center"/>
          </w:tcPr>
          <w:p w14:paraId="414458C6">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6BAD696E">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所属公司</w:t>
            </w:r>
          </w:p>
        </w:tc>
      </w:tr>
      <w:tr w14:paraId="393F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53AB2FD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center</w:t>
            </w:r>
          </w:p>
        </w:tc>
        <w:tc>
          <w:tcPr>
            <w:tcW w:w="3024" w:type="dxa"/>
            <w:tcBorders>
              <w:top w:val="single" w:color="999999" w:sz="4" w:space="0"/>
              <w:left w:val="single" w:color="999999" w:sz="4" w:space="0"/>
              <w:bottom w:val="single" w:color="999999" w:sz="4" w:space="0"/>
              <w:right w:val="single" w:color="999999" w:sz="4" w:space="0"/>
            </w:tcBorders>
            <w:vAlign w:val="center"/>
          </w:tcPr>
          <w:p w14:paraId="3901319E">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511A0B0D">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所属中心</w:t>
            </w:r>
          </w:p>
        </w:tc>
      </w:tr>
      <w:tr w14:paraId="26A9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7C2867D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department</w:t>
            </w:r>
          </w:p>
        </w:tc>
        <w:tc>
          <w:tcPr>
            <w:tcW w:w="3024" w:type="dxa"/>
            <w:tcBorders>
              <w:top w:val="single" w:color="999999" w:sz="4" w:space="0"/>
              <w:left w:val="single" w:color="999999" w:sz="4" w:space="0"/>
              <w:bottom w:val="single" w:color="999999" w:sz="4" w:space="0"/>
              <w:right w:val="single" w:color="999999" w:sz="4" w:space="0"/>
            </w:tcBorders>
            <w:vAlign w:val="center"/>
          </w:tcPr>
          <w:p w14:paraId="70937219">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3556E6A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所属部门</w:t>
            </w:r>
          </w:p>
        </w:tc>
      </w:tr>
      <w:tr w14:paraId="2C0ED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5AA39744">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position</w:t>
            </w:r>
          </w:p>
        </w:tc>
        <w:tc>
          <w:tcPr>
            <w:tcW w:w="3024" w:type="dxa"/>
            <w:tcBorders>
              <w:top w:val="single" w:color="999999" w:sz="4" w:space="0"/>
              <w:left w:val="single" w:color="999999" w:sz="4" w:space="0"/>
              <w:bottom w:val="single" w:color="999999" w:sz="4" w:space="0"/>
              <w:right w:val="single" w:color="999999" w:sz="4" w:space="0"/>
            </w:tcBorders>
            <w:vAlign w:val="center"/>
          </w:tcPr>
          <w:p w14:paraId="48D2A16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47D1D722">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岗位</w:t>
            </w:r>
          </w:p>
        </w:tc>
      </w:tr>
      <w:tr w14:paraId="4E42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6EC2FB50">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cardNo</w:t>
            </w:r>
          </w:p>
        </w:tc>
        <w:tc>
          <w:tcPr>
            <w:tcW w:w="3024" w:type="dxa"/>
            <w:tcBorders>
              <w:top w:val="single" w:color="999999" w:sz="4" w:space="0"/>
              <w:left w:val="single" w:color="999999" w:sz="4" w:space="0"/>
              <w:bottom w:val="single" w:color="999999" w:sz="4" w:space="0"/>
              <w:right w:val="single" w:color="999999" w:sz="4" w:space="0"/>
            </w:tcBorders>
            <w:vAlign w:val="center"/>
          </w:tcPr>
          <w:p w14:paraId="01EB227C">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26E4666E">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实体员工卡号</w:t>
            </w:r>
          </w:p>
        </w:tc>
      </w:tr>
      <w:tr w14:paraId="775B8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39549842">
            <w:pPr>
              <w:spacing w:after="200" w:line="240" w:lineRule="auto"/>
              <w:jc w:val="left"/>
              <w:rPr>
                <w:rFonts w:hint="eastAsia" w:ascii="宋体" w:hAnsi="宋体" w:eastAsia="宋体" w:cs="宋体"/>
                <w:color w:val="FF0000"/>
                <w:sz w:val="22"/>
                <w:szCs w:val="22"/>
                <w:lang w:val="en-US" w:eastAsia="en-US" w:bidi="ar-SA"/>
              </w:rPr>
            </w:pPr>
            <w:r>
              <w:rPr>
                <w:rFonts w:hint="eastAsia" w:ascii="宋体" w:hAnsi="宋体" w:eastAsia="宋体" w:cs="宋体"/>
                <w:color w:val="FF0000"/>
                <w:sz w:val="18"/>
                <w:szCs w:val="22"/>
                <w:lang w:val="en-US" w:eastAsia="en-US" w:bidi="ar-SA"/>
              </w:rPr>
              <w:t>photoUrl</w:t>
            </w:r>
          </w:p>
        </w:tc>
        <w:tc>
          <w:tcPr>
            <w:tcW w:w="3024" w:type="dxa"/>
            <w:tcBorders>
              <w:top w:val="single" w:color="999999" w:sz="4" w:space="0"/>
              <w:left w:val="single" w:color="999999" w:sz="4" w:space="0"/>
              <w:bottom w:val="single" w:color="999999" w:sz="4" w:space="0"/>
              <w:right w:val="single" w:color="999999" w:sz="4" w:space="0"/>
            </w:tcBorders>
            <w:vAlign w:val="center"/>
          </w:tcPr>
          <w:p w14:paraId="33B917DD">
            <w:pPr>
              <w:spacing w:after="200" w:line="240" w:lineRule="auto"/>
              <w:jc w:val="left"/>
              <w:rPr>
                <w:rFonts w:hint="eastAsia" w:ascii="宋体" w:hAnsi="宋体" w:eastAsia="宋体" w:cs="宋体"/>
                <w:color w:val="FF0000"/>
                <w:sz w:val="22"/>
                <w:szCs w:val="22"/>
                <w:lang w:val="en-US" w:eastAsia="en-US" w:bidi="ar-SA"/>
              </w:rPr>
            </w:pPr>
            <w:r>
              <w:rPr>
                <w:rFonts w:hint="eastAsia" w:ascii="宋体" w:hAnsi="宋体" w:eastAsia="宋体" w:cs="宋体"/>
                <w:color w:val="FF0000"/>
                <w:sz w:val="18"/>
                <w:szCs w:val="22"/>
                <w:lang w:val="en-US" w:eastAsia="en-US" w:bidi="ar-SA"/>
              </w:rPr>
              <w:t>String</w:t>
            </w:r>
          </w:p>
        </w:tc>
        <w:tc>
          <w:tcPr>
            <w:tcW w:w="3024" w:type="dxa"/>
            <w:tcBorders>
              <w:top w:val="single" w:color="999999" w:sz="4" w:space="0"/>
              <w:left w:val="single" w:color="999999" w:sz="4" w:space="0"/>
              <w:bottom w:val="single" w:color="999999" w:sz="4" w:space="0"/>
              <w:right w:val="single" w:color="999999" w:sz="4" w:space="0"/>
            </w:tcBorders>
            <w:vAlign w:val="center"/>
          </w:tcPr>
          <w:p w14:paraId="01E2A077">
            <w:pPr>
              <w:spacing w:after="200" w:line="240" w:lineRule="auto"/>
              <w:jc w:val="left"/>
              <w:rPr>
                <w:rFonts w:hint="eastAsia" w:ascii="宋体" w:hAnsi="宋体" w:eastAsia="宋体" w:cs="宋体"/>
                <w:color w:val="FF0000"/>
                <w:sz w:val="22"/>
                <w:szCs w:val="22"/>
                <w:lang w:val="en-US" w:eastAsia="en-US" w:bidi="ar-SA"/>
              </w:rPr>
            </w:pPr>
            <w:r>
              <w:rPr>
                <w:rFonts w:hint="eastAsia" w:ascii="宋体" w:hAnsi="宋体" w:eastAsia="宋体" w:cs="宋体"/>
                <w:color w:val="FF0000"/>
                <w:sz w:val="18"/>
                <w:szCs w:val="22"/>
                <w:lang w:val="en-US" w:eastAsia="en-US" w:bidi="ar-SA"/>
              </w:rPr>
              <w:t>员工照片内容，Base64编码 （1寸证件照，ACC 端限制 ≤250KB）</w:t>
            </w:r>
          </w:p>
        </w:tc>
      </w:tr>
      <w:tr w14:paraId="0D5C8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CellSpacing w:w="15" w:type="dxa"/>
          <w:jc w:val="center"/>
        </w:trPr>
        <w:tc>
          <w:tcPr>
            <w:tcW w:w="3024" w:type="dxa"/>
            <w:tcBorders>
              <w:top w:val="single" w:color="999999" w:sz="4" w:space="0"/>
              <w:left w:val="single" w:color="999999" w:sz="4" w:space="0"/>
              <w:bottom w:val="single" w:color="999999" w:sz="4" w:space="0"/>
              <w:right w:val="single" w:color="999999" w:sz="4" w:space="0"/>
            </w:tcBorders>
            <w:vAlign w:val="center"/>
          </w:tcPr>
          <w:p w14:paraId="2F06E0B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CardStatus</w:t>
            </w:r>
          </w:p>
        </w:tc>
        <w:tc>
          <w:tcPr>
            <w:tcW w:w="3024" w:type="dxa"/>
            <w:tcBorders>
              <w:top w:val="single" w:color="999999" w:sz="4" w:space="0"/>
              <w:left w:val="single" w:color="999999" w:sz="4" w:space="0"/>
              <w:bottom w:val="single" w:color="999999" w:sz="4" w:space="0"/>
              <w:right w:val="single" w:color="999999" w:sz="4" w:space="0"/>
            </w:tcBorders>
            <w:vAlign w:val="center"/>
          </w:tcPr>
          <w:p w14:paraId="7DB905EB">
            <w:pPr>
              <w:spacing w:after="20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Integer</w:t>
            </w:r>
          </w:p>
        </w:tc>
        <w:tc>
          <w:tcPr>
            <w:tcW w:w="3024" w:type="dxa"/>
            <w:tcBorders>
              <w:top w:val="single" w:color="999999" w:sz="4" w:space="0"/>
              <w:left w:val="single" w:color="999999" w:sz="4" w:space="0"/>
              <w:bottom w:val="single" w:color="999999" w:sz="4" w:space="0"/>
              <w:right w:val="single" w:color="999999" w:sz="4" w:space="0"/>
            </w:tcBorders>
            <w:vAlign w:val="center"/>
          </w:tcPr>
          <w:p w14:paraId="2ECBF147">
            <w:pPr>
              <w:numPr>
                <w:ilvl w:val="0"/>
                <w:numId w:val="10"/>
              </w:numPr>
              <w:spacing w:after="0" w:line="240" w:lineRule="auto"/>
              <w:jc w:val="left"/>
              <w:rPr>
                <w:rFonts w:hint="eastAsia" w:ascii="宋体" w:hAnsi="宋体" w:eastAsia="宋体" w:cs="宋体"/>
                <w:sz w:val="22"/>
                <w:szCs w:val="22"/>
                <w:lang w:val="en-US" w:eastAsia="en-US" w:bidi="ar-SA"/>
              </w:rPr>
            </w:pPr>
            <w:r>
              <w:rPr>
                <w:rFonts w:hint="eastAsia" w:ascii="宋体" w:hAnsi="宋体" w:eastAsia="宋体" w:cs="宋体"/>
                <w:sz w:val="18"/>
                <w:szCs w:val="22"/>
                <w:lang w:val="en-US" w:eastAsia="en-US" w:bidi="ar-SA"/>
              </w:rPr>
              <w:t>启用（可正常使用），2-禁用（暂时不可用）</w:t>
            </w:r>
            <w:r>
              <w:rPr>
                <w:rFonts w:hint="eastAsia" w:ascii="宋体" w:hAnsi="宋体" w:eastAsia="宋体" w:cs="宋体"/>
                <w:sz w:val="18"/>
                <w:szCs w:val="22"/>
                <w:lang w:val="en-US" w:eastAsia="zh-CN" w:bidi="ar-SA"/>
              </w:rPr>
              <w:t>3-未启用</w:t>
            </w:r>
            <w:r>
              <w:rPr>
                <w:rFonts w:hint="eastAsia" w:ascii="宋体" w:hAnsi="宋体" w:eastAsia="宋体" w:cs="宋体"/>
                <w:sz w:val="18"/>
                <w:szCs w:val="22"/>
                <w:lang w:val="en-US" w:eastAsia="en-US" w:bidi="ar-SA"/>
              </w:rPr>
              <w:t>，3-删除/注销（永久不可用）对于新员工，缺省状态是3未启用</w:t>
            </w:r>
          </w:p>
        </w:tc>
      </w:tr>
    </w:tbl>
    <w:p w14:paraId="30CD0906">
      <w:pPr>
        <w:spacing w:before="60" w:beforeAutospacing="0" w:after="60" w:afterAutospacing="0"/>
        <w:rPr>
          <w:rFonts w:hint="eastAsia" w:ascii="宋体" w:hAnsi="宋体" w:eastAsia="宋体" w:cs="宋体"/>
          <w:sz w:val="22"/>
          <w:szCs w:val="22"/>
          <w:lang w:val="en-US" w:eastAsia="en-US" w:bidi="ar-SA"/>
        </w:rPr>
      </w:pPr>
      <w:r>
        <w:rPr>
          <w:rFonts w:hint="eastAsia" w:ascii="宋体" w:hAnsi="宋体" w:eastAsia="宋体" w:cs="宋体"/>
          <w:b/>
          <w:sz w:val="20"/>
          <w:szCs w:val="22"/>
          <w:lang w:val="en-US" w:eastAsia="en-US" w:bidi="ar-SA"/>
        </w:rPr>
        <w:t>成功响应示例：</w:t>
      </w:r>
    </w:p>
    <w:p w14:paraId="3A1AEACD">
      <w:pPr>
        <w:shd w:val="clear" w:fill="F5F5F5"/>
        <w:spacing w:before="60" w:beforeAutospacing="0" w:after="60" w:afterAutospacing="0"/>
        <w:ind w:left="567" w:leftChars="0"/>
        <w:rPr>
          <w:rFonts w:hint="eastAsia" w:ascii="宋体" w:hAnsi="宋体" w:eastAsia="宋体" w:cs="宋体"/>
          <w:sz w:val="22"/>
          <w:szCs w:val="22"/>
          <w:lang w:val="en-US" w:eastAsia="en-US" w:bidi="ar-SA"/>
        </w:rPr>
      </w:pPr>
      <w:bookmarkStart w:id="59" w:name="_Toc8545"/>
      <w:bookmarkStart w:id="60" w:name="_Toc20033"/>
      <w:bookmarkStart w:id="61" w:name="_Toc9940"/>
      <w:r>
        <w:rPr>
          <w:rFonts w:hint="eastAsia" w:ascii="宋体" w:hAnsi="宋体" w:eastAsia="宋体" w:cs="宋体"/>
          <w:color w:val="333333"/>
          <w:sz w:val="17"/>
          <w:szCs w:val="22"/>
          <w:lang w:val="en-US" w:eastAsia="en-US" w:bidi="ar-SA"/>
        </w:rPr>
        <w:t>{</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"code": "0000",</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"msg": "success",</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"employeeName": "张三",</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"employeeNo": "EMP2024001",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"phone": "138****8000",</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"idCardNo": "370200****1234",</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"company": "青岛地铁运营有限公司",</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"center": "运营一中心",</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"department": "客运一部",</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"position": "值班站长",</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"cardNo": "QD20240001",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"photoUrl": "XBCXCCVCCVXX",</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 xml:space="preserve">  "cardStatus": 1,</w:t>
      </w:r>
      <w:r>
        <w:rPr>
          <w:rFonts w:hint="eastAsia" w:ascii="宋体" w:hAnsi="宋体" w:eastAsia="宋体" w:cs="宋体"/>
          <w:color w:val="333333"/>
          <w:sz w:val="17"/>
          <w:szCs w:val="22"/>
          <w:lang w:val="en-US" w:eastAsia="en-US" w:bidi="ar-SA"/>
        </w:rPr>
        <w:br w:type="textWrapping"/>
      </w:r>
      <w:r>
        <w:rPr>
          <w:rFonts w:hint="eastAsia" w:ascii="宋体" w:hAnsi="宋体" w:eastAsia="宋体" w:cs="宋体"/>
          <w:color w:val="333333"/>
          <w:sz w:val="17"/>
          <w:szCs w:val="22"/>
          <w:lang w:val="en-US" w:eastAsia="en-US" w:bidi="ar-SA"/>
        </w:rPr>
        <w:t>}</w:t>
      </w:r>
    </w:p>
    <w:bookmarkEnd w:id="59"/>
    <w:bookmarkEnd w:id="60"/>
    <w:bookmarkEnd w:id="61"/>
    <w:p w14:paraId="7B6B75E3">
      <w:pPr>
        <w:pStyle w:val="6"/>
        <w:spacing w:before="200" w:beforeAutospacing="0" w:after="60" w:afterAutospacing="0"/>
        <w:rPr>
          <w:rFonts w:hint="eastAsia" w:ascii="宋体" w:hAnsi="宋体" w:eastAsia="宋体" w:cs="宋体"/>
        </w:rPr>
      </w:pPr>
      <w:bookmarkStart w:id="62" w:name="_Toc20033_ai"/>
      <w:r>
        <w:rPr>
          <w:rFonts w:hint="eastAsia" w:ascii="宋体" w:hAnsi="宋体" w:eastAsia="宋体" w:cs="宋体"/>
          <w:b/>
          <w:bCs/>
          <w:color w:val="4F81BD" w:themeColor="accent1"/>
          <w:sz w:val="22"/>
          <w:szCs w:val="22"/>
          <w:lang w:val="en-US" w:eastAsia="en-US" w:bidi="ar-SA"/>
          <w14:textFill>
            <w14:solidFill>
              <w14:schemeClr w14:val="accent1"/>
            </w14:solidFill>
          </w14:textFill>
        </w:rPr>
        <w:t>3.1.4 字段说明</w:t>
      </w:r>
      <w:bookmarkEnd w:id="62"/>
    </w:p>
    <w:p w14:paraId="56CA14A0">
      <w:pPr>
        <w:pStyle w:val="6"/>
        <w:rPr>
          <w:rFonts w:hint="eastAsia" w:ascii="宋体" w:hAnsi="宋体" w:eastAsia="宋体" w:cs="宋体"/>
        </w:rPr>
      </w:pPr>
      <w:bookmarkStart w:id="63" w:name="_Toc24554"/>
      <w:bookmarkStart w:id="64" w:name="_Toc29022"/>
      <w:bookmarkStart w:id="65" w:name="_Toc13823"/>
      <w:r>
        <w:rPr>
          <w:rFonts w:hint="eastAsia" w:ascii="宋体" w:hAnsi="宋体" w:eastAsia="宋体" w:cs="宋体"/>
        </w:rPr>
        <w:t>3.1.5 业务流程</w:t>
      </w:r>
      <w:bookmarkEnd w:id="63"/>
      <w:bookmarkEnd w:id="64"/>
      <w:bookmarkEnd w:id="65"/>
    </w:p>
    <w:p w14:paraId="4EE92FB4">
      <w:pPr>
        <w:rPr>
          <w:rFonts w:hint="eastAsia" w:ascii="宋体" w:hAnsi="宋体" w:eastAsia="宋体" w:cs="宋体"/>
        </w:rPr>
      </w:pPr>
      <w:r>
        <w:rPr>
          <w:rFonts w:hint="eastAsia" w:ascii="宋体" w:hAnsi="宋体" w:eastAsia="宋体" w:cs="宋体"/>
          <w:sz w:val="21"/>
          <w:szCs w:val="21"/>
        </w:rPr>
        <w:t>① 员工打开 APP 员工卡详情页 → ② APP 携带 cardNo 向 ITP 发起查询请求 → ③ ITP 鉴权后向 ACC 转发查询请求 → ④ ACC 从员工信息库检索并返回完整数据 → ⑤ ITP 脱敏处理（手机号、身份证）→ 返回 APP 展示</w:t>
      </w:r>
    </w:p>
    <w:p w14:paraId="04708E07">
      <w:pPr>
        <w:pStyle w:val="4"/>
        <w:rPr>
          <w:rFonts w:hint="eastAsia" w:ascii="宋体" w:hAnsi="宋体" w:eastAsia="宋体" w:cs="宋体"/>
        </w:rPr>
      </w:pPr>
      <w:bookmarkStart w:id="66" w:name="_Toc20644"/>
      <w:bookmarkStart w:id="67" w:name="_Toc3203"/>
      <w:bookmarkStart w:id="68" w:name="_Toc15226"/>
      <w:r>
        <w:rPr>
          <w:rFonts w:hint="eastAsia" w:ascii="宋体" w:hAnsi="宋体" w:eastAsia="宋体" w:cs="宋体"/>
        </w:rPr>
        <w:t>3.2 请求电子员工卡激活/禁用</w:t>
      </w:r>
      <w:bookmarkEnd w:id="66"/>
      <w:bookmarkEnd w:id="67"/>
      <w:bookmarkEnd w:id="68"/>
    </w:p>
    <w:p w14:paraId="651B9F13">
      <w:pPr>
        <w:pStyle w:val="6"/>
        <w:rPr>
          <w:rFonts w:hint="eastAsia" w:ascii="宋体" w:hAnsi="宋体" w:eastAsia="宋体" w:cs="宋体"/>
        </w:rPr>
      </w:pPr>
      <w:bookmarkStart w:id="69" w:name="_Toc6774"/>
      <w:bookmarkStart w:id="70" w:name="_Toc16017"/>
      <w:bookmarkStart w:id="71" w:name="_Toc22847"/>
      <w:r>
        <w:rPr>
          <w:rFonts w:hint="eastAsia" w:ascii="宋体" w:hAnsi="宋体" w:eastAsia="宋体" w:cs="宋体"/>
        </w:rPr>
        <w:t>3.2.1 接口概述</w:t>
      </w:r>
      <w:bookmarkEnd w:id="69"/>
      <w:bookmarkEnd w:id="70"/>
      <w:bookmarkEnd w:id="71"/>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5"/>
        <w:gridCol w:w="6813"/>
      </w:tblGrid>
      <w:tr w14:paraId="2C46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5" w:type="dxa"/>
            <w:tcBorders>
              <w:top w:val="single" w:color="999999" w:sz="4" w:space="0"/>
              <w:left w:val="single" w:color="999999" w:sz="4" w:space="0"/>
              <w:bottom w:val="single" w:color="999999" w:sz="4" w:space="0"/>
              <w:right w:val="single" w:color="999999" w:sz="4" w:space="0"/>
            </w:tcBorders>
            <w:shd w:val="clear" w:color="auto" w:fill="2F5496"/>
          </w:tcPr>
          <w:p w14:paraId="1E721B14">
            <w:pPr>
              <w:spacing w:after="0" w:line="240" w:lineRule="auto"/>
              <w:jc w:val="left"/>
              <w:rPr>
                <w:rFonts w:hint="eastAsia" w:ascii="宋体" w:hAnsi="宋体" w:eastAsia="宋体" w:cs="宋体"/>
              </w:rPr>
            </w:pPr>
            <w:r>
              <w:rPr>
                <w:rFonts w:hint="eastAsia" w:ascii="宋体" w:hAnsi="宋体" w:eastAsia="宋体" w:cs="宋体"/>
                <w:b/>
                <w:color w:val="FFFFFF"/>
                <w:sz w:val="18"/>
              </w:rPr>
              <w:t>属性</w:t>
            </w:r>
          </w:p>
        </w:tc>
        <w:tc>
          <w:tcPr>
            <w:tcW w:w="6813" w:type="dxa"/>
            <w:tcBorders>
              <w:top w:val="single" w:color="999999" w:sz="4" w:space="0"/>
              <w:left w:val="single" w:color="999999" w:sz="4" w:space="0"/>
              <w:bottom w:val="single" w:color="999999" w:sz="4" w:space="0"/>
              <w:right w:val="single" w:color="999999" w:sz="4" w:space="0"/>
            </w:tcBorders>
            <w:shd w:val="clear" w:color="auto" w:fill="2F5496"/>
          </w:tcPr>
          <w:p w14:paraId="5A3B96B2">
            <w:pPr>
              <w:spacing w:after="0" w:line="240" w:lineRule="auto"/>
              <w:jc w:val="left"/>
              <w:rPr>
                <w:rFonts w:hint="eastAsia" w:ascii="宋体" w:hAnsi="宋体" w:eastAsia="宋体" w:cs="宋体"/>
              </w:rPr>
            </w:pPr>
            <w:r>
              <w:rPr>
                <w:rFonts w:hint="eastAsia" w:ascii="宋体" w:hAnsi="宋体" w:eastAsia="宋体" w:cs="宋体"/>
                <w:b/>
                <w:color w:val="FFFFFF"/>
                <w:sz w:val="18"/>
              </w:rPr>
              <w:t>值</w:t>
            </w:r>
          </w:p>
        </w:tc>
      </w:tr>
      <w:tr w14:paraId="3238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5" w:type="dxa"/>
            <w:tcBorders>
              <w:top w:val="single" w:color="999999" w:sz="4" w:space="0"/>
              <w:left w:val="single" w:color="999999" w:sz="4" w:space="0"/>
              <w:bottom w:val="single" w:color="999999" w:sz="4" w:space="0"/>
              <w:right w:val="single" w:color="999999" w:sz="4" w:space="0"/>
            </w:tcBorders>
          </w:tcPr>
          <w:p w14:paraId="0F297CFF">
            <w:pPr>
              <w:spacing w:after="0" w:line="240" w:lineRule="auto"/>
              <w:jc w:val="left"/>
              <w:rPr>
                <w:rFonts w:hint="eastAsia" w:ascii="宋体" w:hAnsi="宋体" w:eastAsia="宋体" w:cs="宋体"/>
              </w:rPr>
            </w:pPr>
            <w:r>
              <w:rPr>
                <w:rFonts w:hint="eastAsia" w:ascii="宋体" w:hAnsi="宋体" w:eastAsia="宋体" w:cs="宋体"/>
                <w:sz w:val="18"/>
              </w:rPr>
              <w:t>接口名称</w:t>
            </w:r>
          </w:p>
        </w:tc>
        <w:tc>
          <w:tcPr>
            <w:tcW w:w="6813" w:type="dxa"/>
            <w:tcBorders>
              <w:top w:val="single" w:color="999999" w:sz="4" w:space="0"/>
              <w:left w:val="single" w:color="999999" w:sz="4" w:space="0"/>
              <w:bottom w:val="single" w:color="999999" w:sz="4" w:space="0"/>
              <w:right w:val="single" w:color="999999" w:sz="4" w:space="0"/>
            </w:tcBorders>
          </w:tcPr>
          <w:p w14:paraId="23B07D2E">
            <w:pPr>
              <w:spacing w:after="0" w:line="240" w:lineRule="auto"/>
              <w:jc w:val="left"/>
              <w:rPr>
                <w:rFonts w:hint="eastAsia" w:ascii="宋体" w:hAnsi="宋体" w:eastAsia="宋体" w:cs="宋体"/>
              </w:rPr>
            </w:pPr>
            <w:r>
              <w:rPr>
                <w:rFonts w:hint="eastAsia" w:ascii="宋体" w:hAnsi="宋体" w:eastAsia="宋体" w:cs="宋体"/>
                <w:sz w:val="18"/>
              </w:rPr>
              <w:t>请求电子员工卡激活/禁用</w:t>
            </w:r>
          </w:p>
        </w:tc>
      </w:tr>
      <w:tr w14:paraId="0D44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5" w:type="dxa"/>
            <w:tcBorders>
              <w:top w:val="single" w:color="999999" w:sz="4" w:space="0"/>
              <w:left w:val="single" w:color="999999" w:sz="4" w:space="0"/>
              <w:bottom w:val="single" w:color="999999" w:sz="4" w:space="0"/>
              <w:right w:val="single" w:color="999999" w:sz="4" w:space="0"/>
            </w:tcBorders>
          </w:tcPr>
          <w:p w14:paraId="54E05697">
            <w:pPr>
              <w:spacing w:after="0" w:line="240" w:lineRule="auto"/>
              <w:jc w:val="left"/>
              <w:rPr>
                <w:rFonts w:hint="eastAsia" w:ascii="宋体" w:hAnsi="宋体" w:eastAsia="宋体" w:cs="宋体"/>
              </w:rPr>
            </w:pPr>
            <w:r>
              <w:rPr>
                <w:rFonts w:hint="eastAsia" w:ascii="宋体" w:hAnsi="宋体" w:eastAsia="宋体" w:cs="宋体"/>
                <w:sz w:val="18"/>
              </w:rPr>
              <w:t>接口方向</w:t>
            </w:r>
          </w:p>
        </w:tc>
        <w:tc>
          <w:tcPr>
            <w:tcW w:w="6813" w:type="dxa"/>
            <w:tcBorders>
              <w:top w:val="single" w:color="999999" w:sz="4" w:space="0"/>
              <w:left w:val="single" w:color="999999" w:sz="4" w:space="0"/>
              <w:bottom w:val="single" w:color="999999" w:sz="4" w:space="0"/>
              <w:right w:val="single" w:color="999999" w:sz="4" w:space="0"/>
            </w:tcBorders>
          </w:tcPr>
          <w:p w14:paraId="21AB5041">
            <w:pPr>
              <w:spacing w:after="0" w:line="240" w:lineRule="auto"/>
              <w:jc w:val="left"/>
              <w:rPr>
                <w:rFonts w:hint="eastAsia" w:ascii="宋体" w:hAnsi="宋体" w:eastAsia="宋体" w:cs="宋体"/>
              </w:rPr>
            </w:pPr>
            <w:r>
              <w:rPr>
                <w:rFonts w:hint="eastAsia" w:ascii="宋体" w:hAnsi="宋体" w:eastAsia="宋体" w:cs="宋体"/>
                <w:sz w:val="18"/>
              </w:rPr>
              <w:t>APP → ITP → ACC</w:t>
            </w:r>
          </w:p>
        </w:tc>
      </w:tr>
      <w:tr w14:paraId="2104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5" w:type="dxa"/>
            <w:tcBorders>
              <w:top w:val="single" w:color="999999" w:sz="4" w:space="0"/>
              <w:left w:val="single" w:color="999999" w:sz="4" w:space="0"/>
              <w:bottom w:val="single" w:color="999999" w:sz="4" w:space="0"/>
              <w:right w:val="single" w:color="999999" w:sz="4" w:space="0"/>
            </w:tcBorders>
          </w:tcPr>
          <w:p w14:paraId="30710CC9">
            <w:pPr>
              <w:spacing w:after="0" w:line="240" w:lineRule="auto"/>
              <w:jc w:val="left"/>
              <w:rPr>
                <w:rFonts w:hint="eastAsia" w:ascii="宋体" w:hAnsi="宋体" w:eastAsia="宋体" w:cs="宋体"/>
              </w:rPr>
            </w:pPr>
            <w:r>
              <w:rPr>
                <w:rFonts w:hint="eastAsia" w:ascii="宋体" w:hAnsi="宋体" w:eastAsia="宋体" w:cs="宋体"/>
                <w:sz w:val="18"/>
              </w:rPr>
              <w:t>场景描述</w:t>
            </w:r>
          </w:p>
        </w:tc>
        <w:tc>
          <w:tcPr>
            <w:tcW w:w="6813" w:type="dxa"/>
            <w:tcBorders>
              <w:top w:val="single" w:color="999999" w:sz="4" w:space="0"/>
              <w:left w:val="single" w:color="999999" w:sz="4" w:space="0"/>
              <w:bottom w:val="single" w:color="999999" w:sz="4" w:space="0"/>
              <w:right w:val="single" w:color="999999" w:sz="4" w:space="0"/>
            </w:tcBorders>
          </w:tcPr>
          <w:p w14:paraId="71CA9AAF">
            <w:pPr>
              <w:spacing w:after="0" w:line="240" w:lineRule="auto"/>
              <w:jc w:val="left"/>
              <w:rPr>
                <w:rFonts w:hint="eastAsia" w:ascii="宋体" w:hAnsi="宋体" w:eastAsia="宋体" w:cs="宋体"/>
              </w:rPr>
            </w:pPr>
            <w:r>
              <w:rPr>
                <w:rFonts w:hint="eastAsia" w:ascii="宋体" w:hAnsi="宋体" w:eastAsia="宋体" w:cs="宋体"/>
                <w:sz w:val="18"/>
              </w:rPr>
              <w:t>员工通过 APP 提交电子员工卡的激活（开通）或禁用申请。ITP 将请求转发至 ACC，ACC 审核并处理后返回结果。前置条件：电子卡须处于「待启用」状态方可激活。</w:t>
            </w:r>
          </w:p>
        </w:tc>
      </w:tr>
      <w:tr w14:paraId="12A94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5" w:type="dxa"/>
            <w:tcBorders>
              <w:top w:val="single" w:color="999999" w:sz="4" w:space="0"/>
              <w:left w:val="single" w:color="999999" w:sz="4" w:space="0"/>
              <w:bottom w:val="single" w:color="999999" w:sz="4" w:space="0"/>
              <w:right w:val="single" w:color="999999" w:sz="4" w:space="0"/>
            </w:tcBorders>
          </w:tcPr>
          <w:p w14:paraId="2FE48F6C">
            <w:pPr>
              <w:spacing w:after="0" w:line="240" w:lineRule="auto"/>
              <w:jc w:val="left"/>
              <w:rPr>
                <w:rFonts w:hint="eastAsia" w:ascii="宋体" w:hAnsi="宋体" w:eastAsia="宋体" w:cs="宋体"/>
              </w:rPr>
            </w:pPr>
            <w:r>
              <w:rPr>
                <w:rFonts w:hint="eastAsia" w:ascii="宋体" w:hAnsi="宋体" w:eastAsia="宋体" w:cs="宋体"/>
                <w:sz w:val="18"/>
              </w:rPr>
              <w:t>触发条件</w:t>
            </w:r>
          </w:p>
        </w:tc>
        <w:tc>
          <w:tcPr>
            <w:tcW w:w="6813" w:type="dxa"/>
            <w:tcBorders>
              <w:top w:val="single" w:color="999999" w:sz="4" w:space="0"/>
              <w:left w:val="single" w:color="999999" w:sz="4" w:space="0"/>
              <w:bottom w:val="single" w:color="999999" w:sz="4" w:space="0"/>
              <w:right w:val="single" w:color="999999" w:sz="4" w:space="0"/>
            </w:tcBorders>
          </w:tcPr>
          <w:p w14:paraId="3485BFA8">
            <w:pPr>
              <w:spacing w:after="0" w:line="240" w:lineRule="auto"/>
              <w:jc w:val="left"/>
              <w:rPr>
                <w:rFonts w:hint="eastAsia" w:ascii="宋体" w:hAnsi="宋体" w:eastAsia="宋体" w:cs="宋体"/>
              </w:rPr>
            </w:pPr>
            <w:r>
              <w:rPr>
                <w:rFonts w:hint="eastAsia" w:ascii="宋体" w:hAnsi="宋体" w:eastAsia="宋体" w:cs="宋体"/>
                <w:sz w:val="18"/>
              </w:rPr>
              <w:t>员工在 APP 中点击「开通电子卡」或「暂停使用」按钮</w:t>
            </w:r>
          </w:p>
        </w:tc>
      </w:tr>
      <w:tr w14:paraId="0F56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5" w:type="dxa"/>
            <w:tcBorders>
              <w:top w:val="single" w:color="999999" w:sz="4" w:space="0"/>
              <w:left w:val="single" w:color="999999" w:sz="4" w:space="0"/>
              <w:bottom w:val="single" w:color="999999" w:sz="4" w:space="0"/>
              <w:right w:val="single" w:color="999999" w:sz="4" w:space="0"/>
            </w:tcBorders>
          </w:tcPr>
          <w:p w14:paraId="5199AB29">
            <w:pPr>
              <w:spacing w:after="0" w:line="240" w:lineRule="auto"/>
              <w:jc w:val="left"/>
              <w:rPr>
                <w:rFonts w:hint="eastAsia" w:ascii="宋体" w:hAnsi="宋体" w:eastAsia="宋体" w:cs="宋体"/>
              </w:rPr>
            </w:pPr>
            <w:r>
              <w:rPr>
                <w:rFonts w:hint="eastAsia" w:ascii="宋体" w:hAnsi="宋体" w:eastAsia="宋体" w:cs="宋体"/>
                <w:sz w:val="18"/>
              </w:rPr>
              <w:t>通信方式</w:t>
            </w:r>
          </w:p>
        </w:tc>
        <w:tc>
          <w:tcPr>
            <w:tcW w:w="6813" w:type="dxa"/>
            <w:tcBorders>
              <w:top w:val="single" w:color="999999" w:sz="4" w:space="0"/>
              <w:left w:val="single" w:color="999999" w:sz="4" w:space="0"/>
              <w:bottom w:val="single" w:color="999999" w:sz="4" w:space="0"/>
              <w:right w:val="single" w:color="999999" w:sz="4" w:space="0"/>
            </w:tcBorders>
          </w:tcPr>
          <w:p w14:paraId="7E80E773">
            <w:pPr>
              <w:spacing w:after="0" w:line="240" w:lineRule="auto"/>
              <w:jc w:val="left"/>
              <w:rPr>
                <w:rFonts w:hint="eastAsia" w:ascii="宋体" w:hAnsi="宋体" w:eastAsia="宋体" w:cs="宋体"/>
              </w:rPr>
            </w:pPr>
            <w:r>
              <w:rPr>
                <w:rFonts w:hint="eastAsia" w:ascii="宋体" w:hAnsi="宋体" w:eastAsia="宋体" w:cs="宋体"/>
                <w:sz w:val="18"/>
              </w:rPr>
              <w:t>同步 HTTP POST</w:t>
            </w:r>
          </w:p>
        </w:tc>
      </w:tr>
      <w:tr w14:paraId="7D7D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5" w:type="dxa"/>
            <w:tcBorders>
              <w:top w:val="single" w:color="999999" w:sz="4" w:space="0"/>
              <w:left w:val="single" w:color="999999" w:sz="4" w:space="0"/>
              <w:bottom w:val="single" w:color="999999" w:sz="4" w:space="0"/>
              <w:right w:val="single" w:color="999999" w:sz="4" w:space="0"/>
            </w:tcBorders>
          </w:tcPr>
          <w:p w14:paraId="5AC53368">
            <w:pPr>
              <w:spacing w:after="0" w:line="240" w:lineRule="auto"/>
              <w:jc w:val="left"/>
              <w:rPr>
                <w:rFonts w:hint="eastAsia" w:ascii="宋体" w:hAnsi="宋体" w:eastAsia="宋体" w:cs="宋体"/>
                <w:sz w:val="18"/>
                <w:lang w:val="en-US" w:eastAsia="zh-CN"/>
              </w:rPr>
            </w:pPr>
            <w:bookmarkStart w:id="72" w:name="_Toc22837"/>
            <w:bookmarkStart w:id="73" w:name="_Toc2137"/>
            <w:bookmarkStart w:id="74" w:name="_Toc28555"/>
            <w:r>
              <w:rPr>
                <w:rFonts w:hint="eastAsia" w:ascii="宋体" w:hAnsi="宋体" w:eastAsia="宋体" w:cs="宋体"/>
                <w:sz w:val="18"/>
                <w:lang w:val="en-US" w:eastAsia="zh-CN"/>
              </w:rPr>
              <w:t>接口地址</w:t>
            </w:r>
          </w:p>
        </w:tc>
        <w:tc>
          <w:tcPr>
            <w:tcW w:w="6813" w:type="dxa"/>
            <w:tcBorders>
              <w:top w:val="single" w:color="999999" w:sz="4" w:space="0"/>
              <w:left w:val="single" w:color="999999" w:sz="4" w:space="0"/>
              <w:bottom w:val="single" w:color="999999" w:sz="4" w:space="0"/>
              <w:right w:val="single" w:color="999999" w:sz="4" w:space="0"/>
            </w:tcBorders>
          </w:tcPr>
          <w:p w14:paraId="6366D71F">
            <w:pPr>
              <w:spacing w:after="0" w:line="240" w:lineRule="auto"/>
              <w:jc w:val="left"/>
              <w:rPr>
                <w:rFonts w:hint="eastAsia" w:ascii="宋体" w:hAnsi="宋体" w:eastAsia="宋体" w:cs="宋体"/>
                <w:sz w:val="18"/>
              </w:rPr>
            </w:pPr>
            <w:r>
              <w:rPr>
                <w:rFonts w:hint="eastAsia" w:ascii="宋体" w:hAnsi="宋体" w:eastAsia="宋体" w:cs="宋体"/>
                <w:sz w:val="18"/>
              </w:rPr>
              <w:t>http://172.20.211.11:32605/api/v1/employee_card/activate</w:t>
            </w:r>
          </w:p>
        </w:tc>
      </w:tr>
    </w:tbl>
    <w:p w14:paraId="227D730A">
      <w:pPr>
        <w:pStyle w:val="6"/>
        <w:rPr>
          <w:rFonts w:hint="eastAsia" w:ascii="宋体" w:hAnsi="宋体" w:eastAsia="宋体" w:cs="宋体"/>
        </w:rPr>
      </w:pPr>
      <w:r>
        <w:rPr>
          <w:rFonts w:hint="eastAsia" w:ascii="宋体" w:hAnsi="宋体" w:eastAsia="宋体" w:cs="宋体"/>
        </w:rPr>
        <w:t>3.2.2 请求参数</w:t>
      </w:r>
      <w:bookmarkEnd w:id="72"/>
      <w:bookmarkEnd w:id="73"/>
      <w:bookmarkEnd w:id="74"/>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5077A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999999" w:sz="4" w:space="0"/>
              <w:left w:val="single" w:color="999999" w:sz="4" w:space="0"/>
              <w:bottom w:val="single" w:color="999999" w:sz="4" w:space="0"/>
              <w:right w:val="single" w:color="999999" w:sz="4" w:space="0"/>
            </w:tcBorders>
            <w:shd w:val="clear" w:color="auto" w:fill="2F5496"/>
          </w:tcPr>
          <w:p w14:paraId="7031042F">
            <w:pPr>
              <w:spacing w:after="0" w:line="240" w:lineRule="auto"/>
              <w:jc w:val="left"/>
              <w:rPr>
                <w:rFonts w:hint="eastAsia" w:ascii="宋体" w:hAnsi="宋体" w:eastAsia="宋体" w:cs="宋体"/>
              </w:rPr>
            </w:pPr>
            <w:r>
              <w:rPr>
                <w:rFonts w:hint="eastAsia" w:ascii="宋体" w:hAnsi="宋体" w:eastAsia="宋体" w:cs="宋体"/>
                <w:b/>
                <w:color w:val="FFFFFF"/>
                <w:sz w:val="18"/>
              </w:rPr>
              <w:t>参数名</w:t>
            </w:r>
          </w:p>
        </w:tc>
        <w:tc>
          <w:tcPr>
            <w:tcW w:w="1814" w:type="dxa"/>
            <w:tcBorders>
              <w:top w:val="single" w:color="999999" w:sz="4" w:space="0"/>
              <w:left w:val="single" w:color="999999" w:sz="4" w:space="0"/>
              <w:bottom w:val="single" w:color="999999" w:sz="4" w:space="0"/>
              <w:right w:val="single" w:color="999999" w:sz="4" w:space="0"/>
            </w:tcBorders>
            <w:shd w:val="clear" w:color="auto" w:fill="2F5496"/>
          </w:tcPr>
          <w:p w14:paraId="7371D067">
            <w:pPr>
              <w:spacing w:after="0" w:line="240" w:lineRule="auto"/>
              <w:jc w:val="left"/>
              <w:rPr>
                <w:rFonts w:hint="eastAsia" w:ascii="宋体" w:hAnsi="宋体" w:eastAsia="宋体" w:cs="宋体"/>
              </w:rPr>
            </w:pPr>
            <w:r>
              <w:rPr>
                <w:rFonts w:hint="eastAsia" w:ascii="宋体" w:hAnsi="宋体" w:eastAsia="宋体" w:cs="宋体"/>
                <w:b/>
                <w:color w:val="FFFFFF"/>
                <w:sz w:val="18"/>
              </w:rPr>
              <w:t>类型</w:t>
            </w:r>
          </w:p>
        </w:tc>
        <w:tc>
          <w:tcPr>
            <w:tcW w:w="1814" w:type="dxa"/>
            <w:tcBorders>
              <w:top w:val="single" w:color="999999" w:sz="4" w:space="0"/>
              <w:left w:val="single" w:color="999999" w:sz="4" w:space="0"/>
              <w:bottom w:val="single" w:color="999999" w:sz="4" w:space="0"/>
              <w:right w:val="single" w:color="999999" w:sz="4" w:space="0"/>
            </w:tcBorders>
            <w:shd w:val="clear" w:color="auto" w:fill="2F5496"/>
          </w:tcPr>
          <w:p w14:paraId="464DF4CF">
            <w:pPr>
              <w:spacing w:after="0" w:line="240" w:lineRule="auto"/>
              <w:jc w:val="left"/>
              <w:rPr>
                <w:rFonts w:hint="eastAsia" w:ascii="宋体" w:hAnsi="宋体" w:eastAsia="宋体" w:cs="宋体"/>
              </w:rPr>
            </w:pPr>
            <w:r>
              <w:rPr>
                <w:rFonts w:hint="eastAsia" w:ascii="宋体" w:hAnsi="宋体" w:eastAsia="宋体" w:cs="宋体"/>
                <w:b/>
                <w:color w:val="FFFFFF"/>
                <w:sz w:val="18"/>
              </w:rPr>
              <w:t>必填</w:t>
            </w:r>
          </w:p>
        </w:tc>
        <w:tc>
          <w:tcPr>
            <w:tcW w:w="1814" w:type="dxa"/>
            <w:tcBorders>
              <w:top w:val="single" w:color="999999" w:sz="4" w:space="0"/>
              <w:left w:val="single" w:color="999999" w:sz="4" w:space="0"/>
              <w:bottom w:val="single" w:color="999999" w:sz="4" w:space="0"/>
              <w:right w:val="single" w:color="999999" w:sz="4" w:space="0"/>
            </w:tcBorders>
            <w:shd w:val="clear" w:color="auto" w:fill="2F5496"/>
          </w:tcPr>
          <w:p w14:paraId="0C454201">
            <w:pPr>
              <w:spacing w:after="0" w:line="240" w:lineRule="auto"/>
              <w:jc w:val="left"/>
              <w:rPr>
                <w:rFonts w:hint="eastAsia" w:ascii="宋体" w:hAnsi="宋体" w:eastAsia="宋体" w:cs="宋体"/>
              </w:rPr>
            </w:pPr>
            <w:r>
              <w:rPr>
                <w:rFonts w:hint="eastAsia" w:ascii="宋体" w:hAnsi="宋体" w:eastAsia="宋体" w:cs="宋体"/>
                <w:b/>
                <w:color w:val="FFFFFF"/>
                <w:sz w:val="18"/>
              </w:rPr>
              <w:t>长度</w:t>
            </w:r>
          </w:p>
        </w:tc>
        <w:tc>
          <w:tcPr>
            <w:tcW w:w="1814" w:type="dxa"/>
            <w:tcBorders>
              <w:top w:val="single" w:color="999999" w:sz="4" w:space="0"/>
              <w:left w:val="single" w:color="999999" w:sz="4" w:space="0"/>
              <w:bottom w:val="single" w:color="999999" w:sz="4" w:space="0"/>
              <w:right w:val="single" w:color="999999" w:sz="4" w:space="0"/>
            </w:tcBorders>
            <w:shd w:val="clear" w:color="auto" w:fill="2F5496"/>
          </w:tcPr>
          <w:p w14:paraId="76E9B423">
            <w:pPr>
              <w:spacing w:after="0" w:line="240" w:lineRule="auto"/>
              <w:jc w:val="left"/>
              <w:rPr>
                <w:rFonts w:hint="eastAsia" w:ascii="宋体" w:hAnsi="宋体" w:eastAsia="宋体" w:cs="宋体"/>
              </w:rPr>
            </w:pPr>
            <w:r>
              <w:rPr>
                <w:rFonts w:hint="eastAsia" w:ascii="宋体" w:hAnsi="宋体" w:eastAsia="宋体" w:cs="宋体"/>
                <w:b/>
                <w:color w:val="FFFFFF"/>
                <w:sz w:val="18"/>
              </w:rPr>
              <w:t>说明</w:t>
            </w:r>
          </w:p>
        </w:tc>
      </w:tr>
      <w:tr w14:paraId="4237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999999" w:sz="4" w:space="0"/>
              <w:left w:val="single" w:color="999999" w:sz="4" w:space="0"/>
              <w:bottom w:val="single" w:color="999999" w:sz="4" w:space="0"/>
              <w:right w:val="single" w:color="999999" w:sz="4" w:space="0"/>
            </w:tcBorders>
          </w:tcPr>
          <w:p w14:paraId="11EB2D44">
            <w:pPr>
              <w:spacing w:after="0" w:line="240" w:lineRule="auto"/>
              <w:jc w:val="left"/>
              <w:rPr>
                <w:rFonts w:hint="eastAsia" w:ascii="宋体" w:hAnsi="宋体" w:eastAsia="宋体" w:cs="宋体"/>
              </w:rPr>
            </w:pPr>
            <w:r>
              <w:rPr>
                <w:rFonts w:hint="eastAsia" w:ascii="宋体" w:hAnsi="宋体" w:eastAsia="宋体" w:cs="宋体"/>
                <w:sz w:val="18"/>
              </w:rPr>
              <w:t>cardNo</w:t>
            </w:r>
          </w:p>
        </w:tc>
        <w:tc>
          <w:tcPr>
            <w:tcW w:w="1814" w:type="dxa"/>
            <w:tcBorders>
              <w:top w:val="single" w:color="999999" w:sz="4" w:space="0"/>
              <w:left w:val="single" w:color="999999" w:sz="4" w:space="0"/>
              <w:bottom w:val="single" w:color="999999" w:sz="4" w:space="0"/>
              <w:right w:val="single" w:color="999999" w:sz="4" w:space="0"/>
            </w:tcBorders>
          </w:tcPr>
          <w:p w14:paraId="71899846">
            <w:pPr>
              <w:spacing w:after="0" w:line="240" w:lineRule="auto"/>
              <w:jc w:val="left"/>
              <w:rPr>
                <w:rFonts w:hint="eastAsia" w:ascii="宋体" w:hAnsi="宋体" w:eastAsia="宋体" w:cs="宋体"/>
              </w:rPr>
            </w:pPr>
            <w:r>
              <w:rPr>
                <w:rFonts w:hint="eastAsia" w:ascii="宋体" w:hAnsi="宋体" w:eastAsia="宋体" w:cs="宋体"/>
                <w:sz w:val="18"/>
              </w:rPr>
              <w:t>String</w:t>
            </w:r>
          </w:p>
        </w:tc>
        <w:tc>
          <w:tcPr>
            <w:tcW w:w="1814" w:type="dxa"/>
            <w:tcBorders>
              <w:top w:val="single" w:color="999999" w:sz="4" w:space="0"/>
              <w:left w:val="single" w:color="999999" w:sz="4" w:space="0"/>
              <w:bottom w:val="single" w:color="999999" w:sz="4" w:space="0"/>
              <w:right w:val="single" w:color="999999" w:sz="4" w:space="0"/>
            </w:tcBorders>
          </w:tcPr>
          <w:p w14:paraId="7E24680D">
            <w:pPr>
              <w:spacing w:after="0" w:line="240" w:lineRule="auto"/>
              <w:jc w:val="left"/>
              <w:rPr>
                <w:rFonts w:hint="eastAsia" w:ascii="宋体" w:hAnsi="宋体" w:eastAsia="宋体" w:cs="宋体"/>
              </w:rPr>
            </w:pPr>
            <w:r>
              <w:rPr>
                <w:rFonts w:hint="eastAsia" w:ascii="宋体" w:hAnsi="宋体" w:eastAsia="宋体" w:cs="宋体"/>
                <w:sz w:val="18"/>
              </w:rPr>
              <w:t>是</w:t>
            </w:r>
          </w:p>
        </w:tc>
        <w:tc>
          <w:tcPr>
            <w:tcW w:w="1814" w:type="dxa"/>
            <w:tcBorders>
              <w:top w:val="single" w:color="999999" w:sz="4" w:space="0"/>
              <w:left w:val="single" w:color="999999" w:sz="4" w:space="0"/>
              <w:bottom w:val="single" w:color="999999" w:sz="4" w:space="0"/>
              <w:right w:val="single" w:color="999999" w:sz="4" w:space="0"/>
            </w:tcBorders>
          </w:tcPr>
          <w:p w14:paraId="2600CFF7">
            <w:pPr>
              <w:spacing w:after="0" w:line="240" w:lineRule="auto"/>
              <w:jc w:val="left"/>
              <w:rPr>
                <w:rFonts w:hint="eastAsia" w:ascii="宋体" w:hAnsi="宋体" w:eastAsia="宋体" w:cs="宋体"/>
              </w:rPr>
            </w:pPr>
            <w:r>
              <w:rPr>
                <w:rFonts w:hint="eastAsia" w:ascii="宋体" w:hAnsi="宋体" w:eastAsia="宋体" w:cs="宋体"/>
                <w:sz w:val="18"/>
              </w:rPr>
              <w:t>≤20</w:t>
            </w:r>
          </w:p>
        </w:tc>
        <w:tc>
          <w:tcPr>
            <w:tcW w:w="1814" w:type="dxa"/>
            <w:tcBorders>
              <w:top w:val="single" w:color="999999" w:sz="4" w:space="0"/>
              <w:left w:val="single" w:color="999999" w:sz="4" w:space="0"/>
              <w:bottom w:val="single" w:color="999999" w:sz="4" w:space="0"/>
              <w:right w:val="single" w:color="999999" w:sz="4" w:space="0"/>
            </w:tcBorders>
          </w:tcPr>
          <w:p w14:paraId="45168547">
            <w:pPr>
              <w:spacing w:after="0" w:line="240" w:lineRule="auto"/>
              <w:jc w:val="left"/>
              <w:rPr>
                <w:rFonts w:hint="eastAsia" w:ascii="宋体" w:hAnsi="宋体" w:eastAsia="宋体" w:cs="宋体"/>
              </w:rPr>
            </w:pPr>
            <w:r>
              <w:rPr>
                <w:rFonts w:hint="eastAsia" w:ascii="宋体" w:hAnsi="宋体" w:eastAsia="宋体" w:cs="宋体"/>
                <w:sz w:val="18"/>
              </w:rPr>
              <w:t>实体员工卡卡号</w:t>
            </w:r>
          </w:p>
        </w:tc>
      </w:tr>
      <w:tr w14:paraId="0C57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Borders>
              <w:top w:val="single" w:color="999999" w:sz="4" w:space="0"/>
              <w:left w:val="single" w:color="999999" w:sz="4" w:space="0"/>
              <w:bottom w:val="single" w:color="999999" w:sz="4" w:space="0"/>
              <w:right w:val="single" w:color="999999" w:sz="4" w:space="0"/>
            </w:tcBorders>
          </w:tcPr>
          <w:p w14:paraId="209C73CF">
            <w:pPr>
              <w:spacing w:after="0" w:line="240" w:lineRule="auto"/>
              <w:jc w:val="left"/>
              <w:rPr>
                <w:rFonts w:hint="eastAsia" w:ascii="宋体" w:hAnsi="宋体" w:eastAsia="宋体" w:cs="宋体"/>
              </w:rPr>
            </w:pPr>
            <w:r>
              <w:rPr>
                <w:rFonts w:hint="eastAsia" w:ascii="宋体" w:hAnsi="宋体" w:eastAsia="宋体" w:cs="宋体"/>
                <w:sz w:val="18"/>
              </w:rPr>
              <w:t>actionFlag</w:t>
            </w:r>
          </w:p>
        </w:tc>
        <w:tc>
          <w:tcPr>
            <w:tcW w:w="1814" w:type="dxa"/>
            <w:tcBorders>
              <w:top w:val="single" w:color="999999" w:sz="4" w:space="0"/>
              <w:left w:val="single" w:color="999999" w:sz="4" w:space="0"/>
              <w:bottom w:val="single" w:color="999999" w:sz="4" w:space="0"/>
              <w:right w:val="single" w:color="999999" w:sz="4" w:space="0"/>
            </w:tcBorders>
          </w:tcPr>
          <w:p w14:paraId="36BB9078">
            <w:pPr>
              <w:spacing w:after="0" w:line="240" w:lineRule="auto"/>
              <w:jc w:val="left"/>
              <w:rPr>
                <w:rFonts w:hint="eastAsia" w:ascii="宋体" w:hAnsi="宋体" w:eastAsia="宋体" w:cs="宋体"/>
              </w:rPr>
            </w:pPr>
            <w:r>
              <w:rPr>
                <w:rFonts w:hint="eastAsia" w:ascii="宋体" w:hAnsi="宋体" w:eastAsia="宋体" w:cs="宋体"/>
                <w:sz w:val="18"/>
              </w:rPr>
              <w:t>Integer</w:t>
            </w:r>
          </w:p>
        </w:tc>
        <w:tc>
          <w:tcPr>
            <w:tcW w:w="1814" w:type="dxa"/>
            <w:tcBorders>
              <w:top w:val="single" w:color="999999" w:sz="4" w:space="0"/>
              <w:left w:val="single" w:color="999999" w:sz="4" w:space="0"/>
              <w:bottom w:val="single" w:color="999999" w:sz="4" w:space="0"/>
              <w:right w:val="single" w:color="999999" w:sz="4" w:space="0"/>
            </w:tcBorders>
          </w:tcPr>
          <w:p w14:paraId="0DC63C8E">
            <w:pPr>
              <w:spacing w:after="0" w:line="240" w:lineRule="auto"/>
              <w:jc w:val="left"/>
              <w:rPr>
                <w:rFonts w:hint="eastAsia" w:ascii="宋体" w:hAnsi="宋体" w:eastAsia="宋体" w:cs="宋体"/>
              </w:rPr>
            </w:pPr>
            <w:r>
              <w:rPr>
                <w:rFonts w:hint="eastAsia" w:ascii="宋体" w:hAnsi="宋体" w:eastAsia="宋体" w:cs="宋体"/>
                <w:sz w:val="18"/>
              </w:rPr>
              <w:t>是</w:t>
            </w:r>
          </w:p>
        </w:tc>
        <w:tc>
          <w:tcPr>
            <w:tcW w:w="1814" w:type="dxa"/>
            <w:tcBorders>
              <w:top w:val="single" w:color="999999" w:sz="4" w:space="0"/>
              <w:left w:val="single" w:color="999999" w:sz="4" w:space="0"/>
              <w:bottom w:val="single" w:color="999999" w:sz="4" w:space="0"/>
              <w:right w:val="single" w:color="999999" w:sz="4" w:space="0"/>
            </w:tcBorders>
          </w:tcPr>
          <w:p w14:paraId="18ECF927">
            <w:pPr>
              <w:spacing w:after="0" w:line="240" w:lineRule="auto"/>
              <w:jc w:val="left"/>
              <w:rPr>
                <w:rFonts w:hint="eastAsia" w:ascii="宋体" w:hAnsi="宋体" w:eastAsia="宋体" w:cs="宋体"/>
              </w:rPr>
            </w:pPr>
            <w:r>
              <w:rPr>
                <w:rFonts w:hint="eastAsia" w:ascii="宋体" w:hAnsi="宋体" w:eastAsia="宋体" w:cs="宋体"/>
                <w:sz w:val="18"/>
              </w:rPr>
              <w:t>1</w:t>
            </w:r>
          </w:p>
        </w:tc>
        <w:tc>
          <w:tcPr>
            <w:tcW w:w="1814" w:type="dxa"/>
            <w:tcBorders>
              <w:top w:val="single" w:color="999999" w:sz="4" w:space="0"/>
              <w:left w:val="single" w:color="999999" w:sz="4" w:space="0"/>
              <w:bottom w:val="single" w:color="999999" w:sz="4" w:space="0"/>
              <w:right w:val="single" w:color="999999" w:sz="4" w:space="0"/>
            </w:tcBorders>
          </w:tcPr>
          <w:p w14:paraId="42A3AB1E">
            <w:pPr>
              <w:spacing w:after="0" w:line="240" w:lineRule="auto"/>
              <w:jc w:val="left"/>
              <w:rPr>
                <w:rFonts w:hint="eastAsia" w:ascii="宋体" w:hAnsi="宋体" w:eastAsia="宋体" w:cs="宋体"/>
              </w:rPr>
            </w:pPr>
            <w:r>
              <w:rPr>
                <w:rFonts w:hint="eastAsia" w:ascii="宋体" w:hAnsi="宋体" w:eastAsia="宋体" w:cs="宋体"/>
                <w:sz w:val="18"/>
              </w:rPr>
              <w:t>操作标志：1-启用（激活），0-禁用</w:t>
            </w:r>
          </w:p>
        </w:tc>
      </w:tr>
    </w:tbl>
    <w:p w14:paraId="16E14391">
      <w:pPr>
        <w:rPr>
          <w:rFonts w:hint="eastAsia" w:ascii="宋体" w:hAnsi="宋体" w:eastAsia="宋体" w:cs="宋体"/>
        </w:rPr>
      </w:pPr>
      <w:r>
        <w:rPr>
          <w:rFonts w:hint="eastAsia" w:ascii="宋体" w:hAnsi="宋体" w:eastAsia="宋体" w:cs="宋体"/>
          <w:b/>
          <w:sz w:val="20"/>
        </w:rPr>
        <w:t>激活请求示例：</w:t>
      </w:r>
    </w:p>
    <w:p w14:paraId="58C4F45E">
      <w:pPr>
        <w:shd w:val="clear" w:fill="F5F5F5"/>
        <w:spacing w:before="80" w:after="80"/>
        <w:ind w:left="567"/>
        <w:rPr>
          <w:rFonts w:hint="eastAsia" w:ascii="宋体" w:hAnsi="宋体" w:eastAsia="宋体" w:cs="宋体"/>
        </w:rPr>
      </w:pPr>
      <w:r>
        <w:rPr>
          <w:rFonts w:hint="eastAsia" w:ascii="宋体" w:hAnsi="宋体" w:eastAsia="宋体" w:cs="宋体"/>
          <w:color w:val="333333"/>
          <w:sz w:val="17"/>
        </w:rPr>
        <w:t>{</w:t>
      </w:r>
      <w:r>
        <w:rPr>
          <w:rFonts w:hint="eastAsia" w:ascii="宋体" w:hAnsi="宋体" w:eastAsia="宋体" w:cs="宋体"/>
          <w:color w:val="333333"/>
          <w:sz w:val="17"/>
        </w:rPr>
        <w:br w:type="textWrapping"/>
      </w:r>
      <w:r>
        <w:rPr>
          <w:rFonts w:hint="eastAsia" w:ascii="宋体" w:hAnsi="宋体" w:eastAsia="宋体" w:cs="宋体"/>
          <w:color w:val="333333"/>
          <w:sz w:val="17"/>
        </w:rPr>
        <w:t xml:space="preserve">  "cardNo": "QD20240001",</w:t>
      </w:r>
      <w:r>
        <w:rPr>
          <w:rFonts w:hint="eastAsia" w:ascii="宋体" w:hAnsi="宋体" w:eastAsia="宋体" w:cs="宋体"/>
          <w:color w:val="333333"/>
          <w:sz w:val="17"/>
        </w:rPr>
        <w:br w:type="textWrapping"/>
      </w:r>
      <w:r>
        <w:rPr>
          <w:rFonts w:hint="eastAsia" w:ascii="宋体" w:hAnsi="宋体" w:eastAsia="宋体" w:cs="宋体"/>
          <w:color w:val="333333"/>
          <w:sz w:val="17"/>
        </w:rPr>
        <w:t xml:space="preserve">  "actionFlag": 1</w:t>
      </w:r>
      <w:r>
        <w:rPr>
          <w:rFonts w:hint="eastAsia" w:ascii="宋体" w:hAnsi="宋体" w:eastAsia="宋体" w:cs="宋体"/>
          <w:color w:val="333333"/>
          <w:sz w:val="17"/>
        </w:rPr>
        <w:br w:type="textWrapping"/>
      </w:r>
      <w:r>
        <w:rPr>
          <w:rFonts w:hint="eastAsia" w:ascii="宋体" w:hAnsi="宋体" w:eastAsia="宋体" w:cs="宋体"/>
          <w:color w:val="333333"/>
          <w:sz w:val="17"/>
        </w:rPr>
        <w:t>}</w:t>
      </w:r>
    </w:p>
    <w:p w14:paraId="295E1F26">
      <w:pPr>
        <w:rPr>
          <w:rFonts w:hint="eastAsia" w:ascii="宋体" w:hAnsi="宋体" w:eastAsia="宋体" w:cs="宋体"/>
        </w:rPr>
      </w:pPr>
      <w:r>
        <w:rPr>
          <w:rFonts w:hint="eastAsia" w:ascii="宋体" w:hAnsi="宋体" w:eastAsia="宋体" w:cs="宋体"/>
          <w:b/>
          <w:sz w:val="20"/>
        </w:rPr>
        <w:t>禁用请求示例：</w:t>
      </w:r>
    </w:p>
    <w:p w14:paraId="373F9C72">
      <w:pPr>
        <w:shd w:val="clear" w:fill="F5F5F5"/>
        <w:spacing w:before="80" w:after="80"/>
        <w:ind w:left="567"/>
        <w:rPr>
          <w:rFonts w:hint="eastAsia" w:ascii="宋体" w:hAnsi="宋体" w:eastAsia="宋体" w:cs="宋体"/>
        </w:rPr>
      </w:pPr>
      <w:r>
        <w:rPr>
          <w:rFonts w:hint="eastAsia" w:ascii="宋体" w:hAnsi="宋体" w:eastAsia="宋体" w:cs="宋体"/>
          <w:color w:val="333333"/>
          <w:sz w:val="17"/>
        </w:rPr>
        <w:t>{</w:t>
      </w:r>
      <w:r>
        <w:rPr>
          <w:rFonts w:hint="eastAsia" w:ascii="宋体" w:hAnsi="宋体" w:eastAsia="宋体" w:cs="宋体"/>
          <w:color w:val="333333"/>
          <w:sz w:val="17"/>
        </w:rPr>
        <w:br w:type="textWrapping"/>
      </w:r>
      <w:r>
        <w:rPr>
          <w:rFonts w:hint="eastAsia" w:ascii="宋体" w:hAnsi="宋体" w:eastAsia="宋体" w:cs="宋体"/>
          <w:color w:val="333333"/>
          <w:sz w:val="17"/>
        </w:rPr>
        <w:t xml:space="preserve">  "cardNo": "QD20240001",</w:t>
      </w:r>
      <w:r>
        <w:rPr>
          <w:rFonts w:hint="eastAsia" w:ascii="宋体" w:hAnsi="宋体" w:eastAsia="宋体" w:cs="宋体"/>
          <w:color w:val="333333"/>
          <w:sz w:val="17"/>
        </w:rPr>
        <w:br w:type="textWrapping"/>
      </w:r>
      <w:r>
        <w:rPr>
          <w:rFonts w:hint="eastAsia" w:ascii="宋体" w:hAnsi="宋体" w:eastAsia="宋体" w:cs="宋体"/>
          <w:color w:val="333333"/>
          <w:sz w:val="17"/>
        </w:rPr>
        <w:t xml:space="preserve">  "actionFlag": 0</w:t>
      </w:r>
      <w:r>
        <w:rPr>
          <w:rFonts w:hint="eastAsia" w:ascii="宋体" w:hAnsi="宋体" w:eastAsia="宋体" w:cs="宋体"/>
          <w:color w:val="333333"/>
          <w:sz w:val="17"/>
        </w:rPr>
        <w:br w:type="textWrapping"/>
      </w:r>
      <w:r>
        <w:rPr>
          <w:rFonts w:hint="eastAsia" w:ascii="宋体" w:hAnsi="宋体" w:eastAsia="宋体" w:cs="宋体"/>
          <w:color w:val="333333"/>
          <w:sz w:val="17"/>
        </w:rPr>
        <w:t>}</w:t>
      </w:r>
    </w:p>
    <w:p w14:paraId="13FF21F7">
      <w:pPr>
        <w:pStyle w:val="6"/>
        <w:rPr>
          <w:rFonts w:hint="eastAsia" w:ascii="宋体" w:hAnsi="宋体" w:eastAsia="宋体" w:cs="宋体"/>
        </w:rPr>
      </w:pPr>
      <w:bookmarkStart w:id="75" w:name="_Toc14280"/>
      <w:bookmarkStart w:id="76" w:name="_Toc3935"/>
      <w:bookmarkStart w:id="77" w:name="_Toc11197"/>
      <w:r>
        <w:rPr>
          <w:rFonts w:hint="eastAsia" w:ascii="宋体" w:hAnsi="宋体" w:eastAsia="宋体" w:cs="宋体"/>
        </w:rPr>
        <w:t>3.2.3 响应参数</w:t>
      </w:r>
      <w:bookmarkEnd w:id="75"/>
      <w:bookmarkEnd w:id="76"/>
      <w:bookmarkEnd w:id="77"/>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04B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7FBD57F1">
            <w:pPr>
              <w:spacing w:after="0" w:line="240" w:lineRule="auto"/>
              <w:jc w:val="left"/>
              <w:rPr>
                <w:rFonts w:hint="eastAsia" w:ascii="宋体" w:hAnsi="宋体" w:eastAsia="宋体" w:cs="宋体"/>
              </w:rPr>
            </w:pPr>
            <w:r>
              <w:rPr>
                <w:rFonts w:hint="eastAsia" w:ascii="宋体" w:hAnsi="宋体" w:eastAsia="宋体" w:cs="宋体"/>
                <w:b/>
                <w:color w:val="FFFFFF"/>
                <w:sz w:val="18"/>
              </w:rPr>
              <w:t>参数名</w:t>
            </w:r>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65D2C028">
            <w:pPr>
              <w:spacing w:after="0" w:line="240" w:lineRule="auto"/>
              <w:jc w:val="left"/>
              <w:rPr>
                <w:rFonts w:hint="eastAsia" w:ascii="宋体" w:hAnsi="宋体" w:eastAsia="宋体" w:cs="宋体"/>
              </w:rPr>
            </w:pPr>
            <w:r>
              <w:rPr>
                <w:rFonts w:hint="eastAsia" w:ascii="宋体" w:hAnsi="宋体" w:eastAsia="宋体" w:cs="宋体"/>
                <w:b/>
                <w:color w:val="FFFFFF"/>
                <w:sz w:val="18"/>
              </w:rPr>
              <w:t>类型</w:t>
            </w:r>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48AB6456">
            <w:pPr>
              <w:spacing w:after="0" w:line="240" w:lineRule="auto"/>
              <w:jc w:val="left"/>
              <w:rPr>
                <w:rFonts w:hint="eastAsia" w:ascii="宋体" w:hAnsi="宋体" w:eastAsia="宋体" w:cs="宋体"/>
              </w:rPr>
            </w:pPr>
            <w:r>
              <w:rPr>
                <w:rFonts w:hint="eastAsia" w:ascii="宋体" w:hAnsi="宋体" w:eastAsia="宋体" w:cs="宋体"/>
                <w:b/>
                <w:color w:val="FFFFFF"/>
                <w:sz w:val="18"/>
              </w:rPr>
              <w:t>说明</w:t>
            </w:r>
          </w:p>
        </w:tc>
      </w:tr>
      <w:tr w14:paraId="48352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0D9099D1">
            <w:pPr>
              <w:spacing w:after="0" w:line="240" w:lineRule="auto"/>
              <w:jc w:val="left"/>
              <w:rPr>
                <w:rFonts w:hint="eastAsia" w:ascii="宋体" w:hAnsi="宋体" w:eastAsia="宋体" w:cs="宋体"/>
              </w:rPr>
            </w:pPr>
            <w:r>
              <w:rPr>
                <w:rFonts w:hint="eastAsia" w:ascii="宋体" w:hAnsi="宋体" w:eastAsia="宋体" w:cs="宋体"/>
                <w:sz w:val="18"/>
              </w:rPr>
              <w:t>code</w:t>
            </w:r>
          </w:p>
        </w:tc>
        <w:tc>
          <w:tcPr>
            <w:tcW w:w="3024" w:type="dxa"/>
            <w:tcBorders>
              <w:top w:val="single" w:color="999999" w:sz="4" w:space="0"/>
              <w:left w:val="single" w:color="999999" w:sz="4" w:space="0"/>
              <w:bottom w:val="single" w:color="999999" w:sz="4" w:space="0"/>
              <w:right w:val="single" w:color="999999" w:sz="4" w:space="0"/>
            </w:tcBorders>
          </w:tcPr>
          <w:p w14:paraId="0B88D356">
            <w:pPr>
              <w:spacing w:after="0" w:line="240" w:lineRule="auto"/>
              <w:jc w:val="left"/>
              <w:rPr>
                <w:rFonts w:hint="eastAsia" w:ascii="宋体" w:hAnsi="宋体" w:eastAsia="宋体" w:cs="宋体"/>
              </w:rPr>
            </w:pPr>
            <w:r>
              <w:rPr>
                <w:rFonts w:hint="eastAsia" w:ascii="宋体" w:hAnsi="宋体" w:eastAsia="宋体" w:cs="宋体"/>
                <w:sz w:val="18"/>
              </w:rPr>
              <w:t>String</w:t>
            </w:r>
          </w:p>
        </w:tc>
        <w:tc>
          <w:tcPr>
            <w:tcW w:w="3024" w:type="dxa"/>
            <w:tcBorders>
              <w:top w:val="single" w:color="999999" w:sz="4" w:space="0"/>
              <w:left w:val="single" w:color="999999" w:sz="4" w:space="0"/>
              <w:bottom w:val="single" w:color="999999" w:sz="4" w:space="0"/>
              <w:right w:val="single" w:color="999999" w:sz="4" w:space="0"/>
            </w:tcBorders>
          </w:tcPr>
          <w:p w14:paraId="325614AD">
            <w:pPr>
              <w:spacing w:after="0" w:line="240" w:lineRule="auto"/>
              <w:jc w:val="left"/>
              <w:rPr>
                <w:rFonts w:hint="eastAsia" w:ascii="宋体" w:hAnsi="宋体" w:eastAsia="宋体" w:cs="宋体"/>
              </w:rPr>
            </w:pPr>
            <w:r>
              <w:rPr>
                <w:rFonts w:hint="eastAsia" w:ascii="宋体" w:hAnsi="宋体" w:eastAsia="宋体" w:cs="宋体"/>
                <w:sz w:val="18"/>
              </w:rPr>
              <w:t>响应码："0000" 成功，其他为失败</w:t>
            </w:r>
          </w:p>
        </w:tc>
      </w:tr>
      <w:tr w14:paraId="3183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tcBorders>
              <w:top w:val="single" w:color="999999" w:sz="4" w:space="0"/>
              <w:left w:val="single" w:color="999999" w:sz="4" w:space="0"/>
              <w:bottom w:val="single" w:color="999999" w:sz="4" w:space="0"/>
              <w:right w:val="single" w:color="999999" w:sz="4" w:space="0"/>
            </w:tcBorders>
          </w:tcPr>
          <w:p w14:paraId="6FE9CF9B">
            <w:pPr>
              <w:spacing w:after="0" w:line="240" w:lineRule="auto"/>
              <w:jc w:val="left"/>
              <w:rPr>
                <w:rFonts w:hint="eastAsia" w:ascii="宋体" w:hAnsi="宋体" w:eastAsia="宋体" w:cs="宋体"/>
              </w:rPr>
            </w:pPr>
            <w:r>
              <w:rPr>
                <w:rFonts w:hint="eastAsia" w:ascii="宋体" w:hAnsi="宋体" w:eastAsia="宋体" w:cs="宋体"/>
                <w:sz w:val="18"/>
              </w:rPr>
              <w:t>msg</w:t>
            </w:r>
          </w:p>
        </w:tc>
        <w:tc>
          <w:tcPr>
            <w:tcW w:w="3024" w:type="dxa"/>
            <w:tcBorders>
              <w:top w:val="single" w:color="999999" w:sz="4" w:space="0"/>
              <w:left w:val="single" w:color="999999" w:sz="4" w:space="0"/>
              <w:bottom w:val="single" w:color="999999" w:sz="4" w:space="0"/>
              <w:right w:val="single" w:color="999999" w:sz="4" w:space="0"/>
            </w:tcBorders>
          </w:tcPr>
          <w:p w14:paraId="49585CF2">
            <w:pPr>
              <w:spacing w:after="0" w:line="240" w:lineRule="auto"/>
              <w:jc w:val="left"/>
              <w:rPr>
                <w:rFonts w:hint="eastAsia" w:ascii="宋体" w:hAnsi="宋体" w:eastAsia="宋体" w:cs="宋体"/>
              </w:rPr>
            </w:pPr>
            <w:r>
              <w:rPr>
                <w:rFonts w:hint="eastAsia" w:ascii="宋体" w:hAnsi="宋体" w:eastAsia="宋体" w:cs="宋体"/>
                <w:sz w:val="18"/>
              </w:rPr>
              <w:t>String</w:t>
            </w:r>
          </w:p>
        </w:tc>
        <w:tc>
          <w:tcPr>
            <w:tcW w:w="3024" w:type="dxa"/>
            <w:tcBorders>
              <w:top w:val="single" w:color="999999" w:sz="4" w:space="0"/>
              <w:left w:val="single" w:color="999999" w:sz="4" w:space="0"/>
              <w:bottom w:val="single" w:color="999999" w:sz="4" w:space="0"/>
              <w:right w:val="single" w:color="999999" w:sz="4" w:space="0"/>
            </w:tcBorders>
          </w:tcPr>
          <w:p w14:paraId="6B736E02">
            <w:pPr>
              <w:spacing w:after="0" w:line="240" w:lineRule="auto"/>
              <w:jc w:val="left"/>
              <w:rPr>
                <w:rFonts w:hint="eastAsia" w:ascii="宋体" w:hAnsi="宋体" w:eastAsia="宋体" w:cs="宋体"/>
              </w:rPr>
            </w:pPr>
            <w:r>
              <w:rPr>
                <w:rFonts w:hint="eastAsia" w:ascii="宋体" w:hAnsi="宋体" w:eastAsia="宋体" w:cs="宋体"/>
                <w:sz w:val="18"/>
              </w:rPr>
              <w:t>响应描述信息</w:t>
            </w:r>
          </w:p>
        </w:tc>
      </w:tr>
    </w:tbl>
    <w:p w14:paraId="293DE1AC">
      <w:pPr>
        <w:rPr>
          <w:rFonts w:hint="eastAsia" w:ascii="宋体" w:hAnsi="宋体" w:eastAsia="宋体" w:cs="宋体"/>
        </w:rPr>
      </w:pPr>
      <w:r>
        <w:rPr>
          <w:rFonts w:hint="eastAsia" w:ascii="宋体" w:hAnsi="宋体" w:eastAsia="宋体" w:cs="宋体"/>
          <w:b/>
          <w:sz w:val="20"/>
        </w:rPr>
        <w:t>成功响应示例：</w:t>
      </w:r>
    </w:p>
    <w:p w14:paraId="61D9B8AD">
      <w:pPr>
        <w:shd w:val="clear" w:fill="F5F5F5"/>
        <w:spacing w:before="80" w:after="80"/>
        <w:ind w:left="567"/>
        <w:rPr>
          <w:rFonts w:hint="eastAsia" w:ascii="宋体" w:hAnsi="宋体" w:eastAsia="宋体" w:cs="宋体"/>
        </w:rPr>
      </w:pPr>
      <w:r>
        <w:rPr>
          <w:rFonts w:hint="eastAsia" w:ascii="宋体" w:hAnsi="宋体" w:eastAsia="宋体" w:cs="宋体"/>
          <w:color w:val="333333"/>
          <w:sz w:val="17"/>
        </w:rPr>
        <w:t>{</w:t>
      </w:r>
      <w:r>
        <w:rPr>
          <w:rFonts w:hint="eastAsia" w:ascii="宋体" w:hAnsi="宋体" w:eastAsia="宋体" w:cs="宋体"/>
          <w:color w:val="333333"/>
          <w:sz w:val="17"/>
        </w:rPr>
        <w:br w:type="textWrapping"/>
      </w:r>
      <w:r>
        <w:rPr>
          <w:rFonts w:hint="eastAsia" w:ascii="宋体" w:hAnsi="宋体" w:eastAsia="宋体" w:cs="宋体"/>
          <w:color w:val="333333"/>
          <w:sz w:val="17"/>
        </w:rPr>
        <w:t xml:space="preserve">  "code": "0000",</w:t>
      </w:r>
      <w:r>
        <w:rPr>
          <w:rFonts w:hint="eastAsia" w:ascii="宋体" w:hAnsi="宋体" w:eastAsia="宋体" w:cs="宋体"/>
          <w:color w:val="333333"/>
          <w:sz w:val="17"/>
        </w:rPr>
        <w:br w:type="textWrapping"/>
      </w:r>
      <w:r>
        <w:rPr>
          <w:rFonts w:hint="eastAsia" w:ascii="宋体" w:hAnsi="宋体" w:eastAsia="宋体" w:cs="宋体"/>
          <w:color w:val="333333"/>
          <w:sz w:val="17"/>
        </w:rPr>
        <w:t xml:space="preserve">  "msg": "电子员工卡激活成功"</w:t>
      </w:r>
      <w:r>
        <w:rPr>
          <w:rFonts w:hint="eastAsia" w:ascii="宋体" w:hAnsi="宋体" w:eastAsia="宋体" w:cs="宋体"/>
          <w:color w:val="333333"/>
          <w:sz w:val="17"/>
        </w:rPr>
        <w:br w:type="textWrapping"/>
      </w:r>
      <w:r>
        <w:rPr>
          <w:rFonts w:hint="eastAsia" w:ascii="宋体" w:hAnsi="宋体" w:eastAsia="宋体" w:cs="宋体"/>
          <w:color w:val="333333"/>
          <w:sz w:val="17"/>
        </w:rPr>
        <w:t>}</w:t>
      </w:r>
    </w:p>
    <w:p w14:paraId="231DB7FD">
      <w:pPr>
        <w:rPr>
          <w:rFonts w:hint="eastAsia" w:ascii="宋体" w:hAnsi="宋体" w:eastAsia="宋体" w:cs="宋体"/>
        </w:rPr>
      </w:pPr>
      <w:r>
        <w:rPr>
          <w:rFonts w:hint="eastAsia" w:ascii="宋体" w:hAnsi="宋体" w:eastAsia="宋体" w:cs="宋体"/>
          <w:b/>
          <w:sz w:val="20"/>
        </w:rPr>
        <w:t>失败响应示例：</w:t>
      </w:r>
    </w:p>
    <w:p w14:paraId="0102F8CA">
      <w:pPr>
        <w:shd w:val="clear" w:fill="F5F5F5"/>
        <w:spacing w:before="80" w:after="80"/>
        <w:ind w:left="567"/>
        <w:rPr>
          <w:rFonts w:hint="eastAsia" w:ascii="宋体" w:hAnsi="宋体" w:eastAsia="宋体" w:cs="宋体"/>
        </w:rPr>
      </w:pPr>
      <w:r>
        <w:rPr>
          <w:rFonts w:hint="eastAsia" w:ascii="宋体" w:hAnsi="宋体" w:eastAsia="宋体" w:cs="宋体"/>
          <w:color w:val="333333"/>
          <w:sz w:val="17"/>
        </w:rPr>
        <w:t>{</w:t>
      </w:r>
      <w:r>
        <w:rPr>
          <w:rFonts w:hint="eastAsia" w:ascii="宋体" w:hAnsi="宋体" w:eastAsia="宋体" w:cs="宋体"/>
          <w:color w:val="333333"/>
          <w:sz w:val="17"/>
        </w:rPr>
        <w:br w:type="textWrapping"/>
      </w:r>
      <w:r>
        <w:rPr>
          <w:rFonts w:hint="eastAsia" w:ascii="宋体" w:hAnsi="宋体" w:eastAsia="宋体" w:cs="宋体"/>
          <w:color w:val="333333"/>
          <w:sz w:val="17"/>
        </w:rPr>
        <w:t xml:space="preserve">  "code": "2002",</w:t>
      </w:r>
      <w:r>
        <w:rPr>
          <w:rFonts w:hint="eastAsia" w:ascii="宋体" w:hAnsi="宋体" w:eastAsia="宋体" w:cs="宋体"/>
          <w:color w:val="333333"/>
          <w:sz w:val="17"/>
        </w:rPr>
        <w:br w:type="textWrapping"/>
      </w:r>
      <w:r>
        <w:rPr>
          <w:rFonts w:hint="eastAsia" w:ascii="宋体" w:hAnsi="宋体" w:eastAsia="宋体" w:cs="宋体"/>
          <w:color w:val="333333"/>
          <w:sz w:val="17"/>
        </w:rPr>
        <w:t xml:space="preserve">  "msg": "电子卡当前状态不允许激活操作"</w:t>
      </w:r>
      <w:r>
        <w:rPr>
          <w:rFonts w:hint="eastAsia" w:ascii="宋体" w:hAnsi="宋体" w:eastAsia="宋体" w:cs="宋体"/>
          <w:color w:val="333333"/>
          <w:sz w:val="17"/>
        </w:rPr>
        <w:br w:type="textWrapping"/>
      </w:r>
      <w:r>
        <w:rPr>
          <w:rFonts w:hint="eastAsia" w:ascii="宋体" w:hAnsi="宋体" w:eastAsia="宋体" w:cs="宋体"/>
          <w:color w:val="333333"/>
          <w:sz w:val="17"/>
        </w:rPr>
        <w:t>}</w:t>
      </w:r>
    </w:p>
    <w:p w14:paraId="1AE5008E">
      <w:pPr>
        <w:pStyle w:val="6"/>
        <w:rPr>
          <w:rFonts w:hint="eastAsia" w:ascii="宋体" w:hAnsi="宋体" w:eastAsia="宋体" w:cs="宋体"/>
        </w:rPr>
      </w:pPr>
      <w:bookmarkStart w:id="78" w:name="_Toc4519"/>
      <w:bookmarkStart w:id="79" w:name="_Toc15693"/>
      <w:bookmarkStart w:id="80" w:name="_Toc16137"/>
      <w:r>
        <w:rPr>
          <w:rFonts w:hint="eastAsia" w:ascii="宋体" w:hAnsi="宋体" w:eastAsia="宋体" w:cs="宋体"/>
        </w:rPr>
        <w:t>3.2.4 业务流程</w:t>
      </w:r>
      <w:bookmarkEnd w:id="78"/>
      <w:bookmarkEnd w:id="79"/>
      <w:bookmarkEnd w:id="80"/>
    </w:p>
    <w:p w14:paraId="36163833">
      <w:pPr>
        <w:rPr>
          <w:rFonts w:hint="eastAsia" w:ascii="宋体" w:hAnsi="宋体" w:eastAsia="宋体" w:cs="宋体"/>
          <w:sz w:val="21"/>
          <w:szCs w:val="21"/>
          <w:lang w:eastAsia="zh-CN"/>
        </w:rPr>
      </w:pPr>
      <w:r>
        <w:rPr>
          <w:rFonts w:hint="eastAsia" w:ascii="宋体" w:hAnsi="宋体" w:eastAsia="宋体" w:cs="宋体"/>
          <w:sz w:val="21"/>
          <w:szCs w:val="21"/>
        </w:rPr>
        <w:t>① 员工在 APP 发起激活/禁用请求 → ② APP 校验本地状态（如已启用则不允许重复激活）→ ③ APP 向 ITP 发送请求 → ④ ITP 转发至 ACC → ⑤ ACC 校验业务规则并更新员工卡状态 → ⑥ ACC 返回处理结果 → ITP 转发 → APP 更新本地状态并展示结果</w:t>
      </w:r>
      <w:r>
        <w:rPr>
          <w:rFonts w:hint="eastAsia" w:ascii="宋体" w:hAnsi="宋体" w:eastAsia="宋体" w:cs="宋体"/>
          <w:sz w:val="21"/>
          <w:szCs w:val="21"/>
          <w:lang w:eastAsia="zh-CN"/>
        </w:rPr>
        <w:t>；</w:t>
      </w:r>
    </w:p>
    <w:p w14:paraId="4520B831">
      <w:pPr>
        <w:pStyle w:val="3"/>
        <w:rPr>
          <w:rFonts w:hint="eastAsia" w:ascii="宋体" w:hAnsi="宋体" w:eastAsia="宋体" w:cs="宋体"/>
        </w:rPr>
      </w:pPr>
      <w:bookmarkStart w:id="81" w:name="_Toc13299"/>
      <w:bookmarkStart w:id="82" w:name="_Toc2323"/>
      <w:bookmarkStart w:id="83" w:name="_Toc19528"/>
      <w:r>
        <w:rPr>
          <w:rFonts w:hint="eastAsia" w:ascii="宋体" w:hAnsi="宋体" w:eastAsia="宋体" w:cs="宋体"/>
        </w:rPr>
        <w:t>4. APP → ITP 直接接口</w:t>
      </w:r>
      <w:bookmarkEnd w:id="81"/>
      <w:bookmarkEnd w:id="82"/>
      <w:bookmarkEnd w:id="83"/>
    </w:p>
    <w:p w14:paraId="41752BA5">
      <w:pPr>
        <w:rPr>
          <w:rFonts w:hint="eastAsia" w:ascii="宋体" w:hAnsi="宋体" w:eastAsia="宋体" w:cs="宋体"/>
        </w:rPr>
      </w:pPr>
      <w:r>
        <w:rPr>
          <w:rFonts w:hint="eastAsia" w:ascii="宋体" w:hAnsi="宋体" w:eastAsia="宋体" w:cs="宋体"/>
          <w:sz w:val="21"/>
          <w:szCs w:val="21"/>
        </w:rPr>
        <w:t>以下接口由 APP 直接请求 ITP，不经过 ACC。</w:t>
      </w:r>
    </w:p>
    <w:p w14:paraId="749824BC">
      <w:pPr>
        <w:pStyle w:val="4"/>
        <w:rPr>
          <w:rFonts w:hint="eastAsia" w:ascii="宋体" w:hAnsi="宋体" w:eastAsia="宋体" w:cs="宋体"/>
        </w:rPr>
      </w:pPr>
      <w:bookmarkStart w:id="84" w:name="_Toc6918"/>
      <w:bookmarkStart w:id="85" w:name="_Toc12998"/>
      <w:bookmarkStart w:id="86" w:name="_Toc14735"/>
      <w:r>
        <w:rPr>
          <w:rFonts w:hint="eastAsia" w:ascii="宋体" w:hAnsi="宋体" w:eastAsia="宋体" w:cs="宋体"/>
        </w:rPr>
        <w:t>4.1 员工卡乘车记录查询</w:t>
      </w:r>
      <w:bookmarkEnd w:id="84"/>
      <w:bookmarkEnd w:id="85"/>
      <w:bookmarkEnd w:id="86"/>
    </w:p>
    <w:p w14:paraId="5A4DEC94">
      <w:pPr>
        <w:pStyle w:val="5"/>
        <w:rPr>
          <w:rFonts w:hint="eastAsia" w:ascii="宋体" w:hAnsi="宋体" w:eastAsia="宋体" w:cs="宋体"/>
        </w:rPr>
      </w:pPr>
      <w:bookmarkStart w:id="87" w:name="_Toc27592"/>
      <w:bookmarkStart w:id="88" w:name="_Toc24959"/>
      <w:bookmarkStart w:id="89" w:name="_Toc11905"/>
      <w:r>
        <w:rPr>
          <w:rFonts w:hint="eastAsia" w:ascii="宋体" w:hAnsi="宋体" w:eastAsia="宋体" w:cs="宋体"/>
        </w:rPr>
        <w:t>4.1.1 接口概述</w:t>
      </w:r>
      <w:bookmarkEnd w:id="87"/>
      <w:bookmarkEnd w:id="88"/>
      <w:bookmarkEnd w:id="89"/>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6405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2F5496"/>
          </w:tcPr>
          <w:p w14:paraId="69BC37A1">
            <w:pPr>
              <w:spacing w:after="0" w:line="240" w:lineRule="auto"/>
              <w:jc w:val="left"/>
              <w:rPr>
                <w:rFonts w:hint="eastAsia" w:ascii="宋体" w:hAnsi="宋体" w:eastAsia="宋体" w:cs="宋体"/>
              </w:rPr>
            </w:pPr>
            <w:r>
              <w:rPr>
                <w:rFonts w:hint="eastAsia" w:ascii="宋体" w:hAnsi="宋体" w:eastAsia="宋体" w:cs="宋体"/>
                <w:b/>
                <w:color w:val="FFFFFF"/>
                <w:sz w:val="18"/>
              </w:rPr>
              <w:t>属性</w:t>
            </w:r>
          </w:p>
        </w:tc>
        <w:tc>
          <w:tcPr>
            <w:tcW w:w="4536" w:type="dxa"/>
            <w:tcBorders>
              <w:top w:val="single" w:color="999999" w:sz="4" w:space="0"/>
              <w:left w:val="single" w:color="999999" w:sz="4" w:space="0"/>
              <w:bottom w:val="single" w:color="999999" w:sz="4" w:space="0"/>
              <w:right w:val="single" w:color="999999" w:sz="4" w:space="0"/>
            </w:tcBorders>
            <w:shd w:val="clear" w:color="auto" w:fill="2F5496"/>
          </w:tcPr>
          <w:p w14:paraId="42B5F6B5">
            <w:pPr>
              <w:spacing w:after="0" w:line="240" w:lineRule="auto"/>
              <w:jc w:val="left"/>
              <w:rPr>
                <w:rFonts w:hint="eastAsia" w:ascii="宋体" w:hAnsi="宋体" w:eastAsia="宋体" w:cs="宋体"/>
              </w:rPr>
            </w:pPr>
            <w:r>
              <w:rPr>
                <w:rFonts w:hint="eastAsia" w:ascii="宋体" w:hAnsi="宋体" w:eastAsia="宋体" w:cs="宋体"/>
                <w:b/>
                <w:color w:val="FFFFFF"/>
                <w:sz w:val="18"/>
              </w:rPr>
              <w:t>值</w:t>
            </w:r>
          </w:p>
        </w:tc>
      </w:tr>
      <w:tr w14:paraId="36E33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6C86BD85">
            <w:pPr>
              <w:spacing w:after="0" w:line="240" w:lineRule="auto"/>
              <w:jc w:val="left"/>
              <w:rPr>
                <w:rFonts w:hint="eastAsia" w:ascii="宋体" w:hAnsi="宋体" w:eastAsia="宋体" w:cs="宋体"/>
              </w:rPr>
            </w:pPr>
            <w:r>
              <w:rPr>
                <w:rFonts w:hint="eastAsia" w:ascii="宋体" w:hAnsi="宋体" w:eastAsia="宋体" w:cs="宋体"/>
                <w:sz w:val="18"/>
              </w:rPr>
              <w:t>接口名称</w:t>
            </w:r>
          </w:p>
        </w:tc>
        <w:tc>
          <w:tcPr>
            <w:tcW w:w="4536" w:type="dxa"/>
            <w:tcBorders>
              <w:top w:val="single" w:color="999999" w:sz="4" w:space="0"/>
              <w:left w:val="single" w:color="999999" w:sz="4" w:space="0"/>
              <w:bottom w:val="single" w:color="999999" w:sz="4" w:space="0"/>
              <w:right w:val="single" w:color="999999" w:sz="4" w:space="0"/>
            </w:tcBorders>
          </w:tcPr>
          <w:p w14:paraId="235AA681">
            <w:pPr>
              <w:spacing w:after="0" w:line="240" w:lineRule="auto"/>
              <w:jc w:val="left"/>
              <w:rPr>
                <w:rFonts w:hint="eastAsia" w:ascii="宋体" w:hAnsi="宋体" w:eastAsia="宋体" w:cs="宋体"/>
              </w:rPr>
            </w:pPr>
            <w:r>
              <w:rPr>
                <w:rFonts w:hint="eastAsia" w:ascii="宋体" w:hAnsi="宋体" w:eastAsia="宋体" w:cs="宋体"/>
                <w:sz w:val="18"/>
              </w:rPr>
              <w:t>员工卡乘车记录查询</w:t>
            </w:r>
          </w:p>
        </w:tc>
      </w:tr>
      <w:tr w14:paraId="19F9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53D5145B">
            <w:pPr>
              <w:spacing w:after="0" w:line="240" w:lineRule="auto"/>
              <w:jc w:val="left"/>
              <w:rPr>
                <w:rFonts w:hint="eastAsia" w:ascii="宋体" w:hAnsi="宋体" w:eastAsia="宋体" w:cs="宋体"/>
              </w:rPr>
            </w:pPr>
            <w:r>
              <w:rPr>
                <w:rFonts w:hint="eastAsia" w:ascii="宋体" w:hAnsi="宋体" w:eastAsia="宋体" w:cs="宋体"/>
                <w:sz w:val="18"/>
              </w:rPr>
              <w:t>接口方向</w:t>
            </w:r>
          </w:p>
        </w:tc>
        <w:tc>
          <w:tcPr>
            <w:tcW w:w="4536" w:type="dxa"/>
            <w:tcBorders>
              <w:top w:val="single" w:color="999999" w:sz="4" w:space="0"/>
              <w:left w:val="single" w:color="999999" w:sz="4" w:space="0"/>
              <w:bottom w:val="single" w:color="999999" w:sz="4" w:space="0"/>
              <w:right w:val="single" w:color="999999" w:sz="4" w:space="0"/>
            </w:tcBorders>
          </w:tcPr>
          <w:p w14:paraId="18E9B503">
            <w:pPr>
              <w:spacing w:after="0" w:line="240" w:lineRule="auto"/>
              <w:jc w:val="left"/>
              <w:rPr>
                <w:rFonts w:hint="eastAsia" w:ascii="宋体" w:hAnsi="宋体" w:eastAsia="宋体" w:cs="宋体"/>
              </w:rPr>
            </w:pPr>
            <w:r>
              <w:rPr>
                <w:rFonts w:hint="eastAsia" w:ascii="宋体" w:hAnsi="宋体" w:eastAsia="宋体" w:cs="宋体"/>
                <w:sz w:val="18"/>
              </w:rPr>
              <w:t>APP → ITP</w:t>
            </w:r>
          </w:p>
        </w:tc>
      </w:tr>
      <w:tr w14:paraId="54DF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2AB0B35B">
            <w:pPr>
              <w:spacing w:after="0" w:line="240" w:lineRule="auto"/>
              <w:jc w:val="left"/>
              <w:rPr>
                <w:rFonts w:hint="eastAsia" w:ascii="宋体" w:hAnsi="宋体" w:eastAsia="宋体" w:cs="宋体"/>
              </w:rPr>
            </w:pPr>
            <w:r>
              <w:rPr>
                <w:rFonts w:hint="eastAsia" w:ascii="宋体" w:hAnsi="宋体" w:eastAsia="宋体" w:cs="宋体"/>
                <w:sz w:val="18"/>
              </w:rPr>
              <w:t>场景描述</w:t>
            </w:r>
          </w:p>
        </w:tc>
        <w:tc>
          <w:tcPr>
            <w:tcW w:w="4536" w:type="dxa"/>
            <w:tcBorders>
              <w:top w:val="single" w:color="999999" w:sz="4" w:space="0"/>
              <w:left w:val="single" w:color="999999" w:sz="4" w:space="0"/>
              <w:bottom w:val="single" w:color="999999" w:sz="4" w:space="0"/>
              <w:right w:val="single" w:color="999999" w:sz="4" w:space="0"/>
            </w:tcBorders>
          </w:tcPr>
          <w:p w14:paraId="30D2802D">
            <w:pPr>
              <w:spacing w:after="0" w:line="240" w:lineRule="auto"/>
              <w:jc w:val="left"/>
              <w:rPr>
                <w:rFonts w:hint="eastAsia" w:ascii="宋体" w:hAnsi="宋体" w:eastAsia="宋体" w:cs="宋体"/>
              </w:rPr>
            </w:pPr>
            <w:r>
              <w:rPr>
                <w:rFonts w:hint="eastAsia" w:ascii="宋体" w:hAnsi="宋体" w:eastAsia="宋体" w:cs="宋体"/>
                <w:sz w:val="18"/>
              </w:rPr>
              <w:t>员工通过 APP 查询其电子/实体员工卡的乘车消费记录。</w:t>
            </w:r>
          </w:p>
        </w:tc>
      </w:tr>
      <w:tr w14:paraId="6B82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88C5DF7">
            <w:pPr>
              <w:spacing w:after="0" w:line="240" w:lineRule="auto"/>
              <w:jc w:val="left"/>
              <w:rPr>
                <w:rFonts w:hint="eastAsia" w:ascii="宋体" w:hAnsi="宋体" w:eastAsia="宋体" w:cs="宋体"/>
              </w:rPr>
            </w:pPr>
            <w:r>
              <w:rPr>
                <w:rFonts w:hint="eastAsia" w:ascii="宋体" w:hAnsi="宋体" w:eastAsia="宋体" w:cs="宋体"/>
                <w:sz w:val="18"/>
              </w:rPr>
              <w:t>触发条件</w:t>
            </w:r>
          </w:p>
        </w:tc>
        <w:tc>
          <w:tcPr>
            <w:tcW w:w="4536" w:type="dxa"/>
            <w:tcBorders>
              <w:top w:val="single" w:color="999999" w:sz="4" w:space="0"/>
              <w:left w:val="single" w:color="999999" w:sz="4" w:space="0"/>
              <w:bottom w:val="single" w:color="999999" w:sz="4" w:space="0"/>
              <w:right w:val="single" w:color="999999" w:sz="4" w:space="0"/>
            </w:tcBorders>
          </w:tcPr>
          <w:p w14:paraId="18942BCA">
            <w:pPr>
              <w:spacing w:after="0" w:line="240" w:lineRule="auto"/>
              <w:jc w:val="left"/>
              <w:rPr>
                <w:rFonts w:hint="eastAsia" w:ascii="宋体" w:hAnsi="宋体" w:eastAsia="宋体" w:cs="宋体"/>
              </w:rPr>
            </w:pPr>
            <w:r>
              <w:rPr>
                <w:rFonts w:hint="eastAsia" w:ascii="宋体" w:hAnsi="宋体" w:eastAsia="宋体" w:cs="宋体"/>
                <w:sz w:val="18"/>
              </w:rPr>
              <w:t>员工点击 APP 内「乘车记录」页面</w:t>
            </w:r>
          </w:p>
        </w:tc>
      </w:tr>
      <w:tr w14:paraId="55BC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425C726B">
            <w:pPr>
              <w:spacing w:after="0" w:line="240" w:lineRule="auto"/>
              <w:jc w:val="left"/>
              <w:rPr>
                <w:rFonts w:hint="eastAsia" w:ascii="宋体" w:hAnsi="宋体" w:eastAsia="宋体" w:cs="宋体"/>
              </w:rPr>
            </w:pPr>
            <w:r>
              <w:rPr>
                <w:rFonts w:hint="eastAsia" w:ascii="宋体" w:hAnsi="宋体" w:eastAsia="宋体" w:cs="宋体"/>
                <w:sz w:val="18"/>
              </w:rPr>
              <w:t>通信方式</w:t>
            </w:r>
          </w:p>
        </w:tc>
        <w:tc>
          <w:tcPr>
            <w:tcW w:w="4536" w:type="dxa"/>
            <w:tcBorders>
              <w:top w:val="single" w:color="999999" w:sz="4" w:space="0"/>
              <w:left w:val="single" w:color="999999" w:sz="4" w:space="0"/>
              <w:bottom w:val="single" w:color="999999" w:sz="4" w:space="0"/>
              <w:right w:val="single" w:color="999999" w:sz="4" w:space="0"/>
            </w:tcBorders>
          </w:tcPr>
          <w:p w14:paraId="6C673866">
            <w:pPr>
              <w:spacing w:after="0" w:line="240" w:lineRule="auto"/>
              <w:jc w:val="left"/>
              <w:rPr>
                <w:rFonts w:hint="eastAsia" w:ascii="宋体" w:hAnsi="宋体" w:eastAsia="宋体" w:cs="宋体"/>
              </w:rPr>
            </w:pPr>
            <w:r>
              <w:rPr>
                <w:rFonts w:hint="eastAsia" w:ascii="宋体" w:hAnsi="宋体" w:eastAsia="宋体" w:cs="宋体"/>
                <w:sz w:val="18"/>
              </w:rPr>
              <w:t>同步 HTTP POST</w:t>
            </w:r>
          </w:p>
        </w:tc>
      </w:tr>
      <w:tr w14:paraId="1A85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2C13E7F9">
            <w:pPr>
              <w:spacing w:after="0" w:line="240" w:lineRule="auto"/>
              <w:jc w:val="left"/>
              <w:rPr>
                <w:rFonts w:hint="eastAsia" w:ascii="宋体" w:hAnsi="宋体" w:eastAsia="宋体" w:cs="宋体"/>
              </w:rPr>
            </w:pPr>
            <w:r>
              <w:rPr>
                <w:rFonts w:hint="eastAsia" w:ascii="宋体" w:hAnsi="宋体" w:eastAsia="宋体" w:cs="宋体"/>
                <w:sz w:val="18"/>
              </w:rPr>
              <w:t>遵循规范</w:t>
            </w:r>
          </w:p>
        </w:tc>
        <w:tc>
          <w:tcPr>
            <w:tcW w:w="4536" w:type="dxa"/>
            <w:tcBorders>
              <w:top w:val="single" w:color="999999" w:sz="4" w:space="0"/>
              <w:left w:val="single" w:color="999999" w:sz="4" w:space="0"/>
              <w:bottom w:val="single" w:color="999999" w:sz="4" w:space="0"/>
              <w:right w:val="single" w:color="999999" w:sz="4" w:space="0"/>
            </w:tcBorders>
          </w:tcPr>
          <w:p w14:paraId="56DDEBAA">
            <w:pPr>
              <w:spacing w:after="0" w:line="240" w:lineRule="auto"/>
              <w:jc w:val="left"/>
              <w:rPr>
                <w:rFonts w:hint="eastAsia" w:ascii="宋体" w:hAnsi="宋体" w:eastAsia="宋体" w:cs="宋体"/>
              </w:rPr>
            </w:pPr>
            <w:r>
              <w:rPr>
                <w:rFonts w:hint="eastAsia" w:ascii="宋体" w:hAnsi="宋体" w:eastAsia="宋体" w:cs="宋体"/>
                <w:sz w:val="18"/>
              </w:rPr>
              <w:t>通用交易记录查询流程 IF8A-05</w:t>
            </w:r>
          </w:p>
        </w:tc>
      </w:tr>
    </w:tbl>
    <w:p w14:paraId="589C96D7">
      <w:pPr>
        <w:rPr>
          <w:rFonts w:hint="eastAsia" w:ascii="宋体" w:hAnsi="宋体" w:eastAsia="宋体" w:cs="宋体"/>
        </w:rPr>
      </w:pPr>
      <w:r>
        <w:rPr>
          <w:rFonts w:hint="eastAsia" w:ascii="宋体" w:hAnsi="宋体" w:eastAsia="宋体" w:cs="宋体"/>
          <w:i/>
          <w:sz w:val="20"/>
        </w:rPr>
        <w:t>注：该接口遵循 ITP 通用乘车交易记录查询流程（流程编号：IF8A-05），参数与返回格式与普通乘车码交易查询一致，此处不重复赘述。请参见 ITP 通用接口规范文档。</w:t>
      </w:r>
    </w:p>
    <w:p w14:paraId="3D157E8B">
      <w:pPr>
        <w:pStyle w:val="3"/>
        <w:rPr>
          <w:del w:id="15" w:author="上古龙庭" w:date="2026-08-07T16:25:42Z"/>
          <w:rFonts w:hint="eastAsia" w:ascii="宋体" w:hAnsi="宋体" w:eastAsia="宋体" w:cs="宋体"/>
        </w:rPr>
      </w:pPr>
      <w:del w:id="16" w:author="上古龙庭" w:date="2026-08-07T16:25:52Z">
        <w:bookmarkStart w:id="90" w:name="_Toc10827"/>
        <w:bookmarkStart w:id="91" w:name="_Toc30142"/>
        <w:bookmarkStart w:id="92" w:name="_Toc14087"/>
        <w:r>
          <w:rPr>
            <w:rFonts w:hint="eastAsia" w:ascii="宋体" w:hAnsi="宋体" w:eastAsia="宋体" w:cs="宋体"/>
          </w:rPr>
          <w:delText>5</w:delText>
        </w:r>
      </w:del>
      <w:del w:id="17" w:author="上古龙庭" w:date="2026-08-07T16:25:42Z">
        <w:r>
          <w:rPr>
            <w:rFonts w:hint="eastAsia" w:ascii="宋体" w:hAnsi="宋体" w:eastAsia="宋体" w:cs="宋体"/>
          </w:rPr>
          <w:delText>. 数据字典</w:delText>
        </w:r>
        <w:bookmarkEnd w:id="90"/>
        <w:bookmarkEnd w:id="91"/>
        <w:bookmarkEnd w:id="92"/>
      </w:del>
    </w:p>
    <w:p w14:paraId="4740F673">
      <w:pPr>
        <w:pStyle w:val="4"/>
        <w:rPr>
          <w:del w:id="18" w:author="上古龙庭" w:date="2026-08-07T16:25:42Z"/>
          <w:rFonts w:hint="eastAsia" w:ascii="宋体" w:hAnsi="宋体" w:eastAsia="宋体" w:cs="宋体"/>
        </w:rPr>
      </w:pPr>
      <w:del w:id="19" w:author="上古龙庭" w:date="2026-08-07T16:25:42Z">
        <w:bookmarkStart w:id="93" w:name="_Toc15696"/>
        <w:bookmarkStart w:id="94" w:name="_Toc1967"/>
        <w:bookmarkStart w:id="95" w:name="_Toc2456"/>
        <w:r>
          <w:rPr>
            <w:rFonts w:hint="eastAsia" w:ascii="宋体" w:hAnsi="宋体" w:eastAsia="宋体" w:cs="宋体"/>
          </w:rPr>
          <w:delText>5.1 电子卡状态枚举 (cardStatus)</w:delText>
        </w:r>
        <w:bookmarkEnd w:id="93"/>
        <w:bookmarkEnd w:id="94"/>
        <w:bookmarkEnd w:id="95"/>
      </w:del>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758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0" w:author="上古龙庭" w:date="2026-08-07T16:25:42Z"/>
        </w:trPr>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1AF3A3E9">
            <w:pPr>
              <w:spacing w:after="0" w:line="240" w:lineRule="auto"/>
              <w:jc w:val="left"/>
              <w:rPr>
                <w:del w:id="21" w:author="上古龙庭" w:date="2026-08-07T16:25:42Z"/>
                <w:rFonts w:hint="eastAsia" w:ascii="宋体" w:hAnsi="宋体" w:eastAsia="宋体" w:cs="宋体"/>
              </w:rPr>
            </w:pPr>
            <w:del w:id="22" w:author="上古龙庭" w:date="2026-08-07T16:25:42Z">
              <w:r>
                <w:rPr>
                  <w:rFonts w:hint="eastAsia" w:ascii="宋体" w:hAnsi="宋体" w:eastAsia="宋体" w:cs="宋体"/>
                  <w:b/>
                  <w:color w:val="FFFFFF"/>
                  <w:sz w:val="18"/>
                </w:rPr>
                <w:delText>枚举值</w:delText>
              </w:r>
            </w:del>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309DDC66">
            <w:pPr>
              <w:spacing w:after="0" w:line="240" w:lineRule="auto"/>
              <w:jc w:val="left"/>
              <w:rPr>
                <w:del w:id="23" w:author="上古龙庭" w:date="2026-08-07T16:25:42Z"/>
                <w:rFonts w:hint="eastAsia" w:ascii="宋体" w:hAnsi="宋体" w:eastAsia="宋体" w:cs="宋体"/>
              </w:rPr>
            </w:pPr>
            <w:del w:id="24" w:author="上古龙庭" w:date="2026-08-07T16:25:42Z">
              <w:r>
                <w:rPr>
                  <w:rFonts w:hint="eastAsia" w:ascii="宋体" w:hAnsi="宋体" w:eastAsia="宋体" w:cs="宋体"/>
                  <w:b/>
                  <w:color w:val="FFFFFF"/>
                  <w:sz w:val="18"/>
                </w:rPr>
                <w:delText>含义</w:delText>
              </w:r>
            </w:del>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4A6C56CB">
            <w:pPr>
              <w:spacing w:after="0" w:line="240" w:lineRule="auto"/>
              <w:jc w:val="left"/>
              <w:rPr>
                <w:del w:id="25" w:author="上古龙庭" w:date="2026-08-07T16:25:42Z"/>
                <w:rFonts w:hint="eastAsia" w:ascii="宋体" w:hAnsi="宋体" w:eastAsia="宋体" w:cs="宋体"/>
              </w:rPr>
            </w:pPr>
            <w:del w:id="26" w:author="上古龙庭" w:date="2026-08-07T16:25:42Z">
              <w:r>
                <w:rPr>
                  <w:rFonts w:hint="eastAsia" w:ascii="宋体" w:hAnsi="宋体" w:eastAsia="宋体" w:cs="宋体"/>
                  <w:b/>
                  <w:color w:val="FFFFFF"/>
                  <w:sz w:val="18"/>
                </w:rPr>
                <w:delText>说明</w:delText>
              </w:r>
            </w:del>
          </w:p>
        </w:tc>
      </w:tr>
      <w:tr w14:paraId="59645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27"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2FAB27FD">
            <w:pPr>
              <w:spacing w:after="0" w:line="240" w:lineRule="auto"/>
              <w:jc w:val="left"/>
              <w:rPr>
                <w:del w:id="28" w:author="上古龙庭" w:date="2026-08-07T16:25:42Z"/>
                <w:rFonts w:hint="eastAsia" w:ascii="宋体" w:hAnsi="宋体" w:eastAsia="宋体" w:cs="宋体"/>
              </w:rPr>
            </w:pPr>
            <w:del w:id="29" w:author="上古龙庭" w:date="2026-08-07T16:25:42Z">
              <w:r>
                <w:rPr>
                  <w:rFonts w:hint="eastAsia" w:ascii="宋体" w:hAnsi="宋体" w:eastAsia="宋体" w:cs="宋体"/>
                  <w:sz w:val="18"/>
                </w:rPr>
                <w:delText>1</w:delText>
              </w:r>
            </w:del>
          </w:p>
        </w:tc>
        <w:tc>
          <w:tcPr>
            <w:tcW w:w="3024" w:type="dxa"/>
            <w:tcBorders>
              <w:top w:val="single" w:color="999999" w:sz="4" w:space="0"/>
              <w:left w:val="single" w:color="999999" w:sz="4" w:space="0"/>
              <w:bottom w:val="single" w:color="999999" w:sz="4" w:space="0"/>
              <w:right w:val="single" w:color="999999" w:sz="4" w:space="0"/>
            </w:tcBorders>
          </w:tcPr>
          <w:p w14:paraId="17814036">
            <w:pPr>
              <w:spacing w:after="0" w:line="240" w:lineRule="auto"/>
              <w:jc w:val="left"/>
              <w:rPr>
                <w:del w:id="30" w:author="上古龙庭" w:date="2026-08-07T16:25:42Z"/>
                <w:rFonts w:hint="eastAsia" w:ascii="宋体" w:hAnsi="宋体" w:eastAsia="宋体" w:cs="宋体"/>
              </w:rPr>
            </w:pPr>
            <w:del w:id="31" w:author="上古龙庭" w:date="2026-08-07T16:25:42Z">
              <w:r>
                <w:rPr>
                  <w:rFonts w:hint="eastAsia" w:ascii="宋体" w:hAnsi="宋体" w:eastAsia="宋体" w:cs="宋体"/>
                  <w:sz w:val="18"/>
                </w:rPr>
                <w:delText>启用</w:delText>
              </w:r>
            </w:del>
          </w:p>
        </w:tc>
        <w:tc>
          <w:tcPr>
            <w:tcW w:w="3024" w:type="dxa"/>
            <w:tcBorders>
              <w:top w:val="single" w:color="999999" w:sz="4" w:space="0"/>
              <w:left w:val="single" w:color="999999" w:sz="4" w:space="0"/>
              <w:bottom w:val="single" w:color="999999" w:sz="4" w:space="0"/>
              <w:right w:val="single" w:color="999999" w:sz="4" w:space="0"/>
            </w:tcBorders>
          </w:tcPr>
          <w:p w14:paraId="0B83E695">
            <w:pPr>
              <w:spacing w:after="0" w:line="240" w:lineRule="auto"/>
              <w:jc w:val="left"/>
              <w:rPr>
                <w:del w:id="32" w:author="上古龙庭" w:date="2026-08-07T16:25:42Z"/>
                <w:rFonts w:hint="eastAsia" w:ascii="宋体" w:hAnsi="宋体" w:eastAsia="宋体" w:cs="宋体"/>
              </w:rPr>
            </w:pPr>
            <w:del w:id="33" w:author="上古龙庭" w:date="2026-08-07T16:25:42Z">
              <w:r>
                <w:rPr>
                  <w:rFonts w:hint="eastAsia" w:ascii="宋体" w:hAnsi="宋体" w:eastAsia="宋体" w:cs="宋体"/>
                  <w:sz w:val="18"/>
                </w:rPr>
                <w:delText>电子卡处于正常使用状态，可刷卡乘车</w:delText>
              </w:r>
            </w:del>
          </w:p>
        </w:tc>
      </w:tr>
      <w:tr w14:paraId="59E7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34"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414CF82D">
            <w:pPr>
              <w:spacing w:after="0" w:line="240" w:lineRule="auto"/>
              <w:jc w:val="left"/>
              <w:rPr>
                <w:del w:id="35" w:author="上古龙庭" w:date="2026-08-07T16:25:42Z"/>
                <w:rFonts w:hint="eastAsia" w:ascii="宋体" w:hAnsi="宋体" w:eastAsia="宋体" w:cs="宋体"/>
              </w:rPr>
            </w:pPr>
            <w:del w:id="36" w:author="上古龙庭" w:date="2026-08-07T16:25:42Z">
              <w:r>
                <w:rPr>
                  <w:rFonts w:hint="eastAsia" w:ascii="宋体" w:hAnsi="宋体" w:eastAsia="宋体" w:cs="宋体"/>
                  <w:sz w:val="18"/>
                </w:rPr>
                <w:delText>2</w:delText>
              </w:r>
            </w:del>
          </w:p>
        </w:tc>
        <w:tc>
          <w:tcPr>
            <w:tcW w:w="3024" w:type="dxa"/>
            <w:tcBorders>
              <w:top w:val="single" w:color="999999" w:sz="4" w:space="0"/>
              <w:left w:val="single" w:color="999999" w:sz="4" w:space="0"/>
              <w:bottom w:val="single" w:color="999999" w:sz="4" w:space="0"/>
              <w:right w:val="single" w:color="999999" w:sz="4" w:space="0"/>
            </w:tcBorders>
          </w:tcPr>
          <w:p w14:paraId="494DFDF3">
            <w:pPr>
              <w:spacing w:after="0" w:line="240" w:lineRule="auto"/>
              <w:jc w:val="left"/>
              <w:rPr>
                <w:del w:id="37" w:author="上古龙庭" w:date="2026-08-07T16:25:42Z"/>
                <w:rFonts w:hint="eastAsia" w:ascii="宋体" w:hAnsi="宋体" w:eastAsia="宋体" w:cs="宋体"/>
              </w:rPr>
            </w:pPr>
            <w:del w:id="38" w:author="上古龙庭" w:date="2026-08-07T16:25:42Z">
              <w:r>
                <w:rPr>
                  <w:rFonts w:hint="eastAsia" w:ascii="宋体" w:hAnsi="宋体" w:eastAsia="宋体" w:cs="宋体"/>
                  <w:sz w:val="18"/>
                </w:rPr>
                <w:delText>禁用</w:delText>
              </w:r>
            </w:del>
          </w:p>
        </w:tc>
        <w:tc>
          <w:tcPr>
            <w:tcW w:w="3024" w:type="dxa"/>
            <w:tcBorders>
              <w:top w:val="single" w:color="999999" w:sz="4" w:space="0"/>
              <w:left w:val="single" w:color="999999" w:sz="4" w:space="0"/>
              <w:bottom w:val="single" w:color="999999" w:sz="4" w:space="0"/>
              <w:right w:val="single" w:color="999999" w:sz="4" w:space="0"/>
            </w:tcBorders>
          </w:tcPr>
          <w:p w14:paraId="2DD4D582">
            <w:pPr>
              <w:spacing w:after="0" w:line="240" w:lineRule="auto"/>
              <w:jc w:val="left"/>
              <w:rPr>
                <w:del w:id="39" w:author="上古龙庭" w:date="2026-08-07T16:25:42Z"/>
                <w:rFonts w:hint="eastAsia" w:ascii="宋体" w:hAnsi="宋体" w:eastAsia="宋体" w:cs="宋体"/>
              </w:rPr>
            </w:pPr>
            <w:del w:id="40" w:author="上古龙庭" w:date="2026-08-07T16:25:42Z">
              <w:r>
                <w:rPr>
                  <w:rFonts w:hint="eastAsia" w:ascii="宋体" w:hAnsi="宋体" w:eastAsia="宋体" w:cs="宋体"/>
                  <w:sz w:val="18"/>
                </w:rPr>
                <w:delText>电子卡被暂时禁用，不可使用。可重新启用</w:delText>
              </w:r>
            </w:del>
          </w:p>
        </w:tc>
      </w:tr>
      <w:tr w14:paraId="4444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41"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6DDCB93F">
            <w:pPr>
              <w:spacing w:after="0" w:line="240" w:lineRule="auto"/>
              <w:jc w:val="left"/>
              <w:rPr>
                <w:del w:id="42" w:author="上古龙庭" w:date="2026-08-07T16:25:42Z"/>
                <w:rFonts w:hint="eastAsia" w:ascii="宋体" w:hAnsi="宋体" w:eastAsia="宋体" w:cs="宋体"/>
              </w:rPr>
            </w:pPr>
            <w:del w:id="43" w:author="上古龙庭" w:date="2026-08-07T16:25:42Z">
              <w:r>
                <w:rPr>
                  <w:rFonts w:hint="eastAsia" w:ascii="宋体" w:hAnsi="宋体" w:eastAsia="宋体" w:cs="宋体"/>
                  <w:sz w:val="18"/>
                </w:rPr>
                <w:delText>3</w:delText>
              </w:r>
            </w:del>
          </w:p>
        </w:tc>
        <w:tc>
          <w:tcPr>
            <w:tcW w:w="3024" w:type="dxa"/>
            <w:tcBorders>
              <w:top w:val="single" w:color="999999" w:sz="4" w:space="0"/>
              <w:left w:val="single" w:color="999999" w:sz="4" w:space="0"/>
              <w:bottom w:val="single" w:color="999999" w:sz="4" w:space="0"/>
              <w:right w:val="single" w:color="999999" w:sz="4" w:space="0"/>
            </w:tcBorders>
          </w:tcPr>
          <w:p w14:paraId="66FEEC68">
            <w:pPr>
              <w:spacing w:after="0" w:line="240" w:lineRule="auto"/>
              <w:jc w:val="left"/>
              <w:rPr>
                <w:del w:id="44" w:author="上古龙庭" w:date="2026-08-07T16:25:42Z"/>
                <w:rFonts w:hint="eastAsia" w:ascii="宋体" w:hAnsi="宋体" w:eastAsia="宋体" w:cs="宋体"/>
              </w:rPr>
            </w:pPr>
            <w:del w:id="45" w:author="上古龙庭" w:date="2026-08-07T16:25:42Z">
              <w:r>
                <w:rPr>
                  <w:rFonts w:hint="eastAsia" w:ascii="宋体" w:hAnsi="宋体" w:eastAsia="宋体" w:cs="宋体"/>
                  <w:sz w:val="18"/>
                </w:rPr>
                <w:delText>删除（注销）</w:delText>
              </w:r>
            </w:del>
          </w:p>
        </w:tc>
        <w:tc>
          <w:tcPr>
            <w:tcW w:w="3024" w:type="dxa"/>
            <w:tcBorders>
              <w:top w:val="single" w:color="999999" w:sz="4" w:space="0"/>
              <w:left w:val="single" w:color="999999" w:sz="4" w:space="0"/>
              <w:bottom w:val="single" w:color="999999" w:sz="4" w:space="0"/>
              <w:right w:val="single" w:color="999999" w:sz="4" w:space="0"/>
            </w:tcBorders>
          </w:tcPr>
          <w:p w14:paraId="03625676">
            <w:pPr>
              <w:spacing w:after="0" w:line="240" w:lineRule="auto"/>
              <w:jc w:val="left"/>
              <w:rPr>
                <w:del w:id="46" w:author="上古龙庭" w:date="2026-08-07T16:25:42Z"/>
                <w:rFonts w:hint="eastAsia" w:ascii="宋体" w:hAnsi="宋体" w:eastAsia="宋体" w:cs="宋体"/>
              </w:rPr>
            </w:pPr>
            <w:del w:id="47" w:author="上古龙庭" w:date="2026-08-07T16:25:42Z">
              <w:r>
                <w:rPr>
                  <w:rFonts w:hint="eastAsia" w:ascii="宋体" w:hAnsi="宋体" w:eastAsia="宋体" w:cs="宋体"/>
                  <w:sz w:val="18"/>
                </w:rPr>
                <w:delText>电子卡被永久注销，不可恢复使用</w:delText>
              </w:r>
            </w:del>
          </w:p>
        </w:tc>
      </w:tr>
    </w:tbl>
    <w:p w14:paraId="7AF931E0">
      <w:pPr>
        <w:pStyle w:val="4"/>
        <w:rPr>
          <w:del w:id="48" w:author="上古龙庭" w:date="2026-08-07T16:25:42Z"/>
          <w:rFonts w:hint="eastAsia" w:ascii="宋体" w:hAnsi="宋体" w:eastAsia="宋体" w:cs="宋体"/>
        </w:rPr>
      </w:pPr>
      <w:del w:id="49" w:author="上古龙庭" w:date="2026-08-07T16:25:42Z">
        <w:bookmarkStart w:id="96" w:name="_Toc25309"/>
        <w:bookmarkStart w:id="97" w:name="_Toc2328"/>
        <w:bookmarkStart w:id="98" w:name="_Toc1736"/>
        <w:r>
          <w:rPr>
            <w:rFonts w:hint="eastAsia" w:ascii="宋体" w:hAnsi="宋体" w:eastAsia="宋体" w:cs="宋体"/>
          </w:rPr>
          <w:delText>5.2 操作标志枚举 (actionFlag)</w:delText>
        </w:r>
        <w:bookmarkEnd w:id="96"/>
        <w:bookmarkEnd w:id="97"/>
        <w:bookmarkEnd w:id="98"/>
      </w:del>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Change w:id="50">
          <w:tblGrid>
            <w:gridCol w:w="3024"/>
            <w:gridCol w:w="3024"/>
            <w:gridCol w:w="3024"/>
          </w:tblGrid>
        </w:tblGridChange>
      </w:tblGrid>
      <w:tr w14:paraId="6A13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51" w:author="上古龙庭" w:date="2026-08-07T16:25:42Z"/>
        </w:trPr>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4A497E4A">
            <w:pPr>
              <w:spacing w:after="0" w:line="240" w:lineRule="auto"/>
              <w:jc w:val="left"/>
              <w:rPr>
                <w:del w:id="52" w:author="上古龙庭" w:date="2026-08-07T16:25:42Z"/>
                <w:rFonts w:hint="eastAsia" w:ascii="宋体" w:hAnsi="宋体" w:eastAsia="宋体" w:cs="宋体"/>
              </w:rPr>
            </w:pPr>
            <w:del w:id="53" w:author="上古龙庭" w:date="2026-08-07T16:25:42Z">
              <w:r>
                <w:rPr>
                  <w:rFonts w:hint="eastAsia" w:ascii="宋体" w:hAnsi="宋体" w:eastAsia="宋体" w:cs="宋体"/>
                  <w:b/>
                  <w:color w:val="FFFFFF"/>
                  <w:sz w:val="18"/>
                </w:rPr>
                <w:delText>枚举值</w:delText>
              </w:r>
            </w:del>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7073D8F2">
            <w:pPr>
              <w:spacing w:after="0" w:line="240" w:lineRule="auto"/>
              <w:jc w:val="left"/>
              <w:rPr>
                <w:del w:id="54" w:author="上古龙庭" w:date="2026-08-07T16:25:42Z"/>
                <w:rFonts w:hint="eastAsia" w:ascii="宋体" w:hAnsi="宋体" w:eastAsia="宋体" w:cs="宋体"/>
              </w:rPr>
            </w:pPr>
            <w:del w:id="55" w:author="上古龙庭" w:date="2026-08-07T16:25:42Z">
              <w:r>
                <w:rPr>
                  <w:rFonts w:hint="eastAsia" w:ascii="宋体" w:hAnsi="宋体" w:eastAsia="宋体" w:cs="宋体"/>
                  <w:b/>
                  <w:color w:val="FFFFFF"/>
                  <w:sz w:val="18"/>
                </w:rPr>
                <w:delText>含义</w:delText>
              </w:r>
            </w:del>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46C421FA">
            <w:pPr>
              <w:spacing w:after="0" w:line="240" w:lineRule="auto"/>
              <w:jc w:val="left"/>
              <w:rPr>
                <w:del w:id="56" w:author="上古龙庭" w:date="2026-08-07T16:25:42Z"/>
                <w:rFonts w:hint="eastAsia" w:ascii="宋体" w:hAnsi="宋体" w:eastAsia="宋体" w:cs="宋体"/>
              </w:rPr>
            </w:pPr>
            <w:del w:id="57" w:author="上古龙庭" w:date="2026-08-07T16:25:42Z">
              <w:r>
                <w:rPr>
                  <w:rFonts w:hint="eastAsia" w:ascii="宋体" w:hAnsi="宋体" w:eastAsia="宋体" w:cs="宋体"/>
                  <w:b/>
                  <w:color w:val="FFFFFF"/>
                  <w:sz w:val="18"/>
                </w:rPr>
                <w:delText>说明</w:delText>
              </w:r>
            </w:del>
          </w:p>
        </w:tc>
      </w:tr>
      <w:tr w14:paraId="2F2BE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58"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749FC235">
            <w:pPr>
              <w:spacing w:after="0" w:line="240" w:lineRule="auto"/>
              <w:jc w:val="left"/>
              <w:rPr>
                <w:del w:id="59" w:author="上古龙庭" w:date="2026-08-07T16:25:42Z"/>
                <w:rFonts w:hint="eastAsia" w:ascii="宋体" w:hAnsi="宋体" w:eastAsia="宋体" w:cs="宋体"/>
              </w:rPr>
            </w:pPr>
            <w:del w:id="60" w:author="上古龙庭" w:date="2026-08-07T16:25:42Z">
              <w:r>
                <w:rPr>
                  <w:rFonts w:hint="eastAsia" w:ascii="宋体" w:hAnsi="宋体" w:eastAsia="宋体" w:cs="宋体"/>
                  <w:sz w:val="18"/>
                </w:rPr>
                <w:delText>1</w:delText>
              </w:r>
            </w:del>
          </w:p>
        </w:tc>
        <w:tc>
          <w:tcPr>
            <w:tcW w:w="3024" w:type="dxa"/>
            <w:tcBorders>
              <w:top w:val="single" w:color="999999" w:sz="4" w:space="0"/>
              <w:left w:val="single" w:color="999999" w:sz="4" w:space="0"/>
              <w:bottom w:val="single" w:color="999999" w:sz="4" w:space="0"/>
              <w:right w:val="single" w:color="999999" w:sz="4" w:space="0"/>
            </w:tcBorders>
          </w:tcPr>
          <w:p w14:paraId="75FC43BC">
            <w:pPr>
              <w:spacing w:after="0" w:line="240" w:lineRule="auto"/>
              <w:jc w:val="left"/>
              <w:rPr>
                <w:del w:id="61" w:author="上古龙庭" w:date="2026-08-07T16:25:42Z"/>
                <w:rFonts w:hint="eastAsia" w:ascii="宋体" w:hAnsi="宋体" w:eastAsia="宋体" w:cs="宋体"/>
              </w:rPr>
            </w:pPr>
            <w:del w:id="62" w:author="上古龙庭" w:date="2026-08-07T16:25:42Z">
              <w:r>
                <w:rPr>
                  <w:rFonts w:hint="eastAsia" w:ascii="宋体" w:hAnsi="宋体" w:eastAsia="宋体" w:cs="宋体"/>
                  <w:sz w:val="18"/>
                </w:rPr>
                <w:delText>启用（激活）</w:delText>
              </w:r>
            </w:del>
          </w:p>
        </w:tc>
        <w:tc>
          <w:tcPr>
            <w:tcW w:w="3024" w:type="dxa"/>
            <w:tcBorders>
              <w:top w:val="single" w:color="999999" w:sz="4" w:space="0"/>
              <w:left w:val="single" w:color="999999" w:sz="4" w:space="0"/>
              <w:bottom w:val="single" w:color="999999" w:sz="4" w:space="0"/>
              <w:right w:val="single" w:color="999999" w:sz="4" w:space="0"/>
            </w:tcBorders>
          </w:tcPr>
          <w:p w14:paraId="03EF8ECB">
            <w:pPr>
              <w:spacing w:after="0" w:line="240" w:lineRule="auto"/>
              <w:jc w:val="left"/>
              <w:rPr>
                <w:del w:id="63" w:author="上古龙庭" w:date="2026-08-07T16:25:42Z"/>
                <w:rFonts w:hint="eastAsia" w:ascii="宋体" w:hAnsi="宋体" w:eastAsia="宋体" w:cs="宋体"/>
              </w:rPr>
            </w:pPr>
            <w:del w:id="64" w:author="上古龙庭" w:date="2026-08-07T16:25:42Z">
              <w:r>
                <w:rPr>
                  <w:rFonts w:hint="eastAsia" w:ascii="宋体" w:hAnsi="宋体" w:eastAsia="宋体" w:cs="宋体"/>
                  <w:sz w:val="18"/>
                </w:rPr>
                <w:delText>请求开通/激活电子员工卡</w:delText>
              </w:r>
            </w:del>
          </w:p>
        </w:tc>
      </w:tr>
      <w:tr w14:paraId="40B9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66" w:author="上古龙庭" w:date="2026-08-07T16:24:0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302" w:hRule="atLeast"/>
          <w:jc w:val="center"/>
          <w:del w:id="65" w:author="上古龙庭" w:date="2026-08-07T16:25:42Z"/>
          <w:trPrChange w:id="66" w:author="上古龙庭" w:date="2026-08-07T16:24:01Z">
            <w:trPr>
              <w:jc w:val="center"/>
            </w:trPr>
          </w:trPrChange>
        </w:trPr>
        <w:tc>
          <w:tcPr>
            <w:tcW w:w="3024" w:type="dxa"/>
            <w:tcBorders>
              <w:top w:val="single" w:color="999999" w:sz="4" w:space="0"/>
              <w:left w:val="single" w:color="999999" w:sz="4" w:space="0"/>
              <w:bottom w:val="single" w:color="999999" w:sz="4" w:space="0"/>
              <w:right w:val="single" w:color="999999" w:sz="4" w:space="0"/>
            </w:tcBorders>
            <w:tcPrChange w:id="67" w:author="上古龙庭" w:date="2026-08-07T16:24:01Z">
              <w:tcPr>
                <w:tcW w:w="3024" w:type="dxa"/>
                <w:tcBorders>
                  <w:top w:val="single" w:color="999999" w:sz="4" w:space="0"/>
                  <w:left w:val="single" w:color="999999" w:sz="4" w:space="0"/>
                  <w:bottom w:val="single" w:color="999999" w:sz="4" w:space="0"/>
                  <w:right w:val="single" w:color="999999" w:sz="4" w:space="0"/>
                </w:tcBorders>
              </w:tcPr>
            </w:tcPrChange>
          </w:tcPr>
          <w:p w14:paraId="5729811B">
            <w:pPr>
              <w:spacing w:after="0" w:line="240" w:lineRule="auto"/>
              <w:jc w:val="left"/>
              <w:rPr>
                <w:del w:id="68" w:author="上古龙庭" w:date="2026-08-07T16:25:42Z"/>
                <w:rFonts w:hint="eastAsia" w:ascii="宋体" w:hAnsi="宋体" w:eastAsia="宋体" w:cs="宋体"/>
              </w:rPr>
            </w:pPr>
            <w:del w:id="69" w:author="上古龙庭" w:date="2026-08-07T16:25:42Z">
              <w:r>
                <w:rPr>
                  <w:rFonts w:hint="eastAsia" w:ascii="宋体" w:hAnsi="宋体" w:eastAsia="宋体" w:cs="宋体"/>
                  <w:sz w:val="18"/>
                </w:rPr>
                <w:delText>0</w:delText>
              </w:r>
            </w:del>
          </w:p>
        </w:tc>
        <w:tc>
          <w:tcPr>
            <w:tcW w:w="3024" w:type="dxa"/>
            <w:tcBorders>
              <w:top w:val="single" w:color="999999" w:sz="4" w:space="0"/>
              <w:left w:val="single" w:color="999999" w:sz="4" w:space="0"/>
              <w:bottom w:val="single" w:color="999999" w:sz="4" w:space="0"/>
              <w:right w:val="single" w:color="999999" w:sz="4" w:space="0"/>
            </w:tcBorders>
            <w:tcPrChange w:id="70" w:author="上古龙庭" w:date="2026-08-07T16:24:01Z">
              <w:tcPr>
                <w:tcW w:w="3024" w:type="dxa"/>
                <w:tcBorders>
                  <w:top w:val="single" w:color="999999" w:sz="4" w:space="0"/>
                  <w:left w:val="single" w:color="999999" w:sz="4" w:space="0"/>
                  <w:bottom w:val="single" w:color="999999" w:sz="4" w:space="0"/>
                  <w:right w:val="single" w:color="999999" w:sz="4" w:space="0"/>
                </w:tcBorders>
              </w:tcPr>
            </w:tcPrChange>
          </w:tcPr>
          <w:p w14:paraId="53D138D7">
            <w:pPr>
              <w:spacing w:after="0" w:line="240" w:lineRule="auto"/>
              <w:jc w:val="left"/>
              <w:rPr>
                <w:del w:id="71" w:author="上古龙庭" w:date="2026-08-07T16:25:42Z"/>
                <w:rFonts w:hint="eastAsia" w:ascii="宋体" w:hAnsi="宋体" w:eastAsia="宋体" w:cs="宋体"/>
              </w:rPr>
            </w:pPr>
            <w:del w:id="72" w:author="上古龙庭" w:date="2026-08-07T16:25:42Z">
              <w:r>
                <w:rPr>
                  <w:rFonts w:hint="eastAsia" w:ascii="宋体" w:hAnsi="宋体" w:eastAsia="宋体" w:cs="宋体"/>
                  <w:sz w:val="18"/>
                </w:rPr>
                <w:delText>禁用</w:delText>
              </w:r>
            </w:del>
          </w:p>
        </w:tc>
        <w:tc>
          <w:tcPr>
            <w:tcW w:w="3024" w:type="dxa"/>
            <w:tcBorders>
              <w:top w:val="single" w:color="999999" w:sz="4" w:space="0"/>
              <w:left w:val="single" w:color="999999" w:sz="4" w:space="0"/>
              <w:bottom w:val="single" w:color="999999" w:sz="4" w:space="0"/>
              <w:right w:val="single" w:color="999999" w:sz="4" w:space="0"/>
            </w:tcBorders>
            <w:tcPrChange w:id="73" w:author="上古龙庭" w:date="2026-08-07T16:24:01Z">
              <w:tcPr>
                <w:tcW w:w="3024" w:type="dxa"/>
                <w:tcBorders>
                  <w:top w:val="single" w:color="999999" w:sz="4" w:space="0"/>
                  <w:left w:val="single" w:color="999999" w:sz="4" w:space="0"/>
                  <w:bottom w:val="single" w:color="999999" w:sz="4" w:space="0"/>
                  <w:right w:val="single" w:color="999999" w:sz="4" w:space="0"/>
                </w:tcBorders>
              </w:tcPr>
            </w:tcPrChange>
          </w:tcPr>
          <w:p w14:paraId="13A278EF">
            <w:pPr>
              <w:spacing w:after="0" w:line="240" w:lineRule="auto"/>
              <w:jc w:val="left"/>
              <w:rPr>
                <w:del w:id="74" w:author="上古龙庭" w:date="2026-08-07T16:25:42Z"/>
                <w:rFonts w:hint="eastAsia" w:ascii="宋体" w:hAnsi="宋体" w:eastAsia="宋体" w:cs="宋体"/>
              </w:rPr>
            </w:pPr>
            <w:del w:id="75" w:author="上古龙庭" w:date="2026-08-07T16:25:42Z">
              <w:r>
                <w:rPr>
                  <w:rFonts w:hint="eastAsia" w:ascii="宋体" w:hAnsi="宋体" w:eastAsia="宋体" w:cs="宋体"/>
                  <w:sz w:val="18"/>
                </w:rPr>
                <w:delText>请求暂停使用电子员工卡</w:delText>
              </w:r>
            </w:del>
          </w:p>
        </w:tc>
      </w:tr>
    </w:tbl>
    <w:p w14:paraId="0D273C8F">
      <w:pPr>
        <w:pStyle w:val="4"/>
        <w:rPr>
          <w:del w:id="76" w:author="上古龙庭" w:date="2026-08-07T16:25:42Z"/>
          <w:rFonts w:hint="eastAsia" w:ascii="宋体" w:hAnsi="宋体" w:eastAsia="宋体" w:cs="宋体"/>
        </w:rPr>
      </w:pPr>
      <w:del w:id="77" w:author="上古龙庭" w:date="2026-08-07T16:25:42Z">
        <w:bookmarkStart w:id="99" w:name="_Toc3911"/>
        <w:bookmarkStart w:id="100" w:name="_Toc26416"/>
        <w:bookmarkStart w:id="101" w:name="_Toc15146"/>
        <w:r>
          <w:rPr>
            <w:rFonts w:hint="eastAsia" w:ascii="宋体" w:hAnsi="宋体" w:eastAsia="宋体" w:cs="宋体"/>
          </w:rPr>
          <w:delText>5.3 实体卡状态枚举 (physicalCardStatus)</w:delText>
        </w:r>
        <w:bookmarkEnd w:id="99"/>
        <w:bookmarkEnd w:id="100"/>
        <w:bookmarkEnd w:id="101"/>
      </w:del>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0BE5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78" w:author="上古龙庭" w:date="2026-08-07T16:25:42Z"/>
        </w:trPr>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5E535D98">
            <w:pPr>
              <w:spacing w:after="0" w:line="240" w:lineRule="auto"/>
              <w:jc w:val="left"/>
              <w:rPr>
                <w:del w:id="79" w:author="上古龙庭" w:date="2026-08-07T16:25:42Z"/>
                <w:rFonts w:hint="eastAsia" w:ascii="宋体" w:hAnsi="宋体" w:eastAsia="宋体" w:cs="宋体"/>
              </w:rPr>
            </w:pPr>
            <w:del w:id="80" w:author="上古龙庭" w:date="2026-08-07T16:25:42Z">
              <w:r>
                <w:rPr>
                  <w:rFonts w:hint="eastAsia" w:ascii="宋体" w:hAnsi="宋体" w:eastAsia="宋体" w:cs="宋体"/>
                  <w:b/>
                  <w:color w:val="FFFFFF"/>
                  <w:sz w:val="18"/>
                </w:rPr>
                <w:delText>枚举值</w:delText>
              </w:r>
            </w:del>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2D5BB2BA">
            <w:pPr>
              <w:spacing w:after="0" w:line="240" w:lineRule="auto"/>
              <w:jc w:val="left"/>
              <w:rPr>
                <w:del w:id="81" w:author="上古龙庭" w:date="2026-08-07T16:25:42Z"/>
                <w:rFonts w:hint="eastAsia" w:ascii="宋体" w:hAnsi="宋体" w:eastAsia="宋体" w:cs="宋体"/>
              </w:rPr>
            </w:pPr>
            <w:del w:id="82" w:author="上古龙庭" w:date="2026-08-07T16:25:42Z">
              <w:r>
                <w:rPr>
                  <w:rFonts w:hint="eastAsia" w:ascii="宋体" w:hAnsi="宋体" w:eastAsia="宋体" w:cs="宋体"/>
                  <w:b/>
                  <w:color w:val="FFFFFF"/>
                  <w:sz w:val="18"/>
                </w:rPr>
                <w:delText>含义</w:delText>
              </w:r>
            </w:del>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30A51FF4">
            <w:pPr>
              <w:spacing w:after="0" w:line="240" w:lineRule="auto"/>
              <w:jc w:val="left"/>
              <w:rPr>
                <w:del w:id="83" w:author="上古龙庭" w:date="2026-08-07T16:25:42Z"/>
                <w:rFonts w:hint="eastAsia" w:ascii="宋体" w:hAnsi="宋体" w:eastAsia="宋体" w:cs="宋体"/>
              </w:rPr>
            </w:pPr>
            <w:del w:id="84" w:author="上古龙庭" w:date="2026-08-07T16:25:42Z">
              <w:r>
                <w:rPr>
                  <w:rFonts w:hint="eastAsia" w:ascii="宋体" w:hAnsi="宋体" w:eastAsia="宋体" w:cs="宋体"/>
                  <w:b/>
                  <w:color w:val="FFFFFF"/>
                  <w:sz w:val="18"/>
                </w:rPr>
                <w:delText>说明</w:delText>
              </w:r>
            </w:del>
          </w:p>
        </w:tc>
      </w:tr>
      <w:tr w14:paraId="2704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85"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61F7F417">
            <w:pPr>
              <w:spacing w:after="0" w:line="240" w:lineRule="auto"/>
              <w:jc w:val="left"/>
              <w:rPr>
                <w:del w:id="86" w:author="上古龙庭" w:date="2026-08-07T16:25:42Z"/>
                <w:rFonts w:hint="eastAsia" w:ascii="宋体" w:hAnsi="宋体" w:eastAsia="宋体" w:cs="宋体"/>
              </w:rPr>
            </w:pPr>
            <w:del w:id="87" w:author="上古龙庭" w:date="2026-08-07T16:25:42Z">
              <w:r>
                <w:rPr>
                  <w:rFonts w:hint="eastAsia" w:ascii="宋体" w:hAnsi="宋体" w:eastAsia="宋体" w:cs="宋体"/>
                  <w:sz w:val="18"/>
                </w:rPr>
                <w:delText>1</w:delText>
              </w:r>
            </w:del>
          </w:p>
        </w:tc>
        <w:tc>
          <w:tcPr>
            <w:tcW w:w="3024" w:type="dxa"/>
            <w:tcBorders>
              <w:top w:val="single" w:color="999999" w:sz="4" w:space="0"/>
              <w:left w:val="single" w:color="999999" w:sz="4" w:space="0"/>
              <w:bottom w:val="single" w:color="999999" w:sz="4" w:space="0"/>
              <w:right w:val="single" w:color="999999" w:sz="4" w:space="0"/>
            </w:tcBorders>
          </w:tcPr>
          <w:p w14:paraId="35575DE0">
            <w:pPr>
              <w:spacing w:after="0" w:line="240" w:lineRule="auto"/>
              <w:jc w:val="left"/>
              <w:rPr>
                <w:del w:id="88" w:author="上古龙庭" w:date="2026-08-07T16:25:42Z"/>
                <w:rFonts w:hint="eastAsia" w:ascii="宋体" w:hAnsi="宋体" w:eastAsia="宋体" w:cs="宋体"/>
              </w:rPr>
            </w:pPr>
            <w:del w:id="89" w:author="上古龙庭" w:date="2026-08-07T16:25:42Z">
              <w:r>
                <w:rPr>
                  <w:rFonts w:hint="eastAsia" w:ascii="宋体" w:hAnsi="宋体" w:eastAsia="宋体" w:cs="宋体"/>
                  <w:sz w:val="18"/>
                </w:rPr>
                <w:delText>启用</w:delText>
              </w:r>
            </w:del>
          </w:p>
        </w:tc>
        <w:tc>
          <w:tcPr>
            <w:tcW w:w="3024" w:type="dxa"/>
            <w:tcBorders>
              <w:top w:val="single" w:color="999999" w:sz="4" w:space="0"/>
              <w:left w:val="single" w:color="999999" w:sz="4" w:space="0"/>
              <w:bottom w:val="single" w:color="999999" w:sz="4" w:space="0"/>
              <w:right w:val="single" w:color="999999" w:sz="4" w:space="0"/>
            </w:tcBorders>
          </w:tcPr>
          <w:p w14:paraId="6511A2E9">
            <w:pPr>
              <w:spacing w:after="0" w:line="240" w:lineRule="auto"/>
              <w:jc w:val="left"/>
              <w:rPr>
                <w:del w:id="90" w:author="上古龙庭" w:date="2026-08-07T16:25:42Z"/>
                <w:rFonts w:hint="eastAsia" w:ascii="宋体" w:hAnsi="宋体" w:eastAsia="宋体" w:cs="宋体"/>
              </w:rPr>
            </w:pPr>
            <w:del w:id="91" w:author="上古龙庭" w:date="2026-08-07T16:25:42Z">
              <w:r>
                <w:rPr>
                  <w:rFonts w:hint="eastAsia" w:ascii="宋体" w:hAnsi="宋体" w:eastAsia="宋体" w:cs="宋体"/>
                  <w:sz w:val="18"/>
                </w:rPr>
                <w:delText>实体卡正常可用</w:delText>
              </w:r>
            </w:del>
          </w:p>
        </w:tc>
      </w:tr>
      <w:tr w14:paraId="2577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92"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7EB19D2F">
            <w:pPr>
              <w:spacing w:after="0" w:line="240" w:lineRule="auto"/>
              <w:jc w:val="left"/>
              <w:rPr>
                <w:del w:id="93" w:author="上古龙庭" w:date="2026-08-07T16:25:42Z"/>
                <w:rFonts w:hint="eastAsia" w:ascii="宋体" w:hAnsi="宋体" w:eastAsia="宋体" w:cs="宋体"/>
              </w:rPr>
            </w:pPr>
            <w:del w:id="94" w:author="上古龙庭" w:date="2026-08-07T16:25:42Z">
              <w:r>
                <w:rPr>
                  <w:rFonts w:hint="eastAsia" w:ascii="宋体" w:hAnsi="宋体" w:eastAsia="宋体" w:cs="宋体"/>
                  <w:sz w:val="18"/>
                </w:rPr>
                <w:delText>2</w:delText>
              </w:r>
            </w:del>
          </w:p>
        </w:tc>
        <w:tc>
          <w:tcPr>
            <w:tcW w:w="3024" w:type="dxa"/>
            <w:tcBorders>
              <w:top w:val="single" w:color="999999" w:sz="4" w:space="0"/>
              <w:left w:val="single" w:color="999999" w:sz="4" w:space="0"/>
              <w:bottom w:val="single" w:color="999999" w:sz="4" w:space="0"/>
              <w:right w:val="single" w:color="999999" w:sz="4" w:space="0"/>
            </w:tcBorders>
          </w:tcPr>
          <w:p w14:paraId="45B65F05">
            <w:pPr>
              <w:spacing w:after="0" w:line="240" w:lineRule="auto"/>
              <w:jc w:val="left"/>
              <w:rPr>
                <w:del w:id="95" w:author="上古龙庭" w:date="2026-08-07T16:25:42Z"/>
                <w:rFonts w:hint="eastAsia" w:ascii="宋体" w:hAnsi="宋体" w:eastAsia="宋体" w:cs="宋体"/>
              </w:rPr>
            </w:pPr>
            <w:del w:id="96" w:author="上古龙庭" w:date="2026-08-07T16:25:42Z">
              <w:r>
                <w:rPr>
                  <w:rFonts w:hint="eastAsia" w:ascii="宋体" w:hAnsi="宋体" w:eastAsia="宋体" w:cs="宋体"/>
                  <w:sz w:val="18"/>
                </w:rPr>
                <w:delText>禁用</w:delText>
              </w:r>
            </w:del>
          </w:p>
        </w:tc>
        <w:tc>
          <w:tcPr>
            <w:tcW w:w="3024" w:type="dxa"/>
            <w:tcBorders>
              <w:top w:val="single" w:color="999999" w:sz="4" w:space="0"/>
              <w:left w:val="single" w:color="999999" w:sz="4" w:space="0"/>
              <w:bottom w:val="single" w:color="999999" w:sz="4" w:space="0"/>
              <w:right w:val="single" w:color="999999" w:sz="4" w:space="0"/>
            </w:tcBorders>
          </w:tcPr>
          <w:p w14:paraId="40C26724">
            <w:pPr>
              <w:spacing w:after="0" w:line="240" w:lineRule="auto"/>
              <w:jc w:val="left"/>
              <w:rPr>
                <w:del w:id="97" w:author="上古龙庭" w:date="2026-08-07T16:25:42Z"/>
                <w:rFonts w:hint="eastAsia" w:ascii="宋体" w:hAnsi="宋体" w:eastAsia="宋体" w:cs="宋体"/>
              </w:rPr>
            </w:pPr>
            <w:del w:id="98" w:author="上古龙庭" w:date="2026-08-07T16:25:42Z">
              <w:r>
                <w:rPr>
                  <w:rFonts w:hint="eastAsia" w:ascii="宋体" w:hAnsi="宋体" w:eastAsia="宋体" w:cs="宋体"/>
                  <w:sz w:val="18"/>
                </w:rPr>
                <w:delText>实体卡被暂时禁用</w:delText>
              </w:r>
            </w:del>
          </w:p>
        </w:tc>
      </w:tr>
      <w:tr w14:paraId="0A57B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99"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0F1B759D">
            <w:pPr>
              <w:spacing w:after="0" w:line="240" w:lineRule="auto"/>
              <w:jc w:val="left"/>
              <w:rPr>
                <w:del w:id="100" w:author="上古龙庭" w:date="2026-08-07T16:25:42Z"/>
                <w:rFonts w:hint="eastAsia" w:ascii="宋体" w:hAnsi="宋体" w:eastAsia="宋体" w:cs="宋体"/>
              </w:rPr>
            </w:pPr>
            <w:del w:id="101" w:author="上古龙庭" w:date="2026-08-07T16:25:42Z">
              <w:r>
                <w:rPr>
                  <w:rFonts w:hint="eastAsia" w:ascii="宋体" w:hAnsi="宋体" w:eastAsia="宋体" w:cs="宋体"/>
                  <w:sz w:val="18"/>
                </w:rPr>
                <w:delText>4</w:delText>
              </w:r>
            </w:del>
          </w:p>
        </w:tc>
        <w:tc>
          <w:tcPr>
            <w:tcW w:w="3024" w:type="dxa"/>
            <w:tcBorders>
              <w:top w:val="single" w:color="999999" w:sz="4" w:space="0"/>
              <w:left w:val="single" w:color="999999" w:sz="4" w:space="0"/>
              <w:bottom w:val="single" w:color="999999" w:sz="4" w:space="0"/>
              <w:right w:val="single" w:color="999999" w:sz="4" w:space="0"/>
            </w:tcBorders>
          </w:tcPr>
          <w:p w14:paraId="45DA5855">
            <w:pPr>
              <w:spacing w:after="0" w:line="240" w:lineRule="auto"/>
              <w:jc w:val="left"/>
              <w:rPr>
                <w:del w:id="102" w:author="上古龙庭" w:date="2026-08-07T16:25:42Z"/>
                <w:rFonts w:hint="eastAsia" w:ascii="宋体" w:hAnsi="宋体" w:eastAsia="宋体" w:cs="宋体"/>
              </w:rPr>
            </w:pPr>
            <w:del w:id="103" w:author="上古龙庭" w:date="2026-08-07T16:25:42Z">
              <w:r>
                <w:rPr>
                  <w:rFonts w:hint="eastAsia" w:ascii="宋体" w:hAnsi="宋体" w:eastAsia="宋体" w:cs="宋体"/>
                  <w:sz w:val="18"/>
                </w:rPr>
                <w:delText>删除（注销）</w:delText>
              </w:r>
            </w:del>
          </w:p>
        </w:tc>
        <w:tc>
          <w:tcPr>
            <w:tcW w:w="3024" w:type="dxa"/>
            <w:tcBorders>
              <w:top w:val="single" w:color="999999" w:sz="4" w:space="0"/>
              <w:left w:val="single" w:color="999999" w:sz="4" w:space="0"/>
              <w:bottom w:val="single" w:color="999999" w:sz="4" w:space="0"/>
              <w:right w:val="single" w:color="999999" w:sz="4" w:space="0"/>
            </w:tcBorders>
          </w:tcPr>
          <w:p w14:paraId="1C6361A3">
            <w:pPr>
              <w:spacing w:after="0" w:line="240" w:lineRule="auto"/>
              <w:jc w:val="left"/>
              <w:rPr>
                <w:del w:id="104" w:author="上古龙庭" w:date="2026-08-07T16:25:42Z"/>
                <w:rFonts w:hint="eastAsia" w:ascii="宋体" w:hAnsi="宋体" w:eastAsia="宋体" w:cs="宋体"/>
              </w:rPr>
            </w:pPr>
            <w:del w:id="105" w:author="上古龙庭" w:date="2026-08-07T16:25:42Z">
              <w:r>
                <w:rPr>
                  <w:rFonts w:hint="eastAsia" w:ascii="宋体" w:hAnsi="宋体" w:eastAsia="宋体" w:cs="宋体"/>
                  <w:sz w:val="18"/>
                </w:rPr>
                <w:delText>实体卡被注销。注意：此处为4，与电子卡状态3不同</w:delText>
              </w:r>
            </w:del>
          </w:p>
        </w:tc>
      </w:tr>
    </w:tbl>
    <w:p w14:paraId="0971E1B3">
      <w:pPr>
        <w:pStyle w:val="4"/>
        <w:rPr>
          <w:del w:id="106" w:author="上古龙庭" w:date="2026-08-07T16:25:42Z"/>
          <w:rFonts w:hint="eastAsia" w:ascii="宋体" w:hAnsi="宋体" w:eastAsia="宋体" w:cs="宋体"/>
        </w:rPr>
      </w:pPr>
      <w:del w:id="107" w:author="上古龙庭" w:date="2026-08-07T16:25:42Z">
        <w:bookmarkStart w:id="102" w:name="_Toc22435"/>
        <w:bookmarkStart w:id="103" w:name="_Toc2252"/>
        <w:bookmarkStart w:id="104" w:name="_Toc28627"/>
        <w:r>
          <w:rPr>
            <w:rFonts w:hint="eastAsia" w:ascii="宋体" w:hAnsi="宋体" w:eastAsia="宋体" w:cs="宋体"/>
          </w:rPr>
          <w:delText>5.4 可开通标识枚举 (canOpenCard)</w:delText>
        </w:r>
        <w:bookmarkEnd w:id="102"/>
        <w:bookmarkEnd w:id="103"/>
        <w:bookmarkEnd w:id="104"/>
      </w:del>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76F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08" w:author="上古龙庭" w:date="2026-08-07T16:25:42Z"/>
        </w:trPr>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3E94E3DF">
            <w:pPr>
              <w:spacing w:after="0" w:line="240" w:lineRule="auto"/>
              <w:jc w:val="left"/>
              <w:rPr>
                <w:del w:id="109" w:author="上古龙庭" w:date="2026-08-07T16:25:42Z"/>
                <w:rFonts w:hint="eastAsia" w:ascii="宋体" w:hAnsi="宋体" w:eastAsia="宋体" w:cs="宋体"/>
              </w:rPr>
            </w:pPr>
            <w:del w:id="110" w:author="上古龙庭" w:date="2026-08-07T16:25:42Z">
              <w:r>
                <w:rPr>
                  <w:rFonts w:hint="eastAsia" w:ascii="宋体" w:hAnsi="宋体" w:eastAsia="宋体" w:cs="宋体"/>
                  <w:b/>
                  <w:color w:val="FFFFFF"/>
                  <w:sz w:val="18"/>
                </w:rPr>
                <w:delText>枚举值</w:delText>
              </w:r>
            </w:del>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4908B257">
            <w:pPr>
              <w:spacing w:after="0" w:line="240" w:lineRule="auto"/>
              <w:jc w:val="left"/>
              <w:rPr>
                <w:del w:id="111" w:author="上古龙庭" w:date="2026-08-07T16:25:42Z"/>
                <w:rFonts w:hint="eastAsia" w:ascii="宋体" w:hAnsi="宋体" w:eastAsia="宋体" w:cs="宋体"/>
              </w:rPr>
            </w:pPr>
            <w:del w:id="112" w:author="上古龙庭" w:date="2026-08-07T16:25:42Z">
              <w:r>
                <w:rPr>
                  <w:rFonts w:hint="eastAsia" w:ascii="宋体" w:hAnsi="宋体" w:eastAsia="宋体" w:cs="宋体"/>
                  <w:b/>
                  <w:color w:val="FFFFFF"/>
                  <w:sz w:val="18"/>
                </w:rPr>
                <w:delText>含义</w:delText>
              </w:r>
            </w:del>
          </w:p>
        </w:tc>
        <w:tc>
          <w:tcPr>
            <w:tcW w:w="3024" w:type="dxa"/>
            <w:tcBorders>
              <w:top w:val="single" w:color="999999" w:sz="4" w:space="0"/>
              <w:left w:val="single" w:color="999999" w:sz="4" w:space="0"/>
              <w:bottom w:val="single" w:color="999999" w:sz="4" w:space="0"/>
              <w:right w:val="single" w:color="999999" w:sz="4" w:space="0"/>
            </w:tcBorders>
            <w:shd w:val="clear" w:color="auto" w:fill="2F5496"/>
          </w:tcPr>
          <w:p w14:paraId="549BC3C6">
            <w:pPr>
              <w:spacing w:after="0" w:line="240" w:lineRule="auto"/>
              <w:jc w:val="left"/>
              <w:rPr>
                <w:del w:id="113" w:author="上古龙庭" w:date="2026-08-07T16:25:42Z"/>
                <w:rFonts w:hint="eastAsia" w:ascii="宋体" w:hAnsi="宋体" w:eastAsia="宋体" w:cs="宋体"/>
              </w:rPr>
            </w:pPr>
            <w:del w:id="114" w:author="上古龙庭" w:date="2026-08-07T16:25:42Z">
              <w:r>
                <w:rPr>
                  <w:rFonts w:hint="eastAsia" w:ascii="宋体" w:hAnsi="宋体" w:eastAsia="宋体" w:cs="宋体"/>
                  <w:b/>
                  <w:color w:val="FFFFFF"/>
                  <w:sz w:val="18"/>
                </w:rPr>
                <w:delText>说明</w:delText>
              </w:r>
            </w:del>
          </w:p>
        </w:tc>
      </w:tr>
      <w:tr w14:paraId="4AD0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15"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1BB1E5B0">
            <w:pPr>
              <w:spacing w:after="0" w:line="240" w:lineRule="auto"/>
              <w:jc w:val="left"/>
              <w:rPr>
                <w:del w:id="116" w:author="上古龙庭" w:date="2026-08-07T16:25:42Z"/>
                <w:rFonts w:hint="eastAsia" w:ascii="宋体" w:hAnsi="宋体" w:eastAsia="宋体" w:cs="宋体"/>
              </w:rPr>
            </w:pPr>
            <w:del w:id="117" w:author="上古龙庭" w:date="2026-08-07T16:25:42Z">
              <w:r>
                <w:rPr>
                  <w:rFonts w:hint="eastAsia" w:ascii="宋体" w:hAnsi="宋体" w:eastAsia="宋体" w:cs="宋体"/>
                  <w:sz w:val="18"/>
                </w:rPr>
                <w:delText>1</w:delText>
              </w:r>
            </w:del>
          </w:p>
        </w:tc>
        <w:tc>
          <w:tcPr>
            <w:tcW w:w="3024" w:type="dxa"/>
            <w:tcBorders>
              <w:top w:val="single" w:color="999999" w:sz="4" w:space="0"/>
              <w:left w:val="single" w:color="999999" w:sz="4" w:space="0"/>
              <w:bottom w:val="single" w:color="999999" w:sz="4" w:space="0"/>
              <w:right w:val="single" w:color="999999" w:sz="4" w:space="0"/>
            </w:tcBorders>
          </w:tcPr>
          <w:p w14:paraId="0C1AF41F">
            <w:pPr>
              <w:spacing w:after="0" w:line="240" w:lineRule="auto"/>
              <w:jc w:val="left"/>
              <w:rPr>
                <w:del w:id="118" w:author="上古龙庭" w:date="2026-08-07T16:25:42Z"/>
                <w:rFonts w:hint="eastAsia" w:ascii="宋体" w:hAnsi="宋体" w:eastAsia="宋体" w:cs="宋体"/>
              </w:rPr>
            </w:pPr>
            <w:del w:id="119" w:author="上古龙庭" w:date="2026-08-07T16:25:42Z">
              <w:r>
                <w:rPr>
                  <w:rFonts w:hint="eastAsia" w:ascii="宋体" w:hAnsi="宋体" w:eastAsia="宋体" w:cs="宋体"/>
                  <w:sz w:val="18"/>
                </w:rPr>
                <w:delText>可以开通</w:delText>
              </w:r>
            </w:del>
          </w:p>
        </w:tc>
        <w:tc>
          <w:tcPr>
            <w:tcW w:w="3024" w:type="dxa"/>
            <w:tcBorders>
              <w:top w:val="single" w:color="999999" w:sz="4" w:space="0"/>
              <w:left w:val="single" w:color="999999" w:sz="4" w:space="0"/>
              <w:bottom w:val="single" w:color="999999" w:sz="4" w:space="0"/>
              <w:right w:val="single" w:color="999999" w:sz="4" w:space="0"/>
            </w:tcBorders>
          </w:tcPr>
          <w:p w14:paraId="318CEC5B">
            <w:pPr>
              <w:spacing w:after="0" w:line="240" w:lineRule="auto"/>
              <w:jc w:val="left"/>
              <w:rPr>
                <w:del w:id="120" w:author="上古龙庭" w:date="2026-08-07T16:25:42Z"/>
                <w:rFonts w:hint="eastAsia" w:ascii="宋体" w:hAnsi="宋体" w:eastAsia="宋体" w:cs="宋体"/>
              </w:rPr>
            </w:pPr>
            <w:del w:id="121" w:author="上古龙庭" w:date="2026-08-07T16:25:42Z">
              <w:r>
                <w:rPr>
                  <w:rFonts w:hint="eastAsia" w:ascii="宋体" w:hAnsi="宋体" w:eastAsia="宋体" w:cs="宋体"/>
                  <w:sz w:val="18"/>
                </w:rPr>
                <w:delText>该员工满足开通电子卡的条件</w:delText>
              </w:r>
            </w:del>
          </w:p>
        </w:tc>
      </w:tr>
      <w:tr w14:paraId="4583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122" w:author="上古龙庭" w:date="2026-08-07T16:25:42Z"/>
        </w:trPr>
        <w:tc>
          <w:tcPr>
            <w:tcW w:w="3024" w:type="dxa"/>
            <w:tcBorders>
              <w:top w:val="single" w:color="999999" w:sz="4" w:space="0"/>
              <w:left w:val="single" w:color="999999" w:sz="4" w:space="0"/>
              <w:bottom w:val="single" w:color="999999" w:sz="4" w:space="0"/>
              <w:right w:val="single" w:color="999999" w:sz="4" w:space="0"/>
            </w:tcBorders>
          </w:tcPr>
          <w:p w14:paraId="4C6BC52C">
            <w:pPr>
              <w:spacing w:after="0" w:line="240" w:lineRule="auto"/>
              <w:jc w:val="left"/>
              <w:rPr>
                <w:del w:id="123" w:author="上古龙庭" w:date="2026-08-07T16:25:42Z"/>
                <w:rFonts w:hint="eastAsia" w:ascii="宋体" w:hAnsi="宋体" w:eastAsia="宋体" w:cs="宋体"/>
              </w:rPr>
            </w:pPr>
            <w:del w:id="124" w:author="上古龙庭" w:date="2026-08-07T16:25:42Z">
              <w:r>
                <w:rPr>
                  <w:rFonts w:hint="eastAsia" w:ascii="宋体" w:hAnsi="宋体" w:eastAsia="宋体" w:cs="宋体"/>
                  <w:sz w:val="18"/>
                </w:rPr>
                <w:delText>2</w:delText>
              </w:r>
            </w:del>
          </w:p>
        </w:tc>
        <w:tc>
          <w:tcPr>
            <w:tcW w:w="3024" w:type="dxa"/>
            <w:tcBorders>
              <w:top w:val="single" w:color="999999" w:sz="4" w:space="0"/>
              <w:left w:val="single" w:color="999999" w:sz="4" w:space="0"/>
              <w:bottom w:val="single" w:color="999999" w:sz="4" w:space="0"/>
              <w:right w:val="single" w:color="999999" w:sz="4" w:space="0"/>
            </w:tcBorders>
          </w:tcPr>
          <w:p w14:paraId="15AE5F8D">
            <w:pPr>
              <w:spacing w:after="0" w:line="240" w:lineRule="auto"/>
              <w:jc w:val="left"/>
              <w:rPr>
                <w:del w:id="125" w:author="上古龙庭" w:date="2026-08-07T16:25:42Z"/>
                <w:rFonts w:hint="eastAsia" w:ascii="宋体" w:hAnsi="宋体" w:eastAsia="宋体" w:cs="宋体"/>
              </w:rPr>
            </w:pPr>
            <w:del w:id="126" w:author="上古龙庭" w:date="2026-08-07T16:25:42Z">
              <w:r>
                <w:rPr>
                  <w:rFonts w:hint="eastAsia" w:ascii="宋体" w:hAnsi="宋体" w:eastAsia="宋体" w:cs="宋体"/>
                  <w:sz w:val="18"/>
                </w:rPr>
                <w:delText>不可以开通</w:delText>
              </w:r>
            </w:del>
          </w:p>
        </w:tc>
        <w:tc>
          <w:tcPr>
            <w:tcW w:w="3024" w:type="dxa"/>
            <w:tcBorders>
              <w:top w:val="single" w:color="999999" w:sz="4" w:space="0"/>
              <w:left w:val="single" w:color="999999" w:sz="4" w:space="0"/>
              <w:bottom w:val="single" w:color="999999" w:sz="4" w:space="0"/>
              <w:right w:val="single" w:color="999999" w:sz="4" w:space="0"/>
            </w:tcBorders>
          </w:tcPr>
          <w:p w14:paraId="691836A2">
            <w:pPr>
              <w:spacing w:after="0" w:line="240" w:lineRule="auto"/>
              <w:jc w:val="left"/>
              <w:rPr>
                <w:del w:id="127" w:author="上古龙庭" w:date="2026-08-07T16:25:42Z"/>
                <w:rFonts w:hint="eastAsia" w:ascii="宋体" w:hAnsi="宋体" w:eastAsia="宋体" w:cs="宋体"/>
              </w:rPr>
            </w:pPr>
            <w:del w:id="128" w:author="上古龙庭" w:date="2026-08-07T16:25:42Z">
              <w:r>
                <w:rPr>
                  <w:rFonts w:hint="eastAsia" w:ascii="宋体" w:hAnsi="宋体" w:eastAsia="宋体" w:cs="宋体"/>
                  <w:sz w:val="18"/>
                </w:rPr>
                <w:delText>该员工不满足开通条件，由 APP 本地判断处理</w:delText>
              </w:r>
            </w:del>
          </w:p>
        </w:tc>
      </w:tr>
    </w:tbl>
    <w:p w14:paraId="05AEE9F8">
      <w:pPr>
        <w:pStyle w:val="3"/>
        <w:rPr>
          <w:rFonts w:hint="eastAsia" w:ascii="宋体" w:hAnsi="宋体" w:eastAsia="宋体" w:cs="宋体"/>
          <w:rPrChange w:id="129" w:author="上古龙庭" w:date="2026-08-07T16:26:15Z">
            <w:rPr/>
          </w:rPrChange>
        </w:rPr>
      </w:pPr>
      <w:bookmarkStart w:id="105" w:name="_Toc23821"/>
      <w:bookmarkStart w:id="106" w:name="_Toc9689"/>
      <w:bookmarkStart w:id="107" w:name="_Toc1961"/>
      <w:r>
        <w:rPr>
          <w:rFonts w:hint="eastAsia" w:ascii="宋体" w:hAnsi="宋体" w:eastAsia="宋体" w:cs="宋体"/>
          <w:lang w:val="en-US" w:eastAsia="zh-CN"/>
        </w:rPr>
        <w:t>5</w:t>
      </w:r>
      <w:r>
        <w:rPr>
          <w:rFonts w:hint="eastAsia" w:ascii="宋体" w:hAnsi="宋体" w:eastAsia="宋体" w:cs="宋体"/>
        </w:rPr>
        <w:t>. 错误码定义</w:t>
      </w:r>
      <w:bookmarkEnd w:id="105"/>
      <w:bookmarkEnd w:id="106"/>
      <w:bookmarkEnd w:id="107"/>
    </w:p>
    <w:p w14:paraId="2FE1B596">
      <w:pPr>
        <w:pStyle w:val="4"/>
        <w:rPr>
          <w:rFonts w:hint="eastAsia" w:ascii="宋体" w:hAnsi="宋体" w:eastAsia="宋体" w:cs="宋体"/>
        </w:rPr>
      </w:pPr>
      <w:bookmarkStart w:id="108" w:name="_Toc20913"/>
      <w:bookmarkStart w:id="109" w:name="_Toc10746"/>
      <w:bookmarkStart w:id="110" w:name="_Toc25920"/>
      <w:r>
        <w:rPr>
          <w:rFonts w:hint="eastAsia" w:ascii="宋体" w:hAnsi="宋体" w:eastAsia="宋体" w:cs="宋体"/>
          <w:lang w:val="en-US" w:eastAsia="zh-CN"/>
        </w:rPr>
        <w:t>5</w:t>
      </w:r>
      <w:r>
        <w:rPr>
          <w:rFonts w:hint="eastAsia" w:ascii="宋体" w:hAnsi="宋体" w:eastAsia="宋体" w:cs="宋体"/>
        </w:rPr>
        <w:t>.1 通用错误码</w:t>
      </w:r>
      <w:bookmarkEnd w:id="108"/>
      <w:bookmarkEnd w:id="109"/>
      <w:bookmarkEnd w:id="110"/>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624C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68" w:type="dxa"/>
            <w:tcBorders>
              <w:top w:val="single" w:color="999999" w:sz="4" w:space="0"/>
              <w:left w:val="single" w:color="999999" w:sz="4" w:space="0"/>
              <w:bottom w:val="single" w:color="999999" w:sz="4" w:space="0"/>
              <w:right w:val="single" w:color="999999" w:sz="4" w:space="0"/>
            </w:tcBorders>
            <w:shd w:val="clear" w:color="auto" w:fill="2F5496"/>
          </w:tcPr>
          <w:p w14:paraId="2B711301">
            <w:pPr>
              <w:spacing w:after="0" w:line="240" w:lineRule="auto"/>
              <w:jc w:val="left"/>
              <w:rPr>
                <w:rFonts w:hint="eastAsia" w:ascii="宋体" w:hAnsi="宋体" w:eastAsia="宋体" w:cs="宋体"/>
              </w:rPr>
            </w:pPr>
            <w:r>
              <w:rPr>
                <w:rFonts w:hint="eastAsia" w:ascii="宋体" w:hAnsi="宋体" w:eastAsia="宋体" w:cs="宋体"/>
                <w:b/>
                <w:color w:val="FFFFFF"/>
                <w:sz w:val="18"/>
              </w:rPr>
              <w:t>错误码</w:t>
            </w:r>
          </w:p>
        </w:tc>
        <w:tc>
          <w:tcPr>
            <w:tcW w:w="2268" w:type="dxa"/>
            <w:tcBorders>
              <w:top w:val="single" w:color="999999" w:sz="4" w:space="0"/>
              <w:left w:val="single" w:color="999999" w:sz="4" w:space="0"/>
              <w:bottom w:val="single" w:color="999999" w:sz="4" w:space="0"/>
              <w:right w:val="single" w:color="999999" w:sz="4" w:space="0"/>
            </w:tcBorders>
            <w:shd w:val="clear" w:color="auto" w:fill="2F5496"/>
          </w:tcPr>
          <w:p w14:paraId="18E7980B">
            <w:pPr>
              <w:spacing w:after="0" w:line="240" w:lineRule="auto"/>
              <w:jc w:val="left"/>
              <w:rPr>
                <w:rFonts w:hint="eastAsia" w:ascii="宋体" w:hAnsi="宋体" w:eastAsia="宋体" w:cs="宋体"/>
              </w:rPr>
            </w:pPr>
            <w:r>
              <w:rPr>
                <w:rFonts w:hint="eastAsia" w:ascii="宋体" w:hAnsi="宋体" w:eastAsia="宋体" w:cs="宋体"/>
                <w:b/>
                <w:color w:val="FFFFFF"/>
                <w:sz w:val="18"/>
              </w:rPr>
              <w:t>HTTP Status</w:t>
            </w:r>
          </w:p>
        </w:tc>
        <w:tc>
          <w:tcPr>
            <w:tcW w:w="2268" w:type="dxa"/>
            <w:tcBorders>
              <w:top w:val="single" w:color="999999" w:sz="4" w:space="0"/>
              <w:left w:val="single" w:color="999999" w:sz="4" w:space="0"/>
              <w:bottom w:val="single" w:color="999999" w:sz="4" w:space="0"/>
              <w:right w:val="single" w:color="999999" w:sz="4" w:space="0"/>
            </w:tcBorders>
            <w:shd w:val="clear" w:color="auto" w:fill="2F5496"/>
          </w:tcPr>
          <w:p w14:paraId="1952B607">
            <w:pPr>
              <w:spacing w:after="0" w:line="240" w:lineRule="auto"/>
              <w:jc w:val="left"/>
              <w:rPr>
                <w:rFonts w:hint="eastAsia" w:ascii="宋体" w:hAnsi="宋体" w:eastAsia="宋体" w:cs="宋体"/>
              </w:rPr>
            </w:pPr>
            <w:r>
              <w:rPr>
                <w:rFonts w:hint="eastAsia" w:ascii="宋体" w:hAnsi="宋体" w:eastAsia="宋体" w:cs="宋体"/>
                <w:b/>
                <w:color w:val="FFFFFF"/>
                <w:sz w:val="18"/>
              </w:rPr>
              <w:t>说明</w:t>
            </w:r>
          </w:p>
        </w:tc>
        <w:tc>
          <w:tcPr>
            <w:tcW w:w="2268" w:type="dxa"/>
            <w:tcBorders>
              <w:top w:val="single" w:color="999999" w:sz="4" w:space="0"/>
              <w:left w:val="single" w:color="999999" w:sz="4" w:space="0"/>
              <w:bottom w:val="single" w:color="999999" w:sz="4" w:space="0"/>
              <w:right w:val="single" w:color="999999" w:sz="4" w:space="0"/>
            </w:tcBorders>
            <w:shd w:val="clear" w:color="auto" w:fill="2F5496"/>
          </w:tcPr>
          <w:p w14:paraId="0E682D6E">
            <w:pPr>
              <w:spacing w:after="0" w:line="240" w:lineRule="auto"/>
              <w:jc w:val="left"/>
              <w:rPr>
                <w:rFonts w:hint="eastAsia" w:ascii="宋体" w:hAnsi="宋体" w:eastAsia="宋体" w:cs="宋体"/>
              </w:rPr>
            </w:pPr>
            <w:r>
              <w:rPr>
                <w:rFonts w:hint="eastAsia" w:ascii="宋体" w:hAnsi="宋体" w:eastAsia="宋体" w:cs="宋体"/>
                <w:b/>
                <w:color w:val="FFFFFF"/>
                <w:sz w:val="18"/>
              </w:rPr>
              <w:t>建议处理方式</w:t>
            </w:r>
          </w:p>
        </w:tc>
      </w:tr>
      <w:tr w14:paraId="359E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4D6FB2B6">
            <w:pPr>
              <w:spacing w:after="0" w:line="240" w:lineRule="auto"/>
              <w:jc w:val="left"/>
              <w:rPr>
                <w:rFonts w:hint="eastAsia" w:ascii="宋体" w:hAnsi="宋体" w:eastAsia="宋体" w:cs="宋体"/>
              </w:rPr>
            </w:pPr>
            <w:r>
              <w:rPr>
                <w:rFonts w:hint="eastAsia" w:ascii="宋体" w:hAnsi="宋体" w:eastAsia="宋体" w:cs="宋体"/>
                <w:sz w:val="18"/>
              </w:rPr>
              <w:t>0000</w:t>
            </w:r>
          </w:p>
        </w:tc>
        <w:tc>
          <w:tcPr>
            <w:tcW w:w="2268" w:type="dxa"/>
            <w:tcBorders>
              <w:top w:val="single" w:color="999999" w:sz="4" w:space="0"/>
              <w:left w:val="single" w:color="999999" w:sz="4" w:space="0"/>
              <w:bottom w:val="single" w:color="999999" w:sz="4" w:space="0"/>
              <w:right w:val="single" w:color="999999" w:sz="4" w:space="0"/>
            </w:tcBorders>
          </w:tcPr>
          <w:p w14:paraId="56BF5D7C">
            <w:pPr>
              <w:spacing w:after="0" w:line="240" w:lineRule="auto"/>
              <w:jc w:val="left"/>
              <w:rPr>
                <w:rFonts w:hint="eastAsia" w:ascii="宋体" w:hAnsi="宋体" w:eastAsia="宋体" w:cs="宋体"/>
              </w:rPr>
            </w:pPr>
            <w:r>
              <w:rPr>
                <w:rFonts w:hint="eastAsia" w:ascii="宋体" w:hAnsi="宋体" w:eastAsia="宋体" w:cs="宋体"/>
                <w:sz w:val="18"/>
              </w:rPr>
              <w:t>200</w:t>
            </w:r>
          </w:p>
        </w:tc>
        <w:tc>
          <w:tcPr>
            <w:tcW w:w="2268" w:type="dxa"/>
            <w:tcBorders>
              <w:top w:val="single" w:color="999999" w:sz="4" w:space="0"/>
              <w:left w:val="single" w:color="999999" w:sz="4" w:space="0"/>
              <w:bottom w:val="single" w:color="999999" w:sz="4" w:space="0"/>
              <w:right w:val="single" w:color="999999" w:sz="4" w:space="0"/>
            </w:tcBorders>
          </w:tcPr>
          <w:p w14:paraId="16A7E42C">
            <w:pPr>
              <w:spacing w:after="0" w:line="240" w:lineRule="auto"/>
              <w:jc w:val="left"/>
              <w:rPr>
                <w:rFonts w:hint="eastAsia" w:ascii="宋体" w:hAnsi="宋体" w:eastAsia="宋体" w:cs="宋体"/>
              </w:rPr>
            </w:pPr>
            <w:r>
              <w:rPr>
                <w:rFonts w:hint="eastAsia" w:ascii="宋体" w:hAnsi="宋体" w:eastAsia="宋体" w:cs="宋体"/>
                <w:sz w:val="18"/>
              </w:rPr>
              <w:t>请求成功</w:t>
            </w:r>
          </w:p>
        </w:tc>
        <w:tc>
          <w:tcPr>
            <w:tcW w:w="2268" w:type="dxa"/>
            <w:tcBorders>
              <w:top w:val="single" w:color="999999" w:sz="4" w:space="0"/>
              <w:left w:val="single" w:color="999999" w:sz="4" w:space="0"/>
              <w:bottom w:val="single" w:color="999999" w:sz="4" w:space="0"/>
              <w:right w:val="single" w:color="999999" w:sz="4" w:space="0"/>
            </w:tcBorders>
          </w:tcPr>
          <w:p w14:paraId="74B7FB14">
            <w:pPr>
              <w:spacing w:after="0" w:line="240" w:lineRule="auto"/>
              <w:jc w:val="left"/>
              <w:rPr>
                <w:rFonts w:hint="eastAsia" w:ascii="宋体" w:hAnsi="宋体" w:eastAsia="宋体" w:cs="宋体"/>
              </w:rPr>
            </w:pPr>
            <w:r>
              <w:rPr>
                <w:rFonts w:hint="eastAsia" w:ascii="宋体" w:hAnsi="宋体" w:eastAsia="宋体" w:cs="宋体"/>
                <w:sz w:val="18"/>
              </w:rPr>
              <w:t>正常处理</w:t>
            </w:r>
          </w:p>
        </w:tc>
      </w:tr>
      <w:tr w14:paraId="3AA03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36A2254A">
            <w:pPr>
              <w:spacing w:after="0" w:line="240" w:lineRule="auto"/>
              <w:jc w:val="left"/>
              <w:rPr>
                <w:rFonts w:hint="eastAsia" w:ascii="宋体" w:hAnsi="宋体" w:eastAsia="宋体" w:cs="宋体"/>
              </w:rPr>
            </w:pPr>
            <w:r>
              <w:rPr>
                <w:rFonts w:hint="eastAsia" w:ascii="宋体" w:hAnsi="宋体" w:eastAsia="宋体" w:cs="宋体"/>
                <w:sz w:val="18"/>
              </w:rPr>
              <w:t>1001</w:t>
            </w:r>
          </w:p>
        </w:tc>
        <w:tc>
          <w:tcPr>
            <w:tcW w:w="2268" w:type="dxa"/>
            <w:tcBorders>
              <w:top w:val="single" w:color="999999" w:sz="4" w:space="0"/>
              <w:left w:val="single" w:color="999999" w:sz="4" w:space="0"/>
              <w:bottom w:val="single" w:color="999999" w:sz="4" w:space="0"/>
              <w:right w:val="single" w:color="999999" w:sz="4" w:space="0"/>
            </w:tcBorders>
          </w:tcPr>
          <w:p w14:paraId="082AEA7D">
            <w:pPr>
              <w:spacing w:after="0" w:line="240" w:lineRule="auto"/>
              <w:jc w:val="left"/>
              <w:rPr>
                <w:rFonts w:hint="eastAsia" w:ascii="宋体" w:hAnsi="宋体" w:eastAsia="宋体" w:cs="宋体"/>
              </w:rPr>
            </w:pPr>
            <w:r>
              <w:rPr>
                <w:rFonts w:hint="eastAsia" w:ascii="宋体" w:hAnsi="宋体" w:eastAsia="宋体" w:cs="宋体"/>
                <w:sz w:val="18"/>
              </w:rPr>
              <w:t>400</w:t>
            </w:r>
          </w:p>
        </w:tc>
        <w:tc>
          <w:tcPr>
            <w:tcW w:w="2268" w:type="dxa"/>
            <w:tcBorders>
              <w:top w:val="single" w:color="999999" w:sz="4" w:space="0"/>
              <w:left w:val="single" w:color="999999" w:sz="4" w:space="0"/>
              <w:bottom w:val="single" w:color="999999" w:sz="4" w:space="0"/>
              <w:right w:val="single" w:color="999999" w:sz="4" w:space="0"/>
            </w:tcBorders>
          </w:tcPr>
          <w:p w14:paraId="6062C8BA">
            <w:pPr>
              <w:spacing w:after="0" w:line="240" w:lineRule="auto"/>
              <w:jc w:val="left"/>
              <w:rPr>
                <w:rFonts w:hint="eastAsia" w:ascii="宋体" w:hAnsi="宋体" w:eastAsia="宋体" w:cs="宋体"/>
              </w:rPr>
            </w:pPr>
            <w:r>
              <w:rPr>
                <w:rFonts w:hint="eastAsia" w:ascii="宋体" w:hAnsi="宋体" w:eastAsia="宋体" w:cs="宋体"/>
                <w:sz w:val="18"/>
              </w:rPr>
              <w:t>参数校验失败：手机号不存在或格式错误</w:t>
            </w:r>
          </w:p>
        </w:tc>
        <w:tc>
          <w:tcPr>
            <w:tcW w:w="2268" w:type="dxa"/>
            <w:tcBorders>
              <w:top w:val="single" w:color="999999" w:sz="4" w:space="0"/>
              <w:left w:val="single" w:color="999999" w:sz="4" w:space="0"/>
              <w:bottom w:val="single" w:color="999999" w:sz="4" w:space="0"/>
              <w:right w:val="single" w:color="999999" w:sz="4" w:space="0"/>
            </w:tcBorders>
          </w:tcPr>
          <w:p w14:paraId="67BEB36B">
            <w:pPr>
              <w:spacing w:after="0" w:line="240" w:lineRule="auto"/>
              <w:jc w:val="left"/>
              <w:rPr>
                <w:rFonts w:hint="eastAsia" w:ascii="宋体" w:hAnsi="宋体" w:eastAsia="宋体" w:cs="宋体"/>
              </w:rPr>
            </w:pPr>
            <w:r>
              <w:rPr>
                <w:rFonts w:hint="eastAsia" w:ascii="宋体" w:hAnsi="宋体" w:eastAsia="宋体" w:cs="宋体"/>
                <w:sz w:val="18"/>
              </w:rPr>
              <w:t>检查手机号格式</w:t>
            </w:r>
          </w:p>
        </w:tc>
      </w:tr>
      <w:tr w14:paraId="3A4DC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767545BA">
            <w:pPr>
              <w:spacing w:after="0" w:line="240" w:lineRule="auto"/>
              <w:jc w:val="left"/>
              <w:rPr>
                <w:rFonts w:hint="eastAsia" w:ascii="宋体" w:hAnsi="宋体" w:eastAsia="宋体" w:cs="宋体"/>
              </w:rPr>
            </w:pPr>
            <w:r>
              <w:rPr>
                <w:rFonts w:hint="eastAsia" w:ascii="宋体" w:hAnsi="宋体" w:eastAsia="宋体" w:cs="宋体"/>
                <w:sz w:val="18"/>
              </w:rPr>
              <w:t>1002</w:t>
            </w:r>
          </w:p>
        </w:tc>
        <w:tc>
          <w:tcPr>
            <w:tcW w:w="2268" w:type="dxa"/>
            <w:tcBorders>
              <w:top w:val="single" w:color="999999" w:sz="4" w:space="0"/>
              <w:left w:val="single" w:color="999999" w:sz="4" w:space="0"/>
              <w:bottom w:val="single" w:color="999999" w:sz="4" w:space="0"/>
              <w:right w:val="single" w:color="999999" w:sz="4" w:space="0"/>
            </w:tcBorders>
          </w:tcPr>
          <w:p w14:paraId="0171EBC7">
            <w:pPr>
              <w:spacing w:after="0" w:line="240" w:lineRule="auto"/>
              <w:jc w:val="left"/>
              <w:rPr>
                <w:rFonts w:hint="eastAsia" w:ascii="宋体" w:hAnsi="宋体" w:eastAsia="宋体" w:cs="宋体"/>
              </w:rPr>
            </w:pPr>
            <w:r>
              <w:rPr>
                <w:rFonts w:hint="eastAsia" w:ascii="宋体" w:hAnsi="宋体" w:eastAsia="宋体" w:cs="宋体"/>
                <w:sz w:val="18"/>
              </w:rPr>
              <w:t>400</w:t>
            </w:r>
          </w:p>
        </w:tc>
        <w:tc>
          <w:tcPr>
            <w:tcW w:w="2268" w:type="dxa"/>
            <w:tcBorders>
              <w:top w:val="single" w:color="999999" w:sz="4" w:space="0"/>
              <w:left w:val="single" w:color="999999" w:sz="4" w:space="0"/>
              <w:bottom w:val="single" w:color="999999" w:sz="4" w:space="0"/>
              <w:right w:val="single" w:color="999999" w:sz="4" w:space="0"/>
            </w:tcBorders>
          </w:tcPr>
          <w:p w14:paraId="1376DE47">
            <w:pPr>
              <w:spacing w:after="0" w:line="240" w:lineRule="auto"/>
              <w:jc w:val="left"/>
              <w:rPr>
                <w:rFonts w:hint="eastAsia" w:ascii="宋体" w:hAnsi="宋体" w:eastAsia="宋体" w:cs="宋体"/>
              </w:rPr>
            </w:pPr>
            <w:r>
              <w:rPr>
                <w:rFonts w:hint="eastAsia" w:ascii="宋体" w:hAnsi="宋体" w:eastAsia="宋体" w:cs="宋体"/>
                <w:sz w:val="18"/>
              </w:rPr>
              <w:t>参数校验失败：卡号不存在</w:t>
            </w:r>
          </w:p>
        </w:tc>
        <w:tc>
          <w:tcPr>
            <w:tcW w:w="2268" w:type="dxa"/>
            <w:tcBorders>
              <w:top w:val="single" w:color="999999" w:sz="4" w:space="0"/>
              <w:left w:val="single" w:color="999999" w:sz="4" w:space="0"/>
              <w:bottom w:val="single" w:color="999999" w:sz="4" w:space="0"/>
              <w:right w:val="single" w:color="999999" w:sz="4" w:space="0"/>
            </w:tcBorders>
          </w:tcPr>
          <w:p w14:paraId="5599C7BE">
            <w:pPr>
              <w:spacing w:after="0" w:line="240" w:lineRule="auto"/>
              <w:jc w:val="left"/>
              <w:rPr>
                <w:rFonts w:hint="eastAsia" w:ascii="宋体" w:hAnsi="宋体" w:eastAsia="宋体" w:cs="宋体"/>
              </w:rPr>
            </w:pPr>
            <w:r>
              <w:rPr>
                <w:rFonts w:hint="eastAsia" w:ascii="宋体" w:hAnsi="宋体" w:eastAsia="宋体" w:cs="宋体"/>
                <w:sz w:val="18"/>
              </w:rPr>
              <w:t>检查卡号是否正确</w:t>
            </w:r>
          </w:p>
        </w:tc>
      </w:tr>
      <w:tr w14:paraId="4F3C7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23056612">
            <w:pPr>
              <w:spacing w:after="0" w:line="240" w:lineRule="auto"/>
              <w:jc w:val="left"/>
              <w:rPr>
                <w:rFonts w:hint="eastAsia" w:ascii="宋体" w:hAnsi="宋体" w:eastAsia="宋体" w:cs="宋体"/>
              </w:rPr>
            </w:pPr>
            <w:r>
              <w:rPr>
                <w:rFonts w:hint="eastAsia" w:ascii="宋体" w:hAnsi="宋体" w:eastAsia="宋体" w:cs="宋体"/>
                <w:sz w:val="18"/>
              </w:rPr>
              <w:t>1003</w:t>
            </w:r>
          </w:p>
        </w:tc>
        <w:tc>
          <w:tcPr>
            <w:tcW w:w="2268" w:type="dxa"/>
            <w:tcBorders>
              <w:top w:val="single" w:color="999999" w:sz="4" w:space="0"/>
              <w:left w:val="single" w:color="999999" w:sz="4" w:space="0"/>
              <w:bottom w:val="single" w:color="999999" w:sz="4" w:space="0"/>
              <w:right w:val="single" w:color="999999" w:sz="4" w:space="0"/>
            </w:tcBorders>
          </w:tcPr>
          <w:p w14:paraId="1C7E1EB7">
            <w:pPr>
              <w:spacing w:after="0" w:line="240" w:lineRule="auto"/>
              <w:jc w:val="left"/>
              <w:rPr>
                <w:rFonts w:hint="eastAsia" w:ascii="宋体" w:hAnsi="宋体" w:eastAsia="宋体" w:cs="宋体"/>
              </w:rPr>
            </w:pPr>
            <w:r>
              <w:rPr>
                <w:rFonts w:hint="eastAsia" w:ascii="宋体" w:hAnsi="宋体" w:eastAsia="宋体" w:cs="宋体"/>
                <w:sz w:val="18"/>
              </w:rPr>
              <w:t>400</w:t>
            </w:r>
          </w:p>
        </w:tc>
        <w:tc>
          <w:tcPr>
            <w:tcW w:w="2268" w:type="dxa"/>
            <w:tcBorders>
              <w:top w:val="single" w:color="999999" w:sz="4" w:space="0"/>
              <w:left w:val="single" w:color="999999" w:sz="4" w:space="0"/>
              <w:bottom w:val="single" w:color="999999" w:sz="4" w:space="0"/>
              <w:right w:val="single" w:color="999999" w:sz="4" w:space="0"/>
            </w:tcBorders>
          </w:tcPr>
          <w:p w14:paraId="46DD9BE6">
            <w:pPr>
              <w:spacing w:after="0" w:line="240" w:lineRule="auto"/>
              <w:jc w:val="left"/>
              <w:rPr>
                <w:rFonts w:hint="eastAsia" w:ascii="宋体" w:hAnsi="宋体" w:eastAsia="宋体" w:cs="宋体"/>
              </w:rPr>
            </w:pPr>
            <w:r>
              <w:rPr>
                <w:rFonts w:hint="eastAsia" w:ascii="宋体" w:hAnsi="宋体" w:eastAsia="宋体" w:cs="宋体"/>
                <w:sz w:val="18"/>
              </w:rPr>
              <w:t>参数校验失败：必填字段缺失</w:t>
            </w:r>
          </w:p>
        </w:tc>
        <w:tc>
          <w:tcPr>
            <w:tcW w:w="2268" w:type="dxa"/>
            <w:tcBorders>
              <w:top w:val="single" w:color="999999" w:sz="4" w:space="0"/>
              <w:left w:val="single" w:color="999999" w:sz="4" w:space="0"/>
              <w:bottom w:val="single" w:color="999999" w:sz="4" w:space="0"/>
              <w:right w:val="single" w:color="999999" w:sz="4" w:space="0"/>
            </w:tcBorders>
          </w:tcPr>
          <w:p w14:paraId="59289011">
            <w:pPr>
              <w:spacing w:after="0" w:line="240" w:lineRule="auto"/>
              <w:jc w:val="left"/>
              <w:rPr>
                <w:rFonts w:hint="eastAsia" w:ascii="宋体" w:hAnsi="宋体" w:eastAsia="宋体" w:cs="宋体"/>
              </w:rPr>
            </w:pPr>
            <w:r>
              <w:rPr>
                <w:rFonts w:hint="eastAsia" w:ascii="宋体" w:hAnsi="宋体" w:eastAsia="宋体" w:cs="宋体"/>
                <w:sz w:val="18"/>
              </w:rPr>
              <w:t>补充必填参数</w:t>
            </w:r>
          </w:p>
        </w:tc>
      </w:tr>
      <w:tr w14:paraId="5FE3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731627B1">
            <w:pPr>
              <w:spacing w:after="0" w:line="240" w:lineRule="auto"/>
              <w:jc w:val="left"/>
              <w:rPr>
                <w:rFonts w:hint="eastAsia" w:ascii="宋体" w:hAnsi="宋体" w:eastAsia="宋体" w:cs="宋体"/>
              </w:rPr>
            </w:pPr>
            <w:r>
              <w:rPr>
                <w:rFonts w:hint="eastAsia" w:ascii="宋体" w:hAnsi="宋体" w:eastAsia="宋体" w:cs="宋体"/>
                <w:sz w:val="18"/>
              </w:rPr>
              <w:t>2001</w:t>
            </w:r>
          </w:p>
        </w:tc>
        <w:tc>
          <w:tcPr>
            <w:tcW w:w="2268" w:type="dxa"/>
            <w:tcBorders>
              <w:top w:val="single" w:color="999999" w:sz="4" w:space="0"/>
              <w:left w:val="single" w:color="999999" w:sz="4" w:space="0"/>
              <w:bottom w:val="single" w:color="999999" w:sz="4" w:space="0"/>
              <w:right w:val="single" w:color="999999" w:sz="4" w:space="0"/>
            </w:tcBorders>
          </w:tcPr>
          <w:p w14:paraId="64F855B8">
            <w:pPr>
              <w:spacing w:after="0" w:line="240" w:lineRule="auto"/>
              <w:jc w:val="left"/>
              <w:rPr>
                <w:rFonts w:hint="eastAsia" w:ascii="宋体" w:hAnsi="宋体" w:eastAsia="宋体" w:cs="宋体"/>
              </w:rPr>
            </w:pPr>
            <w:r>
              <w:rPr>
                <w:rFonts w:hint="eastAsia" w:ascii="宋体" w:hAnsi="宋体" w:eastAsia="宋体" w:cs="宋体"/>
                <w:sz w:val="18"/>
              </w:rPr>
              <w:t>403</w:t>
            </w:r>
          </w:p>
        </w:tc>
        <w:tc>
          <w:tcPr>
            <w:tcW w:w="2268" w:type="dxa"/>
            <w:tcBorders>
              <w:top w:val="single" w:color="999999" w:sz="4" w:space="0"/>
              <w:left w:val="single" w:color="999999" w:sz="4" w:space="0"/>
              <w:bottom w:val="single" w:color="999999" w:sz="4" w:space="0"/>
              <w:right w:val="single" w:color="999999" w:sz="4" w:space="0"/>
            </w:tcBorders>
          </w:tcPr>
          <w:p w14:paraId="0429FC3C">
            <w:pPr>
              <w:spacing w:after="0" w:line="240" w:lineRule="auto"/>
              <w:jc w:val="left"/>
              <w:rPr>
                <w:rFonts w:hint="eastAsia" w:ascii="宋体" w:hAnsi="宋体" w:eastAsia="宋体" w:cs="宋体"/>
              </w:rPr>
            </w:pPr>
            <w:r>
              <w:rPr>
                <w:rFonts w:hint="eastAsia" w:ascii="宋体" w:hAnsi="宋体" w:eastAsia="宋体" w:cs="宋体"/>
                <w:sz w:val="18"/>
              </w:rPr>
              <w:t>无权限操作该卡</w:t>
            </w:r>
          </w:p>
        </w:tc>
        <w:tc>
          <w:tcPr>
            <w:tcW w:w="2268" w:type="dxa"/>
            <w:tcBorders>
              <w:top w:val="single" w:color="999999" w:sz="4" w:space="0"/>
              <w:left w:val="single" w:color="999999" w:sz="4" w:space="0"/>
              <w:bottom w:val="single" w:color="999999" w:sz="4" w:space="0"/>
              <w:right w:val="single" w:color="999999" w:sz="4" w:space="0"/>
            </w:tcBorders>
          </w:tcPr>
          <w:p w14:paraId="15AE6F22">
            <w:pPr>
              <w:spacing w:after="0" w:line="240" w:lineRule="auto"/>
              <w:jc w:val="left"/>
              <w:rPr>
                <w:rFonts w:hint="eastAsia" w:ascii="宋体" w:hAnsi="宋体" w:eastAsia="宋体" w:cs="宋体"/>
              </w:rPr>
            </w:pPr>
            <w:r>
              <w:rPr>
                <w:rFonts w:hint="eastAsia" w:ascii="宋体" w:hAnsi="宋体" w:eastAsia="宋体" w:cs="宋体"/>
                <w:sz w:val="18"/>
              </w:rPr>
              <w:t>确认操作权限</w:t>
            </w:r>
          </w:p>
        </w:tc>
      </w:tr>
      <w:tr w14:paraId="4EDE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50909F77">
            <w:pPr>
              <w:spacing w:after="0" w:line="240" w:lineRule="auto"/>
              <w:jc w:val="left"/>
              <w:rPr>
                <w:rFonts w:hint="eastAsia" w:ascii="宋体" w:hAnsi="宋体" w:eastAsia="宋体" w:cs="宋体"/>
              </w:rPr>
            </w:pPr>
            <w:r>
              <w:rPr>
                <w:rFonts w:hint="eastAsia" w:ascii="宋体" w:hAnsi="宋体" w:eastAsia="宋体" w:cs="宋体"/>
                <w:sz w:val="18"/>
              </w:rPr>
              <w:t>2002</w:t>
            </w:r>
          </w:p>
        </w:tc>
        <w:tc>
          <w:tcPr>
            <w:tcW w:w="2268" w:type="dxa"/>
            <w:tcBorders>
              <w:top w:val="single" w:color="999999" w:sz="4" w:space="0"/>
              <w:left w:val="single" w:color="999999" w:sz="4" w:space="0"/>
              <w:bottom w:val="single" w:color="999999" w:sz="4" w:space="0"/>
              <w:right w:val="single" w:color="999999" w:sz="4" w:space="0"/>
            </w:tcBorders>
          </w:tcPr>
          <w:p w14:paraId="58DC2A3F">
            <w:pPr>
              <w:spacing w:after="0" w:line="240" w:lineRule="auto"/>
              <w:jc w:val="left"/>
              <w:rPr>
                <w:rFonts w:hint="eastAsia" w:ascii="宋体" w:hAnsi="宋体" w:eastAsia="宋体" w:cs="宋体"/>
              </w:rPr>
            </w:pPr>
            <w:r>
              <w:rPr>
                <w:rFonts w:hint="eastAsia" w:ascii="宋体" w:hAnsi="宋体" w:eastAsia="宋体" w:cs="宋体"/>
                <w:sz w:val="18"/>
              </w:rPr>
              <w:t>409</w:t>
            </w:r>
          </w:p>
        </w:tc>
        <w:tc>
          <w:tcPr>
            <w:tcW w:w="2268" w:type="dxa"/>
            <w:tcBorders>
              <w:top w:val="single" w:color="999999" w:sz="4" w:space="0"/>
              <w:left w:val="single" w:color="999999" w:sz="4" w:space="0"/>
              <w:bottom w:val="single" w:color="999999" w:sz="4" w:space="0"/>
              <w:right w:val="single" w:color="999999" w:sz="4" w:space="0"/>
            </w:tcBorders>
          </w:tcPr>
          <w:p w14:paraId="06237D2B">
            <w:pPr>
              <w:spacing w:after="0" w:line="240" w:lineRule="auto"/>
              <w:jc w:val="left"/>
              <w:rPr>
                <w:rFonts w:hint="eastAsia" w:ascii="宋体" w:hAnsi="宋体" w:eastAsia="宋体" w:cs="宋体"/>
              </w:rPr>
            </w:pPr>
            <w:r>
              <w:rPr>
                <w:rFonts w:hint="eastAsia" w:ascii="宋体" w:hAnsi="宋体" w:eastAsia="宋体" w:cs="宋体"/>
                <w:sz w:val="18"/>
              </w:rPr>
              <w:t>电子卡当前状态不允许该操作</w:t>
            </w:r>
          </w:p>
        </w:tc>
        <w:tc>
          <w:tcPr>
            <w:tcW w:w="2268" w:type="dxa"/>
            <w:tcBorders>
              <w:top w:val="single" w:color="999999" w:sz="4" w:space="0"/>
              <w:left w:val="single" w:color="999999" w:sz="4" w:space="0"/>
              <w:bottom w:val="single" w:color="999999" w:sz="4" w:space="0"/>
              <w:right w:val="single" w:color="999999" w:sz="4" w:space="0"/>
            </w:tcBorders>
          </w:tcPr>
          <w:p w14:paraId="11A31FFB">
            <w:pPr>
              <w:spacing w:after="0" w:line="240" w:lineRule="auto"/>
              <w:jc w:val="left"/>
              <w:rPr>
                <w:rFonts w:hint="eastAsia" w:ascii="宋体" w:hAnsi="宋体" w:eastAsia="宋体" w:cs="宋体"/>
              </w:rPr>
            </w:pPr>
            <w:r>
              <w:rPr>
                <w:rFonts w:hint="eastAsia" w:ascii="宋体" w:hAnsi="宋体" w:eastAsia="宋体" w:cs="宋体"/>
                <w:sz w:val="18"/>
              </w:rPr>
              <w:t>检查卡当前状态</w:t>
            </w:r>
          </w:p>
        </w:tc>
      </w:tr>
      <w:tr w14:paraId="7AD30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1556D1DA">
            <w:pPr>
              <w:spacing w:after="0" w:line="240" w:lineRule="auto"/>
              <w:jc w:val="left"/>
              <w:rPr>
                <w:rFonts w:hint="eastAsia" w:ascii="宋体" w:hAnsi="宋体" w:eastAsia="宋体" w:cs="宋体"/>
              </w:rPr>
            </w:pPr>
            <w:r>
              <w:rPr>
                <w:rFonts w:hint="eastAsia" w:ascii="宋体" w:hAnsi="宋体" w:eastAsia="宋体" w:cs="宋体"/>
                <w:sz w:val="18"/>
              </w:rPr>
              <w:t>3001</w:t>
            </w:r>
          </w:p>
        </w:tc>
        <w:tc>
          <w:tcPr>
            <w:tcW w:w="2268" w:type="dxa"/>
            <w:tcBorders>
              <w:top w:val="single" w:color="999999" w:sz="4" w:space="0"/>
              <w:left w:val="single" w:color="999999" w:sz="4" w:space="0"/>
              <w:bottom w:val="single" w:color="999999" w:sz="4" w:space="0"/>
              <w:right w:val="single" w:color="999999" w:sz="4" w:space="0"/>
            </w:tcBorders>
          </w:tcPr>
          <w:p w14:paraId="16EC249A">
            <w:pPr>
              <w:spacing w:after="0" w:line="240" w:lineRule="auto"/>
              <w:jc w:val="left"/>
              <w:rPr>
                <w:rFonts w:hint="eastAsia" w:ascii="宋体" w:hAnsi="宋体" w:eastAsia="宋体" w:cs="宋体"/>
              </w:rPr>
            </w:pPr>
            <w:r>
              <w:rPr>
                <w:rFonts w:hint="eastAsia" w:ascii="宋体" w:hAnsi="宋体" w:eastAsia="宋体" w:cs="宋体"/>
                <w:sz w:val="18"/>
              </w:rPr>
              <w:t>401</w:t>
            </w:r>
          </w:p>
        </w:tc>
        <w:tc>
          <w:tcPr>
            <w:tcW w:w="2268" w:type="dxa"/>
            <w:tcBorders>
              <w:top w:val="single" w:color="999999" w:sz="4" w:space="0"/>
              <w:left w:val="single" w:color="999999" w:sz="4" w:space="0"/>
              <w:bottom w:val="single" w:color="999999" w:sz="4" w:space="0"/>
              <w:right w:val="single" w:color="999999" w:sz="4" w:space="0"/>
            </w:tcBorders>
          </w:tcPr>
          <w:p w14:paraId="6CA87A5A">
            <w:pPr>
              <w:spacing w:after="0" w:line="240" w:lineRule="auto"/>
              <w:jc w:val="left"/>
              <w:rPr>
                <w:rFonts w:hint="eastAsia" w:ascii="宋体" w:hAnsi="宋体" w:eastAsia="宋体" w:cs="宋体"/>
              </w:rPr>
            </w:pPr>
            <w:r>
              <w:rPr>
                <w:rFonts w:hint="eastAsia" w:ascii="宋体" w:hAnsi="宋体" w:eastAsia="宋体" w:cs="宋体"/>
                <w:sz w:val="18"/>
              </w:rPr>
              <w:t>Token 已过期</w:t>
            </w:r>
          </w:p>
        </w:tc>
        <w:tc>
          <w:tcPr>
            <w:tcW w:w="2268" w:type="dxa"/>
            <w:tcBorders>
              <w:top w:val="single" w:color="999999" w:sz="4" w:space="0"/>
              <w:left w:val="single" w:color="999999" w:sz="4" w:space="0"/>
              <w:bottom w:val="single" w:color="999999" w:sz="4" w:space="0"/>
              <w:right w:val="single" w:color="999999" w:sz="4" w:space="0"/>
            </w:tcBorders>
          </w:tcPr>
          <w:p w14:paraId="1CDE8093">
            <w:pPr>
              <w:spacing w:after="0" w:line="240" w:lineRule="auto"/>
              <w:jc w:val="left"/>
              <w:rPr>
                <w:rFonts w:hint="eastAsia" w:ascii="宋体" w:hAnsi="宋体" w:eastAsia="宋体" w:cs="宋体"/>
              </w:rPr>
            </w:pPr>
            <w:r>
              <w:rPr>
                <w:rFonts w:hint="eastAsia" w:ascii="宋体" w:hAnsi="宋体" w:eastAsia="宋体" w:cs="宋体"/>
                <w:sz w:val="18"/>
              </w:rPr>
              <w:t>重新登录获取 Token</w:t>
            </w:r>
          </w:p>
        </w:tc>
      </w:tr>
      <w:tr w14:paraId="483B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287A0F2D">
            <w:pPr>
              <w:spacing w:after="0" w:line="240" w:lineRule="auto"/>
              <w:jc w:val="left"/>
              <w:rPr>
                <w:rFonts w:hint="eastAsia" w:ascii="宋体" w:hAnsi="宋体" w:eastAsia="宋体" w:cs="宋体"/>
              </w:rPr>
            </w:pPr>
            <w:r>
              <w:rPr>
                <w:rFonts w:hint="eastAsia" w:ascii="宋体" w:hAnsi="宋体" w:eastAsia="宋体" w:cs="宋体"/>
                <w:sz w:val="18"/>
              </w:rPr>
              <w:t>3002</w:t>
            </w:r>
          </w:p>
        </w:tc>
        <w:tc>
          <w:tcPr>
            <w:tcW w:w="2268" w:type="dxa"/>
            <w:tcBorders>
              <w:top w:val="single" w:color="999999" w:sz="4" w:space="0"/>
              <w:left w:val="single" w:color="999999" w:sz="4" w:space="0"/>
              <w:bottom w:val="single" w:color="999999" w:sz="4" w:space="0"/>
              <w:right w:val="single" w:color="999999" w:sz="4" w:space="0"/>
            </w:tcBorders>
          </w:tcPr>
          <w:p w14:paraId="5CB4FAB0">
            <w:pPr>
              <w:spacing w:after="0" w:line="240" w:lineRule="auto"/>
              <w:jc w:val="left"/>
              <w:rPr>
                <w:rFonts w:hint="eastAsia" w:ascii="宋体" w:hAnsi="宋体" w:eastAsia="宋体" w:cs="宋体"/>
              </w:rPr>
            </w:pPr>
            <w:r>
              <w:rPr>
                <w:rFonts w:hint="eastAsia" w:ascii="宋体" w:hAnsi="宋体" w:eastAsia="宋体" w:cs="宋体"/>
                <w:sz w:val="18"/>
              </w:rPr>
              <w:t>401</w:t>
            </w:r>
          </w:p>
        </w:tc>
        <w:tc>
          <w:tcPr>
            <w:tcW w:w="2268" w:type="dxa"/>
            <w:tcBorders>
              <w:top w:val="single" w:color="999999" w:sz="4" w:space="0"/>
              <w:left w:val="single" w:color="999999" w:sz="4" w:space="0"/>
              <w:bottom w:val="single" w:color="999999" w:sz="4" w:space="0"/>
              <w:right w:val="single" w:color="999999" w:sz="4" w:space="0"/>
            </w:tcBorders>
          </w:tcPr>
          <w:p w14:paraId="050FA2D8">
            <w:pPr>
              <w:spacing w:after="0" w:line="240" w:lineRule="auto"/>
              <w:jc w:val="left"/>
              <w:rPr>
                <w:rFonts w:hint="eastAsia" w:ascii="宋体" w:hAnsi="宋体" w:eastAsia="宋体" w:cs="宋体"/>
              </w:rPr>
            </w:pPr>
            <w:r>
              <w:rPr>
                <w:rFonts w:hint="eastAsia" w:ascii="宋体" w:hAnsi="宋体" w:eastAsia="宋体" w:cs="宋体"/>
                <w:sz w:val="18"/>
              </w:rPr>
              <w:t>Token 无效</w:t>
            </w:r>
          </w:p>
        </w:tc>
        <w:tc>
          <w:tcPr>
            <w:tcW w:w="2268" w:type="dxa"/>
            <w:tcBorders>
              <w:top w:val="single" w:color="999999" w:sz="4" w:space="0"/>
              <w:left w:val="single" w:color="999999" w:sz="4" w:space="0"/>
              <w:bottom w:val="single" w:color="999999" w:sz="4" w:space="0"/>
              <w:right w:val="single" w:color="999999" w:sz="4" w:space="0"/>
            </w:tcBorders>
          </w:tcPr>
          <w:p w14:paraId="630F20FC">
            <w:pPr>
              <w:spacing w:after="0" w:line="240" w:lineRule="auto"/>
              <w:jc w:val="left"/>
              <w:rPr>
                <w:rFonts w:hint="eastAsia" w:ascii="宋体" w:hAnsi="宋体" w:eastAsia="宋体" w:cs="宋体"/>
              </w:rPr>
            </w:pPr>
            <w:r>
              <w:rPr>
                <w:rFonts w:hint="eastAsia" w:ascii="宋体" w:hAnsi="宋体" w:eastAsia="宋体" w:cs="宋体"/>
                <w:sz w:val="18"/>
              </w:rPr>
              <w:t>重新登录获取 Token</w:t>
            </w:r>
          </w:p>
        </w:tc>
      </w:tr>
      <w:tr w14:paraId="28E7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6DAACE19">
            <w:pPr>
              <w:spacing w:after="0" w:line="240" w:lineRule="auto"/>
              <w:jc w:val="left"/>
              <w:rPr>
                <w:rFonts w:hint="eastAsia" w:ascii="宋体" w:hAnsi="宋体" w:eastAsia="宋体" w:cs="宋体"/>
              </w:rPr>
            </w:pPr>
            <w:r>
              <w:rPr>
                <w:rFonts w:hint="eastAsia" w:ascii="宋体" w:hAnsi="宋体" w:eastAsia="宋体" w:cs="宋体"/>
                <w:sz w:val="18"/>
              </w:rPr>
              <w:t>4001</w:t>
            </w:r>
          </w:p>
        </w:tc>
        <w:tc>
          <w:tcPr>
            <w:tcW w:w="2268" w:type="dxa"/>
            <w:tcBorders>
              <w:top w:val="single" w:color="999999" w:sz="4" w:space="0"/>
              <w:left w:val="single" w:color="999999" w:sz="4" w:space="0"/>
              <w:bottom w:val="single" w:color="999999" w:sz="4" w:space="0"/>
              <w:right w:val="single" w:color="999999" w:sz="4" w:space="0"/>
            </w:tcBorders>
          </w:tcPr>
          <w:p w14:paraId="74F4951C">
            <w:pPr>
              <w:spacing w:after="0" w:line="240" w:lineRule="auto"/>
              <w:jc w:val="left"/>
              <w:rPr>
                <w:rFonts w:hint="eastAsia" w:ascii="宋体" w:hAnsi="宋体" w:eastAsia="宋体" w:cs="宋体"/>
              </w:rPr>
            </w:pPr>
            <w:r>
              <w:rPr>
                <w:rFonts w:hint="eastAsia" w:ascii="宋体" w:hAnsi="宋体" w:eastAsia="宋体" w:cs="宋体"/>
                <w:sz w:val="18"/>
              </w:rPr>
              <w:t>500</w:t>
            </w:r>
          </w:p>
        </w:tc>
        <w:tc>
          <w:tcPr>
            <w:tcW w:w="2268" w:type="dxa"/>
            <w:tcBorders>
              <w:top w:val="single" w:color="999999" w:sz="4" w:space="0"/>
              <w:left w:val="single" w:color="999999" w:sz="4" w:space="0"/>
              <w:bottom w:val="single" w:color="999999" w:sz="4" w:space="0"/>
              <w:right w:val="single" w:color="999999" w:sz="4" w:space="0"/>
            </w:tcBorders>
          </w:tcPr>
          <w:p w14:paraId="0951DE56">
            <w:pPr>
              <w:spacing w:after="0" w:line="240" w:lineRule="auto"/>
              <w:jc w:val="left"/>
              <w:rPr>
                <w:rFonts w:hint="eastAsia" w:ascii="宋体" w:hAnsi="宋体" w:eastAsia="宋体" w:cs="宋体"/>
              </w:rPr>
            </w:pPr>
            <w:r>
              <w:rPr>
                <w:rFonts w:hint="eastAsia" w:ascii="宋体" w:hAnsi="宋体" w:eastAsia="宋体" w:cs="宋体"/>
                <w:sz w:val="18"/>
              </w:rPr>
              <w:t>ACC 系统内部错误</w:t>
            </w:r>
          </w:p>
        </w:tc>
        <w:tc>
          <w:tcPr>
            <w:tcW w:w="2268" w:type="dxa"/>
            <w:tcBorders>
              <w:top w:val="single" w:color="999999" w:sz="4" w:space="0"/>
              <w:left w:val="single" w:color="999999" w:sz="4" w:space="0"/>
              <w:bottom w:val="single" w:color="999999" w:sz="4" w:space="0"/>
              <w:right w:val="single" w:color="999999" w:sz="4" w:space="0"/>
            </w:tcBorders>
          </w:tcPr>
          <w:p w14:paraId="49149CD2">
            <w:pPr>
              <w:spacing w:after="0" w:line="240" w:lineRule="auto"/>
              <w:jc w:val="left"/>
              <w:rPr>
                <w:rFonts w:hint="eastAsia" w:ascii="宋体" w:hAnsi="宋体" w:eastAsia="宋体" w:cs="宋体"/>
              </w:rPr>
            </w:pPr>
            <w:r>
              <w:rPr>
                <w:rFonts w:hint="eastAsia" w:ascii="宋体" w:hAnsi="宋体" w:eastAsia="宋体" w:cs="宋体"/>
                <w:sz w:val="18"/>
              </w:rPr>
              <w:t>重试，若持续报错联系运维</w:t>
            </w:r>
          </w:p>
        </w:tc>
      </w:tr>
      <w:tr w14:paraId="577E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65C5DF53">
            <w:pPr>
              <w:spacing w:after="0" w:line="240" w:lineRule="auto"/>
              <w:jc w:val="left"/>
              <w:rPr>
                <w:rFonts w:hint="eastAsia" w:ascii="宋体" w:hAnsi="宋体" w:eastAsia="宋体" w:cs="宋体"/>
              </w:rPr>
            </w:pPr>
            <w:r>
              <w:rPr>
                <w:rFonts w:hint="eastAsia" w:ascii="宋体" w:hAnsi="宋体" w:eastAsia="宋体" w:cs="宋体"/>
                <w:sz w:val="18"/>
              </w:rPr>
              <w:t>4002</w:t>
            </w:r>
          </w:p>
        </w:tc>
        <w:tc>
          <w:tcPr>
            <w:tcW w:w="2268" w:type="dxa"/>
            <w:tcBorders>
              <w:top w:val="single" w:color="999999" w:sz="4" w:space="0"/>
              <w:left w:val="single" w:color="999999" w:sz="4" w:space="0"/>
              <w:bottom w:val="single" w:color="999999" w:sz="4" w:space="0"/>
              <w:right w:val="single" w:color="999999" w:sz="4" w:space="0"/>
            </w:tcBorders>
          </w:tcPr>
          <w:p w14:paraId="0A6EA735">
            <w:pPr>
              <w:spacing w:after="0" w:line="240" w:lineRule="auto"/>
              <w:jc w:val="left"/>
              <w:rPr>
                <w:rFonts w:hint="eastAsia" w:ascii="宋体" w:hAnsi="宋体" w:eastAsia="宋体" w:cs="宋体"/>
              </w:rPr>
            </w:pPr>
            <w:r>
              <w:rPr>
                <w:rFonts w:hint="eastAsia" w:ascii="宋体" w:hAnsi="宋体" w:eastAsia="宋体" w:cs="宋体"/>
                <w:sz w:val="18"/>
              </w:rPr>
              <w:t>502</w:t>
            </w:r>
          </w:p>
        </w:tc>
        <w:tc>
          <w:tcPr>
            <w:tcW w:w="2268" w:type="dxa"/>
            <w:tcBorders>
              <w:top w:val="single" w:color="999999" w:sz="4" w:space="0"/>
              <w:left w:val="single" w:color="999999" w:sz="4" w:space="0"/>
              <w:bottom w:val="single" w:color="999999" w:sz="4" w:space="0"/>
              <w:right w:val="single" w:color="999999" w:sz="4" w:space="0"/>
            </w:tcBorders>
          </w:tcPr>
          <w:p w14:paraId="24DC991B">
            <w:pPr>
              <w:spacing w:after="0" w:line="240" w:lineRule="auto"/>
              <w:jc w:val="left"/>
              <w:rPr>
                <w:rFonts w:hint="eastAsia" w:ascii="宋体" w:hAnsi="宋体" w:eastAsia="宋体" w:cs="宋体"/>
              </w:rPr>
            </w:pPr>
            <w:r>
              <w:rPr>
                <w:rFonts w:hint="eastAsia" w:ascii="宋体" w:hAnsi="宋体" w:eastAsia="宋体" w:cs="宋体"/>
                <w:sz w:val="18"/>
              </w:rPr>
              <w:t>ITP 网关错误</w:t>
            </w:r>
          </w:p>
        </w:tc>
        <w:tc>
          <w:tcPr>
            <w:tcW w:w="2268" w:type="dxa"/>
            <w:tcBorders>
              <w:top w:val="single" w:color="999999" w:sz="4" w:space="0"/>
              <w:left w:val="single" w:color="999999" w:sz="4" w:space="0"/>
              <w:bottom w:val="single" w:color="999999" w:sz="4" w:space="0"/>
              <w:right w:val="single" w:color="999999" w:sz="4" w:space="0"/>
            </w:tcBorders>
          </w:tcPr>
          <w:p w14:paraId="2445C2AC">
            <w:pPr>
              <w:spacing w:after="0" w:line="240" w:lineRule="auto"/>
              <w:jc w:val="left"/>
              <w:rPr>
                <w:rFonts w:hint="eastAsia" w:ascii="宋体" w:hAnsi="宋体" w:eastAsia="宋体" w:cs="宋体"/>
              </w:rPr>
            </w:pPr>
            <w:r>
              <w:rPr>
                <w:rFonts w:hint="eastAsia" w:ascii="宋体" w:hAnsi="宋体" w:eastAsia="宋体" w:cs="宋体"/>
                <w:sz w:val="18"/>
              </w:rPr>
              <w:t>重试，若持续报错联系运维</w:t>
            </w:r>
          </w:p>
        </w:tc>
      </w:tr>
      <w:tr w14:paraId="28C3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08289147">
            <w:pPr>
              <w:spacing w:after="0" w:line="240" w:lineRule="auto"/>
              <w:jc w:val="left"/>
              <w:rPr>
                <w:rFonts w:hint="eastAsia" w:ascii="宋体" w:hAnsi="宋体" w:eastAsia="宋体" w:cs="宋体"/>
              </w:rPr>
            </w:pPr>
            <w:r>
              <w:rPr>
                <w:rFonts w:hint="eastAsia" w:ascii="宋体" w:hAnsi="宋体" w:eastAsia="宋体" w:cs="宋体"/>
                <w:sz w:val="18"/>
              </w:rPr>
              <w:t>4003</w:t>
            </w:r>
          </w:p>
        </w:tc>
        <w:tc>
          <w:tcPr>
            <w:tcW w:w="2268" w:type="dxa"/>
            <w:tcBorders>
              <w:top w:val="single" w:color="999999" w:sz="4" w:space="0"/>
              <w:left w:val="single" w:color="999999" w:sz="4" w:space="0"/>
              <w:bottom w:val="single" w:color="999999" w:sz="4" w:space="0"/>
              <w:right w:val="single" w:color="999999" w:sz="4" w:space="0"/>
            </w:tcBorders>
          </w:tcPr>
          <w:p w14:paraId="54562FE4">
            <w:pPr>
              <w:spacing w:after="0" w:line="240" w:lineRule="auto"/>
              <w:jc w:val="left"/>
              <w:rPr>
                <w:rFonts w:hint="eastAsia" w:ascii="宋体" w:hAnsi="宋体" w:eastAsia="宋体" w:cs="宋体"/>
              </w:rPr>
            </w:pPr>
            <w:r>
              <w:rPr>
                <w:rFonts w:hint="eastAsia" w:ascii="宋体" w:hAnsi="宋体" w:eastAsia="宋体" w:cs="宋体"/>
                <w:sz w:val="18"/>
              </w:rPr>
              <w:t>504</w:t>
            </w:r>
          </w:p>
        </w:tc>
        <w:tc>
          <w:tcPr>
            <w:tcW w:w="2268" w:type="dxa"/>
            <w:tcBorders>
              <w:top w:val="single" w:color="999999" w:sz="4" w:space="0"/>
              <w:left w:val="single" w:color="999999" w:sz="4" w:space="0"/>
              <w:bottom w:val="single" w:color="999999" w:sz="4" w:space="0"/>
              <w:right w:val="single" w:color="999999" w:sz="4" w:space="0"/>
            </w:tcBorders>
          </w:tcPr>
          <w:p w14:paraId="4107244E">
            <w:pPr>
              <w:spacing w:after="0" w:line="240" w:lineRule="auto"/>
              <w:jc w:val="left"/>
              <w:rPr>
                <w:rFonts w:hint="eastAsia" w:ascii="宋体" w:hAnsi="宋体" w:eastAsia="宋体" w:cs="宋体"/>
              </w:rPr>
            </w:pPr>
            <w:r>
              <w:rPr>
                <w:rFonts w:hint="eastAsia" w:ascii="宋体" w:hAnsi="宋体" w:eastAsia="宋体" w:cs="宋体"/>
                <w:sz w:val="18"/>
              </w:rPr>
              <w:t>ACC 服务超时</w:t>
            </w:r>
          </w:p>
        </w:tc>
        <w:tc>
          <w:tcPr>
            <w:tcW w:w="2268" w:type="dxa"/>
            <w:tcBorders>
              <w:top w:val="single" w:color="999999" w:sz="4" w:space="0"/>
              <w:left w:val="single" w:color="999999" w:sz="4" w:space="0"/>
              <w:bottom w:val="single" w:color="999999" w:sz="4" w:space="0"/>
              <w:right w:val="single" w:color="999999" w:sz="4" w:space="0"/>
            </w:tcBorders>
          </w:tcPr>
          <w:p w14:paraId="0370F4E6">
            <w:pPr>
              <w:spacing w:after="0" w:line="240" w:lineRule="auto"/>
              <w:jc w:val="left"/>
              <w:rPr>
                <w:rFonts w:hint="eastAsia" w:ascii="宋体" w:hAnsi="宋体" w:eastAsia="宋体" w:cs="宋体"/>
              </w:rPr>
            </w:pPr>
            <w:r>
              <w:rPr>
                <w:rFonts w:hint="eastAsia" w:ascii="宋体" w:hAnsi="宋体" w:eastAsia="宋体" w:cs="宋体"/>
                <w:sz w:val="18"/>
              </w:rPr>
              <w:t>重试并设置合理超时时间</w:t>
            </w:r>
          </w:p>
        </w:tc>
      </w:tr>
      <w:tr w14:paraId="2BD3B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Borders>
              <w:top w:val="single" w:color="999999" w:sz="4" w:space="0"/>
              <w:left w:val="single" w:color="999999" w:sz="4" w:space="0"/>
              <w:bottom w:val="single" w:color="999999" w:sz="4" w:space="0"/>
              <w:right w:val="single" w:color="999999" w:sz="4" w:space="0"/>
            </w:tcBorders>
          </w:tcPr>
          <w:p w14:paraId="6AC50042">
            <w:pPr>
              <w:spacing w:after="0" w:line="240" w:lineRule="auto"/>
              <w:jc w:val="left"/>
              <w:rPr>
                <w:rFonts w:hint="eastAsia" w:ascii="宋体" w:hAnsi="宋体" w:eastAsia="宋体" w:cs="宋体"/>
              </w:rPr>
            </w:pPr>
            <w:r>
              <w:rPr>
                <w:rFonts w:hint="eastAsia" w:ascii="宋体" w:hAnsi="宋体" w:eastAsia="宋体" w:cs="宋体"/>
                <w:sz w:val="18"/>
              </w:rPr>
              <w:t>9999</w:t>
            </w:r>
          </w:p>
        </w:tc>
        <w:tc>
          <w:tcPr>
            <w:tcW w:w="2268" w:type="dxa"/>
            <w:tcBorders>
              <w:top w:val="single" w:color="999999" w:sz="4" w:space="0"/>
              <w:left w:val="single" w:color="999999" w:sz="4" w:space="0"/>
              <w:bottom w:val="single" w:color="999999" w:sz="4" w:space="0"/>
              <w:right w:val="single" w:color="999999" w:sz="4" w:space="0"/>
            </w:tcBorders>
          </w:tcPr>
          <w:p w14:paraId="5043F3BF">
            <w:pPr>
              <w:spacing w:after="0" w:line="240" w:lineRule="auto"/>
              <w:jc w:val="left"/>
              <w:rPr>
                <w:rFonts w:hint="eastAsia" w:ascii="宋体" w:hAnsi="宋体" w:eastAsia="宋体" w:cs="宋体"/>
              </w:rPr>
            </w:pPr>
            <w:r>
              <w:rPr>
                <w:rFonts w:hint="eastAsia" w:ascii="宋体" w:hAnsi="宋体" w:eastAsia="宋体" w:cs="宋体"/>
                <w:sz w:val="18"/>
              </w:rPr>
              <w:t>500</w:t>
            </w:r>
          </w:p>
        </w:tc>
        <w:tc>
          <w:tcPr>
            <w:tcW w:w="2268" w:type="dxa"/>
            <w:tcBorders>
              <w:top w:val="single" w:color="999999" w:sz="4" w:space="0"/>
              <w:left w:val="single" w:color="999999" w:sz="4" w:space="0"/>
              <w:bottom w:val="single" w:color="999999" w:sz="4" w:space="0"/>
              <w:right w:val="single" w:color="999999" w:sz="4" w:space="0"/>
            </w:tcBorders>
          </w:tcPr>
          <w:p w14:paraId="06CD0B4C">
            <w:pPr>
              <w:spacing w:after="0" w:line="240" w:lineRule="auto"/>
              <w:jc w:val="left"/>
              <w:rPr>
                <w:rFonts w:hint="eastAsia" w:ascii="宋体" w:hAnsi="宋体" w:eastAsia="宋体" w:cs="宋体"/>
              </w:rPr>
            </w:pPr>
            <w:r>
              <w:rPr>
                <w:rFonts w:hint="eastAsia" w:ascii="宋体" w:hAnsi="宋体" w:eastAsia="宋体" w:cs="宋体"/>
                <w:sz w:val="18"/>
              </w:rPr>
              <w:t>未知系统错误</w:t>
            </w:r>
          </w:p>
        </w:tc>
        <w:tc>
          <w:tcPr>
            <w:tcW w:w="2268" w:type="dxa"/>
            <w:tcBorders>
              <w:top w:val="single" w:color="999999" w:sz="4" w:space="0"/>
              <w:left w:val="single" w:color="999999" w:sz="4" w:space="0"/>
              <w:bottom w:val="single" w:color="999999" w:sz="4" w:space="0"/>
              <w:right w:val="single" w:color="999999" w:sz="4" w:space="0"/>
            </w:tcBorders>
          </w:tcPr>
          <w:p w14:paraId="2EA3585E">
            <w:pPr>
              <w:spacing w:after="0" w:line="240" w:lineRule="auto"/>
              <w:jc w:val="left"/>
              <w:rPr>
                <w:rFonts w:hint="eastAsia" w:ascii="宋体" w:hAnsi="宋体" w:eastAsia="宋体" w:cs="宋体"/>
              </w:rPr>
            </w:pPr>
            <w:r>
              <w:rPr>
                <w:rFonts w:hint="eastAsia" w:ascii="宋体" w:hAnsi="宋体" w:eastAsia="宋体" w:cs="宋体"/>
                <w:sz w:val="18"/>
              </w:rPr>
              <w:t>记录日志并联系技术人员</w:t>
            </w:r>
          </w:p>
        </w:tc>
      </w:tr>
    </w:tbl>
    <w:p w14:paraId="1A24425A">
      <w:pPr>
        <w:pStyle w:val="4"/>
        <w:rPr>
          <w:rFonts w:hint="eastAsia" w:ascii="宋体" w:hAnsi="宋体" w:eastAsia="宋体" w:cs="宋体"/>
        </w:rPr>
      </w:pPr>
      <w:bookmarkStart w:id="111" w:name="_Toc2735"/>
      <w:bookmarkStart w:id="112" w:name="_Toc18567"/>
      <w:bookmarkStart w:id="113" w:name="_Toc25451"/>
      <w:r>
        <w:rPr>
          <w:rFonts w:hint="eastAsia" w:ascii="宋体" w:hAnsi="宋体" w:eastAsia="宋体" w:cs="宋体"/>
          <w:lang w:val="en-US" w:eastAsia="zh-CN"/>
        </w:rPr>
        <w:t>5</w:t>
      </w:r>
      <w:r>
        <w:rPr>
          <w:rFonts w:hint="eastAsia" w:ascii="宋体" w:hAnsi="宋体" w:eastAsia="宋体" w:cs="宋体"/>
        </w:rPr>
        <w:t>.2 错误码使用规范</w:t>
      </w:r>
      <w:bookmarkEnd w:id="111"/>
      <w:bookmarkEnd w:id="112"/>
      <w:bookmarkEnd w:id="113"/>
    </w:p>
    <w:p w14:paraId="2B68BC83">
      <w:pPr>
        <w:rPr>
          <w:rFonts w:hint="eastAsia" w:ascii="宋体" w:hAnsi="宋体" w:eastAsia="宋体" w:cs="宋体"/>
          <w:sz w:val="21"/>
          <w:szCs w:val="21"/>
        </w:rPr>
      </w:pPr>
      <w:r>
        <w:rPr>
          <w:rFonts w:hint="eastAsia" w:ascii="宋体" w:hAnsi="宋体" w:eastAsia="宋体" w:cs="宋体"/>
          <w:sz w:val="21"/>
          <w:szCs w:val="21"/>
        </w:rPr>
        <w:t>• 第一位数表示错误来源：1-参数错误，2-业务错误，3-认证错误，4-系统错误，9-未知错误</w:t>
      </w:r>
    </w:p>
    <w:p w14:paraId="3C48E384">
      <w:pPr>
        <w:rPr>
          <w:rFonts w:hint="eastAsia" w:ascii="宋体" w:hAnsi="宋体" w:eastAsia="宋体" w:cs="宋体"/>
          <w:sz w:val="21"/>
          <w:szCs w:val="21"/>
        </w:rPr>
      </w:pPr>
      <w:r>
        <w:rPr>
          <w:rFonts w:hint="eastAsia" w:ascii="宋体" w:hAnsi="宋体" w:eastAsia="宋体" w:cs="宋体"/>
          <w:sz w:val="21"/>
          <w:szCs w:val="21"/>
        </w:rPr>
        <w:t>• 所有错误响应必须包含 code 和 msg 字段</w:t>
      </w:r>
    </w:p>
    <w:p w14:paraId="3689151A">
      <w:pPr>
        <w:rPr>
          <w:rFonts w:hint="eastAsia" w:ascii="宋体" w:hAnsi="宋体" w:eastAsia="宋体" w:cs="宋体"/>
          <w:sz w:val="21"/>
          <w:szCs w:val="21"/>
        </w:rPr>
      </w:pPr>
      <w:r>
        <w:rPr>
          <w:rFonts w:hint="eastAsia" w:ascii="宋体" w:hAnsi="宋体" w:eastAsia="宋体" w:cs="宋体"/>
          <w:sz w:val="21"/>
          <w:szCs w:val="21"/>
        </w:rPr>
        <w:t>• 客户端应根据 code 而非 msg 进行逻辑判断（msg 可能因国际化而变更）</w:t>
      </w:r>
    </w:p>
    <w:p w14:paraId="45AFF58C">
      <w:pPr>
        <w:pStyle w:val="4"/>
        <w:rPr>
          <w:del w:id="130" w:author="上古龙庭" w:date="2026-08-07T16:26:43Z"/>
          <w:rFonts w:hint="eastAsia" w:ascii="宋体" w:hAnsi="宋体" w:eastAsia="宋体" w:cs="宋体"/>
        </w:rPr>
      </w:pPr>
      <w:del w:id="131" w:author="上古龙庭" w:date="2026-08-07T16:26:43Z">
        <w:bookmarkStart w:id="114" w:name="_Toc8336"/>
        <w:bookmarkStart w:id="115" w:name="_Toc17484"/>
        <w:bookmarkStart w:id="116" w:name="_Toc8552"/>
        <w:r>
          <w:rPr>
            <w:rFonts w:hint="eastAsia" w:ascii="宋体" w:hAnsi="宋体" w:eastAsia="宋体" w:cs="宋体"/>
          </w:rPr>
          <w:delText>7.3 访问控制</w:delText>
        </w:r>
        <w:bookmarkEnd w:id="114"/>
        <w:bookmarkEnd w:id="115"/>
        <w:bookmarkEnd w:id="116"/>
      </w:del>
    </w:p>
    <w:p w14:paraId="0097BFB3">
      <w:pPr>
        <w:pStyle w:val="3"/>
        <w:rPr>
          <w:rFonts w:hint="eastAsia" w:ascii="宋体" w:hAnsi="宋体" w:eastAsia="宋体" w:cs="宋体"/>
        </w:rPr>
      </w:pPr>
      <w:bookmarkStart w:id="117" w:name="_Toc14554"/>
      <w:bookmarkStart w:id="118" w:name="_Toc6688"/>
      <w:bookmarkStart w:id="119" w:name="_Toc22151"/>
      <w:r>
        <w:rPr>
          <w:rFonts w:hint="eastAsia" w:ascii="宋体" w:hAnsi="宋体" w:eastAsia="宋体" w:cs="宋体"/>
          <w:lang w:val="en-US" w:eastAsia="zh-CN"/>
        </w:rPr>
        <w:t>6</w:t>
      </w:r>
      <w:r>
        <w:rPr>
          <w:rFonts w:hint="eastAsia" w:ascii="宋体" w:hAnsi="宋体" w:eastAsia="宋体" w:cs="宋体"/>
        </w:rPr>
        <w:t>. 非功能需求</w:t>
      </w:r>
      <w:bookmarkEnd w:id="117"/>
      <w:bookmarkEnd w:id="118"/>
      <w:bookmarkEnd w:id="119"/>
    </w:p>
    <w:p w14:paraId="002D497A">
      <w:pPr>
        <w:pStyle w:val="4"/>
        <w:rPr>
          <w:rFonts w:hint="eastAsia" w:ascii="宋体" w:hAnsi="宋体" w:eastAsia="宋体" w:cs="宋体"/>
          <w:lang w:eastAsia="zh-CN"/>
        </w:rPr>
      </w:pPr>
      <w:bookmarkStart w:id="120" w:name="_Toc527"/>
      <w:bookmarkStart w:id="121" w:name="_Toc7928"/>
      <w:bookmarkStart w:id="122" w:name="_Toc19416"/>
      <w:r>
        <w:rPr>
          <w:rFonts w:hint="eastAsia" w:ascii="宋体" w:hAnsi="宋体" w:eastAsia="宋体" w:cs="宋体"/>
          <w:lang w:val="en-US" w:eastAsia="zh-CN"/>
        </w:rPr>
        <w:t>6</w:t>
      </w:r>
      <w:r>
        <w:rPr>
          <w:rFonts w:hint="eastAsia" w:ascii="宋体" w:hAnsi="宋体" w:eastAsia="宋体" w:cs="宋体"/>
        </w:rPr>
        <w:t>.1 性能要求</w:t>
      </w:r>
      <w:r>
        <w:rPr>
          <w:rFonts w:hint="eastAsia" w:ascii="宋体" w:hAnsi="宋体" w:eastAsia="宋体" w:cs="宋体"/>
          <w:lang w:eastAsia="zh-CN"/>
        </w:rPr>
        <w:t>（</w:t>
      </w:r>
      <w:r>
        <w:rPr>
          <w:rFonts w:hint="eastAsia" w:ascii="宋体" w:hAnsi="宋体" w:eastAsia="宋体" w:cs="宋体"/>
          <w:lang w:val="en-US" w:eastAsia="zh-CN"/>
        </w:rPr>
        <w:t>参考</w:t>
      </w:r>
      <w:r>
        <w:rPr>
          <w:rFonts w:hint="eastAsia" w:ascii="宋体" w:hAnsi="宋体" w:eastAsia="宋体" w:cs="宋体"/>
          <w:lang w:eastAsia="zh-CN"/>
        </w:rPr>
        <w:t>）</w:t>
      </w:r>
      <w:bookmarkEnd w:id="120"/>
      <w:bookmarkEnd w:id="121"/>
      <w:bookmarkEnd w:id="122"/>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3542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shd w:val="clear" w:color="auto" w:fill="2F5496"/>
          </w:tcPr>
          <w:p w14:paraId="726CF1E3">
            <w:pPr>
              <w:spacing w:after="0" w:line="240" w:lineRule="auto"/>
              <w:jc w:val="left"/>
              <w:rPr>
                <w:rFonts w:hint="eastAsia" w:ascii="宋体" w:hAnsi="宋体" w:eastAsia="宋体" w:cs="宋体"/>
              </w:rPr>
            </w:pPr>
            <w:r>
              <w:rPr>
                <w:rFonts w:hint="eastAsia" w:ascii="宋体" w:hAnsi="宋体" w:eastAsia="宋体" w:cs="宋体"/>
                <w:b/>
                <w:color w:val="FFFFFF"/>
                <w:sz w:val="18"/>
              </w:rPr>
              <w:t>指标</w:t>
            </w:r>
          </w:p>
        </w:tc>
        <w:tc>
          <w:tcPr>
            <w:tcW w:w="4536" w:type="dxa"/>
            <w:tcBorders>
              <w:top w:val="single" w:color="999999" w:sz="4" w:space="0"/>
              <w:left w:val="single" w:color="999999" w:sz="4" w:space="0"/>
              <w:bottom w:val="single" w:color="999999" w:sz="4" w:space="0"/>
              <w:right w:val="single" w:color="999999" w:sz="4" w:space="0"/>
            </w:tcBorders>
            <w:shd w:val="clear" w:color="auto" w:fill="2F5496"/>
          </w:tcPr>
          <w:p w14:paraId="63D2F3B1">
            <w:pPr>
              <w:spacing w:after="0" w:line="240" w:lineRule="auto"/>
              <w:jc w:val="left"/>
              <w:rPr>
                <w:rFonts w:hint="eastAsia" w:ascii="宋体" w:hAnsi="宋体" w:eastAsia="宋体" w:cs="宋体"/>
              </w:rPr>
            </w:pPr>
            <w:r>
              <w:rPr>
                <w:rFonts w:hint="eastAsia" w:ascii="宋体" w:hAnsi="宋体" w:eastAsia="宋体" w:cs="宋体"/>
                <w:b/>
                <w:color w:val="FFFFFF"/>
                <w:sz w:val="18"/>
              </w:rPr>
              <w:t>要求</w:t>
            </w:r>
          </w:p>
        </w:tc>
      </w:tr>
      <w:tr w14:paraId="061F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796E05DB">
            <w:pPr>
              <w:spacing w:after="0" w:line="240" w:lineRule="auto"/>
              <w:jc w:val="left"/>
              <w:rPr>
                <w:rFonts w:hint="eastAsia" w:ascii="宋体" w:hAnsi="宋体" w:eastAsia="宋体" w:cs="宋体"/>
              </w:rPr>
            </w:pPr>
            <w:r>
              <w:rPr>
                <w:rFonts w:hint="eastAsia" w:ascii="宋体" w:hAnsi="宋体" w:eastAsia="宋体" w:cs="宋体"/>
                <w:sz w:val="18"/>
              </w:rPr>
              <w:t>接口响应时间（P95）</w:t>
            </w:r>
          </w:p>
        </w:tc>
        <w:tc>
          <w:tcPr>
            <w:tcW w:w="4536" w:type="dxa"/>
            <w:tcBorders>
              <w:top w:val="single" w:color="999999" w:sz="4" w:space="0"/>
              <w:left w:val="single" w:color="999999" w:sz="4" w:space="0"/>
              <w:bottom w:val="single" w:color="999999" w:sz="4" w:space="0"/>
              <w:right w:val="single" w:color="999999" w:sz="4" w:space="0"/>
            </w:tcBorders>
          </w:tcPr>
          <w:p w14:paraId="54F6DCEA">
            <w:pPr>
              <w:spacing w:after="0" w:line="240" w:lineRule="auto"/>
              <w:jc w:val="left"/>
              <w:rPr>
                <w:rFonts w:hint="eastAsia" w:ascii="宋体" w:hAnsi="宋体" w:eastAsia="宋体" w:cs="宋体"/>
              </w:rPr>
            </w:pPr>
            <w:r>
              <w:rPr>
                <w:rFonts w:hint="eastAsia" w:ascii="宋体" w:hAnsi="宋体" w:eastAsia="宋体" w:cs="宋体"/>
                <w:sz w:val="18"/>
              </w:rPr>
              <w:t>≤ 500ms（不含 ACC 内部处理时间）</w:t>
            </w:r>
          </w:p>
        </w:tc>
      </w:tr>
      <w:tr w14:paraId="6C79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3FA965EB">
            <w:pPr>
              <w:spacing w:after="0" w:line="240" w:lineRule="auto"/>
              <w:jc w:val="left"/>
              <w:rPr>
                <w:rFonts w:hint="eastAsia" w:ascii="宋体" w:hAnsi="宋体" w:eastAsia="宋体" w:cs="宋体"/>
              </w:rPr>
            </w:pPr>
            <w:r>
              <w:rPr>
                <w:rFonts w:hint="eastAsia" w:ascii="宋体" w:hAnsi="宋体" w:eastAsia="宋体" w:cs="宋体"/>
                <w:sz w:val="18"/>
              </w:rPr>
              <w:t>接口响应时间（P99）</w:t>
            </w:r>
          </w:p>
        </w:tc>
        <w:tc>
          <w:tcPr>
            <w:tcW w:w="4536" w:type="dxa"/>
            <w:tcBorders>
              <w:top w:val="single" w:color="999999" w:sz="4" w:space="0"/>
              <w:left w:val="single" w:color="999999" w:sz="4" w:space="0"/>
              <w:bottom w:val="single" w:color="999999" w:sz="4" w:space="0"/>
              <w:right w:val="single" w:color="999999" w:sz="4" w:space="0"/>
            </w:tcBorders>
          </w:tcPr>
          <w:p w14:paraId="5606072D">
            <w:pPr>
              <w:spacing w:after="0" w:line="240" w:lineRule="auto"/>
              <w:jc w:val="left"/>
              <w:rPr>
                <w:rFonts w:hint="eastAsia" w:ascii="宋体" w:hAnsi="宋体" w:eastAsia="宋体" w:cs="宋体"/>
              </w:rPr>
            </w:pPr>
            <w:r>
              <w:rPr>
                <w:rFonts w:hint="eastAsia" w:ascii="宋体" w:hAnsi="宋体" w:eastAsia="宋体" w:cs="宋体"/>
                <w:sz w:val="18"/>
              </w:rPr>
              <w:t>≤ 2000ms</w:t>
            </w:r>
          </w:p>
        </w:tc>
      </w:tr>
      <w:tr w14:paraId="4D315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09FDEBA8">
            <w:pPr>
              <w:spacing w:after="0" w:line="240" w:lineRule="auto"/>
              <w:jc w:val="left"/>
              <w:rPr>
                <w:rFonts w:hint="eastAsia" w:ascii="宋体" w:hAnsi="宋体" w:eastAsia="宋体" w:cs="宋体"/>
              </w:rPr>
            </w:pPr>
            <w:r>
              <w:rPr>
                <w:rFonts w:hint="eastAsia" w:ascii="宋体" w:hAnsi="宋体" w:eastAsia="宋体" w:cs="宋体"/>
                <w:sz w:val="18"/>
              </w:rPr>
              <w:t>并发处理能力</w:t>
            </w:r>
          </w:p>
        </w:tc>
        <w:tc>
          <w:tcPr>
            <w:tcW w:w="4536" w:type="dxa"/>
            <w:tcBorders>
              <w:top w:val="single" w:color="999999" w:sz="4" w:space="0"/>
              <w:left w:val="single" w:color="999999" w:sz="4" w:space="0"/>
              <w:bottom w:val="single" w:color="999999" w:sz="4" w:space="0"/>
              <w:right w:val="single" w:color="999999" w:sz="4" w:space="0"/>
            </w:tcBorders>
          </w:tcPr>
          <w:p w14:paraId="0674E4C1">
            <w:pPr>
              <w:spacing w:after="0" w:line="240" w:lineRule="auto"/>
              <w:jc w:val="left"/>
              <w:rPr>
                <w:rFonts w:hint="eastAsia" w:ascii="宋体" w:hAnsi="宋体" w:eastAsia="宋体" w:cs="宋体"/>
              </w:rPr>
            </w:pPr>
            <w:r>
              <w:rPr>
                <w:rFonts w:hint="eastAsia" w:ascii="宋体" w:hAnsi="宋体" w:eastAsia="宋体" w:cs="宋体"/>
                <w:sz w:val="18"/>
              </w:rPr>
              <w:t>≥ 500 TPS（ITP 网关层）</w:t>
            </w:r>
          </w:p>
        </w:tc>
      </w:tr>
      <w:tr w14:paraId="57DD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4B388E80">
            <w:pPr>
              <w:spacing w:after="0" w:line="240" w:lineRule="auto"/>
              <w:jc w:val="left"/>
              <w:rPr>
                <w:rFonts w:hint="eastAsia" w:ascii="宋体" w:hAnsi="宋体" w:eastAsia="宋体" w:cs="宋体"/>
              </w:rPr>
            </w:pPr>
            <w:r>
              <w:rPr>
                <w:rFonts w:hint="eastAsia" w:ascii="宋体" w:hAnsi="宋体" w:eastAsia="宋体" w:cs="宋体"/>
                <w:sz w:val="18"/>
              </w:rPr>
              <w:t>推送到达延迟（P99）</w:t>
            </w:r>
          </w:p>
        </w:tc>
        <w:tc>
          <w:tcPr>
            <w:tcW w:w="4536" w:type="dxa"/>
            <w:tcBorders>
              <w:top w:val="single" w:color="999999" w:sz="4" w:space="0"/>
              <w:left w:val="single" w:color="999999" w:sz="4" w:space="0"/>
              <w:bottom w:val="single" w:color="999999" w:sz="4" w:space="0"/>
              <w:right w:val="single" w:color="999999" w:sz="4" w:space="0"/>
            </w:tcBorders>
          </w:tcPr>
          <w:p w14:paraId="1738D7B8">
            <w:pPr>
              <w:spacing w:after="0" w:line="240" w:lineRule="auto"/>
              <w:jc w:val="left"/>
              <w:rPr>
                <w:rFonts w:hint="eastAsia" w:ascii="宋体" w:hAnsi="宋体" w:eastAsia="宋体" w:cs="宋体"/>
              </w:rPr>
            </w:pPr>
            <w:r>
              <w:rPr>
                <w:rFonts w:hint="eastAsia" w:ascii="宋体" w:hAnsi="宋体" w:eastAsia="宋体" w:cs="宋体"/>
                <w:sz w:val="18"/>
              </w:rPr>
              <w:t>≤ 3 秒（消息从 ACC 到 APP 端）</w:t>
            </w:r>
          </w:p>
        </w:tc>
      </w:tr>
      <w:tr w14:paraId="6187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tcBorders>
              <w:top w:val="single" w:color="999999" w:sz="4" w:space="0"/>
              <w:left w:val="single" w:color="999999" w:sz="4" w:space="0"/>
              <w:bottom w:val="single" w:color="999999" w:sz="4" w:space="0"/>
              <w:right w:val="single" w:color="999999" w:sz="4" w:space="0"/>
            </w:tcBorders>
          </w:tcPr>
          <w:p w14:paraId="16A95B78">
            <w:pPr>
              <w:spacing w:after="0" w:line="240" w:lineRule="auto"/>
              <w:jc w:val="left"/>
              <w:rPr>
                <w:rFonts w:hint="eastAsia" w:ascii="宋体" w:hAnsi="宋体" w:eastAsia="宋体" w:cs="宋体"/>
              </w:rPr>
            </w:pPr>
            <w:r>
              <w:rPr>
                <w:rFonts w:hint="eastAsia" w:ascii="宋体" w:hAnsi="宋体" w:eastAsia="宋体" w:cs="宋体"/>
                <w:sz w:val="18"/>
              </w:rPr>
              <w:t>系统可用性</w:t>
            </w:r>
          </w:p>
        </w:tc>
        <w:tc>
          <w:tcPr>
            <w:tcW w:w="4536" w:type="dxa"/>
            <w:tcBorders>
              <w:top w:val="single" w:color="999999" w:sz="4" w:space="0"/>
              <w:left w:val="single" w:color="999999" w:sz="4" w:space="0"/>
              <w:bottom w:val="single" w:color="999999" w:sz="4" w:space="0"/>
              <w:right w:val="single" w:color="999999" w:sz="4" w:space="0"/>
            </w:tcBorders>
          </w:tcPr>
          <w:p w14:paraId="3B9E49DF">
            <w:pPr>
              <w:spacing w:after="0" w:line="240" w:lineRule="auto"/>
              <w:jc w:val="left"/>
              <w:rPr>
                <w:rFonts w:hint="eastAsia" w:ascii="宋体" w:hAnsi="宋体" w:eastAsia="宋体" w:cs="宋体"/>
              </w:rPr>
            </w:pPr>
            <w:r>
              <w:rPr>
                <w:rFonts w:hint="eastAsia" w:ascii="宋体" w:hAnsi="宋体" w:eastAsia="宋体" w:cs="宋体"/>
                <w:sz w:val="18"/>
              </w:rPr>
              <w:t>≥ 99.9%（全年）</w:t>
            </w:r>
          </w:p>
        </w:tc>
      </w:tr>
    </w:tbl>
    <w:p w14:paraId="37CD70A2">
      <w:pPr>
        <w:pStyle w:val="4"/>
        <w:rPr>
          <w:rFonts w:hint="eastAsia" w:ascii="宋体" w:hAnsi="宋体" w:eastAsia="宋体" w:cs="宋体"/>
        </w:rPr>
      </w:pPr>
      <w:bookmarkStart w:id="123" w:name="_Toc24770"/>
      <w:bookmarkStart w:id="124" w:name="_Toc10605"/>
      <w:bookmarkStart w:id="125" w:name="_Toc2857"/>
      <w:r>
        <w:rPr>
          <w:rFonts w:hint="eastAsia" w:ascii="宋体" w:hAnsi="宋体" w:eastAsia="宋体" w:cs="宋体"/>
          <w:lang w:val="en-US" w:eastAsia="zh-CN"/>
        </w:rPr>
        <w:t>6</w:t>
      </w:r>
      <w:r>
        <w:rPr>
          <w:rFonts w:hint="eastAsia" w:ascii="宋体" w:hAnsi="宋体" w:eastAsia="宋体" w:cs="宋体"/>
        </w:rPr>
        <w:t>.2 容错与重试</w:t>
      </w:r>
      <w:bookmarkEnd w:id="123"/>
      <w:bookmarkEnd w:id="124"/>
      <w:bookmarkEnd w:id="125"/>
    </w:p>
    <w:p w14:paraId="69475658">
      <w:pPr>
        <w:rPr>
          <w:rFonts w:hint="eastAsia" w:ascii="宋体" w:hAnsi="宋体" w:eastAsia="宋体" w:cs="宋体"/>
        </w:rPr>
      </w:pPr>
      <w:r>
        <w:rPr>
          <w:rFonts w:hint="eastAsia" w:ascii="宋体" w:hAnsi="宋体" w:eastAsia="宋体" w:cs="宋体"/>
          <w:sz w:val="21"/>
          <w:szCs w:val="21"/>
        </w:rPr>
        <w:t>• 接口调用失败时，调用方须实现指数退避重试策略（初始间隔 1s，最大 30s，最多 3 次）</w:t>
      </w:r>
    </w:p>
    <w:p w14:paraId="668540F5">
      <w:pPr>
        <w:rPr>
          <w:rFonts w:hint="eastAsia" w:ascii="宋体" w:hAnsi="宋体" w:eastAsia="宋体" w:cs="宋体"/>
        </w:rPr>
      </w:pPr>
      <w:r>
        <w:rPr>
          <w:rFonts w:hint="eastAsia" w:ascii="宋体" w:hAnsi="宋体" w:eastAsia="宋体" w:cs="宋体"/>
          <w:sz w:val="21"/>
          <w:szCs w:val="21"/>
        </w:rPr>
        <w:t>• ACC 推送失败时须将失败记录写入重试队列，定时重推</w:t>
      </w:r>
    </w:p>
    <w:p w14:paraId="76B62F78">
      <w:pPr>
        <w:rPr>
          <w:rFonts w:hint="eastAsia" w:ascii="宋体" w:hAnsi="宋体" w:eastAsia="宋体" w:cs="宋体"/>
        </w:rPr>
      </w:pPr>
      <w:r>
        <w:rPr>
          <w:rFonts w:hint="eastAsia" w:ascii="宋体" w:hAnsi="宋体" w:eastAsia="宋体" w:cs="宋体"/>
          <w:sz w:val="21"/>
          <w:szCs w:val="21"/>
        </w:rPr>
        <w:t>• ITP 作为中转层，须实现熔断机制：下游 ACC 异常时快速失败，避免请求堆积</w:t>
      </w:r>
    </w:p>
    <w:p w14:paraId="019205A7">
      <w:pPr>
        <w:pStyle w:val="4"/>
        <w:rPr>
          <w:rFonts w:hint="eastAsia" w:ascii="宋体" w:hAnsi="宋体" w:eastAsia="宋体" w:cs="宋体"/>
        </w:rPr>
      </w:pPr>
      <w:bookmarkStart w:id="126" w:name="_Toc18657"/>
      <w:bookmarkStart w:id="127" w:name="_Toc19747"/>
      <w:bookmarkStart w:id="128" w:name="_Toc190"/>
      <w:r>
        <w:rPr>
          <w:rFonts w:hint="eastAsia" w:ascii="宋体" w:hAnsi="宋体" w:eastAsia="宋体" w:cs="宋体"/>
          <w:lang w:val="en-US" w:eastAsia="zh-CN"/>
        </w:rPr>
        <w:t>6</w:t>
      </w:r>
      <w:r>
        <w:rPr>
          <w:rFonts w:hint="eastAsia" w:ascii="宋体" w:hAnsi="宋体" w:eastAsia="宋体" w:cs="宋体"/>
        </w:rPr>
        <w:t>.3 日志与监控</w:t>
      </w:r>
      <w:bookmarkEnd w:id="126"/>
      <w:bookmarkEnd w:id="127"/>
      <w:bookmarkEnd w:id="128"/>
    </w:p>
    <w:p w14:paraId="4C5D0C15">
      <w:pPr>
        <w:rPr>
          <w:rFonts w:hint="eastAsia" w:ascii="宋体" w:hAnsi="宋体" w:eastAsia="宋体" w:cs="宋体"/>
        </w:rPr>
      </w:pPr>
      <w:r>
        <w:rPr>
          <w:rFonts w:hint="eastAsia" w:ascii="宋体" w:hAnsi="宋体" w:eastAsia="宋体" w:cs="宋体"/>
          <w:sz w:val="21"/>
          <w:szCs w:val="21"/>
        </w:rPr>
        <w:t>• 所有接口调用须记录请求流水号（traceId），实现全链路追踪</w:t>
      </w:r>
    </w:p>
    <w:p w14:paraId="390D57E4">
      <w:pPr>
        <w:rPr>
          <w:rFonts w:hint="eastAsia" w:ascii="宋体" w:hAnsi="宋体" w:eastAsia="宋体" w:cs="宋体"/>
        </w:rPr>
      </w:pPr>
      <w:r>
        <w:rPr>
          <w:rFonts w:hint="eastAsia" w:ascii="宋体" w:hAnsi="宋体" w:eastAsia="宋体" w:cs="宋体"/>
          <w:sz w:val="21"/>
          <w:szCs w:val="21"/>
        </w:rPr>
        <w:t>• 关键接口须上报监控指标：调用量、成功率、响应时间分布</w:t>
      </w:r>
    </w:p>
    <w:p w14:paraId="67246423">
      <w:pPr>
        <w:rPr>
          <w:rFonts w:hint="eastAsia" w:ascii="宋体" w:hAnsi="宋体" w:eastAsia="宋体" w:cs="宋体"/>
        </w:rPr>
      </w:pPr>
      <w:r>
        <w:rPr>
          <w:rFonts w:hint="eastAsia" w:ascii="宋体" w:hAnsi="宋体" w:eastAsia="宋体" w:cs="宋体"/>
          <w:sz w:val="21"/>
          <w:szCs w:val="21"/>
        </w:rPr>
        <w:t>• 异常情况（错误码非 0000）须触发告警通知</w:t>
      </w:r>
    </w:p>
    <w:p w14:paraId="105E1E8B">
      <w:pPr>
        <w:pStyle w:val="3"/>
        <w:rPr>
          <w:rFonts w:hint="eastAsia" w:ascii="宋体" w:hAnsi="宋体" w:eastAsia="宋体" w:cs="宋体"/>
        </w:rPr>
      </w:pPr>
      <w:bookmarkStart w:id="129" w:name="_Toc10831"/>
      <w:bookmarkStart w:id="130" w:name="_Toc3440"/>
      <w:bookmarkStart w:id="131" w:name="_Toc12945"/>
      <w:r>
        <w:rPr>
          <w:rFonts w:hint="eastAsia" w:ascii="宋体" w:hAnsi="宋体" w:eastAsia="宋体" w:cs="宋体"/>
          <w:lang w:val="en-US" w:eastAsia="zh-CN"/>
        </w:rPr>
        <w:t>7</w:t>
      </w:r>
      <w:r>
        <w:rPr>
          <w:rFonts w:hint="eastAsia" w:ascii="宋体" w:hAnsi="宋体" w:eastAsia="宋体" w:cs="宋体"/>
        </w:rPr>
        <w:t>. 附录</w:t>
      </w:r>
      <w:bookmarkEnd w:id="129"/>
      <w:bookmarkEnd w:id="130"/>
      <w:bookmarkEnd w:id="131"/>
    </w:p>
    <w:p w14:paraId="5A973343">
      <w:pPr>
        <w:pStyle w:val="4"/>
        <w:rPr>
          <w:rFonts w:hint="eastAsia" w:ascii="宋体" w:hAnsi="宋体" w:eastAsia="宋体" w:cs="宋体"/>
        </w:rPr>
      </w:pPr>
      <w:bookmarkStart w:id="132" w:name="_Toc11306"/>
      <w:bookmarkStart w:id="133" w:name="_Toc1364"/>
      <w:bookmarkStart w:id="134" w:name="_Toc7630"/>
      <w:r>
        <w:rPr>
          <w:rFonts w:hint="eastAsia" w:ascii="宋体" w:hAnsi="宋体" w:eastAsia="宋体" w:cs="宋体"/>
          <w:lang w:val="en-US" w:eastAsia="zh-CN"/>
        </w:rPr>
        <w:t>7</w:t>
      </w:r>
      <w:r>
        <w:rPr>
          <w:rFonts w:hint="eastAsia" w:ascii="宋体" w:hAnsi="宋体" w:eastAsia="宋体" w:cs="宋体"/>
        </w:rPr>
        <w:t>.1 接口清单总览</w:t>
      </w:r>
      <w:bookmarkEnd w:id="132"/>
      <w:bookmarkEnd w:id="133"/>
      <w:bookmarkEnd w:id="134"/>
    </w:p>
    <w:tbl>
      <w:tblPr>
        <w:tblStyle w:val="36"/>
        <w:tblW w:w="9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975"/>
        <w:gridCol w:w="1038"/>
        <w:gridCol w:w="1321"/>
        <w:gridCol w:w="5198"/>
      </w:tblGrid>
      <w:tr w14:paraId="0152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tcBorders>
              <w:top w:val="single" w:color="999999" w:sz="4" w:space="0"/>
              <w:left w:val="single" w:color="999999" w:sz="4" w:space="0"/>
              <w:bottom w:val="single" w:color="999999" w:sz="4" w:space="0"/>
              <w:right w:val="single" w:color="999999" w:sz="4" w:space="0"/>
            </w:tcBorders>
            <w:shd w:val="clear" w:color="auto" w:fill="2F5496"/>
          </w:tcPr>
          <w:p w14:paraId="2BC6429D">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b/>
                <w:color w:val="FFFFFF"/>
                <w:sz w:val="18"/>
              </w:rPr>
              <w:t>序号</w:t>
            </w:r>
          </w:p>
        </w:tc>
        <w:tc>
          <w:tcPr>
            <w:tcW w:w="975" w:type="dxa"/>
            <w:tcBorders>
              <w:top w:val="single" w:color="999999" w:sz="4" w:space="0"/>
              <w:left w:val="single" w:color="999999" w:sz="4" w:space="0"/>
              <w:bottom w:val="single" w:color="999999" w:sz="4" w:space="0"/>
              <w:right w:val="single" w:color="999999" w:sz="4" w:space="0"/>
            </w:tcBorders>
            <w:shd w:val="clear" w:color="auto" w:fill="2F5496"/>
          </w:tcPr>
          <w:p w14:paraId="55E46DD7">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b/>
                <w:color w:val="FFFFFF"/>
                <w:sz w:val="18"/>
              </w:rPr>
              <w:t>接口名称</w:t>
            </w:r>
          </w:p>
        </w:tc>
        <w:tc>
          <w:tcPr>
            <w:tcW w:w="1038" w:type="dxa"/>
            <w:tcBorders>
              <w:top w:val="single" w:color="999999" w:sz="4" w:space="0"/>
              <w:left w:val="single" w:color="999999" w:sz="4" w:space="0"/>
              <w:bottom w:val="single" w:color="999999" w:sz="4" w:space="0"/>
              <w:right w:val="single" w:color="999999" w:sz="4" w:space="0"/>
            </w:tcBorders>
            <w:shd w:val="clear" w:color="auto" w:fill="2F5496"/>
          </w:tcPr>
          <w:p w14:paraId="26B5F324">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b/>
                <w:color w:val="FFFFFF"/>
                <w:sz w:val="18"/>
              </w:rPr>
              <w:t>方向</w:t>
            </w:r>
          </w:p>
        </w:tc>
        <w:tc>
          <w:tcPr>
            <w:tcW w:w="1321" w:type="dxa"/>
            <w:tcBorders>
              <w:top w:val="single" w:color="999999" w:sz="4" w:space="0"/>
              <w:left w:val="single" w:color="999999" w:sz="4" w:space="0"/>
              <w:bottom w:val="single" w:color="999999" w:sz="4" w:space="0"/>
              <w:right w:val="single" w:color="999999" w:sz="4" w:space="0"/>
            </w:tcBorders>
            <w:shd w:val="clear" w:color="auto" w:fill="2F5496"/>
          </w:tcPr>
          <w:p w14:paraId="65812957">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b/>
                <w:color w:val="FFFFFF"/>
                <w:sz w:val="18"/>
              </w:rPr>
              <w:t>协议</w:t>
            </w:r>
          </w:p>
        </w:tc>
        <w:tc>
          <w:tcPr>
            <w:tcW w:w="5198" w:type="dxa"/>
            <w:tcBorders>
              <w:top w:val="single" w:color="999999" w:sz="4" w:space="0"/>
              <w:left w:val="single" w:color="999999" w:sz="4" w:space="0"/>
              <w:bottom w:val="single" w:color="999999" w:sz="4" w:space="0"/>
              <w:right w:val="single" w:color="999999" w:sz="4" w:space="0"/>
            </w:tcBorders>
            <w:shd w:val="clear" w:color="auto" w:fill="2F5496"/>
          </w:tcPr>
          <w:p w14:paraId="29BDA83C">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b/>
                <w:color w:val="FFFFFF"/>
                <w:sz w:val="18"/>
              </w:rPr>
              <w:t>路径</w:t>
            </w:r>
          </w:p>
        </w:tc>
      </w:tr>
      <w:tr w14:paraId="4E6A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tcBorders>
              <w:top w:val="single" w:color="999999" w:sz="4" w:space="0"/>
              <w:left w:val="single" w:color="999999" w:sz="4" w:space="0"/>
              <w:bottom w:val="single" w:color="999999" w:sz="4" w:space="0"/>
              <w:right w:val="single" w:color="999999" w:sz="4" w:space="0"/>
            </w:tcBorders>
          </w:tcPr>
          <w:p w14:paraId="41F7167D">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1</w:t>
            </w:r>
          </w:p>
        </w:tc>
        <w:tc>
          <w:tcPr>
            <w:tcW w:w="975" w:type="dxa"/>
            <w:tcBorders>
              <w:top w:val="single" w:color="999999" w:sz="4" w:space="0"/>
              <w:left w:val="single" w:color="999999" w:sz="4" w:space="0"/>
              <w:bottom w:val="single" w:color="999999" w:sz="4" w:space="0"/>
              <w:right w:val="single" w:color="999999" w:sz="4" w:space="0"/>
            </w:tcBorders>
          </w:tcPr>
          <w:p w14:paraId="6FDF4939">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员工卡开通通知</w:t>
            </w:r>
          </w:p>
        </w:tc>
        <w:tc>
          <w:tcPr>
            <w:tcW w:w="1038" w:type="dxa"/>
            <w:tcBorders>
              <w:top w:val="single" w:color="999999" w:sz="4" w:space="0"/>
              <w:left w:val="single" w:color="999999" w:sz="4" w:space="0"/>
              <w:bottom w:val="single" w:color="999999" w:sz="4" w:space="0"/>
              <w:right w:val="single" w:color="999999" w:sz="4" w:space="0"/>
            </w:tcBorders>
          </w:tcPr>
          <w:p w14:paraId="1055832A">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ACC→ITP→APP</w:t>
            </w:r>
          </w:p>
        </w:tc>
        <w:tc>
          <w:tcPr>
            <w:tcW w:w="1321" w:type="dxa"/>
            <w:tcBorders>
              <w:top w:val="single" w:color="999999" w:sz="4" w:space="0"/>
              <w:left w:val="single" w:color="999999" w:sz="4" w:space="0"/>
              <w:bottom w:val="single" w:color="999999" w:sz="4" w:space="0"/>
              <w:right w:val="single" w:color="999999" w:sz="4" w:space="0"/>
            </w:tcBorders>
          </w:tcPr>
          <w:p w14:paraId="6D80B58D">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HTTP POST</w:t>
            </w:r>
          </w:p>
        </w:tc>
        <w:tc>
          <w:tcPr>
            <w:tcW w:w="5198" w:type="dxa"/>
            <w:tcBorders>
              <w:top w:val="single" w:color="999999" w:sz="4" w:space="0"/>
              <w:left w:val="single" w:color="999999" w:sz="4" w:space="0"/>
              <w:bottom w:val="single" w:color="999999" w:sz="4" w:space="0"/>
              <w:right w:val="single" w:color="999999" w:sz="4" w:space="0"/>
            </w:tcBorders>
          </w:tcPr>
          <w:p w14:paraId="41CC96B8">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https://dtcustomer.bestonepay.com/testngbackV2/ci/app/v2/employeeCardSync</w:t>
            </w:r>
          </w:p>
        </w:tc>
      </w:tr>
      <w:tr w14:paraId="669B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tcBorders>
              <w:top w:val="single" w:color="999999" w:sz="4" w:space="0"/>
              <w:left w:val="single" w:color="999999" w:sz="4" w:space="0"/>
              <w:bottom w:val="single" w:color="999999" w:sz="4" w:space="0"/>
              <w:right w:val="single" w:color="999999" w:sz="4" w:space="0"/>
            </w:tcBorders>
          </w:tcPr>
          <w:p w14:paraId="2C4FE612">
            <w:pPr>
              <w:spacing w:after="0" w:line="240" w:lineRule="auto"/>
              <w:ind w:left="0" w:leftChars="0" w:right="0" w:rightChars="0" w:firstLine="0" w:firstLineChars="0"/>
              <w:jc w:val="left"/>
              <w:rPr>
                <w:rFonts w:hint="eastAsia" w:ascii="宋体" w:hAnsi="宋体" w:eastAsia="宋体" w:cs="宋体"/>
                <w:sz w:val="18"/>
                <w:lang w:val="en-US" w:eastAsia="zh-CN"/>
              </w:rPr>
            </w:pPr>
            <w:r>
              <w:rPr>
                <w:rFonts w:hint="eastAsia" w:ascii="宋体" w:hAnsi="宋体" w:eastAsia="宋体" w:cs="宋体"/>
                <w:sz w:val="18"/>
                <w:lang w:val="en-US" w:eastAsia="zh-CN"/>
              </w:rPr>
              <w:t>2</w:t>
            </w:r>
          </w:p>
        </w:tc>
        <w:tc>
          <w:tcPr>
            <w:tcW w:w="975" w:type="dxa"/>
            <w:tcBorders>
              <w:top w:val="single" w:color="999999" w:sz="4" w:space="0"/>
              <w:left w:val="single" w:color="999999" w:sz="4" w:space="0"/>
              <w:bottom w:val="single" w:color="999999" w:sz="4" w:space="0"/>
              <w:right w:val="single" w:color="999999" w:sz="4" w:space="0"/>
            </w:tcBorders>
          </w:tcPr>
          <w:p w14:paraId="77E3A681">
            <w:pPr>
              <w:spacing w:after="0" w:line="240" w:lineRule="auto"/>
              <w:ind w:left="0" w:leftChars="0" w:right="0" w:rightChars="0" w:firstLine="0" w:firstLineChars="0"/>
              <w:jc w:val="left"/>
              <w:rPr>
                <w:rFonts w:hint="eastAsia" w:ascii="宋体" w:hAnsi="宋体" w:eastAsia="宋体" w:cs="宋体"/>
                <w:sz w:val="18"/>
                <w:lang w:val="en-US" w:eastAsia="zh-CN"/>
              </w:rPr>
            </w:pPr>
            <w:r>
              <w:rPr>
                <w:rFonts w:hint="eastAsia" w:ascii="宋体" w:hAnsi="宋体" w:eastAsia="宋体" w:cs="宋体"/>
                <w:sz w:val="18"/>
                <w:lang w:val="en-US" w:eastAsia="zh-CN"/>
              </w:rPr>
              <w:t>员工</w:t>
            </w:r>
          </w:p>
        </w:tc>
        <w:tc>
          <w:tcPr>
            <w:tcW w:w="1038" w:type="dxa"/>
            <w:tcBorders>
              <w:top w:val="single" w:color="999999" w:sz="4" w:space="0"/>
              <w:left w:val="single" w:color="999999" w:sz="4" w:space="0"/>
              <w:bottom w:val="single" w:color="999999" w:sz="4" w:space="0"/>
              <w:right w:val="single" w:color="999999" w:sz="4" w:space="0"/>
            </w:tcBorders>
          </w:tcPr>
          <w:p w14:paraId="55080877">
            <w:pPr>
              <w:spacing w:after="0" w:line="240" w:lineRule="auto"/>
              <w:ind w:left="0" w:leftChars="0" w:right="0" w:rightChars="0" w:firstLine="0" w:firstLineChars="0"/>
              <w:jc w:val="left"/>
              <w:rPr>
                <w:rFonts w:hint="eastAsia" w:ascii="宋体" w:hAnsi="宋体" w:eastAsia="宋体" w:cs="宋体"/>
                <w:sz w:val="18"/>
              </w:rPr>
            </w:pPr>
          </w:p>
        </w:tc>
        <w:tc>
          <w:tcPr>
            <w:tcW w:w="1321" w:type="dxa"/>
            <w:tcBorders>
              <w:top w:val="single" w:color="999999" w:sz="4" w:space="0"/>
              <w:left w:val="single" w:color="999999" w:sz="4" w:space="0"/>
              <w:bottom w:val="single" w:color="999999" w:sz="4" w:space="0"/>
              <w:right w:val="single" w:color="999999" w:sz="4" w:space="0"/>
            </w:tcBorders>
          </w:tcPr>
          <w:p w14:paraId="08A44E0E">
            <w:pPr>
              <w:spacing w:after="0" w:line="240" w:lineRule="auto"/>
              <w:ind w:left="0" w:leftChars="0" w:right="0" w:rightChars="0" w:firstLine="0" w:firstLineChars="0"/>
              <w:jc w:val="left"/>
              <w:rPr>
                <w:rFonts w:hint="eastAsia" w:ascii="宋体" w:hAnsi="宋体" w:eastAsia="宋体" w:cs="宋体"/>
                <w:sz w:val="18"/>
              </w:rPr>
            </w:pPr>
          </w:p>
        </w:tc>
        <w:tc>
          <w:tcPr>
            <w:tcW w:w="5198" w:type="dxa"/>
            <w:tcBorders>
              <w:top w:val="single" w:color="999999" w:sz="4" w:space="0"/>
              <w:left w:val="single" w:color="999999" w:sz="4" w:space="0"/>
              <w:bottom w:val="single" w:color="999999" w:sz="4" w:space="0"/>
              <w:right w:val="single" w:color="999999" w:sz="4" w:space="0"/>
            </w:tcBorders>
          </w:tcPr>
          <w:p w14:paraId="44D4E0BA">
            <w:pPr>
              <w:spacing w:after="0" w:line="240" w:lineRule="auto"/>
              <w:ind w:left="0" w:leftChars="0" w:right="0" w:rightChars="0" w:firstLine="0" w:firstLineChars="0"/>
              <w:jc w:val="left"/>
              <w:rPr>
                <w:rFonts w:hint="eastAsia" w:ascii="宋体" w:hAnsi="宋体" w:eastAsia="宋体" w:cs="宋体"/>
                <w:sz w:val="18"/>
              </w:rPr>
            </w:pPr>
          </w:p>
        </w:tc>
      </w:tr>
      <w:tr w14:paraId="303C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tcBorders>
              <w:top w:val="single" w:color="999999" w:sz="4" w:space="0"/>
              <w:left w:val="single" w:color="999999" w:sz="4" w:space="0"/>
              <w:bottom w:val="single" w:color="999999" w:sz="4" w:space="0"/>
              <w:right w:val="single" w:color="999999" w:sz="4" w:space="0"/>
            </w:tcBorders>
          </w:tcPr>
          <w:p w14:paraId="406B6E6E">
            <w:pPr>
              <w:spacing w:after="0" w:line="240" w:lineRule="auto"/>
              <w:ind w:left="0" w:leftChars="0" w:right="0" w:righ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3</w:t>
            </w:r>
          </w:p>
        </w:tc>
        <w:tc>
          <w:tcPr>
            <w:tcW w:w="975" w:type="dxa"/>
            <w:tcBorders>
              <w:top w:val="single" w:color="999999" w:sz="4" w:space="0"/>
              <w:left w:val="single" w:color="999999" w:sz="4" w:space="0"/>
              <w:bottom w:val="single" w:color="999999" w:sz="4" w:space="0"/>
              <w:right w:val="single" w:color="999999" w:sz="4" w:space="0"/>
            </w:tcBorders>
          </w:tcPr>
          <w:p w14:paraId="5F0589BE">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员工卡信息查询</w:t>
            </w:r>
          </w:p>
        </w:tc>
        <w:tc>
          <w:tcPr>
            <w:tcW w:w="1038" w:type="dxa"/>
            <w:tcBorders>
              <w:top w:val="single" w:color="999999" w:sz="4" w:space="0"/>
              <w:left w:val="single" w:color="999999" w:sz="4" w:space="0"/>
              <w:bottom w:val="single" w:color="999999" w:sz="4" w:space="0"/>
              <w:right w:val="single" w:color="999999" w:sz="4" w:space="0"/>
            </w:tcBorders>
          </w:tcPr>
          <w:p w14:paraId="528B209E">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APP→ITP→ACC</w:t>
            </w:r>
          </w:p>
        </w:tc>
        <w:tc>
          <w:tcPr>
            <w:tcW w:w="1321" w:type="dxa"/>
            <w:tcBorders>
              <w:top w:val="single" w:color="999999" w:sz="4" w:space="0"/>
              <w:left w:val="single" w:color="999999" w:sz="4" w:space="0"/>
              <w:bottom w:val="single" w:color="999999" w:sz="4" w:space="0"/>
              <w:right w:val="single" w:color="999999" w:sz="4" w:space="0"/>
            </w:tcBorders>
          </w:tcPr>
          <w:p w14:paraId="33AB4DBC">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HTTP POST</w:t>
            </w:r>
          </w:p>
        </w:tc>
        <w:tc>
          <w:tcPr>
            <w:tcW w:w="5198" w:type="dxa"/>
            <w:tcBorders>
              <w:top w:val="single" w:color="999999" w:sz="4" w:space="0"/>
              <w:left w:val="single" w:color="999999" w:sz="4" w:space="0"/>
              <w:bottom w:val="single" w:color="999999" w:sz="4" w:space="0"/>
              <w:right w:val="single" w:color="999999" w:sz="4" w:space="0"/>
            </w:tcBorders>
          </w:tcPr>
          <w:p w14:paraId="6ADBC6B3">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/api/v1/employee-card/query</w:t>
            </w:r>
          </w:p>
        </w:tc>
      </w:tr>
      <w:tr w14:paraId="343B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tcBorders>
              <w:top w:val="single" w:color="999999" w:sz="4" w:space="0"/>
              <w:left w:val="single" w:color="999999" w:sz="4" w:space="0"/>
              <w:bottom w:val="single" w:color="999999" w:sz="4" w:space="0"/>
              <w:right w:val="single" w:color="999999" w:sz="4" w:space="0"/>
            </w:tcBorders>
          </w:tcPr>
          <w:p w14:paraId="3EA55D5E">
            <w:pPr>
              <w:spacing w:after="0" w:line="240" w:lineRule="auto"/>
              <w:ind w:left="0" w:leftChars="0" w:right="0" w:righ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4</w:t>
            </w:r>
          </w:p>
        </w:tc>
        <w:tc>
          <w:tcPr>
            <w:tcW w:w="975" w:type="dxa"/>
            <w:tcBorders>
              <w:top w:val="single" w:color="999999" w:sz="4" w:space="0"/>
              <w:left w:val="single" w:color="999999" w:sz="4" w:space="0"/>
              <w:bottom w:val="single" w:color="999999" w:sz="4" w:space="0"/>
              <w:right w:val="single" w:color="999999" w:sz="4" w:space="0"/>
            </w:tcBorders>
          </w:tcPr>
          <w:p w14:paraId="17D96AE7">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员工卡激活/禁用</w:t>
            </w:r>
          </w:p>
        </w:tc>
        <w:tc>
          <w:tcPr>
            <w:tcW w:w="1038" w:type="dxa"/>
            <w:tcBorders>
              <w:top w:val="single" w:color="999999" w:sz="4" w:space="0"/>
              <w:left w:val="single" w:color="999999" w:sz="4" w:space="0"/>
              <w:bottom w:val="single" w:color="999999" w:sz="4" w:space="0"/>
              <w:right w:val="single" w:color="999999" w:sz="4" w:space="0"/>
            </w:tcBorders>
          </w:tcPr>
          <w:p w14:paraId="30E60417">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APP→ITP→ACC</w:t>
            </w:r>
          </w:p>
        </w:tc>
        <w:tc>
          <w:tcPr>
            <w:tcW w:w="1321" w:type="dxa"/>
            <w:tcBorders>
              <w:top w:val="single" w:color="999999" w:sz="4" w:space="0"/>
              <w:left w:val="single" w:color="999999" w:sz="4" w:space="0"/>
              <w:bottom w:val="single" w:color="999999" w:sz="4" w:space="0"/>
              <w:right w:val="single" w:color="999999" w:sz="4" w:space="0"/>
            </w:tcBorders>
          </w:tcPr>
          <w:p w14:paraId="7C081D08">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HTTP POST</w:t>
            </w:r>
          </w:p>
        </w:tc>
        <w:tc>
          <w:tcPr>
            <w:tcW w:w="5198" w:type="dxa"/>
            <w:tcBorders>
              <w:top w:val="single" w:color="999999" w:sz="4" w:space="0"/>
              <w:left w:val="single" w:color="999999" w:sz="4" w:space="0"/>
              <w:bottom w:val="single" w:color="999999" w:sz="4" w:space="0"/>
              <w:right w:val="single" w:color="999999" w:sz="4" w:space="0"/>
            </w:tcBorders>
          </w:tcPr>
          <w:p w14:paraId="53E3347D">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/api/v1/employee-card/activate</w:t>
            </w:r>
          </w:p>
        </w:tc>
      </w:tr>
      <w:tr w14:paraId="53A05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6" w:type="dxa"/>
            <w:tcBorders>
              <w:top w:val="single" w:color="999999" w:sz="4" w:space="0"/>
              <w:left w:val="single" w:color="999999" w:sz="4" w:space="0"/>
              <w:bottom w:val="single" w:color="999999" w:sz="4" w:space="0"/>
              <w:right w:val="single" w:color="999999" w:sz="4" w:space="0"/>
            </w:tcBorders>
          </w:tcPr>
          <w:p w14:paraId="750E40F9">
            <w:pPr>
              <w:spacing w:after="0" w:line="240" w:lineRule="auto"/>
              <w:ind w:left="0" w:leftChars="0" w:right="0" w:rightChars="0" w:firstLine="0" w:firstLineChars="0"/>
              <w:jc w:val="left"/>
              <w:rPr>
                <w:rFonts w:hint="eastAsia" w:ascii="宋体" w:hAnsi="宋体" w:eastAsia="宋体" w:cs="宋体"/>
                <w:lang w:val="en-US" w:eastAsia="zh-CN"/>
              </w:rPr>
            </w:pPr>
            <w:r>
              <w:rPr>
                <w:rFonts w:hint="eastAsia" w:ascii="宋体" w:hAnsi="宋体" w:eastAsia="宋体" w:cs="宋体"/>
                <w:lang w:val="en-US" w:eastAsia="zh-CN"/>
              </w:rPr>
              <w:t>5</w:t>
            </w:r>
          </w:p>
        </w:tc>
        <w:tc>
          <w:tcPr>
            <w:tcW w:w="975" w:type="dxa"/>
            <w:tcBorders>
              <w:top w:val="single" w:color="999999" w:sz="4" w:space="0"/>
              <w:left w:val="single" w:color="999999" w:sz="4" w:space="0"/>
              <w:bottom w:val="single" w:color="999999" w:sz="4" w:space="0"/>
              <w:right w:val="single" w:color="999999" w:sz="4" w:space="0"/>
            </w:tcBorders>
          </w:tcPr>
          <w:p w14:paraId="7064E069">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乘车记录查询</w:t>
            </w:r>
          </w:p>
        </w:tc>
        <w:tc>
          <w:tcPr>
            <w:tcW w:w="1038" w:type="dxa"/>
            <w:tcBorders>
              <w:top w:val="single" w:color="999999" w:sz="4" w:space="0"/>
              <w:left w:val="single" w:color="999999" w:sz="4" w:space="0"/>
              <w:bottom w:val="single" w:color="999999" w:sz="4" w:space="0"/>
              <w:right w:val="single" w:color="999999" w:sz="4" w:space="0"/>
            </w:tcBorders>
          </w:tcPr>
          <w:p w14:paraId="14688AAC">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APP→ITP</w:t>
            </w:r>
          </w:p>
        </w:tc>
        <w:tc>
          <w:tcPr>
            <w:tcW w:w="1321" w:type="dxa"/>
            <w:tcBorders>
              <w:top w:val="single" w:color="999999" w:sz="4" w:space="0"/>
              <w:left w:val="single" w:color="999999" w:sz="4" w:space="0"/>
              <w:bottom w:val="single" w:color="999999" w:sz="4" w:space="0"/>
              <w:right w:val="single" w:color="999999" w:sz="4" w:space="0"/>
            </w:tcBorders>
          </w:tcPr>
          <w:p w14:paraId="4A9E649F">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HTTP POST</w:t>
            </w:r>
          </w:p>
        </w:tc>
        <w:tc>
          <w:tcPr>
            <w:tcW w:w="5198" w:type="dxa"/>
            <w:tcBorders>
              <w:top w:val="single" w:color="999999" w:sz="4" w:space="0"/>
              <w:left w:val="single" w:color="999999" w:sz="4" w:space="0"/>
              <w:bottom w:val="single" w:color="999999" w:sz="4" w:space="0"/>
              <w:right w:val="single" w:color="999999" w:sz="4" w:space="0"/>
            </w:tcBorders>
          </w:tcPr>
          <w:p w14:paraId="0D8026B1">
            <w:pPr>
              <w:spacing w:after="0" w:line="240" w:lineRule="auto"/>
              <w:ind w:left="0" w:leftChars="0" w:right="0" w:rightChars="0" w:firstLine="0" w:firstLineChars="0"/>
              <w:jc w:val="left"/>
              <w:rPr>
                <w:rFonts w:hint="eastAsia" w:ascii="宋体" w:hAnsi="宋体" w:eastAsia="宋体" w:cs="宋体"/>
              </w:rPr>
            </w:pPr>
            <w:r>
              <w:rPr>
                <w:rFonts w:hint="eastAsia" w:ascii="宋体" w:hAnsi="宋体" w:eastAsia="宋体" w:cs="宋体"/>
                <w:sz w:val="18"/>
              </w:rPr>
              <w:t>参照 IF8A-05 规范</w:t>
            </w:r>
          </w:p>
        </w:tc>
      </w:tr>
    </w:tbl>
    <w:p w14:paraId="447DEEBB">
      <w:pPr>
        <w:pStyle w:val="4"/>
        <w:rPr>
          <w:rFonts w:hint="eastAsia" w:ascii="宋体" w:hAnsi="宋体" w:eastAsia="宋体" w:cs="宋体"/>
        </w:rPr>
      </w:pPr>
      <w:bookmarkStart w:id="135" w:name="_Toc3455"/>
      <w:bookmarkStart w:id="136" w:name="_Toc28017"/>
      <w:bookmarkStart w:id="137" w:name="_Toc13925"/>
      <w:r>
        <w:rPr>
          <w:rFonts w:hint="eastAsia" w:ascii="宋体" w:hAnsi="宋体" w:eastAsia="宋体" w:cs="宋体"/>
          <w:lang w:val="en-US" w:eastAsia="zh-CN"/>
        </w:rPr>
        <w:t>7</w:t>
      </w: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 xml:space="preserve"> 参考文档</w:t>
      </w:r>
      <w:bookmarkEnd w:id="135"/>
      <w:bookmarkEnd w:id="136"/>
      <w:bookmarkEnd w:id="137"/>
    </w:p>
    <w:p w14:paraId="727A0D75">
      <w:pPr>
        <w:rPr>
          <w:rFonts w:hint="eastAsia" w:ascii="宋体" w:hAnsi="宋体" w:eastAsia="宋体" w:cs="宋体"/>
          <w:sz w:val="21"/>
          <w:szCs w:val="21"/>
        </w:rPr>
      </w:pPr>
      <w:r>
        <w:rPr>
          <w:rFonts w:hint="eastAsia" w:ascii="宋体" w:hAnsi="宋体" w:eastAsia="宋体" w:cs="宋体"/>
          <w:sz w:val="21"/>
          <w:szCs w:val="21"/>
        </w:rPr>
        <w:t>• IF8A-05：ITP 通用乘车交易记录查询流程规范</w:t>
      </w:r>
    </w:p>
    <w:p w14:paraId="3374FC9C">
      <w:pPr>
        <w:rPr>
          <w:rFonts w:hint="eastAsia" w:ascii="宋体" w:hAnsi="宋体" w:eastAsia="宋体" w:cs="宋体"/>
          <w:sz w:val="21"/>
          <w:szCs w:val="21"/>
        </w:rPr>
      </w:pPr>
      <w:r>
        <w:rPr>
          <w:rFonts w:hint="eastAsia" w:ascii="宋体" w:hAnsi="宋体" w:eastAsia="宋体" w:cs="宋体"/>
          <w:sz w:val="21"/>
          <w:szCs w:val="21"/>
        </w:rPr>
        <w:t>• ITP API 通用接口规范 v3.2</w:t>
      </w:r>
    </w:p>
    <w:p w14:paraId="78E31772">
      <w:pPr>
        <w:rPr>
          <w:rFonts w:hint="eastAsia" w:ascii="宋体" w:hAnsi="宋体" w:eastAsia="宋体" w:cs="宋体"/>
          <w:sz w:val="21"/>
          <w:szCs w:val="21"/>
        </w:rPr>
      </w:pPr>
      <w:r>
        <w:rPr>
          <w:rFonts w:hint="eastAsia" w:ascii="宋体" w:hAnsi="宋体" w:eastAsia="宋体" w:cs="宋体"/>
          <w:sz w:val="21"/>
          <w:szCs w:val="21"/>
        </w:rPr>
        <w:t>• 青岛地铁电子票务系统架构设计文档</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72"/>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pStyle w:val="171"/>
      <w:suff w:val="nothing"/>
      <w:lvlText w:val="%1.%2.%3　"/>
      <w:lvlJc w:val="left"/>
      <w:pPr>
        <w:ind w:left="0" w:firstLine="0"/>
      </w:pPr>
      <w:rPr>
        <w:rFonts w:hint="eastAsia" w:ascii="黑体" w:hAnsi="Times New Roman" w:eastAsia="黑体"/>
        <w:b w:val="0"/>
        <w:i w:val="0"/>
        <w:sz w:val="21"/>
      </w:rPr>
    </w:lvl>
    <w:lvl w:ilvl="3" w:tentative="0">
      <w:start w:val="1"/>
      <w:numFmt w:val="decimal"/>
      <w:pStyle w:val="170"/>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2C5917C3"/>
    <w:multiLevelType w:val="multilevel"/>
    <w:tmpl w:val="2C5917C3"/>
    <w:lvl w:ilvl="0" w:tentative="0">
      <w:start w:val="1"/>
      <w:numFmt w:val="none"/>
      <w:pStyle w:val="169"/>
      <w:suff w:val="nothing"/>
      <w:lvlText w:val="%1——"/>
      <w:lvlJc w:val="left"/>
      <w:pPr>
        <w:ind w:left="833" w:hanging="408"/>
      </w:pPr>
      <w:rPr>
        <w:rFonts w:hint="eastAsia"/>
      </w:rPr>
    </w:lvl>
    <w:lvl w:ilvl="1" w:tentative="0">
      <w:start w:val="1"/>
      <w:numFmt w:val="bullet"/>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8">
    <w:nsid w:val="2FA78F94"/>
    <w:multiLevelType w:val="singleLevel"/>
    <w:tmpl w:val="2FA78F94"/>
    <w:lvl w:ilvl="0" w:tentative="0">
      <w:start w:val="1"/>
      <w:numFmt w:val="decimal"/>
      <w:suff w:val="nothing"/>
      <w:lvlText w:val="%1-"/>
      <w:lvlJc w:val="left"/>
    </w:lvl>
  </w:abstractNum>
  <w:abstractNum w:abstractNumId="9">
    <w:nsid w:val="646260FA"/>
    <w:multiLevelType w:val="multilevel"/>
    <w:tmpl w:val="646260FA"/>
    <w:lvl w:ilvl="0" w:tentative="0">
      <w:start w:val="1"/>
      <w:numFmt w:val="decimal"/>
      <w:pStyle w:val="173"/>
      <w:suff w:val="nothing"/>
      <w:lvlText w:val="表%1　"/>
      <w:lvlJc w:val="left"/>
      <w:pPr>
        <w:ind w:left="0"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6"/>
  </w:num>
  <w:num w:numId="9">
    <w:abstractNumId w:val="9"/>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上古龙庭">
    <w15:presenceInfo w15:providerId="WPS Office" w15:userId="679261576"/>
  </w15:person>
  <w15:person w15:author="云月文武">
    <w15:presenceInfo w15:providerId="WPS Office" w15:userId="73664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revisionView w:markup="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D34431"/>
    <w:rsid w:val="13B1317D"/>
    <w:rsid w:val="1F5236F7"/>
    <w:rsid w:val="2514618D"/>
    <w:rsid w:val="269B564A"/>
    <w:rsid w:val="2A6C7CE0"/>
    <w:rsid w:val="2B0B4AD7"/>
    <w:rsid w:val="2ECB465F"/>
    <w:rsid w:val="2F75653B"/>
    <w:rsid w:val="3B23604A"/>
    <w:rsid w:val="48095930"/>
    <w:rsid w:val="49D25C22"/>
    <w:rsid w:val="54D62F36"/>
    <w:rsid w:val="5692056C"/>
    <w:rsid w:val="5AA1498D"/>
    <w:rsid w:val="65C533F4"/>
    <w:rsid w:val="7AD234A2"/>
    <w:rsid w:val="7EF542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40" w:lineRule="auto"/>
    </w:pPr>
    <w:rPr>
      <w:rFonts w:asciiTheme="minorAscii" w:hAnsiTheme="minorAscii" w:eastAsiaTheme="minorEastAsia" w:cstheme="minorBidi"/>
      <w:sz w:val="21"/>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qFormat/>
    <w:uiPriority w:val="39"/>
    <w:pPr>
      <w:ind w:left="840" w:leftChars="400"/>
    </w:pPr>
  </w:style>
  <w:style w:type="paragraph" w:styleId="25">
    <w:name w:val="footer"/>
    <w:basedOn w:val="1"/>
    <w:link w:val="140"/>
    <w:unhideWhenUsed/>
    <w:qFormat/>
    <w:uiPriority w:val="99"/>
    <w:pPr>
      <w:tabs>
        <w:tab w:val="center" w:pos="4680"/>
        <w:tab w:val="right" w:pos="9360"/>
      </w:tabs>
      <w:spacing w:after="0" w:line="240" w:lineRule="auto"/>
    </w:pPr>
  </w:style>
  <w:style w:type="paragraph" w:styleId="26">
    <w:name w:val="header"/>
    <w:basedOn w:val="1"/>
    <w:link w:val="139"/>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semiHidden/>
    <w:unhideWhenUsed/>
    <w:uiPriority w:val="99"/>
    <w:rPr>
      <w:color w:val="0000FF"/>
      <w:u w:val="single"/>
    </w:rPr>
  </w:style>
  <w:style w:type="character" w:customStyle="1" w:styleId="139">
    <w:name w:val="Header Char"/>
    <w:basedOn w:val="135"/>
    <w:link w:val="26"/>
    <w:qFormat/>
    <w:uiPriority w:val="99"/>
  </w:style>
  <w:style w:type="character" w:customStyle="1" w:styleId="140">
    <w:name w:val="Footer Char"/>
    <w:basedOn w:val="135"/>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1"/>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169">
    <w:name w:val="列项——（一级）"/>
    <w:qFormat/>
    <w:uiPriority w:val="0"/>
    <w:pPr>
      <w:widowControl w:val="0"/>
      <w:numPr>
        <w:ilvl w:val="0"/>
        <w:numId w:val="7"/>
      </w:numPr>
      <w:jc w:val="both"/>
    </w:pPr>
    <w:rPr>
      <w:rFonts w:ascii="宋体" w:hAnsi="Times New Roman" w:eastAsia="宋体" w:cs="Times New Roman"/>
      <w:sz w:val="21"/>
      <w:lang w:val="en-US" w:eastAsia="zh-CN" w:bidi="ar-SA"/>
    </w:rPr>
  </w:style>
  <w:style w:type="paragraph" w:customStyle="1" w:styleId="170">
    <w:name w:val="三级条标题"/>
    <w:basedOn w:val="171"/>
    <w:next w:val="168"/>
    <w:qFormat/>
    <w:uiPriority w:val="0"/>
    <w:pPr>
      <w:numPr>
        <w:ilvl w:val="3"/>
        <w:numId w:val="8"/>
      </w:numPr>
      <w:outlineLvl w:val="4"/>
    </w:pPr>
  </w:style>
  <w:style w:type="paragraph" w:customStyle="1" w:styleId="171">
    <w:name w:val="二级条标题"/>
    <w:basedOn w:val="172"/>
    <w:next w:val="168"/>
    <w:qFormat/>
    <w:uiPriority w:val="0"/>
    <w:pPr>
      <w:numPr>
        <w:ilvl w:val="2"/>
        <w:numId w:val="8"/>
      </w:numPr>
      <w:spacing w:before="50" w:after="50"/>
      <w:outlineLvl w:val="3"/>
    </w:pPr>
  </w:style>
  <w:style w:type="paragraph" w:customStyle="1" w:styleId="172">
    <w:name w:val="一级条标题"/>
    <w:next w:val="168"/>
    <w:qFormat/>
    <w:uiPriority w:val="0"/>
    <w:pPr>
      <w:numPr>
        <w:ilvl w:val="1"/>
        <w:numId w:val="8"/>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173">
    <w:name w:val="正文表标题"/>
    <w:next w:val="168"/>
    <w:qFormat/>
    <w:uiPriority w:val="0"/>
    <w:pPr>
      <w:numPr>
        <w:ilvl w:val="0"/>
        <w:numId w:val="9"/>
      </w:numPr>
      <w:tabs>
        <w:tab w:val="left" w:pos="360"/>
      </w:tabs>
      <w:spacing w:before="156" w:beforeLines="50" w:after="156" w:afterLines="50"/>
      <w:jc w:val="center"/>
    </w:pPr>
    <w:rPr>
      <w:rFonts w:ascii="黑体" w:hAnsi="Times New Roman" w:eastAsia="黑体" w:cs="Times New Roman"/>
      <w:sz w:val="21"/>
      <w:lang w:val="en-US" w:eastAsia="zh-CN" w:bidi="ar-SA"/>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1866</Words>
  <Characters>3193</Characters>
  <Lines>0</Lines>
  <Paragraphs>0</Paragraphs>
  <TotalTime>67</TotalTime>
  <ScaleCrop>false</ScaleCrop>
  <LinksUpToDate>false</LinksUpToDate>
  <CharactersWithSpaces>3404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上古龙庭</cp:lastModifiedBy>
  <dcterms:modified xsi:type="dcterms:W3CDTF">2026-08-14T10:08:48Z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eyJoZGlkIjoiMzEwNTM5NzYwMDRjMzkwZTVkZjY2ODkwMGIxNGU0OTUiLCJ1c2VySWQiOiI1OTkzOTkyMjUifQ==</vt:lpwstr>
  </property>
  <property fmtid="{D5CDD505-2E9C-101B-9397-08002B2CF9AE}" pid="3" name="KSOProductBuildVer">
    <vt:lpwstr>2052-12.1.0.28043</vt:lpwstr>
  </property>
  <property fmtid="{D5CDD505-2E9C-101B-9397-08002B2CF9AE}" pid="4" name="ICV">
    <vt:lpwstr>FAC3617C321242A186BDC0E98E513210_13</vt:lpwstr>
  </property>
</Properties>
</file>