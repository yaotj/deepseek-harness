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omments.xml" ContentType="application/vnd.openxmlformats-officedocument.wordprocessingml.comments+xml"/>
  <Override PartName="/word/commentsExtended.xml" ContentType="application/vnd.openxmlformats-officedocument.wordprocessingml.commentsExtended+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B9C2D">
      <w:pPr>
        <w:pStyle w:val="229"/>
        <w:rPr>
          <w:color w:val="auto"/>
          <w:highlight w:val="none"/>
        </w:rPr>
      </w:pPr>
      <w:r>
        <w:rPr>
          <w:rFonts w:ascii="Times New Roman"/>
          <w:color w:val="auto"/>
          <w:highlight w:val="none"/>
        </w:rPr>
        <w:t>ICS</w:t>
      </w:r>
      <w:r>
        <w:rPr>
          <w:rFonts w:hAnsi="黑体"/>
          <w:color w:val="auto"/>
          <w:highlight w:val="none"/>
        </w:rPr>
        <w:t> </w:t>
      </w:r>
      <w:bookmarkStart w:id="0" w:name="ICS"/>
      <w:r>
        <w:rPr>
          <w:color w:val="auto"/>
          <w:highlight w:val="none"/>
        </w:rPr>
        <w:fldChar w:fldCharType="begin">
          <w:ffData>
            <w:name w:val="ICS"/>
            <w:enabled/>
            <w:calcOnExit w:val="0"/>
            <w:helpText w:type="text" w:val="请输入正确的ICS号："/>
            <w:textInput>
              <w:default w:val="点击此处添加ICS号"/>
            </w:textInput>
          </w:ffData>
        </w:fldChar>
      </w:r>
      <w:r>
        <w:rPr>
          <w:color w:val="auto"/>
          <w:highlight w:val="none"/>
        </w:rPr>
        <w:instrText xml:space="preserve"> FORMTEXT </w:instrText>
      </w:r>
      <w:r>
        <w:rPr>
          <w:color w:val="auto"/>
          <w:highlight w:val="none"/>
        </w:rPr>
        <w:fldChar w:fldCharType="separate"/>
      </w:r>
      <w:r>
        <w:rPr>
          <w:color w:val="auto"/>
          <w:highlight w:val="none"/>
        </w:rPr>
        <w:t>     </w:t>
      </w:r>
      <w:r>
        <w:rPr>
          <w:color w:val="auto"/>
          <w:highlight w:val="none"/>
        </w:rPr>
        <w:fldChar w:fldCharType="end"/>
      </w:r>
      <w:bookmarkEnd w:id="0"/>
    </w:p>
    <w:p w14:paraId="630C8FFC">
      <w:pPr>
        <w:pStyle w:val="229"/>
        <w:rPr>
          <w:color w:val="auto"/>
          <w:highlight w:val="none"/>
        </w:rPr>
      </w:pPr>
      <w:bookmarkStart w:id="1" w:name="WXFLH"/>
      <w:r>
        <w:rPr>
          <w:color w:val="auto"/>
          <w:highlight w:val="none"/>
        </w:rPr>
        <w:fldChar w:fldCharType="begin">
          <w:ffData>
            <w:name w:val="WXFLH"/>
            <w:enabled/>
            <w:calcOnExit w:val="0"/>
            <w:helpText w:type="text" w:val="请输入中国标准文献分类号："/>
            <w:textInput>
              <w:default w:val="点击此处添加中国标准文献分类号"/>
            </w:textInput>
          </w:ffData>
        </w:fldChar>
      </w:r>
      <w:r>
        <w:rPr>
          <w:color w:val="auto"/>
          <w:highlight w:val="none"/>
        </w:rPr>
        <w:instrText xml:space="preserve"> FORMTEXT </w:instrText>
      </w:r>
      <w:r>
        <w:rPr>
          <w:color w:val="auto"/>
          <w:highlight w:val="none"/>
        </w:rPr>
        <w:fldChar w:fldCharType="separate"/>
      </w:r>
      <w:r>
        <w:rPr>
          <w:color w:val="auto"/>
          <w:highlight w:val="none"/>
        </w:rPr>
        <w:t>     </w:t>
      </w:r>
      <w:r>
        <w:rPr>
          <w:color w:val="auto"/>
          <w:highlight w:val="none"/>
        </w:rPr>
        <w:fldChar w:fldCharType="end"/>
      </w:r>
      <w:bookmarkEnd w:id="1"/>
    </w:p>
    <w:tbl>
      <w:tblPr>
        <w:tblStyle w:val="5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571"/>
      </w:tblGrid>
      <w:tr w14:paraId="425EB287">
        <w:trPr>
          <w:wBefore w:w="0" w:type="dxa"/>
        </w:trPr>
        <w:tc>
          <w:tcPr>
            <w:tcW w:w="9571" w:type="dxa"/>
            <w:tcBorders>
              <w:top w:val="nil"/>
              <w:left w:val="nil"/>
              <w:bottom w:val="nil"/>
              <w:right w:val="nil"/>
            </w:tcBorders>
            <w:noWrap w:val="0"/>
            <w:vAlign w:val="top"/>
          </w:tcPr>
          <w:p w14:paraId="74DAADB6">
            <w:pPr>
              <w:pStyle w:val="229"/>
              <w:rPr>
                <w:rFonts w:ascii="宋体" w:hAnsi="宋体" w:eastAsia="宋体"/>
                <w:color w:val="auto"/>
                <w:sz w:val="18"/>
                <w:szCs w:val="18"/>
                <w:highlight w:val="none"/>
              </w:rPr>
            </w:pPr>
            <w:r>
              <w:rPr>
                <w:rFonts w:ascii="宋体" w:hAnsi="宋体" w:eastAsia="宋体"/>
                <w:color w:val="auto"/>
                <w:sz w:val="18"/>
                <w:szCs w:val="18"/>
                <w:highlight w:val="none"/>
                <w:lang/>
              </w:rPr>
              <mc:AlternateContent>
                <mc:Choice Requires="wps">
                  <w:drawing>
                    <wp:anchor distT="0" distB="0" distL="114300" distR="114300" simplePos="0" relativeHeight="251664384" behindDoc="0" locked="0" layoutInCell="1" allowOverlap="1">
                      <wp:simplePos x="0" y="0"/>
                      <wp:positionH relativeFrom="column">
                        <wp:posOffset>-66675</wp:posOffset>
                      </wp:positionH>
                      <wp:positionV relativeFrom="paragraph">
                        <wp:posOffset>0</wp:posOffset>
                      </wp:positionV>
                      <wp:extent cx="866775" cy="198120"/>
                      <wp:effectExtent l="0" t="0" r="22225" b="5080"/>
                      <wp:wrapNone/>
                      <wp:docPr id="6" name="BAH"/>
                      <wp:cNvGraphicFramePr/>
                      <a:graphic xmlns:a="http://schemas.openxmlformats.org/drawingml/2006/main">
                        <a:graphicData uri="http://schemas.microsoft.com/office/word/2010/wordprocessingShape">
                          <wps:wsp>
                            <wps:cNvSpPr/>
                            <wps:spPr>
                              <a:xfrm>
                                <a:off x="0" y="0"/>
                                <a:ext cx="866775" cy="198120"/>
                              </a:xfrm>
                              <a:prstGeom prst="rect">
                                <a:avLst/>
                              </a:prstGeom>
                              <a:solidFill>
                                <a:srgbClr val="FFFFFF"/>
                              </a:solidFill>
                              <a:ln>
                                <a:noFill/>
                              </a:ln>
                            </wps:spPr>
                            <wps:bodyPr wrap="square" upright="1"/>
                          </wps:wsp>
                        </a:graphicData>
                      </a:graphic>
                    </wp:anchor>
                  </w:drawing>
                </mc:Choice>
                <mc:Fallback>
                  <w:pict>
                    <v:rect id="BAH" o:spid="_x0000_s1026" o:spt="1" style="position:absolute;left:0pt;margin-left:-5.25pt;margin-top:0pt;height:15.6pt;width:68.25pt;z-index:251664384;mso-width-relative:page;mso-height-relative:page;" fillcolor="#FFFFFF" filled="t" stroked="f" coordsize="21600,21600" o:gfxdata="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Iri/s1QAA&#10;AAcBAAAPAAAAAAAAAAEAIAAAACIAAABkcnMvZG93bnJldi54bWxQSwECFAAUAAAACACHTuJAD3l+&#10;668BAABnAwAADgAAAAAAAAABACAAAAAkAQAAZHJzL2Uyb0RvYy54bWxQSwUGAAAAAAYABgBZAQAA&#10;RQUAAAAA&#10;">
                      <v:fill on="t" focussize="0,0"/>
                      <v:stroke on="f"/>
                      <v:imagedata o:title=""/>
                      <o:lock v:ext="edit" aspectratio="f"/>
                    </v:rect>
                  </w:pict>
                </mc:Fallback>
              </mc:AlternateContent>
            </w:r>
            <w:r>
              <w:rPr>
                <w:rFonts w:ascii="宋体" w:hAnsi="宋体" w:eastAsia="宋体"/>
                <w:color w:val="auto"/>
                <w:sz w:val="18"/>
                <w:szCs w:val="18"/>
                <w:highlight w:val="none"/>
              </w:rPr>
              <w:fldChar w:fldCharType="begin">
                <w:ffData>
                  <w:name w:val="BAH"/>
                  <w:enabled/>
                  <w:calcOnExit w:val="0"/>
                  <w:textInput/>
                </w:ffData>
              </w:fldChar>
            </w:r>
            <w:bookmarkStart w:id="2" w:name="BAH"/>
            <w:r>
              <w:rPr>
                <w:rFonts w:ascii="宋体" w:hAnsi="宋体" w:eastAsia="宋体"/>
                <w:color w:val="auto"/>
                <w:sz w:val="18"/>
                <w:szCs w:val="18"/>
                <w:highlight w:val="none"/>
              </w:rPr>
              <w:instrText xml:space="preserve"> FORMTEXT </w:instrText>
            </w:r>
            <w:r>
              <w:rPr>
                <w:rFonts w:ascii="宋体" w:hAnsi="宋体" w:eastAsia="宋体"/>
                <w:color w:val="auto"/>
                <w:sz w:val="18"/>
                <w:szCs w:val="18"/>
                <w:highlight w:val="none"/>
              </w:rPr>
              <w:fldChar w:fldCharType="separate"/>
            </w:r>
            <w:r>
              <w:rPr>
                <w:rFonts w:ascii="宋体" w:hAnsi="宋体" w:eastAsia="宋体"/>
                <w:color w:val="auto"/>
                <w:sz w:val="18"/>
                <w:szCs w:val="18"/>
                <w:highlight w:val="none"/>
              </w:rPr>
              <w:t>     </w:t>
            </w:r>
            <w:r>
              <w:rPr>
                <w:rFonts w:ascii="宋体" w:hAnsi="宋体" w:eastAsia="宋体"/>
                <w:color w:val="auto"/>
                <w:sz w:val="18"/>
                <w:szCs w:val="18"/>
                <w:highlight w:val="none"/>
              </w:rPr>
              <w:fldChar w:fldCharType="end"/>
            </w:r>
            <w:bookmarkEnd w:id="2"/>
          </w:p>
        </w:tc>
      </w:tr>
    </w:tbl>
    <w:p w14:paraId="69B66FAF">
      <w:pPr>
        <w:pStyle w:val="245"/>
        <w:rPr>
          <w:color w:val="auto"/>
          <w:highlight w:val="none"/>
        </w:rPr>
      </w:pPr>
      <w:r>
        <w:rPr>
          <w:color w:val="auto"/>
          <w:highlight w:val="none"/>
        </w:rPr>
        <w:t>Q/</w:t>
      </w:r>
      <w:bookmarkStart w:id="3" w:name="c5"/>
      <w:r>
        <w:rPr>
          <w:color w:val="auto"/>
          <w:highlight w:val="none"/>
        </w:rPr>
        <w:fldChar w:fldCharType="begin">
          <w:ffData>
            <w:name w:val="c5"/>
            <w:enabled/>
            <w:calcOnExit w:val="0"/>
            <w:textInput/>
          </w:ffData>
        </w:fldChar>
      </w:r>
      <w:r>
        <w:rPr>
          <w:color w:val="auto"/>
          <w:highlight w:val="none"/>
        </w:rPr>
        <w:instrText xml:space="preserve"> FORMTEXT </w:instrText>
      </w:r>
      <w:r>
        <w:rPr>
          <w:color w:val="auto"/>
          <w:highlight w:val="none"/>
        </w:rPr>
        <w:fldChar w:fldCharType="separate"/>
      </w:r>
      <w:r>
        <w:rPr>
          <w:rFonts w:hint="eastAsia"/>
          <w:color w:val="auto"/>
          <w:highlight w:val="none"/>
          <w:lang/>
        </w:rPr>
        <w:t>QD</w:t>
      </w:r>
      <w:r>
        <w:rPr>
          <w:color w:val="auto"/>
          <w:highlight w:val="none"/>
        </w:rPr>
        <w:fldChar w:fldCharType="end"/>
      </w:r>
      <w:bookmarkEnd w:id="3"/>
    </w:p>
    <w:p w14:paraId="6263FAE5">
      <w:pPr>
        <w:pStyle w:val="234"/>
        <w:rPr>
          <w:rFonts w:ascii="Times New Roman" w:hAnsi="Times New Roman"/>
          <w:color w:val="auto"/>
          <w:highlight w:val="none"/>
        </w:rPr>
      </w:pPr>
      <w:bookmarkStart w:id="4" w:name="c6"/>
      <w:r>
        <w:rPr>
          <w:color w:val="auto"/>
          <w:highlight w:val="none"/>
        </w:rPr>
        <w:fldChar w:fldCharType="begin">
          <w:ffData>
            <w:name w:val="c6"/>
            <w:enabled/>
            <w:calcOnExit w:val="0"/>
            <w:textInput/>
          </w:ffData>
        </w:fldChar>
      </w:r>
      <w:r>
        <w:rPr>
          <w:color w:val="auto"/>
          <w:highlight w:val="none"/>
        </w:rPr>
        <w:instrText xml:space="preserve"> FORMTEXT </w:instrText>
      </w:r>
      <w:r>
        <w:rPr>
          <w:color w:val="auto"/>
          <w:highlight w:val="none"/>
        </w:rPr>
        <w:fldChar w:fldCharType="separate"/>
      </w:r>
      <w:r>
        <w:rPr>
          <w:rFonts w:hint="eastAsia"/>
          <w:color w:val="auto"/>
          <w:highlight w:val="none"/>
        </w:rPr>
        <w:t>青岛地铁集团有限公司</w:t>
      </w:r>
      <w:r>
        <w:rPr>
          <w:color w:val="auto"/>
          <w:highlight w:val="none"/>
        </w:rPr>
        <w:fldChar w:fldCharType="end"/>
      </w:r>
      <w:bookmarkEnd w:id="4"/>
      <w:r>
        <w:rPr>
          <w:rFonts w:hint="eastAsia"/>
          <w:color w:val="auto"/>
          <w:highlight w:val="none"/>
        </w:rPr>
        <w:t>企业标</w:t>
      </w:r>
      <w:r>
        <w:rPr>
          <w:rFonts w:hint="eastAsia" w:ascii="Times New Roman" w:hAnsi="Times New Roman"/>
          <w:color w:val="auto"/>
          <w:highlight w:val="none"/>
        </w:rPr>
        <w:t>准</w:t>
      </w:r>
    </w:p>
    <w:p w14:paraId="4F84BC11">
      <w:pPr>
        <w:pStyle w:val="170"/>
        <w:rPr>
          <w:rFonts w:hAnsi="黑体"/>
          <w:color w:val="auto"/>
          <w:highlight w:val="none"/>
        </w:rPr>
      </w:pPr>
      <w:r>
        <w:rPr>
          <w:rFonts w:hAnsi="黑体"/>
          <w:color w:val="auto"/>
          <w:highlight w:val="none"/>
        </w:rPr>
        <w:t>Q/</w:t>
      </w:r>
      <w:bookmarkStart w:id="5" w:name="StdNo0"/>
      <w:r>
        <w:rPr>
          <w:rFonts w:hAnsi="黑体"/>
          <w:color w:val="auto"/>
          <w:highlight w:val="none"/>
        </w:rPr>
        <w:fldChar w:fldCharType="begin">
          <w:ffData>
            <w:name w:val="StdNo0"/>
            <w:enabled/>
            <w:calcOnExit w:val="0"/>
            <w:textInput>
              <w:default w:val="XXX"/>
            </w:textInput>
          </w:ffData>
        </w:fldChar>
      </w:r>
      <w:r>
        <w:rPr>
          <w:rFonts w:hAnsi="黑体"/>
          <w:color w:val="auto"/>
          <w:highlight w:val="none"/>
        </w:rPr>
        <w:instrText xml:space="preserve"> FORMTEXT </w:instrText>
      </w:r>
      <w:r>
        <w:rPr>
          <w:rFonts w:hAnsi="黑体"/>
          <w:color w:val="auto"/>
          <w:highlight w:val="none"/>
        </w:rPr>
        <w:fldChar w:fldCharType="separate"/>
      </w:r>
      <w:r>
        <w:rPr>
          <w:rFonts w:hAnsi="黑体"/>
          <w:color w:val="auto"/>
          <w:highlight w:val="none"/>
        </w:rPr>
        <w:t>QD-</w:t>
      </w:r>
      <w:r>
        <w:rPr>
          <w:rFonts w:hint="eastAsia" w:hAnsi="黑体"/>
          <w:color w:val="auto"/>
          <w:highlight w:val="none"/>
        </w:rPr>
        <w:t>SB</w:t>
      </w:r>
      <w:r>
        <w:rPr>
          <w:rFonts w:hAnsi="黑体"/>
          <w:color w:val="auto"/>
          <w:highlight w:val="none"/>
        </w:rPr>
        <w:t>-</w:t>
      </w:r>
      <w:r>
        <w:rPr>
          <w:rFonts w:hAnsi="黑体"/>
          <w:color w:val="auto"/>
          <w:highlight w:val="none"/>
        </w:rPr>
        <w:fldChar w:fldCharType="end"/>
      </w:r>
      <w:bookmarkEnd w:id="5"/>
      <w:r>
        <w:rPr>
          <w:rFonts w:hAnsi="黑体"/>
          <w:color w:val="auto"/>
          <w:highlight w:val="none"/>
        </w:rPr>
        <w:fldChar w:fldCharType="begin">
          <w:ffData>
            <w:name w:val="StdNo1"/>
            <w:enabled/>
            <w:calcOnExit w:val="0"/>
            <w:textInput>
              <w:default w:val="J-GS-9.9"/>
            </w:textInput>
          </w:ffData>
        </w:fldChar>
      </w:r>
      <w:bookmarkStart w:id="6" w:name="StdNo1"/>
      <w:r>
        <w:rPr>
          <w:rFonts w:hAnsi="黑体"/>
          <w:color w:val="auto"/>
          <w:highlight w:val="none"/>
        </w:rPr>
        <w:instrText xml:space="preserve"> FORMTEXT </w:instrText>
      </w:r>
      <w:r>
        <w:rPr>
          <w:rFonts w:hAnsi="黑体"/>
          <w:color w:val="auto"/>
          <w:highlight w:val="none"/>
        </w:rPr>
        <w:fldChar w:fldCharType="separate"/>
      </w:r>
      <w:r>
        <w:rPr>
          <w:rFonts w:hAnsi="黑体"/>
          <w:color w:val="auto"/>
          <w:highlight w:val="none"/>
          <w:lang/>
        </w:rPr>
        <w:t>J-GS-9.9</w:t>
      </w:r>
      <w:r>
        <w:rPr>
          <w:rFonts w:hAnsi="黑体"/>
          <w:color w:val="auto"/>
          <w:highlight w:val="none"/>
        </w:rPr>
        <w:fldChar w:fldCharType="end"/>
      </w:r>
      <w:bookmarkEnd w:id="6"/>
      <w:r>
        <w:rPr>
          <w:rFonts w:hAnsi="黑体"/>
          <w:color w:val="auto"/>
          <w:highlight w:val="none"/>
        </w:rPr>
        <w:t>—</w:t>
      </w:r>
      <w:r>
        <w:rPr>
          <w:rFonts w:hint="eastAsia" w:hAnsi="黑体"/>
          <w:color w:val="auto"/>
          <w:highlight w:val="none"/>
        </w:rPr>
        <w:t>2020</w:t>
      </w:r>
    </w:p>
    <w:tbl>
      <w:tblPr>
        <w:tblStyle w:val="5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56"/>
      </w:tblGrid>
      <w:tr w14:paraId="6DDEC949">
        <w:trPr>
          <w:wBefore w:w="0" w:type="dxa"/>
        </w:trPr>
        <w:tc>
          <w:tcPr>
            <w:tcW w:w="9356" w:type="dxa"/>
            <w:tcBorders>
              <w:top w:val="nil"/>
              <w:left w:val="nil"/>
              <w:bottom w:val="nil"/>
              <w:right w:val="nil"/>
            </w:tcBorders>
            <w:noWrap w:val="0"/>
            <w:vAlign w:val="top"/>
          </w:tcPr>
          <w:p w14:paraId="075B39BB">
            <w:pPr>
              <w:pStyle w:val="218"/>
              <w:rPr>
                <w:rFonts w:hAnsi="宋体"/>
                <w:color w:val="auto"/>
                <w:sz w:val="18"/>
                <w:szCs w:val="18"/>
                <w:highlight w:val="none"/>
              </w:rPr>
            </w:pPr>
            <w:bookmarkStart w:id="7" w:name="DT"/>
            <w:r>
              <w:rPr>
                <w:rFonts w:hint="eastAsia" w:hAnsi="宋体"/>
                <w:color w:val="auto"/>
                <w:sz w:val="18"/>
                <w:szCs w:val="18"/>
                <w:highlight w:val="none"/>
              </w:rPr>
              <w:t>代替Q/QD-SB-J-GS-9.9—201</w:t>
            </w:r>
            <w:r>
              <w:rPr>
                <w:rFonts w:hAnsi="宋体"/>
                <w:color w:val="auto"/>
                <w:sz w:val="18"/>
                <w:szCs w:val="18"/>
                <w:highlight w:val="none"/>
                <w:lang/>
              </w:rPr>
              <mc:AlternateContent>
                <mc:Choice Requires="wps">
                  <w:drawing>
                    <wp:anchor distT="0" distB="0" distL="114300" distR="114300" simplePos="0" relativeHeight="251659264" behindDoc="1" locked="0" layoutInCell="1" allowOverlap="1">
                      <wp:simplePos x="0" y="0"/>
                      <wp:positionH relativeFrom="column">
                        <wp:posOffset>4734560</wp:posOffset>
                      </wp:positionH>
                      <wp:positionV relativeFrom="paragraph">
                        <wp:posOffset>34290</wp:posOffset>
                      </wp:positionV>
                      <wp:extent cx="1143000" cy="228600"/>
                      <wp:effectExtent l="0" t="0" r="0" b="0"/>
                      <wp:wrapNone/>
                      <wp:docPr id="1" name="DT"/>
                      <wp:cNvGraphicFramePr/>
                      <a:graphic xmlns:a="http://schemas.openxmlformats.org/drawingml/2006/main">
                        <a:graphicData uri="http://schemas.microsoft.com/office/word/2010/wordprocessingShape">
                          <wps:wsp>
                            <wps:cNvSpPr/>
                            <wps:spPr>
                              <a:xfrm>
                                <a:off x="0" y="0"/>
                                <a:ext cx="1143000" cy="228600"/>
                              </a:xfrm>
                              <a:prstGeom prst="rect">
                                <a:avLst/>
                              </a:prstGeom>
                              <a:solidFill>
                                <a:srgbClr val="FFFFFF"/>
                              </a:solidFill>
                              <a:ln>
                                <a:noFill/>
                              </a:ln>
                            </wps:spPr>
                            <wps:bodyPr wrap="square" upright="1"/>
                          </wps:wsp>
                        </a:graphicData>
                      </a:graphic>
                    </wp:anchor>
                  </w:drawing>
                </mc:Choice>
                <mc:Fallback>
                  <w:pict>
                    <v:rect id="DT" o:spid="_x0000_s1026" o:spt="1" style="position:absolute;left:0pt;margin-left:372.8pt;margin-top:2.7pt;height:18pt;width:90pt;z-index:-251657216;mso-width-relative:page;mso-height-relative:page;" fillcolor="#FFFFFF" filled="t" stroked="f" coordsize="21600,21600" o:gfxdata="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B5g8svWAAAACAEA&#10;AA8AAAAAAAAAAQAgAAAAIgAAAGRycy9kb3ducmV2LnhtbFBLAQIUABQAAAAIAIdO4kD2n1EKqgEA&#10;AGcDAAAOAAAAAAAAAAEAIAAAACUBAABkcnMvZTJvRG9jLnhtbFBLBQYAAAAABgAGAFkBAABBBQAA&#10;AAA=&#10;">
                      <v:fill on="t" focussize="0,0"/>
                      <v:stroke on="f"/>
                      <v:imagedata o:title=""/>
                      <o:lock v:ext="edit" aspectratio="f"/>
                    </v:rect>
                  </w:pict>
                </mc:Fallback>
              </mc:AlternateContent>
            </w:r>
            <w:r>
              <w:rPr>
                <w:rFonts w:hint="eastAsia" w:hAnsi="宋体"/>
                <w:color w:val="auto"/>
                <w:sz w:val="18"/>
                <w:szCs w:val="18"/>
                <w:highlight w:val="none"/>
              </w:rPr>
              <w:t>8</w:t>
            </w:r>
            <w:bookmarkEnd w:id="7"/>
          </w:p>
        </w:tc>
      </w:tr>
    </w:tbl>
    <w:p w14:paraId="1A370949">
      <w:pPr>
        <w:pStyle w:val="170"/>
        <w:rPr>
          <w:rFonts w:hAnsi="黑体"/>
          <w:color w:val="auto"/>
          <w:highlight w:val="none"/>
        </w:rPr>
      </w:pPr>
    </w:p>
    <w:p w14:paraId="2C9B5505">
      <w:pPr>
        <w:pStyle w:val="170"/>
        <w:rPr>
          <w:rFonts w:hAnsi="黑体"/>
          <w:color w:val="auto"/>
          <w:highlight w:val="none"/>
        </w:rPr>
      </w:pPr>
    </w:p>
    <w:p w14:paraId="51A9C5F7">
      <w:pPr>
        <w:pStyle w:val="155"/>
        <w:framePr w:wrap="around" w:x="1446" w:y="6333"/>
        <w:rPr>
          <w:color w:val="auto"/>
          <w:highlight w:val="none"/>
        </w:rPr>
      </w:pPr>
      <w:r>
        <w:rPr>
          <w:color w:val="auto"/>
          <w:highlight w:val="none"/>
        </w:rPr>
        <w:fldChar w:fldCharType="begin">
          <w:ffData>
            <w:name w:val="StdName"/>
            <w:enabled/>
            <w:calcOnExit w:val="0"/>
            <w:textInput>
              <w:default w:val="城市轨道交通自动售检票系统技术规范"/>
            </w:textInput>
          </w:ffData>
        </w:fldChar>
      </w:r>
      <w:bookmarkStart w:id="8" w:name="StdName"/>
      <w:r>
        <w:rPr>
          <w:color w:val="auto"/>
          <w:highlight w:val="none"/>
        </w:rPr>
        <w:instrText xml:space="preserve"> FORMTEXT </w:instrText>
      </w:r>
      <w:r>
        <w:rPr>
          <w:color w:val="auto"/>
          <w:highlight w:val="none"/>
        </w:rPr>
        <w:fldChar w:fldCharType="separate"/>
      </w:r>
      <w:r>
        <w:rPr>
          <w:rFonts w:hint="eastAsia"/>
          <w:color w:val="auto"/>
          <w:highlight w:val="none"/>
          <w:lang/>
        </w:rPr>
        <w:t>城市轨道交通自动售检票系统技术规范</w:t>
      </w:r>
      <w:r>
        <w:rPr>
          <w:color w:val="auto"/>
          <w:highlight w:val="none"/>
        </w:rPr>
        <w:fldChar w:fldCharType="end"/>
      </w:r>
      <w:bookmarkEnd w:id="8"/>
    </w:p>
    <w:p w14:paraId="05245D0B">
      <w:pPr>
        <w:pStyle w:val="155"/>
        <w:framePr w:wrap="around" w:x="1446" w:y="6333"/>
        <w:rPr>
          <w:color w:val="auto"/>
          <w:highlight w:val="none"/>
          <w:lang/>
        </w:rPr>
      </w:pPr>
      <w:bookmarkStart w:id="9" w:name="StdEnglishName"/>
      <w:r>
        <w:rPr>
          <w:color w:val="auto"/>
          <w:highlight w:val="none"/>
          <w:lang/>
        </w:rPr>
        <w:fldChar w:fldCharType="begin">
          <w:ffData>
            <w:name w:val="StdEnglishName"/>
            <w:enabled/>
            <w:calcOnExit w:val="0"/>
            <w:textInput>
              <w:default w:val="点击此处添加标准英文译名"/>
            </w:textInput>
          </w:ffData>
        </w:fldChar>
      </w:r>
      <w:r>
        <w:rPr>
          <w:color w:val="auto"/>
          <w:highlight w:val="none"/>
          <w:lang/>
        </w:rPr>
        <w:instrText xml:space="preserve"> FORMTEXT </w:instrText>
      </w:r>
      <w:r>
        <w:rPr>
          <w:color w:val="auto"/>
          <w:highlight w:val="none"/>
          <w:lang/>
        </w:rPr>
        <w:fldChar w:fldCharType="separate"/>
      </w:r>
      <w:r>
        <w:rPr>
          <w:color w:val="auto"/>
          <w:highlight w:val="none"/>
          <w:lang/>
        </w:rPr>
        <w:t>     </w:t>
      </w:r>
      <w:r>
        <w:rPr>
          <w:color w:val="auto"/>
          <w:highlight w:val="none"/>
          <w:lang/>
        </w:rPr>
        <w:fldChar w:fldCharType="end"/>
      </w:r>
      <w:bookmarkEnd w:id="9"/>
      <w:r>
        <w:rPr>
          <w:rFonts w:hint="eastAsia"/>
          <w:color w:val="auto"/>
          <w:highlight w:val="none"/>
          <w:lang/>
        </w:rPr>
        <w:t>第9部分 互联网业务规范</w:t>
      </w:r>
    </w:p>
    <w:p w14:paraId="6751892C">
      <w:pPr>
        <w:pStyle w:val="153"/>
        <w:framePr w:wrap="around" w:x="1446" w:y="6333"/>
        <w:rPr>
          <w:color w:val="auto"/>
          <w:highlight w:val="none"/>
        </w:rPr>
      </w:pPr>
      <w:bookmarkStart w:id="10" w:name="YZBS"/>
      <w:r>
        <w:rPr>
          <w:color w:val="auto"/>
          <w:highlight w:val="none"/>
        </w:rPr>
        <w:fldChar w:fldCharType="begin">
          <w:ffData>
            <w:name w:val="YZBS"/>
            <w:enabled/>
            <w:calcOnExit w:val="0"/>
            <w:textInput>
              <w:default w:val="点击此处添加与国际标准一致性程度的标识"/>
            </w:textInput>
          </w:ffData>
        </w:fldChar>
      </w:r>
      <w:r>
        <w:rPr>
          <w:color w:val="auto"/>
          <w:highlight w:val="none"/>
        </w:rPr>
        <w:instrText xml:space="preserve"> FORMTEXT </w:instrText>
      </w:r>
      <w:r>
        <w:rPr>
          <w:color w:val="auto"/>
          <w:highlight w:val="none"/>
        </w:rPr>
        <w:fldChar w:fldCharType="separate"/>
      </w:r>
      <w:r>
        <w:rPr>
          <w:color w:val="auto"/>
          <w:highlight w:val="none"/>
        </w:rPr>
        <w:t>     </w:t>
      </w:r>
      <w:r>
        <w:rPr>
          <w:color w:val="auto"/>
          <w:highlight w:val="none"/>
        </w:rPr>
        <w:fldChar w:fldCharType="end"/>
      </w:r>
      <w:bookmarkEnd w:id="10"/>
    </w:p>
    <w:tbl>
      <w:tblPr>
        <w:tblStyle w:val="5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55"/>
      </w:tblGrid>
      <w:tr w14:paraId="6DB8D725">
        <w:trPr>
          <w:wBefore w:w="0" w:type="dxa"/>
        </w:trPr>
        <w:tc>
          <w:tcPr>
            <w:tcW w:w="9855" w:type="dxa"/>
            <w:tcBorders>
              <w:top w:val="nil"/>
              <w:left w:val="nil"/>
              <w:bottom w:val="nil"/>
              <w:right w:val="nil"/>
            </w:tcBorders>
            <w:noWrap w:val="0"/>
            <w:vAlign w:val="top"/>
          </w:tcPr>
          <w:p w14:paraId="1E5F7965">
            <w:pPr>
              <w:pStyle w:val="152"/>
              <w:framePr w:wrap="around" w:x="1446" w:y="6333"/>
              <w:rPr>
                <w:rFonts w:hAnsi="宋体"/>
                <w:color w:val="auto"/>
                <w:sz w:val="18"/>
                <w:szCs w:val="18"/>
                <w:highlight w:val="none"/>
              </w:rPr>
            </w:pPr>
            <w:r>
              <w:rPr>
                <w:rFonts w:hAnsi="宋体"/>
                <w:color w:val="auto"/>
                <w:sz w:val="18"/>
                <w:szCs w:val="18"/>
                <w:highlight w:val="none"/>
                <w:lang/>
              </w:rPr>
              <mc:AlternateContent>
                <mc:Choice Requires="wps">
                  <w:drawing>
                    <wp:anchor distT="0" distB="0" distL="114300" distR="114300" simplePos="0" relativeHeight="251663360" behindDoc="0" locked="1" layoutInCell="1" allowOverlap="1">
                      <wp:simplePos x="0" y="0"/>
                      <wp:positionH relativeFrom="column">
                        <wp:posOffset>2200910</wp:posOffset>
                      </wp:positionH>
                      <wp:positionV relativeFrom="paragraph">
                        <wp:posOffset>573405</wp:posOffset>
                      </wp:positionV>
                      <wp:extent cx="1905000" cy="254000"/>
                      <wp:effectExtent l="0" t="0" r="0" b="0"/>
                      <wp:wrapNone/>
                      <wp:docPr id="5" name="RQ"/>
                      <wp:cNvGraphicFramePr/>
                      <a:graphic xmlns:a="http://schemas.openxmlformats.org/drawingml/2006/main">
                        <a:graphicData uri="http://schemas.microsoft.com/office/word/2010/wordprocessingShape">
                          <wps:wsp>
                            <wps:cNvSpPr/>
                            <wps:spPr>
                              <a:xfrm>
                                <a:off x="0" y="0"/>
                                <a:ext cx="1905000" cy="254000"/>
                              </a:xfrm>
                              <a:prstGeom prst="rect">
                                <a:avLst/>
                              </a:prstGeom>
                              <a:solidFill>
                                <a:srgbClr val="FFFFFF"/>
                              </a:solidFill>
                              <a:ln>
                                <a:noFill/>
                              </a:ln>
                            </wps:spPr>
                            <wps:bodyPr wrap="square" upright="1"/>
                          </wps:wsp>
                        </a:graphicData>
                      </a:graphic>
                    </wp:anchor>
                  </w:drawing>
                </mc:Choice>
                <mc:Fallback>
                  <w:pict>
                    <v:rect id="RQ" o:spid="_x0000_s1026" o:spt="1" style="position:absolute;left:0pt;margin-left:173.3pt;margin-top:45.15pt;height:20pt;width:150pt;z-index:251663360;mso-width-relative:page;mso-height-relative:page;" fillcolor="#FFFFFF" filled="t" stroked="f" coordsize="21600,21600" o:gfxdata="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BYmuktUAAAAKAQAA&#10;DwAAAAAAAAABACAAAAAiAAAAZHJzL2Rvd25yZXYueG1sUEsBAhQAFAAAAAgAh07iQE+9w/2qAQAA&#10;ZwMAAA4AAAAAAAAAAQAgAAAAJAEAAGRycy9lMm9Eb2MueG1sUEsFBgAAAAAGAAYAWQEAAEAFAAAA&#10;AA==&#10;">
                      <v:fill on="t" focussize="0,0"/>
                      <v:stroke on="f"/>
                      <v:imagedata o:title=""/>
                      <o:lock v:ext="edit" aspectratio="f"/>
                      <w10:anchorlock/>
                    </v:rect>
                  </w:pict>
                </mc:Fallback>
              </mc:AlternateContent>
            </w:r>
            <w:r>
              <w:rPr>
                <w:rFonts w:hAnsi="宋体"/>
                <w:color w:val="auto"/>
                <w:sz w:val="18"/>
                <w:szCs w:val="18"/>
                <w:highlight w:val="none"/>
                <w:lang/>
              </w:rPr>
              <mc:AlternateContent>
                <mc:Choice Requires="wps">
                  <w:drawing>
                    <wp:anchor distT="0" distB="0" distL="114300" distR="114300" simplePos="0" relativeHeight="251662336" behindDoc="0" locked="0" layoutInCell="1" allowOverlap="1">
                      <wp:simplePos x="0" y="0"/>
                      <wp:positionH relativeFrom="column">
                        <wp:posOffset>2454910</wp:posOffset>
                      </wp:positionH>
                      <wp:positionV relativeFrom="paragraph">
                        <wp:posOffset>255905</wp:posOffset>
                      </wp:positionV>
                      <wp:extent cx="1270000" cy="304800"/>
                      <wp:effectExtent l="0" t="0" r="0" b="0"/>
                      <wp:wrapNone/>
                      <wp:docPr id="4" name="LB"/>
                      <wp:cNvGraphicFramePr/>
                      <a:graphic xmlns:a="http://schemas.openxmlformats.org/drawingml/2006/main">
                        <a:graphicData uri="http://schemas.microsoft.com/office/word/2010/wordprocessingShape">
                          <wps:wsp>
                            <wps:cNvSpPr/>
                            <wps:spPr>
                              <a:xfrm>
                                <a:off x="0" y="0"/>
                                <a:ext cx="1270000" cy="304800"/>
                              </a:xfrm>
                              <a:prstGeom prst="rect">
                                <a:avLst/>
                              </a:prstGeom>
                              <a:solidFill>
                                <a:srgbClr val="FFFFFF"/>
                              </a:solidFill>
                              <a:ln>
                                <a:noFill/>
                              </a:ln>
                            </wps:spPr>
                            <wps:bodyPr wrap="square" upright="1"/>
                          </wps:wsp>
                        </a:graphicData>
                      </a:graphic>
                    </wp:anchor>
                  </w:drawing>
                </mc:Choice>
                <mc:Fallback>
                  <w:pict>
                    <v:rect id="LB" o:spid="_x0000_s1026" o:spt="1" style="position:absolute;left:0pt;margin-left:193.3pt;margin-top:20.15pt;height:24pt;width:100pt;z-index:251662336;mso-width-relative:page;mso-height-relative:page;" fillcolor="#FFFFFF" filled="t" stroked="f" coordsize="21600,21600" o:gfxdata="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APhi+XWAAAACQEA&#10;AA8AAAAAAAAAAQAgAAAAIgAAAGRycy9kb3ducmV2LnhtbFBLAQIUABQAAAAIAIdO4kDXAL7SqgEA&#10;AGcDAAAOAAAAAAAAAAEAIAAAACUBAABkcnMvZTJvRG9jLnhtbFBLBQYAAAAABgAGAFkBAABBBQAA&#10;AAA=&#10;">
                      <v:fill on="t" focussize="0,0"/>
                      <v:stroke on="f"/>
                      <v:imagedata o:title=""/>
                      <o:lock v:ext="edit" aspectratio="f"/>
                    </v:rect>
                  </w:pict>
                </mc:Fallback>
              </mc:AlternateContent>
            </w:r>
            <w:r>
              <w:rPr>
                <w:rFonts w:hAnsi="宋体"/>
                <w:color w:val="auto"/>
                <w:sz w:val="18"/>
                <w:szCs w:val="18"/>
                <w:highlight w:val="none"/>
              </w:rPr>
              <w:fldChar w:fldCharType="begin">
                <w:ffData>
                  <w:name w:val="LB"/>
                  <w:enabled/>
                  <w:calcOnExit w:val="0"/>
                  <w:ddList>
                    <w:listEntry w:val="文稿版次选择"/>
                    <w:listEntry w:val="（工作组讨论稿）"/>
                    <w:listEntry w:val="（征求意见稿）"/>
                    <w:listEntry w:val="（送审讨论稿）"/>
                    <w:listEntry w:val="（送审稿）"/>
                    <w:listEntry w:val="（报批稿）"/>
                  </w:ddList>
                </w:ffData>
              </w:fldChar>
            </w:r>
            <w:bookmarkStart w:id="11" w:name="LB"/>
            <w:r>
              <w:rPr>
                <w:rFonts w:hAnsi="宋体"/>
                <w:color w:val="auto"/>
                <w:sz w:val="18"/>
                <w:szCs w:val="18"/>
                <w:highlight w:val="none"/>
              </w:rPr>
              <w:instrText xml:space="preserve"> FORMDROPDOWN </w:instrText>
            </w:r>
            <w:r>
              <w:rPr>
                <w:rFonts w:hAnsi="宋体"/>
                <w:color w:val="auto"/>
                <w:sz w:val="18"/>
                <w:szCs w:val="18"/>
                <w:highlight w:val="none"/>
              </w:rPr>
              <w:fldChar w:fldCharType="separate"/>
            </w:r>
            <w:r>
              <w:rPr>
                <w:rFonts w:hAnsi="宋体"/>
                <w:color w:val="auto"/>
                <w:sz w:val="18"/>
                <w:szCs w:val="18"/>
                <w:highlight w:val="none"/>
              </w:rPr>
              <w:fldChar w:fldCharType="end"/>
            </w:r>
            <w:bookmarkEnd w:id="11"/>
          </w:p>
        </w:tc>
      </w:tr>
      <w:tr w14:paraId="7644AF75">
        <w:trPr>
          <w:wBefore w:w="0" w:type="dxa"/>
        </w:trPr>
        <w:tc>
          <w:tcPr>
            <w:tcW w:w="9855" w:type="dxa"/>
            <w:tcBorders>
              <w:top w:val="nil"/>
              <w:left w:val="nil"/>
              <w:bottom w:val="nil"/>
              <w:right w:val="nil"/>
            </w:tcBorders>
            <w:noWrap w:val="0"/>
            <w:vAlign w:val="top"/>
          </w:tcPr>
          <w:p w14:paraId="31A024BC">
            <w:pPr>
              <w:pStyle w:val="236"/>
              <w:framePr w:wrap="around" w:x="1446" w:y="6333"/>
              <w:rPr>
                <w:rFonts w:hAnsi="宋体"/>
                <w:color w:val="auto"/>
                <w:sz w:val="18"/>
                <w:szCs w:val="18"/>
                <w:highlight w:val="none"/>
              </w:rPr>
            </w:pPr>
            <w:bookmarkStart w:id="12" w:name="WCRQ"/>
            <w:r>
              <w:rPr>
                <w:rFonts w:hAnsi="宋体"/>
                <w:color w:val="auto"/>
                <w:sz w:val="18"/>
                <w:szCs w:val="18"/>
                <w:highlight w:val="none"/>
              </w:rPr>
              <w:fldChar w:fldCharType="begin">
                <w:ffData>
                  <w:name w:val="WCRQ"/>
                  <w:enabled/>
                  <w:calcOnExit w:val="0"/>
                  <w:textInput/>
                </w:ffData>
              </w:fldChar>
            </w:r>
            <w:r>
              <w:rPr>
                <w:rFonts w:hAnsi="宋体"/>
                <w:color w:val="auto"/>
                <w:sz w:val="18"/>
                <w:szCs w:val="18"/>
                <w:highlight w:val="none"/>
              </w:rPr>
              <w:instrText xml:space="preserve"> FORMTEXT </w:instrText>
            </w:r>
            <w:r>
              <w:rPr>
                <w:rFonts w:hAnsi="宋体"/>
                <w:color w:val="auto"/>
                <w:sz w:val="18"/>
                <w:szCs w:val="18"/>
                <w:highlight w:val="none"/>
              </w:rPr>
              <w:fldChar w:fldCharType="separate"/>
            </w:r>
            <w:r>
              <w:rPr>
                <w:rFonts w:hAnsi="宋体"/>
                <w:color w:val="auto"/>
                <w:sz w:val="18"/>
                <w:szCs w:val="18"/>
                <w:highlight w:val="none"/>
              </w:rPr>
              <w:t>     </w:t>
            </w:r>
            <w:r>
              <w:rPr>
                <w:rFonts w:hAnsi="宋体"/>
                <w:color w:val="auto"/>
                <w:sz w:val="18"/>
                <w:szCs w:val="18"/>
                <w:highlight w:val="none"/>
              </w:rPr>
              <w:fldChar w:fldCharType="end"/>
            </w:r>
            <w:bookmarkEnd w:id="12"/>
          </w:p>
        </w:tc>
      </w:tr>
    </w:tbl>
    <w:p w14:paraId="062CB8D5">
      <w:pPr>
        <w:pStyle w:val="185"/>
        <w:rPr>
          <w:color w:val="auto"/>
          <w:highlight w:val="none"/>
        </w:rPr>
      </w:pPr>
      <w:r>
        <w:rPr>
          <w:rFonts w:hint="eastAsia" w:ascii="黑体"/>
          <w:color w:val="auto"/>
          <w:highlight w:val="none"/>
        </w:rPr>
        <w:t>2020</w:t>
      </w:r>
      <w:r>
        <w:rPr>
          <w:color w:val="auto"/>
          <w:highlight w:val="none"/>
        </w:rPr>
        <w:t xml:space="preserve"> </w:t>
      </w:r>
      <w:r>
        <w:rPr>
          <w:rFonts w:ascii="黑体"/>
          <w:color w:val="auto"/>
          <w:highlight w:val="none"/>
        </w:rPr>
        <w:t>-</w:t>
      </w:r>
      <w:r>
        <w:rPr>
          <w:color w:val="auto"/>
          <w:highlight w:val="none"/>
        </w:rPr>
        <w:t xml:space="preserve"> </w:t>
      </w:r>
      <w:r>
        <w:rPr>
          <w:rFonts w:hint="eastAsia" w:ascii="黑体"/>
          <w:color w:val="auto"/>
          <w:highlight w:val="none"/>
        </w:rPr>
        <w:t>11</w:t>
      </w:r>
      <w:r>
        <w:rPr>
          <w:color w:val="auto"/>
          <w:highlight w:val="none"/>
        </w:rPr>
        <w:t xml:space="preserve"> </w:t>
      </w:r>
      <w:r>
        <w:rPr>
          <w:rFonts w:ascii="黑体"/>
          <w:color w:val="auto"/>
          <w:highlight w:val="none"/>
        </w:rPr>
        <w:t>-</w:t>
      </w:r>
      <w:r>
        <w:rPr>
          <w:color w:val="auto"/>
          <w:highlight w:val="none"/>
        </w:rPr>
        <w:t xml:space="preserve"> </w:t>
      </w:r>
      <w:r>
        <w:rPr>
          <w:rFonts w:hint="eastAsia" w:ascii="黑体"/>
          <w:color w:val="auto"/>
          <w:highlight w:val="none"/>
        </w:rPr>
        <w:t>22</w:t>
      </w:r>
      <w:r>
        <w:rPr>
          <w:rFonts w:hint="eastAsia"/>
          <w:color w:val="auto"/>
          <w:highlight w:val="none"/>
        </w:rPr>
        <w:t>发布</w:t>
      </w:r>
      <w:r>
        <w:rPr>
          <w:color w:val="auto"/>
          <w:highlight w:val="none"/>
        </w:rPr>
        <mc:AlternateContent>
          <mc:Choice Requires="wps">
            <w:drawing>
              <wp:anchor distT="0" distB="0" distL="114300" distR="114300" simplePos="0" relativeHeight="251660288" behindDoc="0" locked="1" layoutInCell="1" allowOverlap="1">
                <wp:simplePos x="0" y="0"/>
                <wp:positionH relativeFrom="column">
                  <wp:posOffset>-635</wp:posOffset>
                </wp:positionH>
                <wp:positionV relativeFrom="page">
                  <wp:posOffset>9251950</wp:posOffset>
                </wp:positionV>
                <wp:extent cx="6120130" cy="0"/>
                <wp:effectExtent l="0" t="6350" r="0" b="6350"/>
                <wp:wrapNone/>
                <wp:docPr id="2" name="直线 10"/>
                <wp:cNvGraphicFramePr/>
                <a:graphic xmlns:a="http://schemas.openxmlformats.org/drawingml/2006/main">
                  <a:graphicData uri="http://schemas.microsoft.com/office/word/2010/wordprocessingShape">
                    <wps:wsp>
                      <wps:cNvSpPr/>
                      <wps:spPr>
                        <a:xfrm>
                          <a:off x="0" y="0"/>
                          <a:ext cx="612013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05pt;margin-top:728.5pt;height:0pt;width:481.9pt;mso-position-vertical-relative:page;z-index:251660288;mso-width-relative:page;mso-height-relative:page;" filled="f" stroked="t" coordsize="21600,21600" o:gfxdata="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WHazzWAAAA&#10;CwEAAA8AAAAAAAAAAQAgAAAAIgAAAGRycy9kb3ducmV2LnhtbFBLAQIUABQAAAAIAIdO4kBPBMLk&#10;5gEAANwDAAAOAAAAAAAAAAEAIAAAACUBAABkcnMvZTJvRG9jLnhtbFBLBQYAAAAABgAGAFkBAAB9&#10;BQAAAAA=&#10;">
                <v:fill on="f" focussize="0,0"/>
                <v:stroke color="#000000" joinstyle="round"/>
                <v:imagedata o:title=""/>
                <o:lock v:ext="edit" aspectratio="f"/>
                <w10:anchorlock/>
              </v:line>
            </w:pict>
          </mc:Fallback>
        </mc:AlternateContent>
      </w:r>
    </w:p>
    <w:p w14:paraId="045A5872">
      <w:pPr>
        <w:pStyle w:val="204"/>
        <w:rPr>
          <w:color w:val="auto"/>
          <w:highlight w:val="none"/>
        </w:rPr>
      </w:pPr>
      <w:r>
        <w:rPr>
          <w:rFonts w:hint="eastAsia" w:ascii="黑体"/>
          <w:color w:val="auto"/>
          <w:highlight w:val="none"/>
        </w:rPr>
        <w:t>2020</w:t>
      </w:r>
      <w:r>
        <w:rPr>
          <w:color w:val="auto"/>
          <w:highlight w:val="none"/>
        </w:rPr>
        <w:t xml:space="preserve"> </w:t>
      </w:r>
      <w:r>
        <w:rPr>
          <w:rFonts w:ascii="黑体"/>
          <w:color w:val="auto"/>
          <w:highlight w:val="none"/>
        </w:rPr>
        <w:t>-</w:t>
      </w:r>
      <w:r>
        <w:rPr>
          <w:color w:val="auto"/>
          <w:highlight w:val="none"/>
        </w:rPr>
        <w:t xml:space="preserve"> </w:t>
      </w:r>
      <w:r>
        <w:rPr>
          <w:rFonts w:hint="eastAsia" w:ascii="黑体"/>
          <w:color w:val="auto"/>
          <w:highlight w:val="none"/>
        </w:rPr>
        <w:t>12</w:t>
      </w:r>
      <w:r>
        <w:rPr>
          <w:color w:val="auto"/>
          <w:highlight w:val="none"/>
        </w:rPr>
        <w:t xml:space="preserve"> </w:t>
      </w:r>
      <w:r>
        <w:rPr>
          <w:rFonts w:ascii="黑体"/>
          <w:color w:val="auto"/>
          <w:highlight w:val="none"/>
        </w:rPr>
        <w:t>-</w:t>
      </w:r>
      <w:r>
        <w:rPr>
          <w:color w:val="auto"/>
          <w:highlight w:val="none"/>
        </w:rPr>
        <w:t xml:space="preserve"> </w:t>
      </w:r>
      <w:r>
        <w:rPr>
          <w:rFonts w:hint="eastAsia" w:ascii="黑体"/>
          <w:color w:val="auto"/>
          <w:highlight w:val="none"/>
        </w:rPr>
        <w:t>22</w:t>
      </w:r>
      <w:r>
        <w:rPr>
          <w:rFonts w:hint="eastAsia"/>
          <w:color w:val="auto"/>
          <w:highlight w:val="none"/>
        </w:rPr>
        <w:t>实施</w:t>
      </w:r>
    </w:p>
    <w:p w14:paraId="46191AEF">
      <w:pPr>
        <w:pStyle w:val="156"/>
        <w:rPr>
          <w:color w:val="auto"/>
          <w:highlight w:val="none"/>
        </w:rPr>
      </w:pPr>
      <w:bookmarkStart w:id="13" w:name="fm"/>
      <w:r>
        <w:rPr>
          <w:color w:val="auto"/>
          <w:highlight w:val="none"/>
        </w:rPr>
        <w:fldChar w:fldCharType="begin">
          <w:ffData>
            <w:name w:val="fm"/>
            <w:enabled/>
            <w:calcOnExit w:val="0"/>
            <w:textInput/>
          </w:ffData>
        </w:fldChar>
      </w:r>
      <w:r>
        <w:rPr>
          <w:color w:val="auto"/>
          <w:highlight w:val="none"/>
        </w:rPr>
        <w:instrText xml:space="preserve"> FORMTEXT </w:instrText>
      </w:r>
      <w:r>
        <w:rPr>
          <w:color w:val="auto"/>
          <w:highlight w:val="none"/>
        </w:rPr>
        <w:fldChar w:fldCharType="separate"/>
      </w:r>
      <w:r>
        <w:rPr>
          <w:rFonts w:hint="eastAsia"/>
          <w:color w:val="auto"/>
          <w:highlight w:val="none"/>
          <w:lang/>
        </w:rPr>
        <w:t>青岛地铁集团有限公司</w:t>
      </w:r>
      <w:r>
        <w:rPr>
          <w:color w:val="auto"/>
          <w:highlight w:val="none"/>
        </w:rPr>
        <w:fldChar w:fldCharType="end"/>
      </w:r>
      <w:bookmarkEnd w:id="13"/>
      <w:r>
        <w:rPr>
          <w:rFonts w:hAnsi="黑体"/>
          <w:color w:val="auto"/>
          <w:highlight w:val="none"/>
        </w:rPr>
        <w:t>   </w:t>
      </w:r>
      <w:r>
        <w:rPr>
          <w:rStyle w:val="70"/>
          <w:rFonts w:hint="eastAsia"/>
          <w:color w:val="auto"/>
          <w:highlight w:val="none"/>
        </w:rPr>
        <w:t>发布</w:t>
      </w:r>
    </w:p>
    <w:p w14:paraId="4024FB8C">
      <w:pPr>
        <w:pStyle w:val="41"/>
        <w:rPr>
          <w:color w:val="auto"/>
          <w:highlight w:val="none"/>
        </w:rPr>
        <w:sectPr>
          <w:headerReference r:id="rId5" w:type="even"/>
          <w:footerReference r:id="rId6" w:type="even"/>
          <w:pgSz w:w="11906" w:h="16838"/>
          <w:pgMar w:top="567" w:right="1134" w:bottom="1134" w:left="1417" w:header="0" w:footer="0" w:gutter="0"/>
          <w:pgNumType w:start="1"/>
          <w:cols w:space="720" w:num="1"/>
          <w:docGrid w:type="lines" w:linePitch="312" w:charSpace="0"/>
        </w:sectPr>
      </w:pPr>
      <w:r>
        <w:rPr>
          <w:color w:val="auto"/>
          <w:highlight w:val="none"/>
        </w:rPr>
        <mc:AlternateContent>
          <mc:Choice Requires="wps">
            <w:drawing>
              <wp:anchor distT="0" distB="0" distL="114300" distR="114300" simplePos="0" relativeHeight="251661312" behindDoc="0" locked="0" layoutInCell="1" allowOverlap="1">
                <wp:simplePos x="0" y="0"/>
                <wp:positionH relativeFrom="column">
                  <wp:posOffset>-635</wp:posOffset>
                </wp:positionH>
                <wp:positionV relativeFrom="paragraph">
                  <wp:posOffset>2339975</wp:posOffset>
                </wp:positionV>
                <wp:extent cx="6120130" cy="0"/>
                <wp:effectExtent l="0" t="6350" r="0" b="6350"/>
                <wp:wrapNone/>
                <wp:docPr id="3" name="直线 11"/>
                <wp:cNvGraphicFramePr/>
                <a:graphic xmlns:a="http://schemas.openxmlformats.org/drawingml/2006/main">
                  <a:graphicData uri="http://schemas.microsoft.com/office/word/2010/wordprocessingShape">
                    <wps:wsp>
                      <wps:cNvSpPr/>
                      <wps:spPr>
                        <a:xfrm>
                          <a:off x="0" y="0"/>
                          <a:ext cx="612013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 o:spid="_x0000_s1026" o:spt="20" style="position:absolute;left:0pt;margin-left:-0.05pt;margin-top:184.25pt;height:0pt;width:481.9pt;z-index:251661312;mso-width-relative:page;mso-height-relative:page;" filled="f" stroked="t" coordsize="21600,21600" o:gfxdata="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CQeJf1wAA&#10;AAkBAAAPAAAAAAAAAAEAIAAAACIAAABkcnMvZG93bnJldi54bWxQSwECFAAUAAAACACHTuJANu7g&#10;N+YBAADcAwAADgAAAAAAAAABACAAAAAmAQAAZHJzL2Uyb0RvYy54bWxQSwUGAAAAAAYABgBZAQAA&#10;fgUAAAAA&#10;">
                <v:fill on="f" focussize="0,0"/>
                <v:stroke color="#000000" joinstyle="round"/>
                <v:imagedata o:title=""/>
                <o:lock v:ext="edit" aspectratio="f"/>
              </v:line>
            </w:pict>
          </mc:Fallback>
        </mc:AlternateContent>
      </w:r>
    </w:p>
    <w:p w14:paraId="73BF3768">
      <w:pPr>
        <w:pStyle w:val="150"/>
        <w:rPr>
          <w:rFonts w:hint="eastAsia"/>
          <w:color w:val="auto"/>
          <w:highlight w:val="none"/>
        </w:rPr>
      </w:pPr>
      <w:bookmarkStart w:id="14" w:name="_Toc522569460"/>
      <w:bookmarkStart w:id="15" w:name="_Toc458424969"/>
      <w:bookmarkStart w:id="16" w:name="_Toc458425147"/>
      <w:bookmarkStart w:id="17" w:name="_Toc461631758"/>
      <w:r>
        <w:rPr>
          <w:rFonts w:hint="eastAsia"/>
          <w:color w:val="auto"/>
          <w:highlight w:val="none"/>
        </w:rPr>
        <w:t>目</w:t>
      </w:r>
      <w:bookmarkStart w:id="18" w:name="BKML"/>
      <w:r>
        <w:rPr>
          <w:rFonts w:hAnsi="黑体"/>
          <w:color w:val="auto"/>
          <w:highlight w:val="none"/>
        </w:rPr>
        <w:t>  </w:t>
      </w:r>
      <w:r>
        <w:rPr>
          <w:rFonts w:hint="eastAsia"/>
          <w:color w:val="auto"/>
          <w:highlight w:val="none"/>
        </w:rPr>
        <w:t>次</w:t>
      </w:r>
      <w:bookmarkEnd w:id="18"/>
    </w:p>
    <w:p w14:paraId="3ADF044B">
      <w:pPr>
        <w:pStyle w:val="37"/>
        <w:spacing w:before="78" w:after="78"/>
        <w:rPr>
          <w:rFonts w:ascii="等线" w:hAnsi="等线" w:eastAsia="等线"/>
          <w:color w:val="auto"/>
          <w:szCs w:val="22"/>
          <w:highlight w:val="none"/>
          <w:lang/>
        </w:rPr>
      </w:pPr>
      <w:r>
        <w:rPr>
          <w:color w:val="auto"/>
          <w:highlight w:val="none"/>
        </w:rPr>
        <w:fldChar w:fldCharType="begin" w:fldLock="1"/>
      </w:r>
      <w:r>
        <w:rPr>
          <w:color w:val="auto"/>
          <w:highlight w:val="none"/>
        </w:rPr>
        <w:instrText xml:space="preserve"> </w:instrText>
      </w:r>
      <w:r>
        <w:rPr>
          <w:rFonts w:hint="eastAsia"/>
          <w:color w:val="auto"/>
          <w:highlight w:val="none"/>
        </w:rPr>
        <w:instrText xml:space="preserve">TOC \h \z \t"前言、引言标题,1,参考文献、索引标题,1,章标题,1,参考文献,1,附录标识,1,一级条标题, 3" \* MERGEFORMAT</w:instrText>
      </w:r>
      <w:r>
        <w:rPr>
          <w:color w:val="auto"/>
          <w:highlight w:val="none"/>
        </w:rPr>
        <w:instrText xml:space="preserve"> </w:instrText>
      </w:r>
      <w:r>
        <w:rPr>
          <w:color w:val="auto"/>
          <w:highlight w:val="none"/>
        </w:rPr>
        <w:fldChar w:fldCharType="separate"/>
      </w: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"_Toc528144314"</w:instrText>
      </w:r>
      <w:r>
        <w:rPr>
          <w:rStyle w:val="66"/>
          <w:color w:val="auto"/>
          <w:highlight w:val="none"/>
        </w:rPr>
        <w:instrText xml:space="preserve"> </w:instrText>
      </w:r>
      <w:r>
        <w:rPr>
          <w:color w:val="auto"/>
          <w:highlight w:val="none"/>
        </w:rPr>
        <w:fldChar w:fldCharType="separate"/>
      </w:r>
      <w:r>
        <w:rPr>
          <w:rStyle w:val="66"/>
          <w:color w:val="auto"/>
          <w:highlight w:val="none"/>
        </w:rPr>
        <w:t>前</w:t>
      </w:r>
      <w:r>
        <w:rPr>
          <w:rStyle w:val="66"/>
          <w:rFonts w:hAnsi="黑体"/>
          <w:color w:val="auto"/>
          <w:highlight w:val="none"/>
        </w:rPr>
        <w:t xml:space="preserve">　 </w:t>
      </w:r>
      <w:r>
        <w:rPr>
          <w:rStyle w:val="66"/>
          <w:color w:val="auto"/>
          <w:highlight w:val="none"/>
        </w:rPr>
        <w:t>言</w:t>
      </w:r>
      <w:r>
        <w:rPr>
          <w:color w:val="auto"/>
          <w:highlight w:val="none"/>
          <w:lang/>
        </w:rPr>
        <w:tab/>
      </w:r>
      <w:r>
        <w:rPr>
          <w:color w:val="auto"/>
          <w:highlight w:val="none"/>
          <w:lang/>
        </w:rPr>
        <w:fldChar w:fldCharType="begin" w:fldLock="1"/>
      </w:r>
      <w:r>
        <w:rPr>
          <w:color w:val="auto"/>
          <w:highlight w:val="none"/>
          <w:lang/>
        </w:rPr>
        <w:instrText xml:space="preserve"> PAGEREF _Toc528144314 \h </w:instrText>
      </w:r>
      <w:r>
        <w:rPr>
          <w:color w:val="auto"/>
          <w:highlight w:val="none"/>
          <w:lang/>
        </w:rPr>
        <w:fldChar w:fldCharType="separate"/>
      </w:r>
      <w:r>
        <w:rPr>
          <w:color w:val="auto"/>
          <w:highlight w:val="none"/>
          <w:lang/>
        </w:rPr>
        <w:t>II</w:t>
      </w:r>
      <w:r>
        <w:rPr>
          <w:color w:val="auto"/>
          <w:highlight w:val="none"/>
          <w:lang/>
        </w:rPr>
        <w:fldChar w:fldCharType="end"/>
      </w:r>
      <w:r>
        <w:rPr>
          <w:color w:val="auto"/>
          <w:highlight w:val="none"/>
        </w:rPr>
        <w:fldChar w:fldCharType="end"/>
      </w:r>
    </w:p>
    <w:p w14:paraId="138426B5">
      <w:pPr>
        <w:pStyle w:val="37"/>
        <w:spacing w:before="78" w:after="78"/>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"_Toc528144315"</w:instrText>
      </w:r>
      <w:r>
        <w:rPr>
          <w:rStyle w:val="66"/>
          <w:color w:val="auto"/>
          <w:highlight w:val="none"/>
        </w:rPr>
        <w:instrText xml:space="preserve"> </w:instrText>
      </w:r>
      <w:r>
        <w:rPr>
          <w:color w:val="auto"/>
          <w:highlight w:val="none"/>
        </w:rPr>
        <w:fldChar w:fldCharType="separate"/>
      </w:r>
      <w:r>
        <w:rPr>
          <w:rStyle w:val="66"/>
          <w:color w:val="auto"/>
          <w:highlight w:val="none"/>
        </w:rPr>
        <w:t>引</w:t>
      </w:r>
      <w:r>
        <w:rPr>
          <w:rStyle w:val="66"/>
          <w:rFonts w:hAnsi="黑体"/>
          <w:color w:val="auto"/>
          <w:highlight w:val="none"/>
        </w:rPr>
        <w:t xml:space="preserve">　 </w:t>
      </w:r>
      <w:r>
        <w:rPr>
          <w:rStyle w:val="66"/>
          <w:color w:val="auto"/>
          <w:highlight w:val="none"/>
        </w:rPr>
        <w:t>言</w:t>
      </w:r>
      <w:r>
        <w:rPr>
          <w:color w:val="auto"/>
          <w:highlight w:val="none"/>
          <w:lang/>
        </w:rPr>
        <w:tab/>
      </w:r>
      <w:r>
        <w:rPr>
          <w:color w:val="auto"/>
          <w:highlight w:val="none"/>
          <w:lang/>
        </w:rPr>
        <w:fldChar w:fldCharType="begin" w:fldLock="1"/>
      </w:r>
      <w:r>
        <w:rPr>
          <w:color w:val="auto"/>
          <w:highlight w:val="none"/>
          <w:lang/>
        </w:rPr>
        <w:instrText xml:space="preserve"> PAGEREF _Toc528144315 \h </w:instrText>
      </w:r>
      <w:r>
        <w:rPr>
          <w:color w:val="auto"/>
          <w:highlight w:val="none"/>
          <w:lang/>
        </w:rPr>
        <w:fldChar w:fldCharType="separate"/>
      </w:r>
      <w:r>
        <w:rPr>
          <w:color w:val="auto"/>
          <w:highlight w:val="none"/>
          <w:lang/>
        </w:rPr>
        <w:t>III</w:t>
      </w:r>
      <w:r>
        <w:rPr>
          <w:color w:val="auto"/>
          <w:highlight w:val="none"/>
          <w:lang/>
        </w:rPr>
        <w:fldChar w:fldCharType="end"/>
      </w:r>
      <w:r>
        <w:rPr>
          <w:color w:val="auto"/>
          <w:highlight w:val="none"/>
        </w:rPr>
        <w:fldChar w:fldCharType="end"/>
      </w:r>
    </w:p>
    <w:p w14:paraId="7A8D61ED">
      <w:pPr>
        <w:pStyle w:val="37"/>
        <w:spacing w:before="78" w:after="78"/>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"_Toc528144316"</w:instrText>
      </w:r>
      <w:r>
        <w:rPr>
          <w:rStyle w:val="66"/>
          <w:color w:val="auto"/>
          <w:highlight w:val="none"/>
        </w:rPr>
        <w:instrText xml:space="preserve"> </w:instrText>
      </w:r>
      <w:r>
        <w:rPr>
          <w:color w:val="auto"/>
          <w:highlight w:val="none"/>
        </w:rPr>
        <w:fldChar w:fldCharType="separate"/>
      </w:r>
      <w:r>
        <w:rPr>
          <w:rStyle w:val="66"/>
          <w:color w:val="auto"/>
          <w:highlight w:val="none"/>
        </w:rPr>
        <w:t>1　范围</w:t>
      </w:r>
      <w:r>
        <w:rPr>
          <w:color w:val="auto"/>
          <w:highlight w:val="none"/>
          <w:lang/>
        </w:rPr>
        <w:tab/>
      </w:r>
      <w:r>
        <w:rPr>
          <w:color w:val="auto"/>
          <w:highlight w:val="none"/>
          <w:lang/>
        </w:rPr>
        <w:fldChar w:fldCharType="begin" w:fldLock="1"/>
      </w:r>
      <w:r>
        <w:rPr>
          <w:color w:val="auto"/>
          <w:highlight w:val="none"/>
          <w:lang/>
        </w:rPr>
        <w:instrText xml:space="preserve"> PAGEREF _Toc528144316 \h </w:instrText>
      </w:r>
      <w:r>
        <w:rPr>
          <w:color w:val="auto"/>
          <w:highlight w:val="none"/>
          <w:lang/>
        </w:rPr>
        <w:fldChar w:fldCharType="separate"/>
      </w:r>
      <w:r>
        <w:rPr>
          <w:color w:val="auto"/>
          <w:highlight w:val="none"/>
          <w:lang/>
        </w:rPr>
        <w:t>1</w:t>
      </w:r>
      <w:r>
        <w:rPr>
          <w:color w:val="auto"/>
          <w:highlight w:val="none"/>
          <w:lang/>
        </w:rPr>
        <w:fldChar w:fldCharType="end"/>
      </w:r>
      <w:r>
        <w:rPr>
          <w:color w:val="auto"/>
          <w:highlight w:val="none"/>
        </w:rPr>
        <w:fldChar w:fldCharType="end"/>
      </w:r>
    </w:p>
    <w:p w14:paraId="2ECC8CC2">
      <w:pPr>
        <w:pStyle w:val="37"/>
        <w:spacing w:before="78" w:after="78"/>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"_Toc528144317"</w:instrText>
      </w:r>
      <w:r>
        <w:rPr>
          <w:rStyle w:val="66"/>
          <w:color w:val="auto"/>
          <w:highlight w:val="none"/>
        </w:rPr>
        <w:instrText xml:space="preserve"> </w:instrText>
      </w:r>
      <w:r>
        <w:rPr>
          <w:color w:val="auto"/>
          <w:highlight w:val="none"/>
        </w:rPr>
        <w:fldChar w:fldCharType="separate"/>
      </w:r>
      <w:r>
        <w:rPr>
          <w:rStyle w:val="66"/>
          <w:color w:val="auto"/>
          <w:highlight w:val="none"/>
        </w:rPr>
        <w:t>2　规范性引用文件</w:t>
      </w:r>
      <w:r>
        <w:rPr>
          <w:color w:val="auto"/>
          <w:highlight w:val="none"/>
          <w:lang/>
        </w:rPr>
        <w:tab/>
      </w:r>
      <w:r>
        <w:rPr>
          <w:color w:val="auto"/>
          <w:highlight w:val="none"/>
          <w:lang/>
        </w:rPr>
        <w:fldChar w:fldCharType="begin" w:fldLock="1"/>
      </w:r>
      <w:r>
        <w:rPr>
          <w:color w:val="auto"/>
          <w:highlight w:val="none"/>
          <w:lang/>
        </w:rPr>
        <w:instrText xml:space="preserve"> PAGEREF _Toc528144317 \h </w:instrText>
      </w:r>
      <w:r>
        <w:rPr>
          <w:color w:val="auto"/>
          <w:highlight w:val="none"/>
          <w:lang/>
        </w:rPr>
        <w:fldChar w:fldCharType="separate"/>
      </w:r>
      <w:r>
        <w:rPr>
          <w:color w:val="auto"/>
          <w:highlight w:val="none"/>
          <w:lang/>
        </w:rPr>
        <w:t>1</w:t>
      </w:r>
      <w:r>
        <w:rPr>
          <w:color w:val="auto"/>
          <w:highlight w:val="none"/>
          <w:lang/>
        </w:rPr>
        <w:fldChar w:fldCharType="end"/>
      </w:r>
      <w:r>
        <w:rPr>
          <w:color w:val="auto"/>
          <w:highlight w:val="none"/>
        </w:rPr>
        <w:fldChar w:fldCharType="end"/>
      </w:r>
    </w:p>
    <w:p w14:paraId="5A5024A4">
      <w:pPr>
        <w:pStyle w:val="37"/>
        <w:spacing w:before="78" w:after="78"/>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"_Toc528144318"</w:instrText>
      </w:r>
      <w:r>
        <w:rPr>
          <w:rStyle w:val="66"/>
          <w:color w:val="auto"/>
          <w:highlight w:val="none"/>
        </w:rPr>
        <w:instrText xml:space="preserve"> </w:instrText>
      </w:r>
      <w:r>
        <w:rPr>
          <w:color w:val="auto"/>
          <w:highlight w:val="none"/>
        </w:rPr>
        <w:fldChar w:fldCharType="separate"/>
      </w:r>
      <w:r>
        <w:rPr>
          <w:rStyle w:val="66"/>
          <w:color w:val="auto"/>
          <w:highlight w:val="none"/>
        </w:rPr>
        <w:t>3　数据类型定义</w:t>
      </w:r>
      <w:r>
        <w:rPr>
          <w:color w:val="auto"/>
          <w:highlight w:val="none"/>
          <w:lang/>
        </w:rPr>
        <w:tab/>
      </w:r>
      <w:r>
        <w:rPr>
          <w:color w:val="auto"/>
          <w:highlight w:val="none"/>
          <w:lang/>
        </w:rPr>
        <w:fldChar w:fldCharType="begin" w:fldLock="1"/>
      </w:r>
      <w:r>
        <w:rPr>
          <w:color w:val="auto"/>
          <w:highlight w:val="none"/>
          <w:lang/>
        </w:rPr>
        <w:instrText xml:space="preserve"> PAGEREF _Toc528144318 \h </w:instrText>
      </w:r>
      <w:r>
        <w:rPr>
          <w:color w:val="auto"/>
          <w:highlight w:val="none"/>
          <w:lang/>
        </w:rPr>
        <w:fldChar w:fldCharType="separate"/>
      </w:r>
      <w:r>
        <w:rPr>
          <w:color w:val="auto"/>
          <w:highlight w:val="none"/>
          <w:lang/>
        </w:rPr>
        <w:t>1</w:t>
      </w:r>
      <w:r>
        <w:rPr>
          <w:color w:val="auto"/>
          <w:highlight w:val="none"/>
          <w:lang/>
        </w:rPr>
        <w:fldChar w:fldCharType="end"/>
      </w:r>
      <w:r>
        <w:rPr>
          <w:color w:val="auto"/>
          <w:highlight w:val="none"/>
        </w:rPr>
        <w:fldChar w:fldCharType="end"/>
      </w:r>
    </w:p>
    <w:p w14:paraId="4DE67EE1">
      <w:pPr>
        <w:pStyle w:val="37"/>
        <w:spacing w:before="78" w:after="78"/>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"_Toc528144319"</w:instrText>
      </w:r>
      <w:r>
        <w:rPr>
          <w:rStyle w:val="66"/>
          <w:color w:val="auto"/>
          <w:highlight w:val="none"/>
        </w:rPr>
        <w:instrText xml:space="preserve"> </w:instrText>
      </w:r>
      <w:r>
        <w:rPr>
          <w:color w:val="auto"/>
          <w:highlight w:val="none"/>
        </w:rPr>
        <w:fldChar w:fldCharType="separate"/>
      </w:r>
      <w:r>
        <w:rPr>
          <w:rStyle w:val="66"/>
          <w:color w:val="auto"/>
          <w:highlight w:val="none"/>
        </w:rPr>
        <w:t>4　互联网票务平台功能</w:t>
      </w:r>
      <w:r>
        <w:rPr>
          <w:color w:val="auto"/>
          <w:highlight w:val="none"/>
          <w:lang/>
        </w:rPr>
        <w:tab/>
      </w:r>
      <w:r>
        <w:rPr>
          <w:color w:val="auto"/>
          <w:highlight w:val="none"/>
          <w:lang/>
        </w:rPr>
        <w:fldChar w:fldCharType="begin" w:fldLock="1"/>
      </w:r>
      <w:r>
        <w:rPr>
          <w:color w:val="auto"/>
          <w:highlight w:val="none"/>
          <w:lang/>
        </w:rPr>
        <w:instrText xml:space="preserve"> PAGEREF _Toc528144319 \h </w:instrText>
      </w:r>
      <w:r>
        <w:rPr>
          <w:color w:val="auto"/>
          <w:highlight w:val="none"/>
          <w:lang/>
        </w:rPr>
        <w:fldChar w:fldCharType="separate"/>
      </w:r>
      <w:r>
        <w:rPr>
          <w:color w:val="auto"/>
          <w:highlight w:val="none"/>
          <w:lang/>
        </w:rPr>
        <w:t>2</w:t>
      </w:r>
      <w:r>
        <w:rPr>
          <w:color w:val="auto"/>
          <w:highlight w:val="none"/>
          <w:lang/>
        </w:rPr>
        <w:fldChar w:fldCharType="end"/>
      </w:r>
      <w:r>
        <w:rPr>
          <w:color w:val="auto"/>
          <w:highlight w:val="none"/>
        </w:rPr>
        <w:fldChar w:fldCharType="end"/>
      </w:r>
    </w:p>
    <w:p w14:paraId="18C7CD0F">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"_Toc528144320"</w:instrText>
      </w:r>
      <w:r>
        <w:rPr>
          <w:rStyle w:val="66"/>
          <w:color w:val="auto"/>
          <w:highlight w:val="none"/>
        </w:rPr>
        <w:instrText xml:space="preserve"> </w:instrText>
      </w:r>
      <w:r>
        <w:rPr>
          <w:color w:val="auto"/>
          <w:highlight w:val="none"/>
        </w:rPr>
        <w:fldChar w:fldCharType="separate"/>
      </w:r>
      <w:r>
        <w:rPr>
          <w:rStyle w:val="66"/>
          <w:color w:val="auto"/>
          <w:highlight w:val="none"/>
        </w:rPr>
        <w:t>4.1　概述</w:t>
      </w:r>
      <w:r>
        <w:rPr>
          <w:color w:val="auto"/>
          <w:highlight w:val="none"/>
          <w:lang/>
        </w:rPr>
        <w:tab/>
      </w:r>
      <w:r>
        <w:rPr>
          <w:color w:val="auto"/>
          <w:highlight w:val="none"/>
          <w:lang/>
        </w:rPr>
        <w:fldChar w:fldCharType="begin" w:fldLock="1"/>
      </w:r>
      <w:r>
        <w:rPr>
          <w:color w:val="auto"/>
          <w:highlight w:val="none"/>
          <w:lang/>
        </w:rPr>
        <w:instrText xml:space="preserve"> PAGEREF _Toc528144320 \h </w:instrText>
      </w:r>
      <w:r>
        <w:rPr>
          <w:color w:val="auto"/>
          <w:highlight w:val="none"/>
          <w:lang/>
        </w:rPr>
        <w:fldChar w:fldCharType="separate"/>
      </w:r>
      <w:r>
        <w:rPr>
          <w:color w:val="auto"/>
          <w:highlight w:val="none"/>
          <w:lang/>
        </w:rPr>
        <w:t>2</w:t>
      </w:r>
      <w:r>
        <w:rPr>
          <w:color w:val="auto"/>
          <w:highlight w:val="none"/>
          <w:lang/>
        </w:rPr>
        <w:fldChar w:fldCharType="end"/>
      </w:r>
      <w:r>
        <w:rPr>
          <w:color w:val="auto"/>
          <w:highlight w:val="none"/>
        </w:rPr>
        <w:fldChar w:fldCharType="end"/>
      </w:r>
    </w:p>
    <w:p w14:paraId="026A8B14">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"_Toc528144321"</w:instrText>
      </w:r>
      <w:r>
        <w:rPr>
          <w:rStyle w:val="66"/>
          <w:color w:val="auto"/>
          <w:highlight w:val="none"/>
        </w:rPr>
        <w:instrText xml:space="preserve"> </w:instrText>
      </w:r>
      <w:r>
        <w:rPr>
          <w:color w:val="auto"/>
          <w:highlight w:val="none"/>
        </w:rPr>
        <w:fldChar w:fldCharType="separate"/>
      </w:r>
      <w:r>
        <w:rPr>
          <w:rStyle w:val="66"/>
          <w:color w:val="auto"/>
          <w:highlight w:val="none"/>
        </w:rPr>
        <w:t>4.2　账户管理</w:t>
      </w:r>
      <w:r>
        <w:rPr>
          <w:color w:val="auto"/>
          <w:highlight w:val="none"/>
          <w:lang/>
        </w:rPr>
        <w:tab/>
      </w:r>
      <w:r>
        <w:rPr>
          <w:color w:val="auto"/>
          <w:highlight w:val="none"/>
          <w:lang/>
        </w:rPr>
        <w:fldChar w:fldCharType="begin" w:fldLock="1"/>
      </w:r>
      <w:r>
        <w:rPr>
          <w:color w:val="auto"/>
          <w:highlight w:val="none"/>
          <w:lang/>
        </w:rPr>
        <w:instrText xml:space="preserve"> PAGEREF _Toc528144321 \h </w:instrText>
      </w:r>
      <w:r>
        <w:rPr>
          <w:color w:val="auto"/>
          <w:highlight w:val="none"/>
          <w:lang/>
        </w:rPr>
        <w:fldChar w:fldCharType="separate"/>
      </w:r>
      <w:r>
        <w:rPr>
          <w:color w:val="auto"/>
          <w:highlight w:val="none"/>
          <w:lang/>
        </w:rPr>
        <w:t>2</w:t>
      </w:r>
      <w:r>
        <w:rPr>
          <w:color w:val="auto"/>
          <w:highlight w:val="none"/>
          <w:lang/>
        </w:rPr>
        <w:fldChar w:fldCharType="end"/>
      </w:r>
      <w:r>
        <w:rPr>
          <w:color w:val="auto"/>
          <w:highlight w:val="none"/>
        </w:rPr>
        <w:fldChar w:fldCharType="end"/>
      </w:r>
    </w:p>
    <w:p w14:paraId="7770B95B">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"_Toc528144322"</w:instrText>
      </w:r>
      <w:r>
        <w:rPr>
          <w:rStyle w:val="66"/>
          <w:color w:val="auto"/>
          <w:highlight w:val="none"/>
        </w:rPr>
        <w:instrText xml:space="preserve"> </w:instrText>
      </w:r>
      <w:r>
        <w:rPr>
          <w:color w:val="auto"/>
          <w:highlight w:val="none"/>
        </w:rPr>
        <w:fldChar w:fldCharType="separate"/>
      </w:r>
      <w:r>
        <w:rPr>
          <w:rStyle w:val="66"/>
          <w:color w:val="auto"/>
          <w:highlight w:val="none"/>
        </w:rPr>
        <w:t>4.3　支付管理</w:t>
      </w:r>
      <w:r>
        <w:rPr>
          <w:color w:val="auto"/>
          <w:highlight w:val="none"/>
          <w:lang/>
        </w:rPr>
        <w:tab/>
      </w:r>
      <w:r>
        <w:rPr>
          <w:color w:val="auto"/>
          <w:highlight w:val="none"/>
          <w:lang/>
        </w:rPr>
        <w:fldChar w:fldCharType="begin" w:fldLock="1"/>
      </w:r>
      <w:r>
        <w:rPr>
          <w:color w:val="auto"/>
          <w:highlight w:val="none"/>
          <w:lang/>
        </w:rPr>
        <w:instrText xml:space="preserve"> PAGEREF _Toc528144322 \h </w:instrText>
      </w:r>
      <w:r>
        <w:rPr>
          <w:color w:val="auto"/>
          <w:highlight w:val="none"/>
          <w:lang/>
        </w:rPr>
        <w:fldChar w:fldCharType="separate"/>
      </w:r>
      <w:r>
        <w:rPr>
          <w:color w:val="auto"/>
          <w:highlight w:val="none"/>
          <w:lang/>
        </w:rPr>
        <w:t>2</w:t>
      </w:r>
      <w:r>
        <w:rPr>
          <w:color w:val="auto"/>
          <w:highlight w:val="none"/>
          <w:lang/>
        </w:rPr>
        <w:fldChar w:fldCharType="end"/>
      </w:r>
      <w:r>
        <w:rPr>
          <w:color w:val="auto"/>
          <w:highlight w:val="none"/>
        </w:rPr>
        <w:fldChar w:fldCharType="end"/>
      </w:r>
    </w:p>
    <w:p w14:paraId="699F6CF4">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"_Toc528144323"</w:instrText>
      </w:r>
      <w:r>
        <w:rPr>
          <w:rStyle w:val="66"/>
          <w:color w:val="auto"/>
          <w:highlight w:val="none"/>
        </w:rPr>
        <w:instrText xml:space="preserve"> </w:instrText>
      </w:r>
      <w:r>
        <w:rPr>
          <w:color w:val="auto"/>
          <w:highlight w:val="none"/>
        </w:rPr>
        <w:fldChar w:fldCharType="separate"/>
      </w:r>
      <w:r>
        <w:rPr>
          <w:rStyle w:val="66"/>
          <w:color w:val="auto"/>
          <w:highlight w:val="none"/>
        </w:rPr>
        <w:t>4.4　清结算管理</w:t>
      </w:r>
      <w:r>
        <w:rPr>
          <w:color w:val="auto"/>
          <w:highlight w:val="none"/>
          <w:lang/>
        </w:rPr>
        <w:tab/>
      </w:r>
      <w:r>
        <w:rPr>
          <w:color w:val="auto"/>
          <w:highlight w:val="none"/>
          <w:lang/>
        </w:rPr>
        <w:fldChar w:fldCharType="begin" w:fldLock="1"/>
      </w:r>
      <w:r>
        <w:rPr>
          <w:color w:val="auto"/>
          <w:highlight w:val="none"/>
          <w:lang/>
        </w:rPr>
        <w:instrText xml:space="preserve"> PAGEREF _Toc528144323 \h </w:instrText>
      </w:r>
      <w:r>
        <w:rPr>
          <w:color w:val="auto"/>
          <w:highlight w:val="none"/>
          <w:lang/>
        </w:rPr>
        <w:fldChar w:fldCharType="separate"/>
      </w:r>
      <w:r>
        <w:rPr>
          <w:color w:val="auto"/>
          <w:highlight w:val="none"/>
          <w:lang/>
        </w:rPr>
        <w:t>3</w:t>
      </w:r>
      <w:r>
        <w:rPr>
          <w:color w:val="auto"/>
          <w:highlight w:val="none"/>
          <w:lang/>
        </w:rPr>
        <w:fldChar w:fldCharType="end"/>
      </w:r>
      <w:r>
        <w:rPr>
          <w:color w:val="auto"/>
          <w:highlight w:val="none"/>
        </w:rPr>
        <w:fldChar w:fldCharType="end"/>
      </w:r>
    </w:p>
    <w:p w14:paraId="6F583523">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"_Toc528144324"</w:instrText>
      </w:r>
      <w:r>
        <w:rPr>
          <w:rStyle w:val="66"/>
          <w:color w:val="auto"/>
          <w:highlight w:val="none"/>
        </w:rPr>
        <w:instrText xml:space="preserve"> </w:instrText>
      </w:r>
      <w:r>
        <w:rPr>
          <w:color w:val="auto"/>
          <w:highlight w:val="none"/>
        </w:rPr>
        <w:fldChar w:fldCharType="separate"/>
      </w:r>
      <w:r>
        <w:rPr>
          <w:rStyle w:val="66"/>
          <w:color w:val="auto"/>
          <w:highlight w:val="none"/>
        </w:rPr>
        <w:t>4.5　风险管理</w:t>
      </w:r>
      <w:r>
        <w:rPr>
          <w:color w:val="auto"/>
          <w:highlight w:val="none"/>
          <w:lang/>
        </w:rPr>
        <w:tab/>
      </w:r>
      <w:r>
        <w:rPr>
          <w:color w:val="auto"/>
          <w:highlight w:val="none"/>
          <w:lang/>
        </w:rPr>
        <w:fldChar w:fldCharType="begin" w:fldLock="1"/>
      </w:r>
      <w:r>
        <w:rPr>
          <w:color w:val="auto"/>
          <w:highlight w:val="none"/>
          <w:lang/>
        </w:rPr>
        <w:instrText xml:space="preserve"> PAGEREF _Toc528144324 \h </w:instrText>
      </w:r>
      <w:r>
        <w:rPr>
          <w:color w:val="auto"/>
          <w:highlight w:val="none"/>
          <w:lang/>
        </w:rPr>
        <w:fldChar w:fldCharType="separate"/>
      </w:r>
      <w:r>
        <w:rPr>
          <w:color w:val="auto"/>
          <w:highlight w:val="none"/>
          <w:lang/>
        </w:rPr>
        <w:t>3</w:t>
      </w:r>
      <w:r>
        <w:rPr>
          <w:color w:val="auto"/>
          <w:highlight w:val="none"/>
          <w:lang/>
        </w:rPr>
        <w:fldChar w:fldCharType="end"/>
      </w:r>
      <w:r>
        <w:rPr>
          <w:color w:val="auto"/>
          <w:highlight w:val="none"/>
        </w:rPr>
        <w:fldChar w:fldCharType="end"/>
      </w:r>
    </w:p>
    <w:p w14:paraId="34E8B5C2">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"_Toc528144325"</w:instrText>
      </w:r>
      <w:r>
        <w:rPr>
          <w:rStyle w:val="66"/>
          <w:color w:val="auto"/>
          <w:highlight w:val="none"/>
        </w:rPr>
        <w:instrText xml:space="preserve"> </w:instrText>
      </w:r>
      <w:r>
        <w:rPr>
          <w:color w:val="auto"/>
          <w:highlight w:val="none"/>
        </w:rPr>
        <w:fldChar w:fldCharType="separate"/>
      </w:r>
      <w:r>
        <w:rPr>
          <w:rStyle w:val="66"/>
          <w:color w:val="auto"/>
          <w:highlight w:val="none"/>
        </w:rPr>
        <w:t>4.6　参数管理</w:t>
      </w:r>
      <w:r>
        <w:rPr>
          <w:color w:val="auto"/>
          <w:highlight w:val="none"/>
          <w:lang/>
        </w:rPr>
        <w:tab/>
      </w:r>
      <w:r>
        <w:rPr>
          <w:color w:val="auto"/>
          <w:highlight w:val="none"/>
          <w:lang/>
        </w:rPr>
        <w:fldChar w:fldCharType="begin" w:fldLock="1"/>
      </w:r>
      <w:r>
        <w:rPr>
          <w:color w:val="auto"/>
          <w:highlight w:val="none"/>
          <w:lang/>
        </w:rPr>
        <w:instrText xml:space="preserve"> PAGEREF _Toc528144325 \h </w:instrText>
      </w:r>
      <w:r>
        <w:rPr>
          <w:color w:val="auto"/>
          <w:highlight w:val="none"/>
          <w:lang/>
        </w:rPr>
        <w:fldChar w:fldCharType="separate"/>
      </w:r>
      <w:r>
        <w:rPr>
          <w:color w:val="auto"/>
          <w:highlight w:val="none"/>
          <w:lang/>
        </w:rPr>
        <w:t>3</w:t>
      </w:r>
      <w:r>
        <w:rPr>
          <w:color w:val="auto"/>
          <w:highlight w:val="none"/>
          <w:lang/>
        </w:rPr>
        <w:fldChar w:fldCharType="end"/>
      </w:r>
      <w:r>
        <w:rPr>
          <w:color w:val="auto"/>
          <w:highlight w:val="none"/>
        </w:rPr>
        <w:fldChar w:fldCharType="end"/>
      </w:r>
    </w:p>
    <w:p w14:paraId="1F35186C">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"_Toc528144326"</w:instrText>
      </w:r>
      <w:r>
        <w:rPr>
          <w:rStyle w:val="66"/>
          <w:color w:val="auto"/>
          <w:highlight w:val="none"/>
        </w:rPr>
        <w:instrText xml:space="preserve"> </w:instrText>
      </w:r>
      <w:r>
        <w:rPr>
          <w:color w:val="auto"/>
          <w:highlight w:val="none"/>
        </w:rPr>
        <w:fldChar w:fldCharType="separate"/>
      </w:r>
      <w:r>
        <w:rPr>
          <w:rStyle w:val="66"/>
          <w:color w:val="auto"/>
          <w:highlight w:val="none"/>
        </w:rPr>
        <w:t>4.7　安全管理</w:t>
      </w:r>
      <w:r>
        <w:rPr>
          <w:color w:val="auto"/>
          <w:highlight w:val="none"/>
          <w:lang/>
        </w:rPr>
        <w:tab/>
      </w:r>
      <w:r>
        <w:rPr>
          <w:color w:val="auto"/>
          <w:highlight w:val="none"/>
          <w:lang/>
        </w:rPr>
        <w:fldChar w:fldCharType="begin" w:fldLock="1"/>
      </w:r>
      <w:r>
        <w:rPr>
          <w:color w:val="auto"/>
          <w:highlight w:val="none"/>
          <w:lang/>
        </w:rPr>
        <w:instrText xml:space="preserve"> PAGEREF _Toc528144326 \h </w:instrText>
      </w:r>
      <w:r>
        <w:rPr>
          <w:color w:val="auto"/>
          <w:highlight w:val="none"/>
          <w:lang/>
        </w:rPr>
        <w:fldChar w:fldCharType="separate"/>
      </w:r>
      <w:r>
        <w:rPr>
          <w:color w:val="auto"/>
          <w:highlight w:val="none"/>
          <w:lang/>
        </w:rPr>
        <w:t>3</w:t>
      </w:r>
      <w:r>
        <w:rPr>
          <w:color w:val="auto"/>
          <w:highlight w:val="none"/>
          <w:lang/>
        </w:rPr>
        <w:fldChar w:fldCharType="end"/>
      </w:r>
      <w:r>
        <w:rPr>
          <w:color w:val="auto"/>
          <w:highlight w:val="none"/>
        </w:rPr>
        <w:fldChar w:fldCharType="end"/>
      </w:r>
    </w:p>
    <w:p w14:paraId="327CCB83">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"_Toc528144327"</w:instrText>
      </w:r>
      <w:r>
        <w:rPr>
          <w:rStyle w:val="66"/>
          <w:color w:val="auto"/>
          <w:highlight w:val="none"/>
        </w:rPr>
        <w:instrText xml:space="preserve"> </w:instrText>
      </w:r>
      <w:r>
        <w:rPr>
          <w:color w:val="auto"/>
          <w:highlight w:val="none"/>
        </w:rPr>
        <w:fldChar w:fldCharType="separate"/>
      </w:r>
      <w:r>
        <w:rPr>
          <w:rStyle w:val="66"/>
          <w:color w:val="auto"/>
          <w:highlight w:val="none"/>
        </w:rPr>
        <w:t>4.8　密钥管理</w:t>
      </w:r>
      <w:r>
        <w:rPr>
          <w:color w:val="auto"/>
          <w:highlight w:val="none"/>
          <w:lang/>
        </w:rPr>
        <w:tab/>
      </w:r>
      <w:r>
        <w:rPr>
          <w:color w:val="auto"/>
          <w:highlight w:val="none"/>
          <w:lang/>
        </w:rPr>
        <w:fldChar w:fldCharType="begin" w:fldLock="1"/>
      </w:r>
      <w:r>
        <w:rPr>
          <w:color w:val="auto"/>
          <w:highlight w:val="none"/>
          <w:lang/>
        </w:rPr>
        <w:instrText xml:space="preserve"> PAGEREF _Toc528144327 \h </w:instrText>
      </w:r>
      <w:r>
        <w:rPr>
          <w:color w:val="auto"/>
          <w:highlight w:val="none"/>
          <w:lang/>
        </w:rPr>
        <w:fldChar w:fldCharType="separate"/>
      </w:r>
      <w:r>
        <w:rPr>
          <w:color w:val="auto"/>
          <w:highlight w:val="none"/>
          <w:lang/>
        </w:rPr>
        <w:t>4</w:t>
      </w:r>
      <w:r>
        <w:rPr>
          <w:color w:val="auto"/>
          <w:highlight w:val="none"/>
          <w:lang/>
        </w:rPr>
        <w:fldChar w:fldCharType="end"/>
      </w:r>
      <w:r>
        <w:rPr>
          <w:color w:val="auto"/>
          <w:highlight w:val="none"/>
        </w:rPr>
        <w:fldChar w:fldCharType="end"/>
      </w:r>
    </w:p>
    <w:p w14:paraId="302251E8">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"_Toc528144328"</w:instrText>
      </w:r>
      <w:r>
        <w:rPr>
          <w:rStyle w:val="66"/>
          <w:color w:val="auto"/>
          <w:highlight w:val="none"/>
        </w:rPr>
        <w:instrText xml:space="preserve"> </w:instrText>
      </w:r>
      <w:r>
        <w:rPr>
          <w:color w:val="auto"/>
          <w:highlight w:val="none"/>
        </w:rPr>
        <w:fldChar w:fldCharType="separate"/>
      </w:r>
      <w:r>
        <w:rPr>
          <w:rStyle w:val="66"/>
          <w:color w:val="auto"/>
          <w:highlight w:val="none"/>
        </w:rPr>
        <w:t>4.9　信息管理</w:t>
      </w:r>
      <w:r>
        <w:rPr>
          <w:color w:val="auto"/>
          <w:highlight w:val="none"/>
          <w:lang/>
        </w:rPr>
        <w:tab/>
      </w:r>
      <w:r>
        <w:rPr>
          <w:color w:val="auto"/>
          <w:highlight w:val="none"/>
          <w:lang/>
        </w:rPr>
        <w:fldChar w:fldCharType="begin" w:fldLock="1"/>
      </w:r>
      <w:r>
        <w:rPr>
          <w:color w:val="auto"/>
          <w:highlight w:val="none"/>
          <w:lang/>
        </w:rPr>
        <w:instrText xml:space="preserve"> PAGEREF _Toc528144328 \h </w:instrText>
      </w:r>
      <w:r>
        <w:rPr>
          <w:color w:val="auto"/>
          <w:highlight w:val="none"/>
          <w:lang/>
        </w:rPr>
        <w:fldChar w:fldCharType="separate"/>
      </w:r>
      <w:r>
        <w:rPr>
          <w:color w:val="auto"/>
          <w:highlight w:val="none"/>
          <w:lang/>
        </w:rPr>
        <w:t>4</w:t>
      </w:r>
      <w:r>
        <w:rPr>
          <w:color w:val="auto"/>
          <w:highlight w:val="none"/>
          <w:lang/>
        </w:rPr>
        <w:fldChar w:fldCharType="end"/>
      </w:r>
      <w:r>
        <w:rPr>
          <w:color w:val="auto"/>
          <w:highlight w:val="none"/>
        </w:rPr>
        <w:fldChar w:fldCharType="end"/>
      </w:r>
    </w:p>
    <w:p w14:paraId="05996D5E">
      <w:pPr>
        <w:pStyle w:val="37"/>
        <w:spacing w:before="78" w:after="78"/>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"_Toc528144329"</w:instrText>
      </w:r>
      <w:r>
        <w:rPr>
          <w:rStyle w:val="66"/>
          <w:color w:val="auto"/>
          <w:highlight w:val="none"/>
        </w:rPr>
        <w:instrText xml:space="preserve"> </w:instrText>
      </w:r>
      <w:r>
        <w:rPr>
          <w:color w:val="auto"/>
          <w:highlight w:val="none"/>
        </w:rPr>
        <w:fldChar w:fldCharType="separate"/>
      </w:r>
      <w:r>
        <w:rPr>
          <w:rStyle w:val="66"/>
          <w:color w:val="auto"/>
          <w:highlight w:val="none"/>
        </w:rPr>
        <w:t>5　业务流程</w:t>
      </w:r>
      <w:r>
        <w:rPr>
          <w:color w:val="auto"/>
          <w:highlight w:val="none"/>
          <w:lang/>
        </w:rPr>
        <w:tab/>
      </w:r>
      <w:r>
        <w:rPr>
          <w:color w:val="auto"/>
          <w:highlight w:val="none"/>
          <w:lang/>
        </w:rPr>
        <w:fldChar w:fldCharType="begin" w:fldLock="1"/>
      </w:r>
      <w:r>
        <w:rPr>
          <w:color w:val="auto"/>
          <w:highlight w:val="none"/>
          <w:lang/>
        </w:rPr>
        <w:instrText xml:space="preserve"> PAGEREF _Toc528144329 \h </w:instrText>
      </w:r>
      <w:r>
        <w:rPr>
          <w:color w:val="auto"/>
          <w:highlight w:val="none"/>
          <w:lang/>
        </w:rPr>
        <w:fldChar w:fldCharType="separate"/>
      </w:r>
      <w:r>
        <w:rPr>
          <w:color w:val="auto"/>
          <w:highlight w:val="none"/>
          <w:lang/>
        </w:rPr>
        <w:t>5</w:t>
      </w:r>
      <w:r>
        <w:rPr>
          <w:color w:val="auto"/>
          <w:highlight w:val="none"/>
          <w:lang/>
        </w:rPr>
        <w:fldChar w:fldCharType="end"/>
      </w:r>
      <w:r>
        <w:rPr>
          <w:color w:val="auto"/>
          <w:highlight w:val="none"/>
        </w:rPr>
        <w:fldChar w:fldCharType="end"/>
      </w:r>
    </w:p>
    <w:p w14:paraId="0640329C">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"_Toc528144330"</w:instrText>
      </w:r>
      <w:r>
        <w:rPr>
          <w:rStyle w:val="66"/>
          <w:color w:val="auto"/>
          <w:highlight w:val="none"/>
        </w:rPr>
        <w:instrText xml:space="preserve"> </w:instrText>
      </w:r>
      <w:r>
        <w:rPr>
          <w:color w:val="auto"/>
          <w:highlight w:val="none"/>
        </w:rPr>
        <w:fldChar w:fldCharType="separate"/>
      </w:r>
      <w:r>
        <w:rPr>
          <w:rStyle w:val="66"/>
          <w:color w:val="auto"/>
          <w:highlight w:val="none"/>
        </w:rPr>
        <w:t>5.1　总体业务关系</w:t>
      </w:r>
      <w:r>
        <w:rPr>
          <w:color w:val="auto"/>
          <w:highlight w:val="none"/>
          <w:lang/>
        </w:rPr>
        <w:tab/>
      </w:r>
      <w:r>
        <w:rPr>
          <w:color w:val="auto"/>
          <w:highlight w:val="none"/>
          <w:lang/>
        </w:rPr>
        <w:fldChar w:fldCharType="begin" w:fldLock="1"/>
      </w:r>
      <w:r>
        <w:rPr>
          <w:color w:val="auto"/>
          <w:highlight w:val="none"/>
          <w:lang/>
        </w:rPr>
        <w:instrText xml:space="preserve"> PAGEREF _Toc528144330 \h </w:instrText>
      </w:r>
      <w:r>
        <w:rPr>
          <w:color w:val="auto"/>
          <w:highlight w:val="none"/>
          <w:lang/>
        </w:rPr>
        <w:fldChar w:fldCharType="separate"/>
      </w:r>
      <w:r>
        <w:rPr>
          <w:color w:val="auto"/>
          <w:highlight w:val="none"/>
          <w:lang/>
        </w:rPr>
        <w:t>5</w:t>
      </w:r>
      <w:r>
        <w:rPr>
          <w:color w:val="auto"/>
          <w:highlight w:val="none"/>
          <w:lang/>
        </w:rPr>
        <w:fldChar w:fldCharType="end"/>
      </w:r>
      <w:r>
        <w:rPr>
          <w:color w:val="auto"/>
          <w:highlight w:val="none"/>
        </w:rPr>
        <w:fldChar w:fldCharType="end"/>
      </w:r>
    </w:p>
    <w:p w14:paraId="1CEDF21C">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"_Toc528144331"</w:instrText>
      </w:r>
      <w:r>
        <w:rPr>
          <w:rStyle w:val="66"/>
          <w:color w:val="auto"/>
          <w:highlight w:val="none"/>
        </w:rPr>
        <w:instrText xml:space="preserve"> </w:instrText>
      </w:r>
      <w:r>
        <w:rPr>
          <w:color w:val="auto"/>
          <w:highlight w:val="none"/>
        </w:rPr>
        <w:fldChar w:fldCharType="separate"/>
      </w:r>
      <w:r>
        <w:rPr>
          <w:rStyle w:val="66"/>
          <w:color w:val="auto"/>
          <w:highlight w:val="none"/>
        </w:rPr>
        <w:t>5.2　二维码电子车票过闸</w:t>
      </w:r>
      <w:r>
        <w:rPr>
          <w:color w:val="auto"/>
          <w:highlight w:val="none"/>
          <w:lang/>
        </w:rPr>
        <w:tab/>
      </w:r>
      <w:r>
        <w:rPr>
          <w:color w:val="auto"/>
          <w:highlight w:val="none"/>
          <w:lang/>
        </w:rPr>
        <w:fldChar w:fldCharType="begin" w:fldLock="1"/>
      </w:r>
      <w:r>
        <w:rPr>
          <w:color w:val="auto"/>
          <w:highlight w:val="none"/>
          <w:lang/>
        </w:rPr>
        <w:instrText xml:space="preserve"> PAGEREF _Toc528144331 \h </w:instrText>
      </w:r>
      <w:r>
        <w:rPr>
          <w:color w:val="auto"/>
          <w:highlight w:val="none"/>
          <w:lang/>
        </w:rPr>
        <w:fldChar w:fldCharType="separate"/>
      </w:r>
      <w:r>
        <w:rPr>
          <w:color w:val="auto"/>
          <w:highlight w:val="none"/>
          <w:lang/>
        </w:rPr>
        <w:t>10</w:t>
      </w:r>
      <w:r>
        <w:rPr>
          <w:color w:val="auto"/>
          <w:highlight w:val="none"/>
          <w:lang/>
        </w:rPr>
        <w:fldChar w:fldCharType="end"/>
      </w:r>
      <w:r>
        <w:rPr>
          <w:color w:val="auto"/>
          <w:highlight w:val="none"/>
        </w:rPr>
        <w:fldChar w:fldCharType="end"/>
      </w:r>
    </w:p>
    <w:p w14:paraId="15729FC7">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"_Toc528144332"</w:instrText>
      </w:r>
      <w:r>
        <w:rPr>
          <w:rStyle w:val="66"/>
          <w:color w:val="auto"/>
          <w:highlight w:val="none"/>
        </w:rPr>
        <w:instrText xml:space="preserve"> </w:instrText>
      </w:r>
      <w:r>
        <w:rPr>
          <w:color w:val="auto"/>
          <w:highlight w:val="none"/>
        </w:rPr>
        <w:fldChar w:fldCharType="separate"/>
      </w:r>
      <w:r>
        <w:rPr>
          <w:rStyle w:val="66"/>
          <w:color w:val="auto"/>
          <w:highlight w:val="none"/>
        </w:rPr>
        <w:t>5.3　BOM乘客事物处理</w:t>
      </w:r>
      <w:r>
        <w:rPr>
          <w:color w:val="auto"/>
          <w:highlight w:val="none"/>
          <w:lang/>
        </w:rPr>
        <w:tab/>
      </w:r>
      <w:r>
        <w:rPr>
          <w:color w:val="auto"/>
          <w:highlight w:val="none"/>
          <w:lang/>
        </w:rPr>
        <w:fldChar w:fldCharType="begin" w:fldLock="1"/>
      </w:r>
      <w:r>
        <w:rPr>
          <w:color w:val="auto"/>
          <w:highlight w:val="none"/>
          <w:lang/>
        </w:rPr>
        <w:instrText xml:space="preserve"> PAGEREF _Toc528144332 \h </w:instrText>
      </w:r>
      <w:r>
        <w:rPr>
          <w:color w:val="auto"/>
          <w:highlight w:val="none"/>
          <w:lang/>
        </w:rPr>
        <w:fldChar w:fldCharType="separate"/>
      </w:r>
      <w:r>
        <w:rPr>
          <w:color w:val="auto"/>
          <w:highlight w:val="none"/>
          <w:lang/>
        </w:rPr>
        <w:t>17</w:t>
      </w:r>
      <w:r>
        <w:rPr>
          <w:color w:val="auto"/>
          <w:highlight w:val="none"/>
          <w:lang/>
        </w:rPr>
        <w:fldChar w:fldCharType="end"/>
      </w:r>
      <w:r>
        <w:rPr>
          <w:color w:val="auto"/>
          <w:highlight w:val="none"/>
        </w:rPr>
        <w:fldChar w:fldCharType="end"/>
      </w:r>
    </w:p>
    <w:p w14:paraId="1F7293A5">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"_Toc528144333"</w:instrText>
      </w:r>
      <w:r>
        <w:rPr>
          <w:rStyle w:val="66"/>
          <w:color w:val="auto"/>
          <w:highlight w:val="none"/>
        </w:rPr>
        <w:instrText xml:space="preserve"> </w:instrText>
      </w:r>
      <w:r>
        <w:rPr>
          <w:color w:val="auto"/>
          <w:highlight w:val="none"/>
        </w:rPr>
        <w:fldChar w:fldCharType="separate"/>
      </w:r>
      <w:r>
        <w:rPr>
          <w:rStyle w:val="66"/>
          <w:color w:val="auto"/>
          <w:highlight w:val="none"/>
        </w:rPr>
        <w:t>5.4　NFC-HCE虚拟电子票过闸业务</w:t>
      </w:r>
      <w:r>
        <w:rPr>
          <w:color w:val="auto"/>
          <w:highlight w:val="none"/>
          <w:lang/>
        </w:rPr>
        <w:tab/>
      </w:r>
      <w:r>
        <w:rPr>
          <w:color w:val="auto"/>
          <w:highlight w:val="none"/>
          <w:lang/>
        </w:rPr>
        <w:fldChar w:fldCharType="begin" w:fldLock="1"/>
      </w:r>
      <w:r>
        <w:rPr>
          <w:color w:val="auto"/>
          <w:highlight w:val="none"/>
          <w:lang/>
        </w:rPr>
        <w:instrText xml:space="preserve"> PAGEREF _Toc528144333 \h </w:instrText>
      </w:r>
      <w:r>
        <w:rPr>
          <w:color w:val="auto"/>
          <w:highlight w:val="none"/>
          <w:lang/>
        </w:rPr>
        <w:fldChar w:fldCharType="separate"/>
      </w:r>
      <w:r>
        <w:rPr>
          <w:color w:val="auto"/>
          <w:highlight w:val="none"/>
          <w:lang/>
        </w:rPr>
        <w:t>19</w:t>
      </w:r>
      <w:r>
        <w:rPr>
          <w:color w:val="auto"/>
          <w:highlight w:val="none"/>
          <w:lang/>
        </w:rPr>
        <w:fldChar w:fldCharType="end"/>
      </w:r>
      <w:r>
        <w:rPr>
          <w:color w:val="auto"/>
          <w:highlight w:val="none"/>
        </w:rPr>
        <w:fldChar w:fldCharType="end"/>
      </w:r>
    </w:p>
    <w:p w14:paraId="004AE8A4">
      <w:pPr>
        <w:pStyle w:val="37"/>
        <w:spacing w:before="78" w:after="78"/>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"_Toc528144334"</w:instrText>
      </w:r>
      <w:r>
        <w:rPr>
          <w:rStyle w:val="66"/>
          <w:color w:val="auto"/>
          <w:highlight w:val="none"/>
        </w:rPr>
        <w:instrText xml:space="preserve"> </w:instrText>
      </w:r>
      <w:r>
        <w:rPr>
          <w:color w:val="auto"/>
          <w:highlight w:val="none"/>
        </w:rPr>
        <w:fldChar w:fldCharType="separate"/>
      </w:r>
      <w:r>
        <w:rPr>
          <w:rStyle w:val="66"/>
          <w:color w:val="auto"/>
          <w:highlight w:val="none"/>
        </w:rPr>
        <w:t>6　车票数据定义</w:t>
      </w:r>
      <w:r>
        <w:rPr>
          <w:color w:val="auto"/>
          <w:highlight w:val="none"/>
          <w:lang/>
        </w:rPr>
        <w:tab/>
      </w:r>
      <w:r>
        <w:rPr>
          <w:color w:val="auto"/>
          <w:highlight w:val="none"/>
          <w:lang/>
        </w:rPr>
        <w:fldChar w:fldCharType="begin" w:fldLock="1"/>
      </w:r>
      <w:r>
        <w:rPr>
          <w:color w:val="auto"/>
          <w:highlight w:val="none"/>
          <w:lang/>
        </w:rPr>
        <w:instrText xml:space="preserve"> PAGEREF _Toc528144334 \h </w:instrText>
      </w:r>
      <w:r>
        <w:rPr>
          <w:color w:val="auto"/>
          <w:highlight w:val="none"/>
          <w:lang/>
        </w:rPr>
        <w:fldChar w:fldCharType="separate"/>
      </w:r>
      <w:r>
        <w:rPr>
          <w:color w:val="auto"/>
          <w:highlight w:val="none"/>
          <w:lang/>
        </w:rPr>
        <w:t>29</w:t>
      </w:r>
      <w:r>
        <w:rPr>
          <w:color w:val="auto"/>
          <w:highlight w:val="none"/>
          <w:lang/>
        </w:rPr>
        <w:fldChar w:fldCharType="end"/>
      </w:r>
      <w:r>
        <w:rPr>
          <w:color w:val="auto"/>
          <w:highlight w:val="none"/>
        </w:rPr>
        <w:fldChar w:fldCharType="end"/>
      </w:r>
    </w:p>
    <w:p w14:paraId="357AE460">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"_Toc528144335"</w:instrText>
      </w:r>
      <w:r>
        <w:rPr>
          <w:rStyle w:val="66"/>
          <w:color w:val="auto"/>
          <w:highlight w:val="none"/>
        </w:rPr>
        <w:instrText xml:space="preserve"> </w:instrText>
      </w:r>
      <w:r>
        <w:rPr>
          <w:color w:val="auto"/>
          <w:highlight w:val="none"/>
        </w:rPr>
        <w:fldChar w:fldCharType="separate"/>
      </w:r>
      <w:r>
        <w:rPr>
          <w:rStyle w:val="66"/>
          <w:color w:val="auto"/>
          <w:highlight w:val="none"/>
        </w:rPr>
        <w:t>6.1　二维码车票</w:t>
      </w:r>
      <w:r>
        <w:rPr>
          <w:color w:val="auto"/>
          <w:highlight w:val="none"/>
          <w:lang/>
        </w:rPr>
        <w:tab/>
      </w:r>
      <w:r>
        <w:rPr>
          <w:color w:val="auto"/>
          <w:highlight w:val="none"/>
          <w:lang/>
        </w:rPr>
        <w:fldChar w:fldCharType="begin" w:fldLock="1"/>
      </w:r>
      <w:r>
        <w:rPr>
          <w:color w:val="auto"/>
          <w:highlight w:val="none"/>
          <w:lang/>
        </w:rPr>
        <w:instrText xml:space="preserve"> PAGEREF _Toc528144335 \h </w:instrText>
      </w:r>
      <w:r>
        <w:rPr>
          <w:color w:val="auto"/>
          <w:highlight w:val="none"/>
          <w:lang/>
        </w:rPr>
        <w:fldChar w:fldCharType="separate"/>
      </w:r>
      <w:r>
        <w:rPr>
          <w:color w:val="auto"/>
          <w:highlight w:val="none"/>
          <w:lang/>
        </w:rPr>
        <w:t>29</w:t>
      </w:r>
      <w:r>
        <w:rPr>
          <w:color w:val="auto"/>
          <w:highlight w:val="none"/>
          <w:lang/>
        </w:rPr>
        <w:fldChar w:fldCharType="end"/>
      </w:r>
      <w:r>
        <w:rPr>
          <w:color w:val="auto"/>
          <w:highlight w:val="none"/>
        </w:rPr>
        <w:fldChar w:fldCharType="end"/>
      </w:r>
    </w:p>
    <w:p w14:paraId="0525B0CF">
      <w:pPr>
        <w:pStyle w:val="37"/>
        <w:spacing w:before="78" w:after="78"/>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"_Toc528144336"</w:instrText>
      </w:r>
      <w:r>
        <w:rPr>
          <w:rStyle w:val="66"/>
          <w:color w:val="auto"/>
          <w:highlight w:val="none"/>
        </w:rPr>
        <w:instrText xml:space="preserve"> </w:instrText>
      </w:r>
      <w:r>
        <w:rPr>
          <w:color w:val="auto"/>
          <w:highlight w:val="none"/>
        </w:rPr>
        <w:fldChar w:fldCharType="separate"/>
      </w:r>
      <w:r>
        <w:rPr>
          <w:rStyle w:val="66"/>
          <w:color w:val="auto"/>
          <w:highlight w:val="none"/>
        </w:rPr>
        <w:t>7　ITP与系统对接设计</w:t>
      </w:r>
      <w:r>
        <w:rPr>
          <w:color w:val="auto"/>
          <w:highlight w:val="none"/>
          <w:lang/>
        </w:rPr>
        <w:tab/>
      </w:r>
      <w:r>
        <w:rPr>
          <w:color w:val="auto"/>
          <w:highlight w:val="none"/>
          <w:lang/>
        </w:rPr>
        <w:fldChar w:fldCharType="begin" w:fldLock="1"/>
      </w:r>
      <w:r>
        <w:rPr>
          <w:color w:val="auto"/>
          <w:highlight w:val="none"/>
          <w:lang/>
        </w:rPr>
        <w:instrText xml:space="preserve"> PAGEREF _Toc528144336 \h </w:instrText>
      </w:r>
      <w:r>
        <w:rPr>
          <w:color w:val="auto"/>
          <w:highlight w:val="none"/>
          <w:lang/>
        </w:rPr>
        <w:fldChar w:fldCharType="separate"/>
      </w:r>
      <w:r>
        <w:rPr>
          <w:color w:val="auto"/>
          <w:highlight w:val="none"/>
          <w:lang/>
        </w:rPr>
        <w:t>34</w:t>
      </w:r>
      <w:r>
        <w:rPr>
          <w:color w:val="auto"/>
          <w:highlight w:val="none"/>
          <w:lang/>
        </w:rPr>
        <w:fldChar w:fldCharType="end"/>
      </w:r>
      <w:r>
        <w:rPr>
          <w:color w:val="auto"/>
          <w:highlight w:val="none"/>
        </w:rPr>
        <w:fldChar w:fldCharType="end"/>
      </w:r>
    </w:p>
    <w:p w14:paraId="24F74A26">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"_Toc528144337"</w:instrText>
      </w:r>
      <w:r>
        <w:rPr>
          <w:rStyle w:val="66"/>
          <w:color w:val="auto"/>
          <w:highlight w:val="none"/>
        </w:rPr>
        <w:instrText xml:space="preserve"> </w:instrText>
      </w:r>
      <w:r>
        <w:rPr>
          <w:color w:val="auto"/>
          <w:highlight w:val="none"/>
        </w:rPr>
        <w:fldChar w:fldCharType="separate"/>
      </w:r>
      <w:r>
        <w:rPr>
          <w:rStyle w:val="66"/>
          <w:color w:val="auto"/>
          <w:highlight w:val="none"/>
        </w:rPr>
        <w:t>7.1　青岛地铁ITP与ACC对接设计</w:t>
      </w:r>
      <w:r>
        <w:rPr>
          <w:color w:val="auto"/>
          <w:highlight w:val="none"/>
          <w:lang/>
        </w:rPr>
        <w:tab/>
      </w:r>
      <w:r>
        <w:rPr>
          <w:color w:val="auto"/>
          <w:highlight w:val="none"/>
          <w:lang/>
        </w:rPr>
        <w:fldChar w:fldCharType="begin" w:fldLock="1"/>
      </w:r>
      <w:r>
        <w:rPr>
          <w:color w:val="auto"/>
          <w:highlight w:val="none"/>
          <w:lang/>
        </w:rPr>
        <w:instrText xml:space="preserve"> PAGEREF _Toc528144337 \h </w:instrText>
      </w:r>
      <w:r>
        <w:rPr>
          <w:color w:val="auto"/>
          <w:highlight w:val="none"/>
          <w:lang/>
        </w:rPr>
        <w:fldChar w:fldCharType="separate"/>
      </w:r>
      <w:r>
        <w:rPr>
          <w:color w:val="auto"/>
          <w:highlight w:val="none"/>
          <w:lang/>
        </w:rPr>
        <w:t>34</w:t>
      </w:r>
      <w:r>
        <w:rPr>
          <w:color w:val="auto"/>
          <w:highlight w:val="none"/>
          <w:lang/>
        </w:rPr>
        <w:fldChar w:fldCharType="end"/>
      </w:r>
      <w:r>
        <w:rPr>
          <w:color w:val="auto"/>
          <w:highlight w:val="none"/>
        </w:rPr>
        <w:fldChar w:fldCharType="end"/>
      </w:r>
    </w:p>
    <w:p w14:paraId="06BD0D74">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"_Toc528144338"</w:instrText>
      </w:r>
      <w:r>
        <w:rPr>
          <w:rStyle w:val="66"/>
          <w:color w:val="auto"/>
          <w:highlight w:val="none"/>
        </w:rPr>
        <w:instrText xml:space="preserve"> </w:instrText>
      </w:r>
      <w:r>
        <w:rPr>
          <w:color w:val="auto"/>
          <w:highlight w:val="none"/>
        </w:rPr>
        <w:fldChar w:fldCharType="separate"/>
      </w:r>
      <w:r>
        <w:rPr>
          <w:rStyle w:val="66"/>
          <w:color w:val="auto"/>
          <w:highlight w:val="none"/>
        </w:rPr>
        <w:t>7.2　青岛地铁ITP与支付渠道对接设计</w:t>
      </w:r>
      <w:r>
        <w:rPr>
          <w:color w:val="auto"/>
          <w:highlight w:val="none"/>
          <w:lang/>
        </w:rPr>
        <w:tab/>
      </w:r>
      <w:r>
        <w:rPr>
          <w:color w:val="auto"/>
          <w:highlight w:val="none"/>
          <w:lang/>
        </w:rPr>
        <w:fldChar w:fldCharType="begin" w:fldLock="1"/>
      </w:r>
      <w:r>
        <w:rPr>
          <w:color w:val="auto"/>
          <w:highlight w:val="none"/>
          <w:lang/>
        </w:rPr>
        <w:instrText xml:space="preserve"> PAGEREF _Toc528144338 \h </w:instrText>
      </w:r>
      <w:r>
        <w:rPr>
          <w:color w:val="auto"/>
          <w:highlight w:val="none"/>
          <w:lang/>
        </w:rPr>
        <w:fldChar w:fldCharType="separate"/>
      </w:r>
      <w:r>
        <w:rPr>
          <w:color w:val="auto"/>
          <w:highlight w:val="none"/>
          <w:lang/>
        </w:rPr>
        <w:t>47</w:t>
      </w:r>
      <w:r>
        <w:rPr>
          <w:color w:val="auto"/>
          <w:highlight w:val="none"/>
          <w:lang/>
        </w:rPr>
        <w:fldChar w:fldCharType="end"/>
      </w:r>
      <w:r>
        <w:rPr>
          <w:color w:val="auto"/>
          <w:highlight w:val="none"/>
        </w:rPr>
        <w:fldChar w:fldCharType="end"/>
      </w:r>
    </w:p>
    <w:p w14:paraId="0EE2AF2D">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"_Toc528144339"</w:instrText>
      </w:r>
      <w:r>
        <w:rPr>
          <w:rStyle w:val="66"/>
          <w:color w:val="auto"/>
          <w:highlight w:val="none"/>
        </w:rPr>
        <w:instrText xml:space="preserve"> </w:instrText>
      </w:r>
      <w:r>
        <w:rPr>
          <w:color w:val="auto"/>
          <w:highlight w:val="none"/>
        </w:rPr>
        <w:fldChar w:fldCharType="separate"/>
      </w:r>
      <w:r>
        <w:rPr>
          <w:rStyle w:val="66"/>
          <w:color w:val="auto"/>
          <w:highlight w:val="none"/>
        </w:rPr>
        <w:t>7.3　青岛地铁ITP与BOM对接设计</w:t>
      </w:r>
      <w:r>
        <w:rPr>
          <w:color w:val="auto"/>
          <w:highlight w:val="none"/>
          <w:lang/>
        </w:rPr>
        <w:tab/>
      </w:r>
      <w:r>
        <w:rPr>
          <w:color w:val="auto"/>
          <w:highlight w:val="none"/>
          <w:lang/>
        </w:rPr>
        <w:fldChar w:fldCharType="begin" w:fldLock="1"/>
      </w:r>
      <w:r>
        <w:rPr>
          <w:color w:val="auto"/>
          <w:highlight w:val="none"/>
          <w:lang/>
        </w:rPr>
        <w:instrText xml:space="preserve"> PAGEREF _Toc528144339 \h </w:instrText>
      </w:r>
      <w:r>
        <w:rPr>
          <w:color w:val="auto"/>
          <w:highlight w:val="none"/>
          <w:lang/>
        </w:rPr>
        <w:fldChar w:fldCharType="separate"/>
      </w:r>
      <w:r>
        <w:rPr>
          <w:color w:val="auto"/>
          <w:highlight w:val="none"/>
          <w:lang/>
        </w:rPr>
        <w:t>60</w:t>
      </w:r>
      <w:r>
        <w:rPr>
          <w:color w:val="auto"/>
          <w:highlight w:val="none"/>
          <w:lang/>
        </w:rPr>
        <w:fldChar w:fldCharType="end"/>
      </w:r>
      <w:r>
        <w:rPr>
          <w:color w:val="auto"/>
          <w:highlight w:val="none"/>
        </w:rPr>
        <w:fldChar w:fldCharType="end"/>
      </w:r>
    </w:p>
    <w:p w14:paraId="78BD359C">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"_Toc528144340"</w:instrText>
      </w:r>
      <w:r>
        <w:rPr>
          <w:rStyle w:val="66"/>
          <w:color w:val="auto"/>
          <w:highlight w:val="none"/>
        </w:rPr>
        <w:instrText xml:space="preserve"> </w:instrText>
      </w:r>
      <w:r>
        <w:rPr>
          <w:color w:val="auto"/>
          <w:highlight w:val="none"/>
        </w:rPr>
        <w:fldChar w:fldCharType="separate"/>
      </w:r>
      <w:r>
        <w:rPr>
          <w:rStyle w:val="66"/>
          <w:color w:val="auto"/>
          <w:highlight w:val="none"/>
        </w:rPr>
        <w:t>7.4　青岛地铁ITP与AGM对接设计</w:t>
      </w:r>
      <w:r>
        <w:rPr>
          <w:color w:val="auto"/>
          <w:highlight w:val="none"/>
          <w:lang/>
        </w:rPr>
        <w:tab/>
      </w:r>
      <w:r>
        <w:rPr>
          <w:color w:val="auto"/>
          <w:highlight w:val="none"/>
          <w:lang/>
        </w:rPr>
        <w:fldChar w:fldCharType="begin" w:fldLock="1"/>
      </w:r>
      <w:r>
        <w:rPr>
          <w:color w:val="auto"/>
          <w:highlight w:val="none"/>
          <w:lang/>
        </w:rPr>
        <w:instrText xml:space="preserve"> PAGEREF _Toc528144340 \h </w:instrText>
      </w:r>
      <w:r>
        <w:rPr>
          <w:color w:val="auto"/>
          <w:highlight w:val="none"/>
          <w:lang/>
        </w:rPr>
        <w:fldChar w:fldCharType="separate"/>
      </w:r>
      <w:r>
        <w:rPr>
          <w:color w:val="auto"/>
          <w:highlight w:val="none"/>
          <w:lang/>
        </w:rPr>
        <w:t>75</w:t>
      </w:r>
      <w:r>
        <w:rPr>
          <w:color w:val="auto"/>
          <w:highlight w:val="none"/>
          <w:lang/>
        </w:rPr>
        <w:fldChar w:fldCharType="end"/>
      </w:r>
      <w:r>
        <w:rPr>
          <w:color w:val="auto"/>
          <w:highlight w:val="none"/>
        </w:rPr>
        <w:fldChar w:fldCharType="end"/>
      </w:r>
    </w:p>
    <w:p w14:paraId="3E523303">
      <w:pPr>
        <w:pStyle w:val="29"/>
        <w:ind w:firstLine="210"/>
        <w:rPr>
          <w:rFonts w:ascii="等线" w:hAnsi="等线" w:eastAsia="等线"/>
          <w:color w:val="auto"/>
          <w:szCs w:val="22"/>
          <w:highlight w:val="none"/>
          <w:lang/>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"_Toc528144341"</w:instrText>
      </w:r>
      <w:r>
        <w:rPr>
          <w:rStyle w:val="66"/>
          <w:color w:val="auto"/>
          <w:highlight w:val="none"/>
        </w:rPr>
        <w:instrText xml:space="preserve"> </w:instrText>
      </w:r>
      <w:r>
        <w:rPr>
          <w:color w:val="auto"/>
          <w:highlight w:val="none"/>
        </w:rPr>
        <w:fldChar w:fldCharType="separate"/>
      </w:r>
      <w:r>
        <w:rPr>
          <w:rStyle w:val="66"/>
          <w:color w:val="auto"/>
          <w:highlight w:val="none"/>
        </w:rPr>
        <w:t>7.5　青岛地铁ITP与TVM对接设计</w:t>
      </w:r>
      <w:r>
        <w:rPr>
          <w:color w:val="auto"/>
          <w:highlight w:val="none"/>
          <w:lang/>
        </w:rPr>
        <w:tab/>
      </w:r>
      <w:r>
        <w:rPr>
          <w:color w:val="auto"/>
          <w:highlight w:val="none"/>
          <w:lang/>
        </w:rPr>
        <w:fldChar w:fldCharType="begin" w:fldLock="1"/>
      </w:r>
      <w:r>
        <w:rPr>
          <w:color w:val="auto"/>
          <w:highlight w:val="none"/>
          <w:lang/>
        </w:rPr>
        <w:instrText xml:space="preserve"> PAGEREF _Toc528144341 \h </w:instrText>
      </w:r>
      <w:r>
        <w:rPr>
          <w:color w:val="auto"/>
          <w:highlight w:val="none"/>
          <w:lang/>
        </w:rPr>
        <w:fldChar w:fldCharType="separate"/>
      </w:r>
      <w:r>
        <w:rPr>
          <w:color w:val="auto"/>
          <w:highlight w:val="none"/>
          <w:lang/>
        </w:rPr>
        <w:t>85</w:t>
      </w:r>
      <w:r>
        <w:rPr>
          <w:color w:val="auto"/>
          <w:highlight w:val="none"/>
          <w:lang/>
        </w:rPr>
        <w:fldChar w:fldCharType="end"/>
      </w:r>
      <w:r>
        <w:rPr>
          <w:color w:val="auto"/>
          <w:highlight w:val="none"/>
        </w:rPr>
        <w:fldChar w:fldCharType="end"/>
      </w:r>
    </w:p>
    <w:p w14:paraId="3429226E">
      <w:pPr>
        <w:pStyle w:val="29"/>
        <w:ind w:firstLine="210"/>
        <w:rPr>
          <w:color w:val="auto"/>
          <w:highlight w:val="none"/>
        </w:rPr>
      </w:pPr>
      <w:r>
        <w:rPr>
          <w:color w:val="auto"/>
          <w:highlight w:val="none"/>
        </w:rPr>
        <w:fldChar w:fldCharType="begin" w:fldLock="1"/>
      </w:r>
      <w:r>
        <w:rPr>
          <w:rStyle w:val="66"/>
          <w:color w:val="auto"/>
          <w:highlight w:val="none"/>
        </w:rPr>
        <w:instrText xml:space="preserve"> </w:instrText>
      </w:r>
      <w:r>
        <w:rPr>
          <w:color w:val="auto"/>
          <w:highlight w:val="none"/>
          <w:lang/>
        </w:rPr>
        <w:instrText xml:space="preserve">HYPERLINK \l "_Toc528144342"</w:instrText>
      </w:r>
      <w:r>
        <w:rPr>
          <w:rStyle w:val="66"/>
          <w:color w:val="auto"/>
          <w:highlight w:val="none"/>
        </w:rPr>
        <w:instrText xml:space="preserve"> </w:instrText>
      </w:r>
      <w:r>
        <w:rPr>
          <w:color w:val="auto"/>
          <w:highlight w:val="none"/>
        </w:rPr>
        <w:fldChar w:fldCharType="separate"/>
      </w:r>
      <w:r>
        <w:rPr>
          <w:rStyle w:val="66"/>
          <w:color w:val="auto"/>
          <w:highlight w:val="none"/>
        </w:rPr>
        <w:t>7.6　青岛地铁ITP与APP对接设计</w:t>
      </w:r>
      <w:r>
        <w:rPr>
          <w:color w:val="auto"/>
          <w:highlight w:val="none"/>
          <w:lang/>
        </w:rPr>
        <w:tab/>
      </w:r>
      <w:r>
        <w:rPr>
          <w:color w:val="auto"/>
          <w:highlight w:val="none"/>
          <w:lang/>
        </w:rPr>
        <w:fldChar w:fldCharType="begin" w:fldLock="1"/>
      </w:r>
      <w:r>
        <w:rPr>
          <w:color w:val="auto"/>
          <w:highlight w:val="none"/>
          <w:lang/>
        </w:rPr>
        <w:instrText xml:space="preserve"> PAGEREF _Toc528144342 \h </w:instrText>
      </w:r>
      <w:r>
        <w:rPr>
          <w:color w:val="auto"/>
          <w:highlight w:val="none"/>
          <w:lang/>
        </w:rPr>
        <w:fldChar w:fldCharType="separate"/>
      </w:r>
      <w:r>
        <w:rPr>
          <w:color w:val="auto"/>
          <w:highlight w:val="none"/>
          <w:lang/>
        </w:rPr>
        <w:t>100</w:t>
      </w:r>
      <w:r>
        <w:rPr>
          <w:color w:val="auto"/>
          <w:highlight w:val="none"/>
          <w:lang/>
        </w:rPr>
        <w:fldChar w:fldCharType="end"/>
      </w:r>
      <w:r>
        <w:rPr>
          <w:color w:val="auto"/>
          <w:highlight w:val="none"/>
        </w:rPr>
        <w:fldChar w:fldCharType="end"/>
      </w:r>
    </w:p>
    <w:p w14:paraId="614D2DCE">
      <w:pPr>
        <w:pStyle w:val="29"/>
        <w:ind w:firstLine="210"/>
        <w:rPr>
          <w:rFonts w:hint="eastAsia"/>
          <w:color w:val="auto"/>
          <w:highlight w:val="none"/>
        </w:rPr>
      </w:pPr>
      <w:r>
        <w:rPr>
          <w:rFonts w:hint="eastAsia"/>
          <w:color w:val="auto"/>
          <w:highlight w:val="none"/>
        </w:rPr>
        <w:t>7.6  青岛地铁ITP与</w:t>
      </w:r>
      <w:r>
        <w:rPr>
          <w:rStyle w:val="66"/>
          <w:color w:val="auto"/>
          <w:highlight w:val="none"/>
        </w:rPr>
        <w:t>STT</w:t>
      </w:r>
      <w:r>
        <w:rPr>
          <w:rFonts w:hint="eastAsia"/>
          <w:color w:val="auto"/>
          <w:highlight w:val="none"/>
        </w:rPr>
        <w:t>对接设计</w:t>
      </w:r>
      <w:r>
        <w:rPr>
          <w:color w:val="auto"/>
          <w:highlight w:val="none"/>
        </w:rPr>
        <w:tab/>
      </w:r>
      <w:r>
        <w:rPr>
          <w:color w:val="auto"/>
          <w:highlight w:val="none"/>
        </w:rPr>
        <w:fldChar w:fldCharType="begin" w:fldLock="1"/>
      </w:r>
      <w:r>
        <w:rPr>
          <w:color w:val="auto"/>
          <w:highlight w:val="none"/>
        </w:rPr>
        <w:instrText xml:space="preserve"> PAGEREF _Toc528144342 \h </w:instrText>
      </w:r>
      <w:r>
        <w:rPr>
          <w:color w:val="auto"/>
          <w:highlight w:val="none"/>
        </w:rPr>
        <w:fldChar w:fldCharType="separate"/>
      </w:r>
      <w:r>
        <w:rPr>
          <w:color w:val="auto"/>
          <w:highlight w:val="none"/>
        </w:rPr>
        <w:t>1</w:t>
      </w:r>
      <w:r>
        <w:rPr>
          <w:rFonts w:hint="eastAsia"/>
          <w:color w:val="auto"/>
          <w:highlight w:val="none"/>
        </w:rPr>
        <w:t>4</w:t>
      </w:r>
      <w:r>
        <w:rPr>
          <w:color w:val="auto"/>
          <w:highlight w:val="none"/>
        </w:rPr>
        <w:fldChar w:fldCharType="end"/>
      </w:r>
      <w:r>
        <w:rPr>
          <w:rFonts w:hint="eastAsia"/>
          <w:color w:val="auto"/>
          <w:highlight w:val="none"/>
        </w:rPr>
        <w:t>3</w:t>
      </w:r>
    </w:p>
    <w:p w14:paraId="66D2F798">
      <w:pPr>
        <w:pStyle w:val="41"/>
        <w:rPr>
          <w:rFonts w:hint="eastAsia"/>
          <w:color w:val="auto"/>
          <w:highlight w:val="none"/>
        </w:rPr>
      </w:pPr>
      <w:r>
        <w:rPr>
          <w:color w:val="auto"/>
          <w:highlight w:val="none"/>
        </w:rPr>
        <w:fldChar w:fldCharType="end"/>
      </w:r>
    </w:p>
    <w:p w14:paraId="375ABB03">
      <w:pPr>
        <w:pStyle w:val="272"/>
        <w:rPr>
          <w:rFonts w:hint="eastAsia"/>
          <w:color w:val="auto"/>
          <w:highlight w:val="none"/>
        </w:rPr>
      </w:pPr>
      <w:bookmarkStart w:id="19" w:name="_Toc528144314"/>
      <w:r>
        <w:rPr>
          <w:rFonts w:hint="eastAsia"/>
          <w:color w:val="auto"/>
          <w:highlight w:val="none"/>
        </w:rPr>
        <w:t>前</w:t>
      </w:r>
      <w:bookmarkStart w:id="20" w:name="BKQY"/>
      <w:r>
        <w:rPr>
          <w:rFonts w:hAnsi="黑体"/>
          <w:color w:val="auto"/>
          <w:highlight w:val="none"/>
        </w:rPr>
        <w:t xml:space="preserve">  </w:t>
      </w:r>
      <w:r>
        <w:rPr>
          <w:rFonts w:hint="eastAsia"/>
          <w:color w:val="auto"/>
          <w:highlight w:val="none"/>
        </w:rPr>
        <w:t>言</w:t>
      </w:r>
      <w:bookmarkEnd w:id="14"/>
      <w:bookmarkEnd w:id="15"/>
      <w:bookmarkEnd w:id="16"/>
      <w:bookmarkEnd w:id="17"/>
      <w:bookmarkEnd w:id="19"/>
      <w:bookmarkEnd w:id="20"/>
    </w:p>
    <w:p w14:paraId="4AA58572">
      <w:pPr>
        <w:pStyle w:val="41"/>
        <w:rPr>
          <w:rFonts w:hint="eastAsia"/>
          <w:color w:val="auto"/>
          <w:highlight w:val="none"/>
        </w:rPr>
      </w:pPr>
      <w:r>
        <w:rPr>
          <w:rFonts w:hint="eastAsia"/>
          <w:color w:val="auto"/>
          <w:highlight w:val="none"/>
        </w:rPr>
        <w:t>本文件按照</w:t>
      </w:r>
      <w:r>
        <w:rPr>
          <w:color w:val="auto"/>
          <w:highlight w:val="none"/>
        </w:rPr>
        <w:t>GB/T</w:t>
      </w:r>
      <w:r>
        <w:rPr>
          <w:rFonts w:hint="eastAsia"/>
          <w:color w:val="auto"/>
          <w:highlight w:val="none"/>
        </w:rPr>
        <w:t xml:space="preserve"> </w:t>
      </w:r>
      <w:r>
        <w:rPr>
          <w:color w:val="auto"/>
          <w:highlight w:val="none"/>
        </w:rPr>
        <w:t>1.1</w:t>
      </w:r>
      <w:r>
        <w:rPr>
          <w:rFonts w:hint="eastAsia"/>
          <w:color w:val="auto"/>
          <w:highlight w:val="none"/>
        </w:rPr>
        <w:t>—</w:t>
      </w:r>
      <w:r>
        <w:rPr>
          <w:color w:val="auto"/>
          <w:highlight w:val="none"/>
        </w:rPr>
        <w:t>20</w:t>
      </w:r>
      <w:r>
        <w:rPr>
          <w:rFonts w:hint="eastAsia"/>
          <w:color w:val="auto"/>
          <w:highlight w:val="none"/>
        </w:rPr>
        <w:t>20《标准化工作导则</w:t>
      </w:r>
      <w:r>
        <w:rPr>
          <w:rFonts w:hint="eastAsia"/>
          <w:color w:val="auto"/>
          <w:highlight w:val="none"/>
          <w:lang w:val="en-US" w:eastAsia="zh-CN"/>
        </w:rPr>
        <w:t xml:space="preserve">  </w:t>
      </w:r>
      <w:r>
        <w:rPr>
          <w:rFonts w:hint="eastAsia"/>
          <w:color w:val="auto"/>
          <w:highlight w:val="none"/>
        </w:rPr>
        <w:t>第</w:t>
      </w:r>
      <w:r>
        <w:rPr>
          <w:color w:val="auto"/>
          <w:highlight w:val="none"/>
        </w:rPr>
        <w:t>1</w:t>
      </w:r>
      <w:r>
        <w:rPr>
          <w:rFonts w:hint="eastAsia"/>
          <w:color w:val="auto"/>
          <w:highlight w:val="none"/>
        </w:rPr>
        <w:t>部分：标准化文件的结构和起草规则》的规定起草。</w:t>
      </w:r>
    </w:p>
    <w:p w14:paraId="1C1A177B">
      <w:pPr>
        <w:pStyle w:val="41"/>
        <w:rPr>
          <w:color w:val="auto"/>
          <w:highlight w:val="none"/>
        </w:rPr>
      </w:pPr>
      <w:r>
        <w:rPr>
          <w:rFonts w:hint="eastAsia"/>
          <w:color w:val="auto"/>
          <w:highlight w:val="none"/>
        </w:rPr>
        <w:t>本</w:t>
      </w:r>
      <w:r>
        <w:rPr>
          <w:rFonts w:hint="eastAsia"/>
          <w:color w:val="auto"/>
          <w:highlight w:val="none"/>
          <w:lang w:val="en-US" w:eastAsia="zh-CN"/>
        </w:rPr>
        <w:t>文件</w:t>
      </w:r>
      <w:r>
        <w:rPr>
          <w:rFonts w:hint="eastAsia"/>
          <w:color w:val="auto"/>
          <w:highlight w:val="none"/>
        </w:rPr>
        <w:t>代替</w:t>
      </w:r>
      <w:r>
        <w:rPr>
          <w:color w:val="auto"/>
          <w:highlight w:val="none"/>
        </w:rPr>
        <w:t>Q/QD-SB</w:t>
      </w:r>
      <w:r>
        <w:rPr>
          <w:rFonts w:hint="eastAsia"/>
          <w:color w:val="auto"/>
          <w:highlight w:val="none"/>
        </w:rPr>
        <w:t>-</w:t>
      </w:r>
      <w:r>
        <w:rPr>
          <w:color w:val="auto"/>
          <w:highlight w:val="none"/>
        </w:rPr>
        <w:t>J-GS</w:t>
      </w:r>
      <w:r>
        <w:rPr>
          <w:rFonts w:hint="eastAsia"/>
          <w:color w:val="auto"/>
          <w:highlight w:val="none"/>
        </w:rPr>
        <w:t>-</w:t>
      </w:r>
      <w:r>
        <w:rPr>
          <w:color w:val="auto"/>
          <w:highlight w:val="none"/>
        </w:rPr>
        <w:t>9.</w:t>
      </w:r>
      <w:r>
        <w:rPr>
          <w:rFonts w:hint="eastAsia"/>
          <w:color w:val="auto"/>
          <w:highlight w:val="none"/>
        </w:rPr>
        <w:t>8</w:t>
      </w:r>
      <w:r>
        <w:rPr>
          <w:color w:val="auto"/>
          <w:highlight w:val="none"/>
        </w:rPr>
        <w:t>—201</w:t>
      </w:r>
      <w:r>
        <w:rPr>
          <w:rFonts w:hint="eastAsia"/>
          <w:color w:val="auto"/>
          <w:highlight w:val="none"/>
        </w:rPr>
        <w:t>8《城市轨道交通自动售检票系统技术规范（第9部分）-互联网业务规范》</w:t>
      </w:r>
      <w:r>
        <w:rPr>
          <w:rFonts w:hint="eastAsia"/>
          <w:color w:val="auto"/>
          <w:highlight w:val="none"/>
          <w:lang w:eastAsia="zh-CN"/>
        </w:rPr>
        <w:t>，</w:t>
      </w:r>
      <w:r>
        <w:rPr>
          <w:rFonts w:hint="eastAsia"/>
          <w:color w:val="auto"/>
          <w:highlight w:val="none"/>
        </w:rPr>
        <w:t>与</w:t>
      </w:r>
      <w:r>
        <w:rPr>
          <w:color w:val="auto"/>
          <w:highlight w:val="none"/>
        </w:rPr>
        <w:t>Q/QD-SB</w:t>
      </w:r>
      <w:r>
        <w:rPr>
          <w:rFonts w:hint="eastAsia"/>
          <w:color w:val="auto"/>
          <w:highlight w:val="none"/>
        </w:rPr>
        <w:t>-</w:t>
      </w:r>
      <w:r>
        <w:rPr>
          <w:color w:val="auto"/>
          <w:highlight w:val="none"/>
        </w:rPr>
        <w:t>J-GS</w:t>
      </w:r>
      <w:r>
        <w:rPr>
          <w:rFonts w:hint="eastAsia"/>
          <w:color w:val="auto"/>
          <w:highlight w:val="none"/>
        </w:rPr>
        <w:t>-</w:t>
      </w:r>
      <w:r>
        <w:rPr>
          <w:color w:val="auto"/>
          <w:highlight w:val="none"/>
        </w:rPr>
        <w:t>9.</w:t>
      </w:r>
      <w:r>
        <w:rPr>
          <w:rFonts w:hint="eastAsia"/>
          <w:color w:val="auto"/>
          <w:highlight w:val="none"/>
        </w:rPr>
        <w:t>8</w:t>
      </w:r>
      <w:r>
        <w:rPr>
          <w:color w:val="auto"/>
          <w:highlight w:val="none"/>
        </w:rPr>
        <w:t>—201</w:t>
      </w:r>
      <w:r>
        <w:rPr>
          <w:rFonts w:hint="eastAsia"/>
          <w:color w:val="auto"/>
          <w:highlight w:val="none"/>
        </w:rPr>
        <w:t>8相比，主要变化如下：</w:t>
      </w:r>
    </w:p>
    <w:p w14:paraId="75259A00">
      <w:pPr>
        <w:pStyle w:val="175"/>
        <w:rPr>
          <w:color w:val="auto"/>
          <w:highlight w:val="none"/>
        </w:rPr>
      </w:pPr>
      <w:r>
        <w:rPr>
          <w:rFonts w:hint="eastAsia"/>
          <w:color w:val="auto"/>
          <w:highlight w:val="none"/>
          <w:lang w:val="en-US" w:eastAsia="zh-CN"/>
        </w:rPr>
        <w:t>增加</w:t>
      </w:r>
      <w:r>
        <w:rPr>
          <w:rFonts w:hint="eastAsia"/>
          <w:color w:val="auto"/>
          <w:highlight w:val="none"/>
        </w:rPr>
        <w:t>虚拟电子票乘车优惠业务</w:t>
      </w:r>
      <w:r>
        <w:rPr>
          <w:rFonts w:hint="eastAsia"/>
          <w:color w:val="auto"/>
          <w:highlight w:val="none"/>
          <w:lang w:val="en-US" w:eastAsia="zh-CN"/>
        </w:rPr>
        <w:t>的相关描述；</w:t>
      </w:r>
    </w:p>
    <w:p w14:paraId="3FED45FD">
      <w:pPr>
        <w:pStyle w:val="175"/>
        <w:rPr>
          <w:color w:val="auto"/>
          <w:highlight w:val="none"/>
        </w:rPr>
      </w:pPr>
      <w:r>
        <w:rPr>
          <w:rFonts w:hint="eastAsia"/>
          <w:color w:val="auto"/>
          <w:highlight w:val="none"/>
          <w:lang w:val="en-US" w:eastAsia="zh-CN"/>
        </w:rPr>
        <w:t>修改</w:t>
      </w:r>
      <w:r>
        <w:rPr>
          <w:rFonts w:hint="eastAsia"/>
          <w:color w:val="auto"/>
          <w:highlight w:val="none"/>
        </w:rPr>
        <w:t>车票交易对账文件下发</w:t>
      </w:r>
      <w:r>
        <w:rPr>
          <w:rFonts w:hint="eastAsia"/>
          <w:color w:val="auto"/>
          <w:highlight w:val="none"/>
          <w:lang w:val="en-US" w:eastAsia="zh-CN"/>
        </w:rPr>
        <w:t>中ACC</w:t>
      </w:r>
      <w:r>
        <w:rPr>
          <w:rFonts w:hint="eastAsia"/>
          <w:color w:val="auto"/>
          <w:highlight w:val="none"/>
        </w:rPr>
        <w:t>与</w:t>
      </w:r>
      <w:r>
        <w:rPr>
          <w:rFonts w:hint="eastAsia"/>
          <w:color w:val="auto"/>
          <w:highlight w:val="none"/>
          <w:lang w:val="en-US" w:eastAsia="zh-CN"/>
        </w:rPr>
        <w:t>ITP</w:t>
      </w:r>
      <w:r>
        <w:rPr>
          <w:rFonts w:hint="eastAsia"/>
          <w:color w:val="auto"/>
          <w:highlight w:val="none"/>
        </w:rPr>
        <w:t>对账业务</w:t>
      </w:r>
      <w:r>
        <w:rPr>
          <w:rFonts w:hint="eastAsia"/>
          <w:color w:val="auto"/>
          <w:highlight w:val="none"/>
          <w:lang w:val="en-US" w:eastAsia="zh-CN"/>
        </w:rPr>
        <w:t>的相关描述；</w:t>
      </w:r>
    </w:p>
    <w:p w14:paraId="4537CF37">
      <w:pPr>
        <w:pStyle w:val="175"/>
        <w:rPr>
          <w:color w:val="auto"/>
          <w:highlight w:val="none"/>
        </w:rPr>
      </w:pPr>
      <w:r>
        <w:rPr>
          <w:rFonts w:hint="eastAsia"/>
          <w:color w:val="auto"/>
          <w:highlight w:val="none"/>
          <w:lang w:val="en-US" w:eastAsia="zh-CN"/>
        </w:rPr>
        <w:t>修改</w:t>
      </w:r>
      <w:r>
        <w:rPr>
          <w:rFonts w:hint="eastAsia"/>
          <w:color w:val="auto"/>
          <w:highlight w:val="none"/>
        </w:rPr>
        <w:t>支付通道编码</w:t>
      </w:r>
      <w:r>
        <w:rPr>
          <w:rFonts w:hint="eastAsia"/>
          <w:color w:val="auto"/>
          <w:highlight w:val="none"/>
          <w:lang w:eastAsia="zh-CN"/>
        </w:rPr>
        <w:t>，</w:t>
      </w:r>
      <w:r>
        <w:rPr>
          <w:rFonts w:hint="eastAsia"/>
          <w:color w:val="auto"/>
          <w:highlight w:val="none"/>
        </w:rPr>
        <w:t>增加龙支付、云闪付</w:t>
      </w:r>
      <w:r>
        <w:rPr>
          <w:rFonts w:hint="eastAsia"/>
          <w:color w:val="auto"/>
          <w:highlight w:val="none"/>
          <w:lang w:val="en-US" w:eastAsia="zh-CN"/>
        </w:rPr>
        <w:t>的相关描述；</w:t>
      </w:r>
    </w:p>
    <w:p w14:paraId="50E26740">
      <w:pPr>
        <w:pStyle w:val="175"/>
        <w:rPr>
          <w:rFonts w:hint="eastAsia"/>
          <w:color w:val="auto"/>
          <w:szCs w:val="22"/>
          <w:highlight w:val="none"/>
          <w:lang w:val="en-US" w:eastAsia="zh-CN"/>
        </w:rPr>
      </w:pPr>
      <w:r>
        <w:rPr>
          <w:rFonts w:hint="eastAsia"/>
          <w:color w:val="auto"/>
          <w:szCs w:val="22"/>
          <w:highlight w:val="none"/>
          <w:lang w:val="en-US" w:eastAsia="zh-CN"/>
        </w:rPr>
        <w:t>修改表69请求公共参数列表，增加STT的商户编码；</w:t>
      </w:r>
    </w:p>
    <w:p w14:paraId="434192B5">
      <w:pPr>
        <w:pStyle w:val="175"/>
        <w:rPr>
          <w:color w:val="auto"/>
          <w:highlight w:val="none"/>
        </w:rPr>
      </w:pPr>
      <w:r>
        <w:rPr>
          <w:rFonts w:hint="eastAsia"/>
          <w:color w:val="auto"/>
          <w:szCs w:val="22"/>
          <w:highlight w:val="none"/>
          <w:lang w:val="en-US" w:eastAsia="zh-CN"/>
        </w:rPr>
        <w:t>增加IF1A-02密钥同步的细化说明；</w:t>
      </w:r>
    </w:p>
    <w:p w14:paraId="6B2245CD">
      <w:pPr>
        <w:pStyle w:val="175"/>
        <w:rPr>
          <w:color w:val="auto"/>
          <w:highlight w:val="none"/>
        </w:rPr>
      </w:pPr>
      <w:r>
        <w:rPr>
          <w:rFonts w:hint="eastAsia"/>
          <w:color w:val="auto"/>
          <w:highlight w:val="none"/>
          <w:lang w:val="en-US" w:eastAsia="zh-CN"/>
        </w:rPr>
        <w:t>修改</w:t>
      </w:r>
      <w:r>
        <w:rPr>
          <w:rFonts w:hint="eastAsia"/>
          <w:color w:val="auto"/>
          <w:highlight w:val="none"/>
        </w:rPr>
        <w:t>IF8A-21信用能力咨询</w:t>
      </w:r>
      <w:r>
        <w:rPr>
          <w:rFonts w:hint="eastAsia"/>
          <w:color w:val="auto"/>
          <w:highlight w:val="none"/>
          <w:lang w:eastAsia="zh-CN"/>
        </w:rPr>
        <w:t>，</w:t>
      </w:r>
      <w:r>
        <w:rPr>
          <w:rFonts w:hint="eastAsia"/>
          <w:color w:val="auto"/>
          <w:highlight w:val="none"/>
        </w:rPr>
        <w:t>增加龙支付、云闪付、钱包</w:t>
      </w:r>
      <w:r>
        <w:rPr>
          <w:rFonts w:hint="eastAsia"/>
          <w:color w:val="auto"/>
          <w:highlight w:val="none"/>
          <w:lang w:val="en-US" w:eastAsia="zh-CN"/>
        </w:rPr>
        <w:t>的相关描述；</w:t>
      </w:r>
    </w:p>
    <w:p w14:paraId="66EC9184">
      <w:pPr>
        <w:pStyle w:val="175"/>
        <w:rPr>
          <w:color w:val="auto"/>
          <w:highlight w:val="none"/>
        </w:rPr>
      </w:pPr>
      <w:r>
        <w:rPr>
          <w:rFonts w:hint="eastAsia"/>
          <w:color w:val="auto"/>
          <w:highlight w:val="none"/>
          <w:lang w:val="en-US" w:eastAsia="zh-CN"/>
        </w:rPr>
        <w:t>修改</w:t>
      </w:r>
      <w:r>
        <w:rPr>
          <w:rFonts w:hint="eastAsia"/>
          <w:color w:val="auto"/>
          <w:highlight w:val="none"/>
        </w:rPr>
        <w:t>IF8A-22签约结果咨询</w:t>
      </w:r>
      <w:r>
        <w:rPr>
          <w:rFonts w:hint="eastAsia"/>
          <w:color w:val="auto"/>
          <w:highlight w:val="none"/>
          <w:lang w:eastAsia="zh-CN"/>
        </w:rPr>
        <w:t>，</w:t>
      </w:r>
      <w:r>
        <w:rPr>
          <w:rFonts w:hint="eastAsia"/>
          <w:color w:val="auto"/>
          <w:highlight w:val="none"/>
        </w:rPr>
        <w:t>增加龙支付、云闪付、钱包</w:t>
      </w:r>
      <w:r>
        <w:rPr>
          <w:rFonts w:hint="eastAsia"/>
          <w:color w:val="auto"/>
          <w:highlight w:val="none"/>
          <w:lang w:val="en-US" w:eastAsia="zh-CN"/>
        </w:rPr>
        <w:t>的相关描述；</w:t>
      </w:r>
    </w:p>
    <w:p w14:paraId="4F512CCD">
      <w:pPr>
        <w:pStyle w:val="175"/>
        <w:rPr>
          <w:color w:val="auto"/>
          <w:highlight w:val="none"/>
        </w:rPr>
      </w:pPr>
      <w:r>
        <w:rPr>
          <w:rFonts w:hint="eastAsia"/>
          <w:color w:val="auto"/>
          <w:highlight w:val="none"/>
        </w:rPr>
        <w:t>增加青岛地铁ITP与STT对接设计的描述</w:t>
      </w:r>
      <w:r>
        <w:rPr>
          <w:rFonts w:hint="eastAsia"/>
          <w:color w:val="auto"/>
          <w:highlight w:val="none"/>
          <w:lang w:eastAsia="zh-CN"/>
        </w:rPr>
        <w:t>。</w:t>
      </w:r>
    </w:p>
    <w:p w14:paraId="433F0737">
      <w:pPr>
        <w:pStyle w:val="41"/>
        <w:rPr>
          <w:rFonts w:hint="eastAsia"/>
          <w:color w:val="auto"/>
          <w:highlight w:val="none"/>
        </w:rPr>
      </w:pPr>
      <w:r>
        <w:rPr>
          <w:rFonts w:hint="eastAsia"/>
          <w:color w:val="auto"/>
          <w:highlight w:val="none"/>
        </w:rPr>
        <w:t>本</w:t>
      </w:r>
      <w:r>
        <w:rPr>
          <w:rFonts w:hint="eastAsia"/>
          <w:color w:val="auto"/>
          <w:highlight w:val="none"/>
          <w:lang w:val="en-US" w:eastAsia="zh-CN"/>
        </w:rPr>
        <w:t>文件</w:t>
      </w:r>
      <w:r>
        <w:rPr>
          <w:rFonts w:hint="eastAsia"/>
          <w:color w:val="auto"/>
          <w:highlight w:val="none"/>
        </w:rPr>
        <w:t>由青岛地铁集团有限公司提出。</w:t>
      </w:r>
    </w:p>
    <w:p w14:paraId="6C27DE2D">
      <w:pPr>
        <w:pStyle w:val="41"/>
        <w:rPr>
          <w:rFonts w:hint="eastAsia"/>
          <w:color w:val="auto"/>
          <w:highlight w:val="none"/>
        </w:rPr>
      </w:pPr>
      <w:r>
        <w:rPr>
          <w:rFonts w:hint="eastAsia"/>
          <w:color w:val="auto"/>
          <w:highlight w:val="none"/>
        </w:rPr>
        <w:t>本</w:t>
      </w:r>
      <w:r>
        <w:rPr>
          <w:rFonts w:hint="eastAsia"/>
          <w:color w:val="auto"/>
          <w:highlight w:val="none"/>
          <w:lang w:val="en-US" w:eastAsia="zh-CN"/>
        </w:rPr>
        <w:t>文件</w:t>
      </w:r>
      <w:r>
        <w:rPr>
          <w:rFonts w:hint="eastAsia"/>
          <w:color w:val="auto"/>
          <w:highlight w:val="none"/>
        </w:rPr>
        <w:t>由青岛地铁集团有限公司设备管理部归口。</w:t>
      </w:r>
    </w:p>
    <w:p w14:paraId="4879BE6E">
      <w:pPr>
        <w:pStyle w:val="41"/>
        <w:rPr>
          <w:color w:val="auto"/>
          <w:highlight w:val="none"/>
        </w:rPr>
      </w:pPr>
      <w:bookmarkStart w:id="21" w:name="_Hlk522570384"/>
      <w:r>
        <w:rPr>
          <w:color w:val="auto"/>
          <w:highlight w:val="none"/>
        </w:rPr>
        <w:t>本</w:t>
      </w:r>
      <w:r>
        <w:rPr>
          <w:rFonts w:hint="eastAsia"/>
          <w:color w:val="auto"/>
          <w:highlight w:val="none"/>
          <w:lang w:val="en-US" w:eastAsia="zh-CN"/>
        </w:rPr>
        <w:t>文件</w:t>
      </w:r>
      <w:r>
        <w:rPr>
          <w:color w:val="auto"/>
          <w:highlight w:val="none"/>
        </w:rPr>
        <w:t>起草部门：青岛地铁集团有限公司、上海中软华腾软件系统有限公司、中铁第一勘察设计院集团有限公司、中国软件与技术服务股份有限公司。</w:t>
      </w:r>
      <w:r>
        <w:rPr>
          <w:color w:val="auto"/>
          <w:highlight w:val="none"/>
        </w:rPr>
        <w:br w:type="textWrapping"/>
      </w:r>
      <w:r>
        <w:rPr>
          <w:rFonts w:hint="eastAsia"/>
          <w:color w:val="auto"/>
          <w:highlight w:val="none"/>
        </w:rPr>
        <w:t xml:space="preserve">    </w:t>
      </w:r>
      <w:r>
        <w:rPr>
          <w:color w:val="auto"/>
          <w:highlight w:val="none"/>
        </w:rPr>
        <w:t>本</w:t>
      </w:r>
      <w:r>
        <w:rPr>
          <w:rFonts w:hint="eastAsia"/>
          <w:color w:val="auto"/>
          <w:highlight w:val="none"/>
          <w:lang w:val="en-US" w:eastAsia="zh-CN"/>
        </w:rPr>
        <w:t>文件</w:t>
      </w:r>
      <w:r>
        <w:rPr>
          <w:color w:val="auto"/>
          <w:highlight w:val="none"/>
        </w:rPr>
        <w:t>主要起草人：</w:t>
      </w:r>
      <w:r>
        <w:rPr>
          <w:rFonts w:hint="eastAsia"/>
          <w:color w:val="auto"/>
          <w:highlight w:val="none"/>
        </w:rPr>
        <w:t>罗情平、任玲、陈修哲、张晓涛、张守芝、侯超、李世伟、徐晓红、姬艳飞、刘玥、李亚东、李娇、禹鹤林、李世平、扈丁仁、田涌、单朋、樊增猛、李克先、于东磊、刘欢、刘晓雅、隋谦明、王峰、黄问遂、姜仕鹏、江鹏、王琦、马铭鸿</w:t>
      </w:r>
      <w:r>
        <w:rPr>
          <w:color w:val="auto"/>
          <w:highlight w:val="none"/>
        </w:rPr>
        <w:t>。</w:t>
      </w:r>
    </w:p>
    <w:bookmarkEnd w:id="21"/>
    <w:p w14:paraId="4DC76FC2">
      <w:pPr>
        <w:pStyle w:val="41"/>
        <w:rPr>
          <w:rFonts w:hint="eastAsia"/>
          <w:color w:val="auto"/>
          <w:highlight w:val="none"/>
        </w:rPr>
      </w:pPr>
      <w:r>
        <w:rPr>
          <w:rFonts w:hint="eastAsia"/>
          <w:color w:val="auto"/>
          <w:highlight w:val="none"/>
        </w:rPr>
        <w:t>本</w:t>
      </w:r>
      <w:r>
        <w:rPr>
          <w:rFonts w:hint="eastAsia"/>
          <w:color w:val="auto"/>
          <w:highlight w:val="none"/>
          <w:lang w:val="en-US" w:eastAsia="zh-CN"/>
        </w:rPr>
        <w:t>文件</w:t>
      </w:r>
      <w:r>
        <w:rPr>
          <w:rFonts w:hint="eastAsia"/>
          <w:color w:val="auto"/>
          <w:highlight w:val="none"/>
        </w:rPr>
        <w:t>2018年</w:t>
      </w:r>
      <w:r>
        <w:rPr>
          <w:rFonts w:hint="eastAsia"/>
          <w:color w:val="auto"/>
          <w:highlight w:val="none"/>
          <w:lang w:val="en-US" w:eastAsia="zh-CN"/>
        </w:rPr>
        <w:t>第一</w:t>
      </w:r>
      <w:r>
        <w:rPr>
          <w:rFonts w:hint="eastAsia"/>
          <w:color w:val="auto"/>
          <w:highlight w:val="none"/>
        </w:rPr>
        <w:t>次发布，本次为第一次修订。</w:t>
      </w:r>
    </w:p>
    <w:p w14:paraId="0C7FC34F">
      <w:pPr>
        <w:pStyle w:val="272"/>
        <w:rPr>
          <w:rFonts w:hint="eastAsia"/>
          <w:color w:val="auto"/>
          <w:highlight w:val="none"/>
        </w:rPr>
      </w:pPr>
      <w:bookmarkStart w:id="22" w:name="_Toc458424970"/>
      <w:bookmarkStart w:id="23" w:name="_Toc522569461"/>
      <w:bookmarkStart w:id="24" w:name="_Toc528144315"/>
      <w:bookmarkStart w:id="25" w:name="_Toc461631759"/>
      <w:bookmarkStart w:id="26" w:name="_Toc458425148"/>
      <w:r>
        <w:rPr>
          <w:rFonts w:hint="eastAsia"/>
          <w:color w:val="auto"/>
          <w:highlight w:val="none"/>
        </w:rPr>
        <w:t>引</w:t>
      </w:r>
      <w:bookmarkStart w:id="27" w:name="BKYY"/>
      <w:r>
        <w:rPr>
          <w:rFonts w:hAnsi="黑体"/>
          <w:color w:val="auto"/>
          <w:highlight w:val="none"/>
        </w:rPr>
        <w:t xml:space="preserve">  </w:t>
      </w:r>
      <w:r>
        <w:rPr>
          <w:rFonts w:hint="eastAsia"/>
          <w:color w:val="auto"/>
          <w:highlight w:val="none"/>
        </w:rPr>
        <w:t>言</w:t>
      </w:r>
      <w:bookmarkEnd w:id="22"/>
      <w:bookmarkEnd w:id="23"/>
      <w:bookmarkEnd w:id="24"/>
      <w:bookmarkEnd w:id="25"/>
      <w:bookmarkEnd w:id="26"/>
      <w:bookmarkEnd w:id="27"/>
    </w:p>
    <w:p w14:paraId="028DEB03">
      <w:pPr>
        <w:pStyle w:val="41"/>
        <w:rPr>
          <w:color w:val="auto"/>
          <w:highlight w:val="none"/>
        </w:rPr>
      </w:pPr>
      <w:r>
        <w:rPr>
          <w:rFonts w:hint="eastAsia"/>
          <w:color w:val="auto"/>
          <w:highlight w:val="none"/>
        </w:rPr>
        <w:t>根据青岛市轨道交通自动售检票系统线网化建设要求，提高系统建设质量，统一青岛市轨道交通互联网业务功能标准，规范互联网票务平台与各线路终端设备、支付渠道、手机客户端、清分中心的接口，促进青岛市轨道交通的持续发展，根据青岛市实际情况，特制定本</w:t>
      </w:r>
      <w:r>
        <w:rPr>
          <w:rFonts w:hint="eastAsia"/>
          <w:color w:val="auto"/>
          <w:highlight w:val="none"/>
          <w:lang w:val="en-US" w:eastAsia="zh-CN"/>
        </w:rPr>
        <w:t>文件</w:t>
      </w:r>
      <w:r>
        <w:rPr>
          <w:rFonts w:hint="eastAsia"/>
          <w:color w:val="auto"/>
          <w:highlight w:val="none"/>
        </w:rPr>
        <w:t>。</w:t>
      </w:r>
    </w:p>
    <w:p w14:paraId="4F90F8C8">
      <w:pPr>
        <w:pStyle w:val="41"/>
        <w:rPr>
          <w:color w:val="auto"/>
          <w:highlight w:val="none"/>
        </w:rPr>
      </w:pPr>
      <w:r>
        <w:rPr>
          <w:rFonts w:hint="eastAsia"/>
          <w:color w:val="auto"/>
          <w:highlight w:val="none"/>
        </w:rPr>
        <w:t>本</w:t>
      </w:r>
      <w:r>
        <w:rPr>
          <w:rFonts w:hint="eastAsia"/>
          <w:color w:val="auto"/>
          <w:highlight w:val="none"/>
          <w:lang w:val="en-US" w:eastAsia="zh-CN"/>
        </w:rPr>
        <w:t>文件</w:t>
      </w:r>
      <w:r>
        <w:rPr>
          <w:rFonts w:hint="eastAsia"/>
          <w:color w:val="auto"/>
          <w:highlight w:val="none"/>
        </w:rPr>
        <w:t>定义了互联网票务平台功能、业务流程、车票数据定义以及与接入系统/设备之间的接口数据类型、接口数据格式、通讯协议及数据传输流程。所有参与青岛轨道交通自动售检票系统工程建设的相关单位，应严格遵守本</w:t>
      </w:r>
      <w:r>
        <w:rPr>
          <w:rFonts w:hint="eastAsia"/>
          <w:color w:val="auto"/>
          <w:highlight w:val="none"/>
          <w:lang w:val="en-US" w:eastAsia="zh-CN"/>
        </w:rPr>
        <w:t>文件</w:t>
      </w:r>
      <w:r>
        <w:rPr>
          <w:rFonts w:hint="eastAsia"/>
          <w:color w:val="auto"/>
          <w:highlight w:val="none"/>
        </w:rPr>
        <w:t>。</w:t>
      </w:r>
    </w:p>
    <w:p w14:paraId="5558D041">
      <w:pPr>
        <w:pStyle w:val="41"/>
        <w:rPr>
          <w:color w:val="auto"/>
          <w:highlight w:val="none"/>
        </w:rPr>
      </w:pPr>
      <w:r>
        <w:rPr>
          <w:rFonts w:hint="eastAsia"/>
          <w:color w:val="auto"/>
          <w:highlight w:val="none"/>
        </w:rPr>
        <w:t>本</w:t>
      </w:r>
      <w:r>
        <w:rPr>
          <w:rFonts w:hint="eastAsia"/>
          <w:color w:val="auto"/>
          <w:highlight w:val="none"/>
          <w:lang w:val="en-US" w:eastAsia="zh-CN"/>
        </w:rPr>
        <w:t>文件</w:t>
      </w:r>
      <w:r>
        <w:rPr>
          <w:rFonts w:hint="eastAsia"/>
          <w:color w:val="auto"/>
          <w:highlight w:val="none"/>
        </w:rPr>
        <w:t>编制过程中，对青岛地铁AFC系统建设情况进行了深入调研，并经过反复论证、多次修改，最终形成一套适应青岛地铁自动售检票系统的建设标准。</w:t>
      </w:r>
    </w:p>
    <w:p w14:paraId="16987F5E">
      <w:pPr>
        <w:pStyle w:val="41"/>
        <w:rPr>
          <w:color w:val="auto"/>
          <w:highlight w:val="none"/>
        </w:rPr>
      </w:pPr>
      <w:r>
        <w:rPr>
          <w:rFonts w:hint="eastAsia"/>
          <w:color w:val="auto"/>
          <w:highlight w:val="none"/>
        </w:rPr>
        <w:t>本</w:t>
      </w:r>
      <w:r>
        <w:rPr>
          <w:rFonts w:hint="eastAsia"/>
          <w:color w:val="auto"/>
          <w:highlight w:val="none"/>
          <w:lang w:val="en-US" w:eastAsia="zh-CN"/>
        </w:rPr>
        <w:t>文件</w:t>
      </w:r>
      <w:r>
        <w:rPr>
          <w:rFonts w:hint="eastAsia"/>
          <w:color w:val="auto"/>
          <w:highlight w:val="none"/>
        </w:rPr>
        <w:t>中的规定和要求与其他相关技术文件或合同条款一致时，应相互对照使用；文件要求中未提到的任何细节或没有特别规定的，应采用我国地铁工程中的习惯做法或国家颁布的有关规范、标准。</w:t>
      </w:r>
    </w:p>
    <w:p w14:paraId="7B29D5F1">
      <w:pPr>
        <w:pStyle w:val="41"/>
        <w:rPr>
          <w:color w:val="auto"/>
          <w:highlight w:val="none"/>
        </w:rPr>
      </w:pPr>
      <w:r>
        <w:rPr>
          <w:rFonts w:hint="eastAsia"/>
          <w:color w:val="auto"/>
          <w:highlight w:val="none"/>
        </w:rPr>
        <w:t>青岛地铁集团有限公司对本</w:t>
      </w:r>
      <w:r>
        <w:rPr>
          <w:rFonts w:hint="eastAsia"/>
          <w:color w:val="auto"/>
          <w:highlight w:val="none"/>
          <w:lang w:val="en-US" w:eastAsia="zh-CN"/>
        </w:rPr>
        <w:t>文件</w:t>
      </w:r>
      <w:r>
        <w:rPr>
          <w:rFonts w:hint="eastAsia"/>
          <w:color w:val="auto"/>
          <w:highlight w:val="none"/>
        </w:rPr>
        <w:t>拥有最终解释权。</w:t>
      </w:r>
    </w:p>
    <w:p w14:paraId="60A5C63B">
      <w:pPr>
        <w:pStyle w:val="41"/>
        <w:rPr>
          <w:color w:val="auto"/>
          <w:highlight w:val="none"/>
        </w:rPr>
        <w:sectPr>
          <w:headerReference r:id="rId7" w:type="default"/>
          <w:footerReference r:id="rId8" w:type="default"/>
          <w:pgSz w:w="11906" w:h="16838"/>
          <w:pgMar w:top="567" w:right="1134" w:bottom="1134" w:left="1417" w:header="1418" w:footer="1134" w:gutter="0"/>
          <w:pgNumType w:fmt="upperRoman" w:start="1"/>
          <w:cols w:space="720" w:num="1"/>
          <w:formProt w:val="0"/>
          <w:docGrid w:type="lines" w:linePitch="312" w:charSpace="0"/>
        </w:sectPr>
      </w:pPr>
    </w:p>
    <w:p w14:paraId="757D3053">
      <w:pPr>
        <w:pStyle w:val="150"/>
        <w:rPr>
          <w:color w:val="auto"/>
          <w:highlight w:val="none"/>
        </w:rPr>
      </w:pPr>
      <w:bookmarkStart w:id="28" w:name="StandardName"/>
      <w:r>
        <w:rPr>
          <w:rFonts w:hint="eastAsia"/>
          <w:color w:val="auto"/>
          <w:highlight w:val="none"/>
        </w:rPr>
        <w:t>城市轨道交通自动售检票系统技术规范</w:t>
      </w:r>
      <w:bookmarkEnd w:id="28"/>
      <w:r>
        <w:rPr>
          <w:rFonts w:hint="eastAsia"/>
          <w:color w:val="auto"/>
          <w:highlight w:val="none"/>
        </w:rPr>
        <w:br w:type="textWrapping"/>
      </w:r>
      <w:bookmarkStart w:id="29" w:name="_Toc458424965"/>
      <w:bookmarkEnd w:id="29"/>
      <w:bookmarkStart w:id="30" w:name="_Toc458424973"/>
      <w:bookmarkEnd w:id="30"/>
      <w:r>
        <w:rPr>
          <w:rFonts w:hint="eastAsia"/>
          <w:color w:val="auto"/>
          <w:highlight w:val="none"/>
        </w:rPr>
        <w:t>第</w:t>
      </w:r>
      <w:r>
        <w:rPr>
          <w:color w:val="auto"/>
          <w:highlight w:val="none"/>
        </w:rPr>
        <w:t>9</w:t>
      </w:r>
      <w:r>
        <w:rPr>
          <w:rFonts w:hint="eastAsia"/>
          <w:color w:val="auto"/>
          <w:highlight w:val="none"/>
        </w:rPr>
        <w:t>部分 互联网业务规范</w:t>
      </w:r>
    </w:p>
    <w:p w14:paraId="6DC6781D">
      <w:pPr>
        <w:pStyle w:val="238"/>
        <w:rPr>
          <w:color w:val="auto"/>
          <w:highlight w:val="none"/>
        </w:rPr>
      </w:pPr>
      <w:bookmarkStart w:id="31" w:name="_Toc522489264"/>
      <w:bookmarkEnd w:id="31"/>
      <w:bookmarkStart w:id="32" w:name="_Toc458418518"/>
      <w:bookmarkStart w:id="33" w:name="_Toc454375197"/>
      <w:bookmarkStart w:id="34" w:name="_Toc458418109"/>
      <w:bookmarkStart w:id="35" w:name="_Toc522569462"/>
      <w:bookmarkStart w:id="36" w:name="_Toc528144316"/>
      <w:bookmarkStart w:id="37" w:name="_Toc522024609"/>
      <w:bookmarkStart w:id="38" w:name="_Toc522489265"/>
      <w:r>
        <w:rPr>
          <w:rFonts w:hint="eastAsia"/>
          <w:color w:val="auto"/>
          <w:highlight w:val="none"/>
        </w:rPr>
        <w:t>范围</w:t>
      </w:r>
      <w:bookmarkEnd w:id="32"/>
      <w:bookmarkEnd w:id="33"/>
      <w:bookmarkEnd w:id="34"/>
      <w:bookmarkEnd w:id="35"/>
      <w:bookmarkEnd w:id="36"/>
      <w:bookmarkEnd w:id="37"/>
      <w:bookmarkEnd w:id="38"/>
    </w:p>
    <w:p w14:paraId="2714DE76">
      <w:pPr>
        <w:pStyle w:val="41"/>
        <w:rPr>
          <w:color w:val="auto"/>
          <w:highlight w:val="none"/>
        </w:rPr>
      </w:pPr>
      <w:r>
        <w:rPr>
          <w:rFonts w:hint="eastAsia"/>
          <w:color w:val="auto"/>
          <w:highlight w:val="none"/>
        </w:rPr>
        <w:t>本</w:t>
      </w:r>
      <w:r>
        <w:rPr>
          <w:rFonts w:hint="eastAsia"/>
          <w:color w:val="auto"/>
          <w:highlight w:val="none"/>
          <w:lang w:val="en-US" w:eastAsia="zh-CN"/>
        </w:rPr>
        <w:t>文件</w:t>
      </w:r>
      <w:r>
        <w:rPr>
          <w:rFonts w:hint="eastAsia"/>
          <w:color w:val="auto"/>
          <w:highlight w:val="none"/>
        </w:rPr>
        <w:t>标准规定</w:t>
      </w:r>
      <w:r>
        <w:rPr>
          <w:color w:val="auto"/>
          <w:highlight w:val="none"/>
        </w:rPr>
        <w:t>了青岛互联网票务平台</w:t>
      </w:r>
      <w:r>
        <w:rPr>
          <w:rFonts w:hint="eastAsia"/>
          <w:color w:val="auto"/>
          <w:highlight w:val="none"/>
        </w:rPr>
        <w:t>的业务</w:t>
      </w:r>
      <w:r>
        <w:rPr>
          <w:color w:val="auto"/>
          <w:highlight w:val="none"/>
        </w:rPr>
        <w:t>功能、</w:t>
      </w:r>
      <w:r>
        <w:rPr>
          <w:rFonts w:hint="eastAsia"/>
          <w:color w:val="auto"/>
          <w:highlight w:val="none"/>
        </w:rPr>
        <w:t>业务</w:t>
      </w:r>
      <w:r>
        <w:rPr>
          <w:color w:val="auto"/>
          <w:highlight w:val="none"/>
        </w:rPr>
        <w:t>实现流程以及相关的数据结构和通讯协议</w:t>
      </w:r>
      <w:r>
        <w:rPr>
          <w:rFonts w:hint="eastAsia"/>
          <w:color w:val="auto"/>
          <w:highlight w:val="none"/>
        </w:rPr>
        <w:t>等相关要求</w:t>
      </w:r>
      <w:r>
        <w:rPr>
          <w:color w:val="auto"/>
          <w:highlight w:val="none"/>
        </w:rPr>
        <w:t>。</w:t>
      </w:r>
    </w:p>
    <w:p w14:paraId="5203EAD6">
      <w:pPr>
        <w:pStyle w:val="41"/>
        <w:rPr>
          <w:color w:val="auto"/>
          <w:highlight w:val="none"/>
        </w:rPr>
      </w:pPr>
      <w:r>
        <w:rPr>
          <w:rFonts w:hint="eastAsia"/>
          <w:color w:val="auto"/>
          <w:highlight w:val="none"/>
        </w:rPr>
        <w:t>本</w:t>
      </w:r>
      <w:r>
        <w:rPr>
          <w:rFonts w:hint="eastAsia"/>
          <w:color w:val="auto"/>
          <w:highlight w:val="none"/>
          <w:lang w:val="en-US" w:eastAsia="zh-CN"/>
        </w:rPr>
        <w:t>文件</w:t>
      </w:r>
      <w:r>
        <w:rPr>
          <w:rFonts w:hint="eastAsia"/>
          <w:color w:val="auto"/>
          <w:highlight w:val="none"/>
        </w:rPr>
        <w:t>适用于青岛地铁全线网自动售检票系统的建设要求。</w:t>
      </w:r>
    </w:p>
    <w:p w14:paraId="24AE5C9F">
      <w:pPr>
        <w:pStyle w:val="238"/>
        <w:rPr>
          <w:color w:val="auto"/>
          <w:highlight w:val="none"/>
        </w:rPr>
      </w:pPr>
      <w:bookmarkStart w:id="39" w:name="_Toc522489266"/>
      <w:bookmarkStart w:id="40" w:name="_Toc522569463"/>
      <w:bookmarkStart w:id="41" w:name="_Toc528144317"/>
      <w:bookmarkStart w:id="42" w:name="_Toc522024610"/>
      <w:r>
        <w:rPr>
          <w:rFonts w:hint="eastAsia"/>
          <w:color w:val="auto"/>
          <w:highlight w:val="none"/>
        </w:rPr>
        <w:t>规范性引用文件</w:t>
      </w:r>
      <w:bookmarkEnd w:id="39"/>
      <w:bookmarkEnd w:id="40"/>
      <w:bookmarkEnd w:id="41"/>
      <w:bookmarkEnd w:id="42"/>
    </w:p>
    <w:p w14:paraId="582C314E">
      <w:pPr>
        <w:pStyle w:val="41"/>
        <w:rPr>
          <w:rFonts w:hint="eastAsia"/>
          <w:color w:val="auto"/>
          <w:highlight w:val="none"/>
        </w:rPr>
      </w:pPr>
      <w:r>
        <w:rPr>
          <w:rFonts w:hint="eastAsia"/>
          <w:color w:val="auto"/>
          <w:highlight w:val="none"/>
        </w:rPr>
        <w:t>下列文件中的内容通过文中的规范性引用而构成本文件必不可少的条款。其中，注日期的引用文件，仅该日期对应的版本适用于本文件；不注日期的引用文件，其最新版本（包括所有的修改单）适用于本文件。</w:t>
      </w:r>
    </w:p>
    <w:p w14:paraId="52C02011">
      <w:pPr>
        <w:pStyle w:val="41"/>
        <w:rPr>
          <w:rFonts w:hint="eastAsia"/>
          <w:color w:val="auto"/>
          <w:highlight w:val="none"/>
        </w:rPr>
      </w:pPr>
      <w:r>
        <w:rPr>
          <w:rFonts w:hint="eastAsia"/>
          <w:color w:val="auto"/>
          <w:highlight w:val="none"/>
        </w:rPr>
        <w:t>GB</w:t>
      </w:r>
      <w:r>
        <w:rPr>
          <w:color w:val="auto"/>
          <w:highlight w:val="none"/>
        </w:rPr>
        <w:t xml:space="preserve"> </w:t>
      </w:r>
      <w:r>
        <w:rPr>
          <w:rFonts w:hint="eastAsia"/>
          <w:color w:val="auto"/>
          <w:highlight w:val="none"/>
        </w:rPr>
        <w:t>20907-2007  城市轨道交通自动售检票系统技术条件</w:t>
      </w:r>
    </w:p>
    <w:p w14:paraId="4F791376">
      <w:pPr>
        <w:pStyle w:val="41"/>
        <w:rPr>
          <w:rFonts w:hint="eastAsia"/>
          <w:color w:val="auto"/>
          <w:highlight w:val="none"/>
        </w:rPr>
      </w:pPr>
      <w:r>
        <w:rPr>
          <w:rFonts w:hint="eastAsia"/>
          <w:color w:val="auto"/>
          <w:highlight w:val="none"/>
        </w:rPr>
        <w:t>GB</w:t>
      </w:r>
      <w:r>
        <w:rPr>
          <w:color w:val="auto"/>
          <w:highlight w:val="none"/>
        </w:rPr>
        <w:t xml:space="preserve"> </w:t>
      </w:r>
      <w:r>
        <w:rPr>
          <w:rFonts w:hint="eastAsia"/>
          <w:color w:val="auto"/>
          <w:highlight w:val="none"/>
        </w:rPr>
        <w:t>50157-2013  地铁设计规范</w:t>
      </w:r>
    </w:p>
    <w:p w14:paraId="68C4433A">
      <w:pPr>
        <w:pStyle w:val="41"/>
        <w:rPr>
          <w:rFonts w:hint="eastAsia"/>
          <w:color w:val="auto"/>
          <w:highlight w:val="none"/>
        </w:rPr>
      </w:pPr>
      <w:r>
        <w:rPr>
          <w:rFonts w:hint="eastAsia"/>
          <w:color w:val="auto"/>
          <w:highlight w:val="none"/>
        </w:rPr>
        <w:t>GB</w:t>
      </w:r>
      <w:r>
        <w:rPr>
          <w:color w:val="auto"/>
          <w:highlight w:val="none"/>
        </w:rPr>
        <w:t xml:space="preserve"> </w:t>
      </w:r>
      <w:r>
        <w:rPr>
          <w:rFonts w:hint="eastAsia"/>
          <w:color w:val="auto"/>
          <w:highlight w:val="none"/>
        </w:rPr>
        <w:t>50381-2018  城市轨道交通自动售检票系统工程质量验收规范</w:t>
      </w:r>
    </w:p>
    <w:p w14:paraId="34862FB1">
      <w:pPr>
        <w:pStyle w:val="41"/>
        <w:rPr>
          <w:rFonts w:hint="eastAsia"/>
          <w:color w:val="auto"/>
          <w:highlight w:val="none"/>
        </w:rPr>
      </w:pPr>
      <w:r>
        <w:rPr>
          <w:rFonts w:hint="eastAsia"/>
          <w:color w:val="auto"/>
          <w:highlight w:val="none"/>
        </w:rPr>
        <w:t>GB</w:t>
      </w:r>
      <w:r>
        <w:rPr>
          <w:color w:val="auto"/>
          <w:highlight w:val="none"/>
        </w:rPr>
        <w:t xml:space="preserve"> </w:t>
      </w:r>
      <w:r>
        <w:rPr>
          <w:rFonts w:hint="eastAsia"/>
          <w:color w:val="auto"/>
          <w:highlight w:val="none"/>
        </w:rPr>
        <w:t>50490-2009  城市轨道交通技术规范</w:t>
      </w:r>
    </w:p>
    <w:p w14:paraId="3A297B48">
      <w:pPr>
        <w:pStyle w:val="41"/>
        <w:rPr>
          <w:rFonts w:hint="eastAsia"/>
          <w:color w:val="auto"/>
          <w:highlight w:val="none"/>
        </w:rPr>
      </w:pPr>
      <w:r>
        <w:rPr>
          <w:rFonts w:hint="eastAsia"/>
          <w:color w:val="auto"/>
          <w:highlight w:val="none"/>
        </w:rPr>
        <w:t>GB/T 20988-2007  信息系统灾难恢复规范</w:t>
      </w:r>
    </w:p>
    <w:p w14:paraId="02274248">
      <w:pPr>
        <w:pStyle w:val="41"/>
        <w:rPr>
          <w:rFonts w:hint="eastAsia"/>
          <w:color w:val="auto"/>
          <w:highlight w:val="none"/>
        </w:rPr>
      </w:pPr>
      <w:r>
        <w:rPr>
          <w:rFonts w:hint="eastAsia"/>
          <w:color w:val="auto"/>
          <w:highlight w:val="none"/>
        </w:rPr>
        <w:t>CJJ/T 162-2011  城市轨道交通自动售检票系统检测技术规程</w:t>
      </w:r>
    </w:p>
    <w:p w14:paraId="652DF660">
      <w:pPr>
        <w:pStyle w:val="41"/>
        <w:rPr>
          <w:rFonts w:hint="eastAsia"/>
          <w:color w:val="auto"/>
          <w:highlight w:val="none"/>
        </w:rPr>
      </w:pPr>
      <w:r>
        <w:rPr>
          <w:rFonts w:hint="eastAsia"/>
          <w:color w:val="auto"/>
          <w:highlight w:val="none"/>
        </w:rPr>
        <w:t>建标104-2008  城市轨道交通工程项目建设标准</w:t>
      </w:r>
    </w:p>
    <w:p w14:paraId="40C04E58">
      <w:pPr>
        <w:pStyle w:val="238"/>
        <w:rPr>
          <w:color w:val="auto"/>
          <w:highlight w:val="none"/>
        </w:rPr>
      </w:pPr>
      <w:bookmarkStart w:id="43" w:name="_Toc454351544"/>
      <w:bookmarkStart w:id="44" w:name="_Toc458418110"/>
      <w:bookmarkStart w:id="45" w:name="_Toc454375198"/>
      <w:bookmarkStart w:id="46" w:name="_Toc458418519"/>
      <w:bookmarkStart w:id="47" w:name="_Toc522489267"/>
      <w:bookmarkStart w:id="48" w:name="_Toc522024611"/>
      <w:bookmarkStart w:id="49" w:name="_Toc522569464"/>
      <w:bookmarkStart w:id="50" w:name="_Toc454351382"/>
      <w:bookmarkStart w:id="51" w:name="_Toc528144318"/>
      <w:r>
        <w:rPr>
          <w:rFonts w:hint="eastAsia"/>
          <w:color w:val="auto"/>
          <w:highlight w:val="none"/>
        </w:rPr>
        <w:t>数据类型定义</w:t>
      </w:r>
      <w:bookmarkEnd w:id="43"/>
      <w:bookmarkEnd w:id="44"/>
      <w:bookmarkEnd w:id="45"/>
      <w:bookmarkEnd w:id="46"/>
      <w:bookmarkEnd w:id="47"/>
      <w:bookmarkEnd w:id="48"/>
      <w:bookmarkEnd w:id="49"/>
      <w:bookmarkEnd w:id="50"/>
      <w:bookmarkEnd w:id="51"/>
    </w:p>
    <w:p w14:paraId="08082D0C">
      <w:pPr>
        <w:pStyle w:val="41"/>
        <w:rPr>
          <w:color w:val="auto"/>
          <w:highlight w:val="none"/>
        </w:rPr>
      </w:pPr>
      <w:r>
        <w:rPr>
          <w:rFonts w:hint="eastAsia"/>
          <w:color w:val="auto"/>
          <w:highlight w:val="none"/>
        </w:rPr>
        <w:t>数据类型定义详见表1。</w:t>
      </w:r>
    </w:p>
    <w:p w14:paraId="296705A0">
      <w:pPr>
        <w:pStyle w:val="160"/>
        <w:rPr>
          <w:rFonts w:hint="eastAsia"/>
          <w:color w:val="auto"/>
          <w:highlight w:val="none"/>
        </w:rPr>
      </w:pPr>
      <w:bookmarkStart w:id="52" w:name="_Toc454351406"/>
      <w:r>
        <w:rPr>
          <w:rFonts w:hint="eastAsia"/>
          <w:color w:val="auto"/>
          <w:highlight w:val="none"/>
          <w:lang/>
        </w:rPr>
        <w:t>数据类型定义表</w:t>
      </w:r>
      <w:bookmarkEnd w:id="52"/>
    </w:p>
    <w:tbl>
      <w:tblPr>
        <w:tblStyle w:val="56"/>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22"/>
        <w:gridCol w:w="6992"/>
      </w:tblGrid>
      <w:tr w14:paraId="51E7C215">
        <w:trPr>
          <w:wBefore w:w="0" w:type="dxa"/>
          <w:cantSplit/>
          <w:tblHeader/>
          <w:jc w:val="center"/>
        </w:trPr>
        <w:tc>
          <w:tcPr>
            <w:tcW w:w="1422" w:type="dxa"/>
            <w:tcBorders>
              <w:top w:val="single" w:color="auto" w:sz="12" w:space="0"/>
              <w:left w:val="single" w:color="auto" w:sz="12" w:space="0"/>
              <w:bottom w:val="single" w:color="auto" w:sz="4" w:space="0"/>
              <w:right w:val="single" w:color="auto" w:sz="4" w:space="0"/>
            </w:tcBorders>
            <w:noWrap w:val="0"/>
            <w:vAlign w:val="top"/>
          </w:tcPr>
          <w:p w14:paraId="6987A6DA">
            <w:pPr>
              <w:pStyle w:val="226"/>
              <w:rPr>
                <w:rFonts w:ascii="宋体" w:hAnsi="宋体" w:eastAsia="宋体"/>
                <w:b w:val="0"/>
                <w:color w:val="auto"/>
                <w:sz w:val="18"/>
                <w:szCs w:val="18"/>
                <w:highlight w:val="none"/>
              </w:rPr>
            </w:pPr>
            <w:r>
              <w:rPr>
                <w:rFonts w:hint="eastAsia" w:ascii="宋体" w:hAnsi="宋体" w:eastAsia="宋体"/>
                <w:b w:val="0"/>
                <w:color w:val="auto"/>
                <w:sz w:val="18"/>
                <w:szCs w:val="18"/>
                <w:highlight w:val="none"/>
              </w:rPr>
              <w:t>类型</w:t>
            </w:r>
          </w:p>
        </w:tc>
        <w:tc>
          <w:tcPr>
            <w:tcW w:w="6992" w:type="dxa"/>
            <w:tcBorders>
              <w:top w:val="single" w:color="auto" w:sz="12" w:space="0"/>
              <w:left w:val="single" w:color="auto" w:sz="4" w:space="0"/>
              <w:bottom w:val="single" w:color="auto" w:sz="4" w:space="0"/>
              <w:right w:val="single" w:color="auto" w:sz="12" w:space="0"/>
            </w:tcBorders>
            <w:noWrap w:val="0"/>
            <w:vAlign w:val="top"/>
          </w:tcPr>
          <w:p w14:paraId="641F5EFC">
            <w:pPr>
              <w:pStyle w:val="226"/>
              <w:rPr>
                <w:rFonts w:ascii="宋体" w:hAnsi="宋体" w:eastAsia="宋体"/>
                <w:b w:val="0"/>
                <w:color w:val="auto"/>
                <w:sz w:val="18"/>
                <w:szCs w:val="18"/>
                <w:highlight w:val="none"/>
              </w:rPr>
            </w:pPr>
            <w:r>
              <w:rPr>
                <w:rFonts w:hint="eastAsia" w:ascii="宋体" w:hAnsi="宋体" w:eastAsia="宋体"/>
                <w:b w:val="0"/>
                <w:color w:val="auto"/>
                <w:sz w:val="18"/>
                <w:szCs w:val="18"/>
                <w:highlight w:val="none"/>
              </w:rPr>
              <w:t>描述</w:t>
            </w:r>
          </w:p>
        </w:tc>
      </w:tr>
      <w:tr w14:paraId="68E58821">
        <w:trPr>
          <w:wBefore w:w="0" w:type="dxa"/>
          <w:cantSplit/>
          <w:tblHeader/>
          <w:jc w:val="center"/>
        </w:trPr>
        <w:tc>
          <w:tcPr>
            <w:tcW w:w="1422" w:type="dxa"/>
            <w:tcBorders>
              <w:top w:val="single" w:color="auto" w:sz="4" w:space="0"/>
              <w:left w:val="single" w:color="auto" w:sz="4" w:space="0"/>
              <w:bottom w:val="single" w:color="auto" w:sz="6" w:space="0"/>
              <w:right w:val="single" w:color="auto" w:sz="6" w:space="0"/>
            </w:tcBorders>
            <w:noWrap w:val="0"/>
            <w:vAlign w:val="center"/>
          </w:tcPr>
          <w:p w14:paraId="6AA7AF59">
            <w:pPr>
              <w:pStyle w:val="212"/>
              <w:spacing w:before="156"/>
              <w:rPr>
                <w:rFonts w:ascii="宋体" w:hAnsi="宋体"/>
                <w:color w:val="auto"/>
                <w:sz w:val="18"/>
                <w:szCs w:val="18"/>
                <w:highlight w:val="none"/>
              </w:rPr>
            </w:pPr>
            <w:r>
              <w:rPr>
                <w:rFonts w:ascii="宋体" w:hAnsi="宋体"/>
                <w:color w:val="auto"/>
                <w:sz w:val="18"/>
                <w:szCs w:val="18"/>
                <w:highlight w:val="none"/>
              </w:rPr>
              <w:t>Byte</w:t>
            </w:r>
          </w:p>
        </w:tc>
        <w:tc>
          <w:tcPr>
            <w:tcW w:w="6992" w:type="dxa"/>
            <w:tcBorders>
              <w:top w:val="single" w:color="auto" w:sz="4" w:space="0"/>
              <w:left w:val="single" w:color="auto" w:sz="6" w:space="0"/>
              <w:bottom w:val="single" w:color="auto" w:sz="6" w:space="0"/>
              <w:right w:val="single" w:color="auto" w:sz="4" w:space="0"/>
            </w:tcBorders>
            <w:noWrap w:val="0"/>
            <w:vAlign w:val="center"/>
          </w:tcPr>
          <w:p w14:paraId="4FF634C1">
            <w:pPr>
              <w:pStyle w:val="74"/>
              <w:rPr>
                <w:rFonts w:ascii="宋体" w:hAnsi="宋体"/>
                <w:color w:val="auto"/>
                <w:sz w:val="18"/>
                <w:szCs w:val="18"/>
                <w:highlight w:val="none"/>
              </w:rPr>
            </w:pPr>
            <w:r>
              <w:rPr>
                <w:rFonts w:hint="eastAsia" w:ascii="宋体" w:hAnsi="宋体"/>
                <w:color w:val="auto"/>
                <w:sz w:val="18"/>
                <w:szCs w:val="18"/>
                <w:highlight w:val="none"/>
              </w:rPr>
              <w:t>字节，表示数据的范围：</w:t>
            </w:r>
            <w:r>
              <w:rPr>
                <w:rFonts w:ascii="宋体" w:hAnsi="宋体"/>
                <w:color w:val="auto"/>
                <w:sz w:val="18"/>
                <w:szCs w:val="18"/>
                <w:highlight w:val="none"/>
              </w:rPr>
              <w:t>0 ~ 255</w:t>
            </w:r>
            <w:r>
              <w:rPr>
                <w:rFonts w:hint="eastAsia" w:ascii="宋体" w:hAnsi="宋体"/>
                <w:color w:val="auto"/>
                <w:sz w:val="18"/>
                <w:szCs w:val="18"/>
                <w:highlight w:val="none"/>
              </w:rPr>
              <w:t>，或有特别说明时：</w:t>
            </w:r>
            <w:r>
              <w:rPr>
                <w:rFonts w:ascii="宋体" w:hAnsi="宋体"/>
                <w:color w:val="auto"/>
                <w:sz w:val="18"/>
                <w:szCs w:val="18"/>
                <w:highlight w:val="none"/>
              </w:rPr>
              <w:t>-128 ~ 127</w:t>
            </w:r>
          </w:p>
          <w:p w14:paraId="59EBAECC">
            <w:pPr>
              <w:pStyle w:val="74"/>
              <w:rPr>
                <w:rFonts w:ascii="宋体" w:hAnsi="宋体"/>
                <w:color w:val="auto"/>
                <w:sz w:val="18"/>
                <w:szCs w:val="18"/>
                <w:highlight w:val="none"/>
              </w:rPr>
            </w:pPr>
            <w:r>
              <w:rPr>
                <w:rFonts w:hint="eastAsia" w:ascii="宋体" w:hAnsi="宋体"/>
                <w:color w:val="auto"/>
                <w:sz w:val="18"/>
                <w:szCs w:val="18"/>
                <w:highlight w:val="none"/>
              </w:rPr>
              <w:t>用</w:t>
            </w:r>
            <w:r>
              <w:rPr>
                <w:rFonts w:ascii="宋体" w:hAnsi="宋体"/>
                <w:color w:val="auto"/>
                <w:sz w:val="18"/>
                <w:szCs w:val="18"/>
                <w:highlight w:val="none"/>
              </w:rPr>
              <w:t>Bit</w:t>
            </w:r>
            <w:r>
              <w:rPr>
                <w:rFonts w:hint="eastAsia" w:ascii="宋体" w:hAnsi="宋体"/>
                <w:color w:val="auto"/>
                <w:sz w:val="18"/>
                <w:szCs w:val="18"/>
                <w:highlight w:val="none"/>
              </w:rPr>
              <w:t>描述时，</w:t>
            </w:r>
            <w:r>
              <w:rPr>
                <w:rFonts w:ascii="宋体" w:hAnsi="宋体"/>
                <w:color w:val="auto"/>
                <w:sz w:val="18"/>
                <w:szCs w:val="18"/>
                <w:highlight w:val="none"/>
              </w:rPr>
              <w:t>Bit7</w:t>
            </w:r>
            <w:r>
              <w:rPr>
                <w:rFonts w:hint="eastAsia" w:ascii="宋体" w:hAnsi="宋体"/>
                <w:color w:val="auto"/>
                <w:sz w:val="18"/>
                <w:szCs w:val="18"/>
                <w:highlight w:val="none"/>
              </w:rPr>
              <w:t>表示最高位，</w:t>
            </w:r>
            <w:r>
              <w:rPr>
                <w:rFonts w:ascii="宋体" w:hAnsi="宋体"/>
                <w:color w:val="auto"/>
                <w:sz w:val="18"/>
                <w:szCs w:val="18"/>
                <w:highlight w:val="none"/>
              </w:rPr>
              <w:t>Bit0</w:t>
            </w:r>
            <w:r>
              <w:rPr>
                <w:rFonts w:hint="eastAsia" w:ascii="宋体" w:hAnsi="宋体"/>
                <w:color w:val="auto"/>
                <w:sz w:val="18"/>
                <w:szCs w:val="18"/>
                <w:highlight w:val="none"/>
              </w:rPr>
              <w:t>表示最低位</w:t>
            </w:r>
          </w:p>
        </w:tc>
      </w:tr>
      <w:tr w14:paraId="71341D68">
        <w:trPr>
          <w:wBefore w:w="0" w:type="dxa"/>
          <w:cantSplit/>
          <w:tblHeader/>
          <w:jc w:val="center"/>
        </w:trPr>
        <w:tc>
          <w:tcPr>
            <w:tcW w:w="1422" w:type="dxa"/>
            <w:tcBorders>
              <w:top w:val="single" w:color="auto" w:sz="6" w:space="0"/>
              <w:left w:val="single" w:color="auto" w:sz="4" w:space="0"/>
              <w:bottom w:val="single" w:color="auto" w:sz="6" w:space="0"/>
              <w:right w:val="single" w:color="auto" w:sz="6" w:space="0"/>
            </w:tcBorders>
            <w:noWrap w:val="0"/>
            <w:vAlign w:val="center"/>
          </w:tcPr>
          <w:p w14:paraId="33A3579E">
            <w:pPr>
              <w:pStyle w:val="212"/>
              <w:spacing w:before="156"/>
              <w:rPr>
                <w:rFonts w:ascii="宋体" w:hAnsi="宋体"/>
                <w:color w:val="auto"/>
                <w:sz w:val="18"/>
                <w:szCs w:val="18"/>
                <w:highlight w:val="none"/>
              </w:rPr>
            </w:pPr>
            <w:r>
              <w:rPr>
                <w:rFonts w:ascii="宋体" w:hAnsi="宋体"/>
                <w:color w:val="auto"/>
                <w:sz w:val="18"/>
                <w:szCs w:val="18"/>
                <w:highlight w:val="none"/>
              </w:rPr>
              <w:t>Word</w:t>
            </w:r>
          </w:p>
        </w:tc>
        <w:tc>
          <w:tcPr>
            <w:tcW w:w="6992" w:type="dxa"/>
            <w:tcBorders>
              <w:top w:val="single" w:color="auto" w:sz="6" w:space="0"/>
              <w:left w:val="single" w:color="auto" w:sz="6" w:space="0"/>
              <w:bottom w:val="single" w:color="auto" w:sz="6" w:space="0"/>
              <w:right w:val="single" w:color="auto" w:sz="4" w:space="0"/>
            </w:tcBorders>
            <w:noWrap w:val="0"/>
            <w:vAlign w:val="center"/>
          </w:tcPr>
          <w:p w14:paraId="1B9A1D10">
            <w:pPr>
              <w:pStyle w:val="74"/>
              <w:rPr>
                <w:rFonts w:ascii="宋体" w:hAnsi="宋体"/>
                <w:color w:val="auto"/>
                <w:sz w:val="18"/>
                <w:szCs w:val="18"/>
                <w:highlight w:val="none"/>
              </w:rPr>
            </w:pPr>
            <w:r>
              <w:rPr>
                <w:rFonts w:hint="eastAsia" w:ascii="宋体" w:hAnsi="宋体"/>
                <w:color w:val="auto"/>
                <w:sz w:val="18"/>
                <w:szCs w:val="18"/>
                <w:highlight w:val="none"/>
              </w:rPr>
              <w:t>字，长度：</w:t>
            </w:r>
            <w:r>
              <w:rPr>
                <w:rFonts w:ascii="宋体" w:hAnsi="宋体"/>
                <w:color w:val="auto"/>
                <w:sz w:val="18"/>
                <w:szCs w:val="18"/>
                <w:highlight w:val="none"/>
              </w:rPr>
              <w:t>2</w:t>
            </w:r>
            <w:r>
              <w:rPr>
                <w:rFonts w:hint="eastAsia" w:ascii="宋体" w:hAnsi="宋体"/>
                <w:color w:val="auto"/>
                <w:sz w:val="18"/>
                <w:szCs w:val="18"/>
                <w:highlight w:val="none"/>
              </w:rPr>
              <w:t>个字节，采用小端</w:t>
            </w:r>
            <w:r>
              <w:rPr>
                <w:rFonts w:ascii="宋体" w:hAnsi="宋体"/>
                <w:color w:val="auto"/>
                <w:sz w:val="18"/>
                <w:szCs w:val="18"/>
                <w:highlight w:val="none"/>
              </w:rPr>
              <w:t>(Little Endian)</w:t>
            </w:r>
            <w:r>
              <w:rPr>
                <w:rFonts w:hint="eastAsia" w:ascii="宋体" w:hAnsi="宋体"/>
                <w:color w:val="auto"/>
                <w:sz w:val="18"/>
                <w:szCs w:val="18"/>
                <w:highlight w:val="none"/>
              </w:rPr>
              <w:t>的编码方式</w:t>
            </w:r>
          </w:p>
          <w:p w14:paraId="4A11AC46">
            <w:pPr>
              <w:pStyle w:val="74"/>
              <w:rPr>
                <w:rFonts w:ascii="宋体" w:hAnsi="宋体"/>
                <w:color w:val="auto"/>
                <w:sz w:val="18"/>
                <w:szCs w:val="18"/>
                <w:highlight w:val="none"/>
              </w:rPr>
            </w:pPr>
            <w:r>
              <w:rPr>
                <w:rFonts w:hint="eastAsia" w:ascii="宋体" w:hAnsi="宋体"/>
                <w:color w:val="auto"/>
                <w:sz w:val="18"/>
                <w:szCs w:val="18"/>
                <w:highlight w:val="none"/>
              </w:rPr>
              <w:t>表示数的范围：</w:t>
            </w:r>
            <w:r>
              <w:rPr>
                <w:rFonts w:ascii="宋体" w:hAnsi="宋体"/>
                <w:color w:val="auto"/>
                <w:sz w:val="18"/>
                <w:szCs w:val="18"/>
                <w:highlight w:val="none"/>
              </w:rPr>
              <w:t>0 ~ 65535</w:t>
            </w:r>
            <w:r>
              <w:rPr>
                <w:rFonts w:hint="eastAsia" w:ascii="宋体" w:hAnsi="宋体"/>
                <w:color w:val="auto"/>
                <w:sz w:val="18"/>
                <w:szCs w:val="18"/>
                <w:highlight w:val="none"/>
              </w:rPr>
              <w:t>，或有特别说明时：</w:t>
            </w:r>
            <w:r>
              <w:rPr>
                <w:rFonts w:ascii="宋体" w:hAnsi="宋体"/>
                <w:color w:val="auto"/>
                <w:sz w:val="18"/>
                <w:szCs w:val="18"/>
                <w:highlight w:val="none"/>
              </w:rPr>
              <w:t>-32768 ~ 32767</w:t>
            </w:r>
          </w:p>
          <w:p w14:paraId="4C42111A">
            <w:pPr>
              <w:pStyle w:val="74"/>
              <w:rPr>
                <w:rFonts w:ascii="宋体" w:hAnsi="宋体"/>
                <w:color w:val="auto"/>
                <w:sz w:val="18"/>
                <w:szCs w:val="18"/>
                <w:highlight w:val="none"/>
              </w:rPr>
            </w:pPr>
            <w:r>
              <w:rPr>
                <w:rFonts w:hint="eastAsia" w:ascii="宋体" w:hAnsi="宋体"/>
                <w:color w:val="auto"/>
                <w:sz w:val="18"/>
                <w:szCs w:val="18"/>
                <w:highlight w:val="none"/>
              </w:rPr>
              <w:t>用</w:t>
            </w:r>
            <w:r>
              <w:rPr>
                <w:rFonts w:ascii="宋体" w:hAnsi="宋体"/>
                <w:color w:val="auto"/>
                <w:sz w:val="18"/>
                <w:szCs w:val="18"/>
                <w:highlight w:val="none"/>
              </w:rPr>
              <w:t>Bit</w:t>
            </w:r>
            <w:r>
              <w:rPr>
                <w:rFonts w:hint="eastAsia" w:ascii="宋体" w:hAnsi="宋体"/>
                <w:color w:val="auto"/>
                <w:sz w:val="18"/>
                <w:szCs w:val="18"/>
                <w:highlight w:val="none"/>
              </w:rPr>
              <w:t>描述时，</w:t>
            </w:r>
            <w:r>
              <w:rPr>
                <w:rFonts w:ascii="宋体" w:hAnsi="宋体"/>
                <w:color w:val="auto"/>
                <w:sz w:val="18"/>
                <w:szCs w:val="18"/>
                <w:highlight w:val="none"/>
              </w:rPr>
              <w:t>Bit15</w:t>
            </w:r>
            <w:r>
              <w:rPr>
                <w:rFonts w:hint="eastAsia" w:ascii="宋体" w:hAnsi="宋体"/>
                <w:color w:val="auto"/>
                <w:sz w:val="18"/>
                <w:szCs w:val="18"/>
                <w:highlight w:val="none"/>
              </w:rPr>
              <w:t>表示最高位，</w:t>
            </w:r>
            <w:r>
              <w:rPr>
                <w:rFonts w:ascii="宋体" w:hAnsi="宋体"/>
                <w:color w:val="auto"/>
                <w:sz w:val="18"/>
                <w:szCs w:val="18"/>
                <w:highlight w:val="none"/>
              </w:rPr>
              <w:t>Bit0</w:t>
            </w:r>
            <w:r>
              <w:rPr>
                <w:rFonts w:hint="eastAsia" w:ascii="宋体" w:hAnsi="宋体"/>
                <w:color w:val="auto"/>
                <w:sz w:val="18"/>
                <w:szCs w:val="18"/>
                <w:highlight w:val="none"/>
              </w:rPr>
              <w:t>表示最低位</w:t>
            </w:r>
          </w:p>
        </w:tc>
      </w:tr>
      <w:tr w14:paraId="6994FE06">
        <w:trPr>
          <w:wBefore w:w="0" w:type="dxa"/>
          <w:cantSplit/>
          <w:tblHeader/>
          <w:jc w:val="center"/>
        </w:trPr>
        <w:tc>
          <w:tcPr>
            <w:tcW w:w="1422" w:type="dxa"/>
            <w:tcBorders>
              <w:top w:val="single" w:color="auto" w:sz="6" w:space="0"/>
              <w:left w:val="single" w:color="auto" w:sz="4" w:space="0"/>
              <w:bottom w:val="single" w:color="auto" w:sz="6" w:space="0"/>
              <w:right w:val="single" w:color="auto" w:sz="6" w:space="0"/>
            </w:tcBorders>
            <w:noWrap w:val="0"/>
            <w:vAlign w:val="center"/>
          </w:tcPr>
          <w:p w14:paraId="6BAAED2C">
            <w:pPr>
              <w:pStyle w:val="212"/>
              <w:spacing w:before="156"/>
              <w:rPr>
                <w:rFonts w:ascii="宋体" w:hAnsi="宋体"/>
                <w:color w:val="auto"/>
                <w:sz w:val="18"/>
                <w:szCs w:val="18"/>
                <w:highlight w:val="none"/>
              </w:rPr>
            </w:pPr>
            <w:r>
              <w:rPr>
                <w:rFonts w:ascii="宋体" w:hAnsi="宋体"/>
                <w:color w:val="auto"/>
                <w:sz w:val="18"/>
                <w:szCs w:val="18"/>
                <w:highlight w:val="none"/>
              </w:rPr>
              <w:t>Long</w:t>
            </w:r>
          </w:p>
        </w:tc>
        <w:tc>
          <w:tcPr>
            <w:tcW w:w="6992" w:type="dxa"/>
            <w:tcBorders>
              <w:top w:val="single" w:color="auto" w:sz="6" w:space="0"/>
              <w:left w:val="single" w:color="auto" w:sz="6" w:space="0"/>
              <w:bottom w:val="single" w:color="auto" w:sz="6" w:space="0"/>
              <w:right w:val="single" w:color="auto" w:sz="4" w:space="0"/>
            </w:tcBorders>
            <w:noWrap w:val="0"/>
            <w:vAlign w:val="center"/>
          </w:tcPr>
          <w:p w14:paraId="4BBE37A2">
            <w:pPr>
              <w:pStyle w:val="74"/>
              <w:rPr>
                <w:rFonts w:ascii="宋体" w:hAnsi="宋体"/>
                <w:color w:val="auto"/>
                <w:sz w:val="18"/>
                <w:szCs w:val="18"/>
                <w:highlight w:val="none"/>
              </w:rPr>
            </w:pPr>
            <w:r>
              <w:rPr>
                <w:rFonts w:hint="eastAsia" w:ascii="宋体" w:hAnsi="宋体"/>
                <w:color w:val="auto"/>
                <w:sz w:val="18"/>
                <w:szCs w:val="18"/>
                <w:highlight w:val="none"/>
              </w:rPr>
              <w:t>长字，长度：</w:t>
            </w:r>
            <w:r>
              <w:rPr>
                <w:rFonts w:ascii="宋体" w:hAnsi="宋体"/>
                <w:color w:val="auto"/>
                <w:sz w:val="18"/>
                <w:szCs w:val="18"/>
                <w:highlight w:val="none"/>
              </w:rPr>
              <w:t>4</w:t>
            </w:r>
            <w:r>
              <w:rPr>
                <w:rFonts w:hint="eastAsia" w:ascii="宋体" w:hAnsi="宋体"/>
                <w:color w:val="auto"/>
                <w:sz w:val="18"/>
                <w:szCs w:val="18"/>
                <w:highlight w:val="none"/>
              </w:rPr>
              <w:t>个字节，采用小端</w:t>
            </w:r>
            <w:r>
              <w:rPr>
                <w:rFonts w:ascii="宋体" w:hAnsi="宋体"/>
                <w:color w:val="auto"/>
                <w:sz w:val="18"/>
                <w:szCs w:val="18"/>
                <w:highlight w:val="none"/>
              </w:rPr>
              <w:t>(Little Endian)</w:t>
            </w:r>
            <w:r>
              <w:rPr>
                <w:rFonts w:hint="eastAsia" w:ascii="宋体" w:hAnsi="宋体"/>
                <w:color w:val="auto"/>
                <w:sz w:val="18"/>
                <w:szCs w:val="18"/>
                <w:highlight w:val="none"/>
              </w:rPr>
              <w:t>的编码方式</w:t>
            </w:r>
          </w:p>
          <w:p w14:paraId="3025AEF6">
            <w:pPr>
              <w:pStyle w:val="74"/>
              <w:rPr>
                <w:rFonts w:ascii="宋体" w:hAnsi="宋体"/>
                <w:color w:val="auto"/>
                <w:sz w:val="18"/>
                <w:szCs w:val="18"/>
                <w:highlight w:val="none"/>
              </w:rPr>
            </w:pPr>
            <w:r>
              <w:rPr>
                <w:rFonts w:hint="eastAsia" w:ascii="宋体" w:hAnsi="宋体"/>
                <w:color w:val="auto"/>
                <w:sz w:val="18"/>
                <w:szCs w:val="18"/>
                <w:highlight w:val="none"/>
              </w:rPr>
              <w:t>表示数的范围：</w:t>
            </w:r>
            <w:r>
              <w:rPr>
                <w:rFonts w:ascii="宋体" w:hAnsi="宋体"/>
                <w:color w:val="auto"/>
                <w:sz w:val="18"/>
                <w:szCs w:val="18"/>
                <w:highlight w:val="none"/>
              </w:rPr>
              <w:t>0 ~ 4294967295</w:t>
            </w:r>
            <w:r>
              <w:rPr>
                <w:rFonts w:hint="eastAsia" w:ascii="宋体" w:hAnsi="宋体"/>
                <w:color w:val="auto"/>
                <w:sz w:val="18"/>
                <w:szCs w:val="18"/>
                <w:highlight w:val="none"/>
              </w:rPr>
              <w:t>，</w:t>
            </w:r>
          </w:p>
          <w:p w14:paraId="45D810BE">
            <w:pPr>
              <w:pStyle w:val="74"/>
              <w:rPr>
                <w:rFonts w:ascii="宋体" w:hAnsi="宋体"/>
                <w:color w:val="auto"/>
                <w:sz w:val="18"/>
                <w:szCs w:val="18"/>
                <w:highlight w:val="none"/>
              </w:rPr>
            </w:pPr>
            <w:r>
              <w:rPr>
                <w:rFonts w:hint="eastAsia" w:ascii="宋体" w:hAnsi="宋体"/>
                <w:color w:val="auto"/>
                <w:sz w:val="18"/>
                <w:szCs w:val="18"/>
                <w:highlight w:val="none"/>
              </w:rPr>
              <w:t>或有特别说明时：</w:t>
            </w:r>
            <w:r>
              <w:rPr>
                <w:rFonts w:ascii="宋体" w:hAnsi="宋体"/>
                <w:color w:val="auto"/>
                <w:sz w:val="18"/>
                <w:szCs w:val="18"/>
                <w:highlight w:val="none"/>
              </w:rPr>
              <w:t>-2147483648 ~ 2147483647</w:t>
            </w:r>
          </w:p>
        </w:tc>
      </w:tr>
      <w:tr w14:paraId="6866FE8A">
        <w:trPr>
          <w:wBefore w:w="0" w:type="dxa"/>
          <w:cantSplit/>
          <w:tblHeader/>
          <w:jc w:val="center"/>
        </w:trPr>
        <w:tc>
          <w:tcPr>
            <w:tcW w:w="1422" w:type="dxa"/>
            <w:tcBorders>
              <w:top w:val="single" w:color="auto" w:sz="6" w:space="0"/>
              <w:left w:val="single" w:color="auto" w:sz="4" w:space="0"/>
              <w:bottom w:val="single" w:color="auto" w:sz="6" w:space="0"/>
              <w:right w:val="single" w:color="auto" w:sz="6" w:space="0"/>
            </w:tcBorders>
            <w:noWrap w:val="0"/>
            <w:vAlign w:val="center"/>
          </w:tcPr>
          <w:p w14:paraId="6ECBA6C1">
            <w:pPr>
              <w:pStyle w:val="212"/>
              <w:spacing w:before="156"/>
              <w:rPr>
                <w:rFonts w:ascii="宋体" w:hAnsi="宋体"/>
                <w:color w:val="auto"/>
                <w:sz w:val="18"/>
                <w:szCs w:val="18"/>
                <w:highlight w:val="none"/>
              </w:rPr>
            </w:pPr>
            <w:r>
              <w:rPr>
                <w:rFonts w:ascii="宋体" w:hAnsi="宋体"/>
                <w:color w:val="auto"/>
                <w:sz w:val="18"/>
                <w:szCs w:val="18"/>
                <w:highlight w:val="none"/>
              </w:rPr>
              <w:t>BCD</w:t>
            </w:r>
          </w:p>
        </w:tc>
        <w:tc>
          <w:tcPr>
            <w:tcW w:w="6992" w:type="dxa"/>
            <w:tcBorders>
              <w:top w:val="single" w:color="auto" w:sz="6" w:space="0"/>
              <w:left w:val="single" w:color="auto" w:sz="6" w:space="0"/>
              <w:bottom w:val="single" w:color="auto" w:sz="6" w:space="0"/>
              <w:right w:val="single" w:color="auto" w:sz="4" w:space="0"/>
            </w:tcBorders>
            <w:noWrap w:val="0"/>
            <w:vAlign w:val="center"/>
          </w:tcPr>
          <w:p w14:paraId="1FA20C8D">
            <w:pPr>
              <w:pStyle w:val="74"/>
              <w:rPr>
                <w:rFonts w:ascii="宋体" w:hAnsi="宋体"/>
                <w:color w:val="auto"/>
                <w:sz w:val="18"/>
                <w:szCs w:val="18"/>
                <w:highlight w:val="none"/>
              </w:rPr>
            </w:pPr>
            <w:r>
              <w:rPr>
                <w:rFonts w:hint="eastAsia" w:ascii="宋体" w:hAnsi="宋体"/>
                <w:color w:val="auto"/>
                <w:sz w:val="18"/>
                <w:szCs w:val="18"/>
                <w:highlight w:val="none"/>
              </w:rPr>
              <w:t>用二进制编码表示的十进制数，数据以半字节存储，半字节数据取值范围为</w:t>
            </w:r>
            <w:r>
              <w:rPr>
                <w:rFonts w:ascii="宋体" w:hAnsi="宋体"/>
                <w:color w:val="auto"/>
                <w:sz w:val="18"/>
                <w:szCs w:val="18"/>
                <w:highlight w:val="none"/>
              </w:rPr>
              <w:t xml:space="preserve"> 0</w:t>
            </w:r>
            <w:r>
              <w:rPr>
                <w:rFonts w:hint="eastAsia" w:ascii="宋体" w:hAnsi="宋体"/>
                <w:color w:val="auto"/>
                <w:sz w:val="18"/>
                <w:szCs w:val="18"/>
                <w:highlight w:val="none"/>
              </w:rPr>
              <w:t>～</w:t>
            </w:r>
            <w:r>
              <w:rPr>
                <w:rFonts w:ascii="宋体" w:hAnsi="宋体"/>
                <w:color w:val="auto"/>
                <w:sz w:val="18"/>
                <w:szCs w:val="18"/>
                <w:highlight w:val="none"/>
              </w:rPr>
              <w:t>9</w:t>
            </w:r>
            <w:r>
              <w:rPr>
                <w:rFonts w:hint="eastAsia" w:ascii="宋体" w:hAnsi="宋体"/>
                <w:color w:val="auto"/>
                <w:sz w:val="18"/>
                <w:szCs w:val="18"/>
                <w:highlight w:val="none"/>
              </w:rPr>
              <w:t>（使用二进制</w:t>
            </w:r>
            <w:r>
              <w:rPr>
                <w:rFonts w:ascii="宋体" w:hAnsi="宋体"/>
                <w:color w:val="auto"/>
                <w:sz w:val="18"/>
                <w:szCs w:val="18"/>
                <w:highlight w:val="none"/>
              </w:rPr>
              <w:t>0000</w:t>
            </w:r>
            <w:r>
              <w:rPr>
                <w:rFonts w:hint="eastAsia" w:ascii="宋体" w:hAnsi="宋体"/>
                <w:color w:val="auto"/>
                <w:sz w:val="18"/>
                <w:szCs w:val="18"/>
                <w:highlight w:val="none"/>
              </w:rPr>
              <w:t>～</w:t>
            </w:r>
            <w:r>
              <w:rPr>
                <w:rFonts w:ascii="宋体" w:hAnsi="宋体"/>
                <w:color w:val="auto"/>
                <w:sz w:val="18"/>
                <w:szCs w:val="18"/>
                <w:highlight w:val="none"/>
              </w:rPr>
              <w:t>1001</w:t>
            </w:r>
            <w:r>
              <w:rPr>
                <w:rFonts w:hint="eastAsia" w:ascii="宋体" w:hAnsi="宋体"/>
                <w:color w:val="auto"/>
                <w:sz w:val="18"/>
                <w:szCs w:val="18"/>
                <w:highlight w:val="none"/>
              </w:rPr>
              <w:t>表示）。</w:t>
            </w:r>
            <w:r>
              <w:rPr>
                <w:rFonts w:ascii="宋体" w:hAnsi="宋体"/>
                <w:color w:val="auto"/>
                <w:sz w:val="18"/>
                <w:szCs w:val="18"/>
                <w:highlight w:val="none"/>
              </w:rPr>
              <w:t>BCD</w:t>
            </w:r>
            <w:r>
              <w:rPr>
                <w:rFonts w:hint="eastAsia" w:ascii="宋体" w:hAnsi="宋体"/>
                <w:color w:val="auto"/>
                <w:sz w:val="18"/>
                <w:szCs w:val="18"/>
                <w:highlight w:val="none"/>
              </w:rPr>
              <w:t>编码有很多种，本</w:t>
            </w:r>
            <w:r>
              <w:rPr>
                <w:rFonts w:hint="eastAsia" w:ascii="宋体" w:hAnsi="宋体"/>
                <w:color w:val="auto"/>
                <w:sz w:val="18"/>
                <w:szCs w:val="18"/>
                <w:highlight w:val="none"/>
                <w:lang w:val="en-US" w:eastAsia="zh-CN"/>
              </w:rPr>
              <w:t>文件</w:t>
            </w:r>
            <w:r>
              <w:rPr>
                <w:rFonts w:hint="eastAsia" w:ascii="宋体" w:hAnsi="宋体"/>
                <w:color w:val="auto"/>
                <w:sz w:val="18"/>
                <w:szCs w:val="18"/>
                <w:highlight w:val="none"/>
              </w:rPr>
              <w:t>中使用</w:t>
            </w:r>
            <w:r>
              <w:rPr>
                <w:rFonts w:ascii="宋体" w:hAnsi="宋体"/>
                <w:color w:val="auto"/>
                <w:sz w:val="18"/>
                <w:szCs w:val="18"/>
                <w:highlight w:val="none"/>
              </w:rPr>
              <w:t>8421</w:t>
            </w:r>
            <w:r>
              <w:rPr>
                <w:rFonts w:hint="eastAsia" w:ascii="宋体" w:hAnsi="宋体"/>
                <w:color w:val="auto"/>
                <w:sz w:val="18"/>
                <w:szCs w:val="18"/>
                <w:highlight w:val="none"/>
              </w:rPr>
              <w:t>码</w:t>
            </w:r>
            <w:r>
              <w:rPr>
                <w:rFonts w:ascii="宋体" w:hAnsi="宋体"/>
                <w:color w:val="auto"/>
                <w:sz w:val="18"/>
                <w:szCs w:val="18"/>
                <w:highlight w:val="none"/>
              </w:rPr>
              <w:t>,</w:t>
            </w:r>
            <w:r>
              <w:rPr>
                <w:rFonts w:hint="eastAsia" w:ascii="宋体" w:hAnsi="宋体"/>
                <w:color w:val="auto"/>
                <w:sz w:val="18"/>
                <w:szCs w:val="18"/>
                <w:highlight w:val="none"/>
              </w:rPr>
              <w:t>且采用小端</w:t>
            </w:r>
            <w:r>
              <w:rPr>
                <w:rFonts w:ascii="宋体" w:hAnsi="宋体"/>
                <w:color w:val="auto"/>
                <w:sz w:val="18"/>
                <w:szCs w:val="18"/>
                <w:highlight w:val="none"/>
              </w:rPr>
              <w:t>(Little Endian)</w:t>
            </w:r>
            <w:r>
              <w:rPr>
                <w:rFonts w:hint="eastAsia" w:ascii="宋体" w:hAnsi="宋体"/>
                <w:color w:val="auto"/>
                <w:sz w:val="18"/>
                <w:szCs w:val="18"/>
                <w:highlight w:val="none"/>
              </w:rPr>
              <w:t>的编码方式。</w:t>
            </w:r>
          </w:p>
        </w:tc>
      </w:tr>
      <w:tr w14:paraId="2753FD99">
        <w:trPr>
          <w:wBefore w:w="0" w:type="dxa"/>
          <w:cantSplit/>
          <w:tblHeader/>
          <w:jc w:val="center"/>
        </w:trPr>
        <w:tc>
          <w:tcPr>
            <w:tcW w:w="1422" w:type="dxa"/>
            <w:tcBorders>
              <w:top w:val="single" w:color="auto" w:sz="6" w:space="0"/>
              <w:left w:val="single" w:color="auto" w:sz="4" w:space="0"/>
              <w:bottom w:val="single" w:color="auto" w:sz="6" w:space="0"/>
              <w:right w:val="single" w:color="auto" w:sz="6" w:space="0"/>
            </w:tcBorders>
            <w:noWrap w:val="0"/>
            <w:vAlign w:val="center"/>
          </w:tcPr>
          <w:p w14:paraId="5BB588CB">
            <w:pPr>
              <w:pStyle w:val="212"/>
              <w:spacing w:before="156"/>
              <w:rPr>
                <w:rFonts w:ascii="宋体" w:hAnsi="宋体"/>
                <w:color w:val="auto"/>
                <w:sz w:val="18"/>
                <w:szCs w:val="18"/>
                <w:highlight w:val="none"/>
              </w:rPr>
            </w:pPr>
            <w:r>
              <w:rPr>
                <w:rFonts w:ascii="宋体" w:hAnsi="宋体"/>
                <w:color w:val="auto"/>
                <w:sz w:val="18"/>
                <w:szCs w:val="18"/>
                <w:highlight w:val="none"/>
              </w:rPr>
              <w:t>Block</w:t>
            </w:r>
          </w:p>
        </w:tc>
        <w:tc>
          <w:tcPr>
            <w:tcW w:w="6992" w:type="dxa"/>
            <w:tcBorders>
              <w:top w:val="single" w:color="auto" w:sz="6" w:space="0"/>
              <w:left w:val="single" w:color="auto" w:sz="6" w:space="0"/>
              <w:bottom w:val="single" w:color="auto" w:sz="6" w:space="0"/>
              <w:right w:val="single" w:color="auto" w:sz="4" w:space="0"/>
            </w:tcBorders>
            <w:noWrap w:val="0"/>
            <w:vAlign w:val="center"/>
          </w:tcPr>
          <w:p w14:paraId="00EEE0AC">
            <w:pPr>
              <w:pStyle w:val="74"/>
              <w:rPr>
                <w:rFonts w:ascii="宋体" w:hAnsi="宋体"/>
                <w:color w:val="auto"/>
                <w:sz w:val="18"/>
                <w:szCs w:val="18"/>
                <w:highlight w:val="none"/>
              </w:rPr>
            </w:pPr>
            <w:r>
              <w:rPr>
                <w:rFonts w:hint="eastAsia" w:ascii="宋体" w:hAnsi="宋体"/>
                <w:color w:val="auto"/>
                <w:sz w:val="18"/>
                <w:szCs w:val="18"/>
                <w:highlight w:val="none"/>
              </w:rPr>
              <w:t>具有内部结构的数据块</w:t>
            </w:r>
          </w:p>
        </w:tc>
      </w:tr>
      <w:tr w14:paraId="6F5608F1">
        <w:trPr>
          <w:wBefore w:w="0" w:type="dxa"/>
          <w:cantSplit/>
          <w:tblHeader/>
          <w:jc w:val="center"/>
        </w:trPr>
        <w:tc>
          <w:tcPr>
            <w:tcW w:w="1422" w:type="dxa"/>
            <w:tcBorders>
              <w:top w:val="single" w:color="auto" w:sz="6" w:space="0"/>
              <w:left w:val="single" w:color="auto" w:sz="4" w:space="0"/>
              <w:bottom w:val="single" w:color="auto" w:sz="6" w:space="0"/>
              <w:right w:val="single" w:color="auto" w:sz="6" w:space="0"/>
            </w:tcBorders>
            <w:noWrap w:val="0"/>
            <w:vAlign w:val="center"/>
          </w:tcPr>
          <w:p w14:paraId="1E5A709C">
            <w:pPr>
              <w:pStyle w:val="212"/>
              <w:spacing w:before="156"/>
              <w:rPr>
                <w:rFonts w:ascii="宋体" w:hAnsi="宋体"/>
                <w:color w:val="auto"/>
                <w:sz w:val="18"/>
                <w:szCs w:val="18"/>
                <w:highlight w:val="none"/>
              </w:rPr>
            </w:pPr>
            <w:r>
              <w:rPr>
                <w:rFonts w:ascii="宋体" w:hAnsi="宋体"/>
                <w:color w:val="auto"/>
                <w:sz w:val="18"/>
                <w:szCs w:val="18"/>
                <w:highlight w:val="none"/>
              </w:rPr>
              <w:t>Char</w:t>
            </w:r>
          </w:p>
        </w:tc>
        <w:tc>
          <w:tcPr>
            <w:tcW w:w="6992" w:type="dxa"/>
            <w:tcBorders>
              <w:top w:val="single" w:color="auto" w:sz="6" w:space="0"/>
              <w:left w:val="single" w:color="auto" w:sz="6" w:space="0"/>
              <w:bottom w:val="single" w:color="auto" w:sz="6" w:space="0"/>
              <w:right w:val="single" w:color="auto" w:sz="4" w:space="0"/>
            </w:tcBorders>
            <w:noWrap w:val="0"/>
            <w:vAlign w:val="center"/>
          </w:tcPr>
          <w:p w14:paraId="6E418841">
            <w:pPr>
              <w:pStyle w:val="74"/>
              <w:rPr>
                <w:rFonts w:ascii="宋体" w:hAnsi="宋体"/>
                <w:color w:val="auto"/>
                <w:sz w:val="18"/>
                <w:szCs w:val="18"/>
                <w:highlight w:val="none"/>
              </w:rPr>
            </w:pPr>
            <w:r>
              <w:rPr>
                <w:rFonts w:ascii="宋体" w:hAnsi="宋体"/>
                <w:color w:val="auto"/>
                <w:sz w:val="18"/>
                <w:szCs w:val="18"/>
                <w:highlight w:val="none"/>
              </w:rPr>
              <w:t>ASCII</w:t>
            </w:r>
            <w:r>
              <w:rPr>
                <w:rFonts w:hint="eastAsia" w:ascii="宋体" w:hAnsi="宋体"/>
                <w:color w:val="auto"/>
                <w:sz w:val="18"/>
                <w:szCs w:val="18"/>
                <w:highlight w:val="none"/>
              </w:rPr>
              <w:t>码字符或汉字，汉字为</w:t>
            </w:r>
            <w:r>
              <w:rPr>
                <w:rFonts w:ascii="宋体" w:hAnsi="宋体"/>
                <w:color w:val="auto"/>
                <w:sz w:val="18"/>
                <w:szCs w:val="18"/>
                <w:highlight w:val="none"/>
              </w:rPr>
              <w:t>GB2312</w:t>
            </w:r>
            <w:r>
              <w:rPr>
                <w:rFonts w:hint="eastAsia" w:ascii="宋体" w:hAnsi="宋体"/>
                <w:color w:val="auto"/>
                <w:sz w:val="18"/>
                <w:szCs w:val="18"/>
                <w:highlight w:val="none"/>
              </w:rPr>
              <w:t>编码</w:t>
            </w:r>
          </w:p>
          <w:p w14:paraId="24BD2D64">
            <w:pPr>
              <w:pStyle w:val="74"/>
              <w:rPr>
                <w:rFonts w:ascii="宋体" w:hAnsi="宋体"/>
                <w:color w:val="auto"/>
                <w:sz w:val="18"/>
                <w:szCs w:val="18"/>
                <w:highlight w:val="none"/>
              </w:rPr>
            </w:pPr>
            <w:r>
              <w:rPr>
                <w:rFonts w:hint="eastAsia" w:ascii="宋体" w:hAnsi="宋体"/>
                <w:color w:val="auto"/>
                <w:sz w:val="18"/>
                <w:szCs w:val="18"/>
                <w:highlight w:val="none"/>
              </w:rPr>
              <w:t>表示非数值数据时，长度不足时后补</w:t>
            </w:r>
            <w:r>
              <w:rPr>
                <w:rFonts w:ascii="宋体" w:hAnsi="宋体"/>
                <w:color w:val="auto"/>
                <w:sz w:val="18"/>
                <w:szCs w:val="18"/>
                <w:highlight w:val="none"/>
              </w:rPr>
              <w:t>0x20</w:t>
            </w:r>
          </w:p>
          <w:p w14:paraId="5D7BEAAF">
            <w:pPr>
              <w:pStyle w:val="74"/>
              <w:rPr>
                <w:rFonts w:ascii="宋体" w:hAnsi="宋体"/>
                <w:color w:val="auto"/>
                <w:sz w:val="18"/>
                <w:szCs w:val="18"/>
                <w:highlight w:val="none"/>
              </w:rPr>
            </w:pPr>
            <w:r>
              <w:rPr>
                <w:rFonts w:hint="eastAsia" w:ascii="宋体" w:hAnsi="宋体"/>
                <w:color w:val="auto"/>
                <w:sz w:val="18"/>
                <w:szCs w:val="18"/>
                <w:highlight w:val="none"/>
              </w:rPr>
              <w:t>表示数值时，长度不足时前补</w:t>
            </w:r>
            <w:r>
              <w:rPr>
                <w:rFonts w:ascii="宋体" w:hAnsi="宋体"/>
                <w:color w:val="auto"/>
                <w:sz w:val="18"/>
                <w:szCs w:val="18"/>
                <w:highlight w:val="none"/>
              </w:rPr>
              <w:t>0x30</w:t>
            </w:r>
          </w:p>
        </w:tc>
      </w:tr>
      <w:tr w14:paraId="2E8120BB">
        <w:trPr>
          <w:wBefore w:w="0" w:type="dxa"/>
          <w:cantSplit/>
          <w:tblHeader/>
          <w:jc w:val="center"/>
        </w:trPr>
        <w:tc>
          <w:tcPr>
            <w:tcW w:w="1422" w:type="dxa"/>
            <w:tcBorders>
              <w:top w:val="single" w:color="auto" w:sz="6" w:space="0"/>
              <w:left w:val="single" w:color="auto" w:sz="4" w:space="0"/>
              <w:bottom w:val="single" w:color="auto" w:sz="6" w:space="0"/>
              <w:right w:val="single" w:color="auto" w:sz="6" w:space="0"/>
            </w:tcBorders>
            <w:noWrap w:val="0"/>
            <w:vAlign w:val="center"/>
          </w:tcPr>
          <w:p w14:paraId="2EB934D1">
            <w:pPr>
              <w:pStyle w:val="212"/>
              <w:spacing w:before="156"/>
              <w:rPr>
                <w:rFonts w:ascii="宋体" w:hAnsi="宋体"/>
                <w:color w:val="auto"/>
                <w:sz w:val="18"/>
                <w:szCs w:val="18"/>
                <w:highlight w:val="none"/>
              </w:rPr>
            </w:pPr>
            <w:r>
              <w:rPr>
                <w:rFonts w:ascii="宋体" w:hAnsi="宋体"/>
                <w:color w:val="auto"/>
                <w:sz w:val="18"/>
                <w:szCs w:val="18"/>
                <w:highlight w:val="none"/>
              </w:rPr>
              <w:t>Date</w:t>
            </w:r>
          </w:p>
        </w:tc>
        <w:tc>
          <w:tcPr>
            <w:tcW w:w="6992" w:type="dxa"/>
            <w:tcBorders>
              <w:top w:val="single" w:color="auto" w:sz="6" w:space="0"/>
              <w:left w:val="single" w:color="auto" w:sz="6" w:space="0"/>
              <w:bottom w:val="single" w:color="auto" w:sz="6" w:space="0"/>
              <w:right w:val="single" w:color="auto" w:sz="4" w:space="0"/>
            </w:tcBorders>
            <w:noWrap w:val="0"/>
            <w:vAlign w:val="center"/>
          </w:tcPr>
          <w:p w14:paraId="529D1722">
            <w:pPr>
              <w:pStyle w:val="74"/>
              <w:rPr>
                <w:rFonts w:ascii="宋体" w:hAnsi="宋体"/>
                <w:color w:val="auto"/>
                <w:sz w:val="18"/>
                <w:szCs w:val="18"/>
                <w:highlight w:val="none"/>
              </w:rPr>
            </w:pPr>
            <w:r>
              <w:rPr>
                <w:rFonts w:hint="eastAsia" w:ascii="宋体" w:hAnsi="宋体"/>
                <w:color w:val="auto"/>
                <w:sz w:val="18"/>
                <w:szCs w:val="18"/>
                <w:highlight w:val="none"/>
              </w:rPr>
              <w:t>用于表示日期的</w:t>
            </w:r>
            <w:r>
              <w:rPr>
                <w:rFonts w:ascii="宋体" w:hAnsi="宋体"/>
                <w:color w:val="auto"/>
                <w:sz w:val="18"/>
                <w:szCs w:val="18"/>
                <w:highlight w:val="none"/>
              </w:rPr>
              <w:t>4</w:t>
            </w:r>
            <w:r>
              <w:rPr>
                <w:rFonts w:hint="eastAsia" w:ascii="宋体" w:hAnsi="宋体"/>
                <w:color w:val="auto"/>
                <w:sz w:val="18"/>
                <w:szCs w:val="18"/>
                <w:highlight w:val="none"/>
              </w:rPr>
              <w:t>字节</w:t>
            </w:r>
            <w:r>
              <w:rPr>
                <w:rFonts w:ascii="宋体" w:hAnsi="宋体"/>
                <w:color w:val="auto"/>
                <w:sz w:val="18"/>
                <w:szCs w:val="18"/>
                <w:highlight w:val="none"/>
              </w:rPr>
              <w:t>BCD</w:t>
            </w:r>
            <w:r>
              <w:rPr>
                <w:rFonts w:hint="eastAsia" w:ascii="宋体" w:hAnsi="宋体"/>
                <w:color w:val="auto"/>
                <w:sz w:val="18"/>
                <w:szCs w:val="18"/>
                <w:highlight w:val="none"/>
              </w:rPr>
              <w:t>码，格式：</w:t>
            </w:r>
            <w:r>
              <w:rPr>
                <w:rFonts w:ascii="宋体" w:hAnsi="宋体"/>
                <w:color w:val="auto"/>
                <w:sz w:val="18"/>
                <w:szCs w:val="18"/>
                <w:highlight w:val="none"/>
              </w:rPr>
              <w:t>YYYYMMDD</w:t>
            </w:r>
          </w:p>
        </w:tc>
      </w:tr>
      <w:tr w14:paraId="41B54712">
        <w:trPr>
          <w:wBefore w:w="0" w:type="dxa"/>
          <w:cantSplit/>
          <w:tblHeader/>
          <w:jc w:val="center"/>
        </w:trPr>
        <w:tc>
          <w:tcPr>
            <w:tcW w:w="1422" w:type="dxa"/>
            <w:tcBorders>
              <w:top w:val="single" w:color="auto" w:sz="6" w:space="0"/>
              <w:left w:val="single" w:color="auto" w:sz="4" w:space="0"/>
              <w:bottom w:val="single" w:color="auto" w:sz="6" w:space="0"/>
              <w:right w:val="single" w:color="auto" w:sz="6" w:space="0"/>
            </w:tcBorders>
            <w:noWrap w:val="0"/>
            <w:vAlign w:val="center"/>
          </w:tcPr>
          <w:p w14:paraId="60B04CBA">
            <w:pPr>
              <w:pStyle w:val="212"/>
              <w:spacing w:before="156"/>
              <w:rPr>
                <w:rFonts w:ascii="宋体" w:hAnsi="宋体"/>
                <w:color w:val="auto"/>
                <w:sz w:val="18"/>
                <w:szCs w:val="18"/>
                <w:highlight w:val="none"/>
              </w:rPr>
            </w:pPr>
            <w:r>
              <w:rPr>
                <w:rFonts w:ascii="宋体" w:hAnsi="宋体"/>
                <w:color w:val="auto"/>
                <w:sz w:val="18"/>
                <w:szCs w:val="18"/>
                <w:highlight w:val="none"/>
              </w:rPr>
              <w:t>Time</w:t>
            </w:r>
          </w:p>
        </w:tc>
        <w:tc>
          <w:tcPr>
            <w:tcW w:w="6992" w:type="dxa"/>
            <w:tcBorders>
              <w:top w:val="single" w:color="auto" w:sz="6" w:space="0"/>
              <w:left w:val="single" w:color="auto" w:sz="6" w:space="0"/>
              <w:bottom w:val="single" w:color="auto" w:sz="6" w:space="0"/>
              <w:right w:val="single" w:color="auto" w:sz="4" w:space="0"/>
            </w:tcBorders>
            <w:noWrap w:val="0"/>
            <w:vAlign w:val="center"/>
          </w:tcPr>
          <w:p w14:paraId="0DC74D07">
            <w:pPr>
              <w:pStyle w:val="74"/>
              <w:rPr>
                <w:rFonts w:ascii="宋体" w:hAnsi="宋体"/>
                <w:color w:val="auto"/>
                <w:sz w:val="18"/>
                <w:szCs w:val="18"/>
                <w:highlight w:val="none"/>
              </w:rPr>
            </w:pPr>
            <w:r>
              <w:rPr>
                <w:rFonts w:hint="eastAsia" w:ascii="宋体" w:hAnsi="宋体"/>
                <w:color w:val="auto"/>
                <w:sz w:val="18"/>
                <w:szCs w:val="18"/>
                <w:highlight w:val="none"/>
              </w:rPr>
              <w:t>用于表示一天中的时刻的</w:t>
            </w:r>
            <w:r>
              <w:rPr>
                <w:rFonts w:ascii="宋体" w:hAnsi="宋体"/>
                <w:color w:val="auto"/>
                <w:sz w:val="18"/>
                <w:szCs w:val="18"/>
                <w:highlight w:val="none"/>
              </w:rPr>
              <w:t>3</w:t>
            </w:r>
            <w:r>
              <w:rPr>
                <w:rFonts w:hint="eastAsia" w:ascii="宋体" w:hAnsi="宋体"/>
                <w:color w:val="auto"/>
                <w:sz w:val="18"/>
                <w:szCs w:val="18"/>
                <w:highlight w:val="none"/>
              </w:rPr>
              <w:t>字节</w:t>
            </w:r>
            <w:r>
              <w:rPr>
                <w:rFonts w:ascii="宋体" w:hAnsi="宋体"/>
                <w:color w:val="auto"/>
                <w:sz w:val="18"/>
                <w:szCs w:val="18"/>
                <w:highlight w:val="none"/>
              </w:rPr>
              <w:t>BCD</w:t>
            </w:r>
            <w:r>
              <w:rPr>
                <w:rFonts w:hint="eastAsia" w:ascii="宋体" w:hAnsi="宋体"/>
                <w:color w:val="auto"/>
                <w:sz w:val="18"/>
                <w:szCs w:val="18"/>
                <w:highlight w:val="none"/>
              </w:rPr>
              <w:t>码，格式：</w:t>
            </w:r>
            <w:r>
              <w:rPr>
                <w:rFonts w:ascii="宋体" w:hAnsi="宋体"/>
                <w:color w:val="auto"/>
                <w:sz w:val="18"/>
                <w:szCs w:val="18"/>
                <w:highlight w:val="none"/>
              </w:rPr>
              <w:t>hh24mmss</w:t>
            </w:r>
          </w:p>
        </w:tc>
      </w:tr>
      <w:tr w14:paraId="4806D7BA">
        <w:trPr>
          <w:wBefore w:w="0" w:type="dxa"/>
          <w:cantSplit/>
          <w:tblHeader/>
          <w:jc w:val="center"/>
        </w:trPr>
        <w:tc>
          <w:tcPr>
            <w:tcW w:w="1422" w:type="dxa"/>
            <w:tcBorders>
              <w:top w:val="single" w:color="auto" w:sz="6" w:space="0"/>
              <w:left w:val="single" w:color="auto" w:sz="4" w:space="0"/>
              <w:bottom w:val="single" w:color="auto" w:sz="6" w:space="0"/>
              <w:right w:val="single" w:color="auto" w:sz="6" w:space="0"/>
            </w:tcBorders>
            <w:noWrap w:val="0"/>
            <w:vAlign w:val="center"/>
          </w:tcPr>
          <w:p w14:paraId="2150DFDF">
            <w:pPr>
              <w:pStyle w:val="212"/>
              <w:spacing w:before="156"/>
              <w:rPr>
                <w:rFonts w:ascii="宋体" w:hAnsi="宋体"/>
                <w:color w:val="auto"/>
                <w:sz w:val="18"/>
                <w:szCs w:val="18"/>
                <w:highlight w:val="none"/>
              </w:rPr>
            </w:pPr>
            <w:r>
              <w:rPr>
                <w:rFonts w:ascii="宋体" w:hAnsi="宋体"/>
                <w:color w:val="auto"/>
                <w:sz w:val="18"/>
                <w:szCs w:val="18"/>
                <w:highlight w:val="none"/>
              </w:rPr>
              <w:t>Timestamp</w:t>
            </w:r>
          </w:p>
        </w:tc>
        <w:tc>
          <w:tcPr>
            <w:tcW w:w="6992" w:type="dxa"/>
            <w:tcBorders>
              <w:top w:val="single" w:color="auto" w:sz="6" w:space="0"/>
              <w:left w:val="single" w:color="auto" w:sz="6" w:space="0"/>
              <w:bottom w:val="single" w:color="auto" w:sz="6" w:space="0"/>
              <w:right w:val="single" w:color="auto" w:sz="4" w:space="0"/>
            </w:tcBorders>
            <w:noWrap w:val="0"/>
            <w:vAlign w:val="center"/>
          </w:tcPr>
          <w:p w14:paraId="5815166C">
            <w:pPr>
              <w:pStyle w:val="74"/>
              <w:rPr>
                <w:rFonts w:ascii="宋体" w:hAnsi="宋体"/>
                <w:color w:val="auto"/>
                <w:sz w:val="18"/>
                <w:szCs w:val="18"/>
                <w:highlight w:val="none"/>
              </w:rPr>
            </w:pPr>
            <w:r>
              <w:rPr>
                <w:rFonts w:hint="eastAsia" w:ascii="宋体" w:hAnsi="宋体"/>
                <w:color w:val="auto"/>
                <w:sz w:val="18"/>
                <w:szCs w:val="18"/>
                <w:highlight w:val="none"/>
              </w:rPr>
              <w:t>时间戳，使用本地时间</w:t>
            </w:r>
            <w:r>
              <w:rPr>
                <w:rFonts w:ascii="宋体" w:hAnsi="宋体"/>
                <w:color w:val="auto"/>
                <w:sz w:val="18"/>
                <w:szCs w:val="18"/>
                <w:highlight w:val="none"/>
              </w:rPr>
              <w:t>(GMT+8</w:t>
            </w:r>
            <w:r>
              <w:rPr>
                <w:rFonts w:hint="eastAsia" w:ascii="宋体" w:hAnsi="宋体"/>
                <w:color w:val="auto"/>
                <w:sz w:val="18"/>
                <w:szCs w:val="18"/>
                <w:highlight w:val="none"/>
              </w:rPr>
              <w:t>非夏时制</w:t>
            </w:r>
            <w:r>
              <w:rPr>
                <w:rFonts w:ascii="宋体" w:hAnsi="宋体"/>
                <w:color w:val="auto"/>
                <w:sz w:val="18"/>
                <w:szCs w:val="18"/>
                <w:highlight w:val="none"/>
              </w:rPr>
              <w:t>),</w:t>
            </w:r>
            <w:r>
              <w:rPr>
                <w:rFonts w:hint="eastAsia" w:ascii="宋体" w:hAnsi="宋体"/>
                <w:color w:val="auto"/>
                <w:sz w:val="18"/>
                <w:szCs w:val="18"/>
                <w:highlight w:val="none"/>
              </w:rPr>
              <w:t>用于表示特定时刻的</w:t>
            </w:r>
            <w:r>
              <w:rPr>
                <w:rFonts w:ascii="宋体" w:hAnsi="宋体"/>
                <w:color w:val="auto"/>
                <w:sz w:val="18"/>
                <w:szCs w:val="18"/>
                <w:highlight w:val="none"/>
              </w:rPr>
              <w:t>7</w:t>
            </w:r>
            <w:r>
              <w:rPr>
                <w:rFonts w:hint="eastAsia" w:ascii="宋体" w:hAnsi="宋体"/>
                <w:color w:val="auto"/>
                <w:sz w:val="18"/>
                <w:szCs w:val="18"/>
                <w:highlight w:val="none"/>
              </w:rPr>
              <w:t>字节</w:t>
            </w:r>
            <w:r>
              <w:rPr>
                <w:rFonts w:ascii="宋体" w:hAnsi="宋体"/>
                <w:color w:val="auto"/>
                <w:sz w:val="18"/>
                <w:szCs w:val="18"/>
                <w:highlight w:val="none"/>
              </w:rPr>
              <w:t>BCD</w:t>
            </w:r>
            <w:r>
              <w:rPr>
                <w:rFonts w:hint="eastAsia" w:ascii="宋体" w:hAnsi="宋体"/>
                <w:color w:val="auto"/>
                <w:sz w:val="18"/>
                <w:szCs w:val="18"/>
                <w:highlight w:val="none"/>
              </w:rPr>
              <w:t>码，格式：</w:t>
            </w:r>
            <w:r>
              <w:rPr>
                <w:rFonts w:ascii="宋体" w:hAnsi="宋体"/>
                <w:color w:val="auto"/>
                <w:sz w:val="18"/>
                <w:szCs w:val="18"/>
                <w:highlight w:val="none"/>
              </w:rPr>
              <w:t>YYYYMMDDhh24mmss</w:t>
            </w:r>
          </w:p>
        </w:tc>
      </w:tr>
    </w:tbl>
    <w:p w14:paraId="43EAA25B">
      <w:pPr>
        <w:pStyle w:val="238"/>
        <w:rPr>
          <w:color w:val="auto"/>
          <w:highlight w:val="none"/>
        </w:rPr>
      </w:pPr>
      <w:bookmarkStart w:id="53" w:name="_Toc522489268"/>
      <w:bookmarkStart w:id="54" w:name="_Toc528144319"/>
      <w:bookmarkStart w:id="55" w:name="_Toc522569465"/>
      <w:bookmarkStart w:id="56" w:name="_Toc522024612"/>
      <w:r>
        <w:rPr>
          <w:rFonts w:hint="eastAsia"/>
          <w:color w:val="auto"/>
          <w:highlight w:val="none"/>
        </w:rPr>
        <w:t>互联网票务平台功能</w:t>
      </w:r>
      <w:bookmarkEnd w:id="53"/>
      <w:bookmarkEnd w:id="54"/>
      <w:bookmarkEnd w:id="55"/>
      <w:bookmarkEnd w:id="56"/>
    </w:p>
    <w:p w14:paraId="0BBE83B4">
      <w:pPr>
        <w:pStyle w:val="148"/>
        <w:rPr>
          <w:color w:val="auto"/>
          <w:highlight w:val="none"/>
        </w:rPr>
      </w:pPr>
      <w:bookmarkStart w:id="57" w:name="_Toc528144320"/>
      <w:r>
        <w:rPr>
          <w:rFonts w:hint="eastAsia"/>
          <w:color w:val="auto"/>
          <w:highlight w:val="none"/>
        </w:rPr>
        <w:t>概述</w:t>
      </w:r>
      <w:bookmarkEnd w:id="57"/>
    </w:p>
    <w:p w14:paraId="50CDF667">
      <w:pPr>
        <w:pStyle w:val="41"/>
        <w:rPr>
          <w:color w:val="auto"/>
          <w:highlight w:val="none"/>
        </w:rPr>
      </w:pPr>
      <w:r>
        <w:rPr>
          <w:rFonts w:hint="eastAsia"/>
          <w:color w:val="auto"/>
          <w:highlight w:val="none"/>
        </w:rPr>
        <w:t>互联网票务规则有八大功能模块详见图1。</w:t>
      </w:r>
    </w:p>
    <w:p w14:paraId="71E6D3AA">
      <w:pPr>
        <w:pStyle w:val="41"/>
        <w:jc w:val="center"/>
        <w:rPr>
          <w:color w:val="auto"/>
          <w:highlight w:val="none"/>
        </w:rPr>
      </w:pPr>
      <w:r>
        <w:rPr>
          <w:color w:val="auto"/>
          <w:highlight w:val="none"/>
        </w:rPr>
        <w:drawing>
          <wp:inline distT="0" distB="0" distL="114300" distR="114300">
            <wp:extent cx="3621405" cy="1691640"/>
            <wp:effectExtent l="0" t="0" r="10795" b="1016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0"/>
                    <a:stretch>
                      <a:fillRect/>
                    </a:stretch>
                  </pic:blipFill>
                  <pic:spPr>
                    <a:xfrm>
                      <a:off x="0" y="0"/>
                      <a:ext cx="3621405" cy="1691640"/>
                    </a:xfrm>
                    <a:prstGeom prst="rect">
                      <a:avLst/>
                    </a:prstGeom>
                    <a:noFill/>
                    <a:ln>
                      <a:noFill/>
                    </a:ln>
                  </pic:spPr>
                </pic:pic>
              </a:graphicData>
            </a:graphic>
          </wp:inline>
        </w:drawing>
      </w:r>
    </w:p>
    <w:p w14:paraId="386B9D57">
      <w:pPr>
        <w:pStyle w:val="270"/>
        <w:rPr>
          <w:color w:val="auto"/>
          <w:highlight w:val="none"/>
        </w:rPr>
      </w:pPr>
      <w:r>
        <w:rPr>
          <w:rFonts w:hint="eastAsia"/>
          <w:color w:val="auto"/>
          <w:highlight w:val="none"/>
          <w:lang/>
        </w:rPr>
        <w:t>互联网票务平台功能</w:t>
      </w:r>
    </w:p>
    <w:p w14:paraId="20B75C33">
      <w:pPr>
        <w:pStyle w:val="148"/>
        <w:rPr>
          <w:color w:val="auto"/>
          <w:highlight w:val="none"/>
        </w:rPr>
      </w:pPr>
      <w:bookmarkStart w:id="58" w:name="_Toc522569466"/>
      <w:bookmarkStart w:id="59" w:name="_Toc522024613"/>
      <w:bookmarkStart w:id="60" w:name="_Toc528144321"/>
      <w:bookmarkStart w:id="61" w:name="_Toc522489269"/>
      <w:r>
        <w:rPr>
          <w:rFonts w:hint="eastAsia"/>
          <w:color w:val="auto"/>
          <w:highlight w:val="none"/>
        </w:rPr>
        <w:t>账户管理</w:t>
      </w:r>
      <w:bookmarkEnd w:id="58"/>
      <w:bookmarkEnd w:id="59"/>
      <w:bookmarkEnd w:id="60"/>
      <w:bookmarkEnd w:id="61"/>
    </w:p>
    <w:p w14:paraId="15224BA0">
      <w:pPr>
        <w:pStyle w:val="41"/>
        <w:rPr>
          <w:color w:val="auto"/>
          <w:highlight w:val="none"/>
        </w:rPr>
      </w:pPr>
      <w:r>
        <w:rPr>
          <w:rFonts w:hint="eastAsia"/>
          <w:color w:val="auto"/>
          <w:highlight w:val="none"/>
        </w:rPr>
        <w:t>ITP管理互联网</w:t>
      </w:r>
      <w:r>
        <w:rPr>
          <w:color w:val="auto"/>
          <w:highlight w:val="none"/>
        </w:rPr>
        <w:t>业务</w:t>
      </w:r>
      <w:r>
        <w:rPr>
          <w:rFonts w:hint="eastAsia"/>
          <w:color w:val="auto"/>
          <w:highlight w:val="none"/>
        </w:rPr>
        <w:t>模式</w:t>
      </w:r>
      <w:r>
        <w:rPr>
          <w:color w:val="auto"/>
          <w:highlight w:val="none"/>
        </w:rPr>
        <w:t>下的注册用户，包括管理用户账户信息，对</w:t>
      </w:r>
      <w:r>
        <w:rPr>
          <w:rFonts w:hint="eastAsia"/>
          <w:color w:val="auto"/>
          <w:highlight w:val="none"/>
        </w:rPr>
        <w:t>用户</w:t>
      </w:r>
      <w:r>
        <w:rPr>
          <w:color w:val="auto"/>
          <w:highlight w:val="none"/>
        </w:rPr>
        <w:t>账户</w:t>
      </w:r>
      <w:r>
        <w:rPr>
          <w:rFonts w:hint="eastAsia"/>
          <w:color w:val="auto"/>
          <w:highlight w:val="none"/>
        </w:rPr>
        <w:t>的</w:t>
      </w:r>
      <w:r>
        <w:rPr>
          <w:color w:val="auto"/>
          <w:highlight w:val="none"/>
        </w:rPr>
        <w:t>开销户、状态等进行管理，并与平台自主发行的二维码</w:t>
      </w:r>
      <w:r>
        <w:rPr>
          <w:rFonts w:hint="eastAsia"/>
          <w:color w:val="auto"/>
          <w:highlight w:val="none"/>
        </w:rPr>
        <w:t>虚拟电子票</w:t>
      </w:r>
      <w:r>
        <w:rPr>
          <w:color w:val="auto"/>
          <w:highlight w:val="none"/>
        </w:rPr>
        <w:t>和</w:t>
      </w:r>
      <w:r>
        <w:rPr>
          <w:rFonts w:hint="eastAsia"/>
          <w:color w:val="auto"/>
          <w:highlight w:val="none"/>
        </w:rPr>
        <w:t>NFC虚拟电子票</w:t>
      </w:r>
      <w:r>
        <w:rPr>
          <w:color w:val="auto"/>
          <w:highlight w:val="none"/>
        </w:rPr>
        <w:t>进行账户关联，满足电子车票业务</w:t>
      </w:r>
      <w:r>
        <w:rPr>
          <w:rFonts w:hint="eastAsia"/>
          <w:color w:val="auto"/>
          <w:highlight w:val="none"/>
        </w:rPr>
        <w:t>所需</w:t>
      </w:r>
      <w:r>
        <w:rPr>
          <w:color w:val="auto"/>
          <w:highlight w:val="none"/>
        </w:rPr>
        <w:t>的</w:t>
      </w:r>
      <w:r>
        <w:rPr>
          <w:rFonts w:hint="eastAsia"/>
          <w:color w:val="auto"/>
          <w:highlight w:val="none"/>
        </w:rPr>
        <w:t>账户管理</w:t>
      </w:r>
      <w:r>
        <w:rPr>
          <w:color w:val="auto"/>
          <w:highlight w:val="none"/>
        </w:rPr>
        <w:t>需求。</w:t>
      </w:r>
    </w:p>
    <w:p w14:paraId="7C63F016">
      <w:pPr>
        <w:pStyle w:val="148"/>
        <w:rPr>
          <w:color w:val="auto"/>
          <w:highlight w:val="none"/>
        </w:rPr>
      </w:pPr>
      <w:bookmarkStart w:id="62" w:name="_Toc522569467"/>
      <w:bookmarkStart w:id="63" w:name="_Toc528144322"/>
      <w:bookmarkStart w:id="64" w:name="_Toc522024614"/>
      <w:bookmarkStart w:id="65" w:name="_Toc522489270"/>
      <w:r>
        <w:rPr>
          <w:rFonts w:hint="eastAsia"/>
          <w:color w:val="auto"/>
          <w:highlight w:val="none"/>
        </w:rPr>
        <w:t>支付管理</w:t>
      </w:r>
      <w:bookmarkEnd w:id="62"/>
      <w:bookmarkEnd w:id="63"/>
      <w:bookmarkEnd w:id="64"/>
      <w:bookmarkEnd w:id="65"/>
    </w:p>
    <w:p w14:paraId="33801E17">
      <w:pPr>
        <w:pStyle w:val="41"/>
        <w:rPr>
          <w:color w:val="auto"/>
          <w:highlight w:val="none"/>
        </w:rPr>
      </w:pPr>
      <w:r>
        <w:rPr>
          <w:rFonts w:hint="eastAsia"/>
          <w:color w:val="auto"/>
          <w:highlight w:val="none"/>
        </w:rPr>
        <w:t>支付管理实现</w:t>
      </w:r>
      <w:r>
        <w:rPr>
          <w:color w:val="auto"/>
          <w:highlight w:val="none"/>
        </w:rPr>
        <w:t>平台</w:t>
      </w:r>
      <w:r>
        <w:rPr>
          <w:rFonts w:hint="eastAsia"/>
          <w:color w:val="auto"/>
          <w:highlight w:val="none"/>
        </w:rPr>
        <w:t>统一</w:t>
      </w:r>
      <w:r>
        <w:rPr>
          <w:color w:val="auto"/>
          <w:highlight w:val="none"/>
        </w:rPr>
        <w:t>的支付功能</w:t>
      </w:r>
      <w:r>
        <w:rPr>
          <w:rFonts w:hint="eastAsia"/>
          <w:color w:val="auto"/>
          <w:highlight w:val="none"/>
        </w:rPr>
        <w:t>管理，包括以下功能：</w:t>
      </w:r>
    </w:p>
    <w:p w14:paraId="53053157">
      <w:pPr>
        <w:pStyle w:val="175"/>
        <w:rPr>
          <w:color w:val="auto"/>
          <w:highlight w:val="none"/>
        </w:rPr>
      </w:pPr>
      <w:r>
        <w:rPr>
          <w:color w:val="auto"/>
          <w:highlight w:val="none"/>
        </w:rPr>
        <w:t>统一</w:t>
      </w:r>
      <w:r>
        <w:rPr>
          <w:rFonts w:hint="eastAsia"/>
          <w:color w:val="auto"/>
          <w:highlight w:val="none"/>
        </w:rPr>
        <w:t>支付功能：支持直接支付、信用支付等功能；</w:t>
      </w:r>
    </w:p>
    <w:p w14:paraId="2C93A311">
      <w:pPr>
        <w:pStyle w:val="175"/>
        <w:rPr>
          <w:color w:val="auto"/>
          <w:highlight w:val="none"/>
        </w:rPr>
      </w:pPr>
      <w:r>
        <w:rPr>
          <w:rFonts w:hint="eastAsia"/>
          <w:color w:val="auto"/>
          <w:highlight w:val="none"/>
        </w:rPr>
        <w:t>平台对第三方支付接口统一管理：对支付渠道的管理、自定义支付渠道的相关信息管理；</w:t>
      </w:r>
    </w:p>
    <w:p w14:paraId="47DD7C7B">
      <w:pPr>
        <w:pStyle w:val="175"/>
        <w:rPr>
          <w:color w:val="auto"/>
          <w:highlight w:val="none"/>
        </w:rPr>
      </w:pPr>
      <w:r>
        <w:rPr>
          <w:rFonts w:hint="eastAsia"/>
          <w:color w:val="auto"/>
          <w:highlight w:val="none"/>
        </w:rPr>
        <w:t>对二维码虚拟电子票和</w:t>
      </w:r>
      <w:r>
        <w:rPr>
          <w:color w:val="auto"/>
          <w:highlight w:val="none"/>
        </w:rPr>
        <w:t>手机NFC车票（</w:t>
      </w:r>
      <w:r>
        <w:rPr>
          <w:rFonts w:hint="eastAsia"/>
          <w:color w:val="auto"/>
          <w:highlight w:val="none"/>
        </w:rPr>
        <w:t>虚拟电子票</w:t>
      </w:r>
      <w:r>
        <w:rPr>
          <w:color w:val="auto"/>
          <w:highlight w:val="none"/>
        </w:rPr>
        <w:t>）</w:t>
      </w:r>
      <w:r>
        <w:rPr>
          <w:rFonts w:hint="eastAsia"/>
          <w:color w:val="auto"/>
          <w:highlight w:val="none"/>
        </w:rPr>
        <w:t>的相关消费交易数据进行落地并转发至第三方支付系统；</w:t>
      </w:r>
    </w:p>
    <w:p w14:paraId="20916D39">
      <w:pPr>
        <w:pStyle w:val="175"/>
        <w:rPr>
          <w:color w:val="auto"/>
          <w:highlight w:val="none"/>
        </w:rPr>
      </w:pPr>
      <w:r>
        <w:rPr>
          <w:rFonts w:hint="eastAsia"/>
          <w:color w:val="auto"/>
          <w:highlight w:val="none"/>
        </w:rPr>
        <w:t>支持多支付渠道支付：微信、支付宝、银联、银行等多种第三方支付渠道；</w:t>
      </w:r>
    </w:p>
    <w:p w14:paraId="1D9A003D">
      <w:pPr>
        <w:pStyle w:val="175"/>
        <w:rPr>
          <w:color w:val="auto"/>
          <w:highlight w:val="none"/>
        </w:rPr>
      </w:pPr>
      <w:r>
        <w:rPr>
          <w:rFonts w:hint="eastAsia"/>
          <w:color w:val="auto"/>
          <w:highlight w:val="none"/>
        </w:rPr>
        <w:t>提供支付渠道的手续费率管理功能，至少包括手续费率的增加、删除、修改、查询等功能；</w:t>
      </w:r>
    </w:p>
    <w:p w14:paraId="471F57C1">
      <w:pPr>
        <w:pStyle w:val="175"/>
        <w:rPr>
          <w:color w:val="auto"/>
          <w:highlight w:val="none"/>
        </w:rPr>
      </w:pPr>
      <w:r>
        <w:rPr>
          <w:rFonts w:hint="eastAsia"/>
          <w:color w:val="auto"/>
          <w:highlight w:val="none"/>
        </w:rPr>
        <w:t>提供支付渠道的手续费报表功能，具体报表格式需符合运营的要求。</w:t>
      </w:r>
    </w:p>
    <w:p w14:paraId="27769E67">
      <w:pPr>
        <w:pStyle w:val="148"/>
        <w:rPr>
          <w:color w:val="auto"/>
          <w:highlight w:val="none"/>
        </w:rPr>
      </w:pPr>
      <w:bookmarkStart w:id="66" w:name="_Toc528144323"/>
      <w:bookmarkStart w:id="67" w:name="_Toc522569468"/>
      <w:bookmarkStart w:id="68" w:name="_Toc522024615"/>
      <w:bookmarkStart w:id="69" w:name="_Toc522489271"/>
      <w:r>
        <w:rPr>
          <w:rFonts w:hint="eastAsia"/>
          <w:color w:val="auto"/>
          <w:highlight w:val="none"/>
        </w:rPr>
        <w:t>清结算管理</w:t>
      </w:r>
      <w:bookmarkEnd w:id="66"/>
      <w:bookmarkEnd w:id="67"/>
      <w:bookmarkEnd w:id="68"/>
      <w:bookmarkEnd w:id="69"/>
    </w:p>
    <w:p w14:paraId="0A923AC8">
      <w:pPr>
        <w:pStyle w:val="41"/>
        <w:rPr>
          <w:color w:val="auto"/>
          <w:highlight w:val="none"/>
        </w:rPr>
      </w:pPr>
      <w:r>
        <w:rPr>
          <w:rFonts w:hint="eastAsia"/>
          <w:color w:val="auto"/>
          <w:highlight w:val="none"/>
        </w:rPr>
        <w:t>清结算管理包括以下内容：</w:t>
      </w:r>
    </w:p>
    <w:p w14:paraId="001D3544">
      <w:pPr>
        <w:pStyle w:val="175"/>
        <w:rPr>
          <w:color w:val="auto"/>
          <w:highlight w:val="none"/>
        </w:rPr>
      </w:pPr>
      <w:r>
        <w:rPr>
          <w:rFonts w:hint="eastAsia"/>
          <w:color w:val="auto"/>
          <w:highlight w:val="none"/>
        </w:rPr>
        <w:t>处理</w:t>
      </w:r>
      <w:r>
        <w:rPr>
          <w:color w:val="auto"/>
          <w:highlight w:val="none"/>
        </w:rPr>
        <w:t>平台的</w:t>
      </w:r>
      <w:r>
        <w:rPr>
          <w:rFonts w:hint="eastAsia"/>
          <w:color w:val="auto"/>
          <w:highlight w:val="none"/>
        </w:rPr>
        <w:t>二维码</w:t>
      </w:r>
      <w:r>
        <w:rPr>
          <w:color w:val="auto"/>
          <w:highlight w:val="none"/>
        </w:rPr>
        <w:t>电子车票</w:t>
      </w:r>
      <w:r>
        <w:rPr>
          <w:rFonts w:hint="eastAsia"/>
          <w:color w:val="auto"/>
          <w:highlight w:val="none"/>
        </w:rPr>
        <w:t>和</w:t>
      </w:r>
      <w:r>
        <w:rPr>
          <w:color w:val="auto"/>
          <w:highlight w:val="none"/>
        </w:rPr>
        <w:t>手机NFC车票的交易对账</w:t>
      </w:r>
      <w:r>
        <w:rPr>
          <w:rFonts w:hint="eastAsia"/>
          <w:color w:val="auto"/>
          <w:highlight w:val="none"/>
        </w:rPr>
        <w:t>，</w:t>
      </w:r>
      <w:r>
        <w:rPr>
          <w:color w:val="auto"/>
          <w:highlight w:val="none"/>
        </w:rPr>
        <w:t>与</w:t>
      </w:r>
      <w:r>
        <w:rPr>
          <w:rFonts w:hint="eastAsia"/>
          <w:color w:val="auto"/>
          <w:highlight w:val="none"/>
        </w:rPr>
        <w:t>ACC、</w:t>
      </w:r>
      <w:r>
        <w:rPr>
          <w:color w:val="auto"/>
          <w:highlight w:val="none"/>
        </w:rPr>
        <w:t>第三方支付渠道之间的结算、对账等相关业务</w:t>
      </w:r>
      <w:r>
        <w:rPr>
          <w:rFonts w:hint="eastAsia"/>
          <w:color w:val="auto"/>
          <w:highlight w:val="none"/>
        </w:rPr>
        <w:t>；</w:t>
      </w:r>
    </w:p>
    <w:p w14:paraId="0A039DCD">
      <w:pPr>
        <w:pStyle w:val="175"/>
        <w:rPr>
          <w:color w:val="auto"/>
          <w:highlight w:val="none"/>
        </w:rPr>
      </w:pPr>
      <w:r>
        <w:rPr>
          <w:rFonts w:hint="eastAsia"/>
          <w:color w:val="auto"/>
          <w:highlight w:val="none"/>
        </w:rPr>
        <w:t>平台具备对账差错管理的功能，提供对账差错报告；</w:t>
      </w:r>
    </w:p>
    <w:p w14:paraId="65A56E23">
      <w:pPr>
        <w:pStyle w:val="175"/>
        <w:rPr>
          <w:color w:val="auto"/>
          <w:highlight w:val="none"/>
        </w:rPr>
      </w:pPr>
      <w:r>
        <w:rPr>
          <w:rFonts w:hint="eastAsia"/>
          <w:color w:val="auto"/>
          <w:highlight w:val="none"/>
        </w:rPr>
        <w:t>平台具备对账结算结果的查询功能；</w:t>
      </w:r>
    </w:p>
    <w:p w14:paraId="7B075A56">
      <w:pPr>
        <w:pStyle w:val="175"/>
        <w:rPr>
          <w:color w:val="auto"/>
          <w:highlight w:val="none"/>
        </w:rPr>
      </w:pPr>
      <w:r>
        <w:rPr>
          <w:rFonts w:hint="eastAsia"/>
          <w:color w:val="auto"/>
          <w:highlight w:val="none"/>
        </w:rPr>
        <w:t>平台提供互联网业务相关的统一清结算接口。</w:t>
      </w:r>
    </w:p>
    <w:p w14:paraId="38C1D177">
      <w:pPr>
        <w:pStyle w:val="148"/>
        <w:rPr>
          <w:color w:val="auto"/>
          <w:highlight w:val="none"/>
        </w:rPr>
      </w:pPr>
      <w:bookmarkStart w:id="70" w:name="_Toc522489272"/>
      <w:bookmarkStart w:id="71" w:name="_Toc528144324"/>
      <w:bookmarkStart w:id="72" w:name="_Toc522569469"/>
      <w:bookmarkStart w:id="73" w:name="_Toc522024616"/>
      <w:r>
        <w:rPr>
          <w:rFonts w:hint="eastAsia"/>
          <w:color w:val="auto"/>
          <w:highlight w:val="none"/>
        </w:rPr>
        <w:t>风险管理</w:t>
      </w:r>
      <w:bookmarkEnd w:id="70"/>
      <w:bookmarkEnd w:id="71"/>
      <w:bookmarkEnd w:id="72"/>
      <w:bookmarkEnd w:id="73"/>
    </w:p>
    <w:p w14:paraId="036E3389">
      <w:pPr>
        <w:pStyle w:val="41"/>
        <w:rPr>
          <w:rFonts w:hint="eastAsia"/>
          <w:color w:val="auto"/>
          <w:highlight w:val="none"/>
        </w:rPr>
      </w:pPr>
      <w:r>
        <w:rPr>
          <w:rFonts w:hint="eastAsia"/>
          <w:color w:val="auto"/>
          <w:highlight w:val="none"/>
        </w:rPr>
        <w:t>风险管理包括以下内容：</w:t>
      </w:r>
    </w:p>
    <w:p w14:paraId="743F2523">
      <w:pPr>
        <w:pStyle w:val="175"/>
        <w:rPr>
          <w:color w:val="auto"/>
          <w:highlight w:val="none"/>
        </w:rPr>
      </w:pPr>
      <w:r>
        <w:rPr>
          <w:rFonts w:hint="eastAsia"/>
          <w:color w:val="auto"/>
          <w:highlight w:val="none"/>
        </w:rPr>
        <w:t xml:space="preserve">对互联网票务交易数据进行统计并分析行为特征，系统能够自动识别恶意交易，对符合风控要求的用户进行黑名单管理； </w:t>
      </w:r>
    </w:p>
    <w:p w14:paraId="57A9CB2F">
      <w:pPr>
        <w:pStyle w:val="175"/>
        <w:rPr>
          <w:color w:val="auto"/>
          <w:highlight w:val="none"/>
        </w:rPr>
      </w:pPr>
      <w:r>
        <w:rPr>
          <w:rFonts w:hint="eastAsia"/>
          <w:color w:val="auto"/>
          <w:highlight w:val="none"/>
        </w:rPr>
        <w:t xml:space="preserve">通过数据收集等功能实现移动互联网业务的事前、事中及事后风险控制管理； </w:t>
      </w:r>
    </w:p>
    <w:p w14:paraId="6ACB5DAA">
      <w:pPr>
        <w:pStyle w:val="175"/>
        <w:rPr>
          <w:color w:val="auto"/>
          <w:highlight w:val="none"/>
        </w:rPr>
      </w:pPr>
      <w:r>
        <w:rPr>
          <w:rFonts w:hint="eastAsia"/>
          <w:color w:val="auto"/>
          <w:highlight w:val="none"/>
        </w:rPr>
        <w:t xml:space="preserve">黑名单管理：通过业务管理平台，根据监管机构的要求，添加或删除黑名单；也可根据风控灰名单，升级为黑名单；或根据用户或商户的申请，经审核后，删除黑名单； </w:t>
      </w:r>
    </w:p>
    <w:p w14:paraId="3DA82B47">
      <w:pPr>
        <w:pStyle w:val="175"/>
        <w:rPr>
          <w:color w:val="auto"/>
          <w:highlight w:val="none"/>
        </w:rPr>
      </w:pPr>
      <w:r>
        <w:rPr>
          <w:rFonts w:hint="eastAsia"/>
          <w:color w:val="auto"/>
          <w:highlight w:val="none"/>
        </w:rPr>
        <w:t xml:space="preserve">灰名单管理:系统在实时风控中，根据风控处置规则，自动添加灰名单。业务管理平台提供灰名单查询、删除功能； </w:t>
      </w:r>
    </w:p>
    <w:p w14:paraId="0AB9D4F0">
      <w:pPr>
        <w:pStyle w:val="175"/>
        <w:rPr>
          <w:color w:val="auto"/>
          <w:highlight w:val="none"/>
        </w:rPr>
      </w:pPr>
      <w:r>
        <w:rPr>
          <w:rFonts w:hint="eastAsia"/>
          <w:color w:val="auto"/>
          <w:highlight w:val="none"/>
        </w:rPr>
        <w:t xml:space="preserve">对处理账户的各类交易出现连接错误或者连接中断时，需根据业务制定，以确保账户资金的准确； </w:t>
      </w:r>
    </w:p>
    <w:p w14:paraId="3A5F47E4">
      <w:pPr>
        <w:pStyle w:val="175"/>
        <w:rPr>
          <w:color w:val="auto"/>
          <w:highlight w:val="none"/>
        </w:rPr>
      </w:pPr>
      <w:r>
        <w:rPr>
          <w:rFonts w:hint="eastAsia"/>
          <w:color w:val="auto"/>
          <w:highlight w:val="none"/>
        </w:rPr>
        <w:t>风险控制规则管理：运营管理人员通过业务管理平台业务维护风险控制规则。风险控制规则维护信息包括：风险规则ID、风险规则的类型、风险规则参数、风险规则描述等信息，然后通过具体的风险控制程序调用该规则来实现；</w:t>
      </w:r>
    </w:p>
    <w:p w14:paraId="4D7EE195">
      <w:pPr>
        <w:pStyle w:val="175"/>
        <w:rPr>
          <w:color w:val="auto"/>
          <w:highlight w:val="none"/>
        </w:rPr>
      </w:pPr>
      <w:r>
        <w:rPr>
          <w:rFonts w:hint="eastAsia"/>
          <w:color w:val="auto"/>
          <w:highlight w:val="none"/>
        </w:rPr>
        <w:t>支持实时、非实时交易监控：规则引擎的规则参数包括但不限于所有交易报文字段、账户信息，规则维度可满足账户、子账户、卡号、终端、产品、权限、交易类型、卡种等维度，并支持维度交叉，具有充分的灵活性。每条规则可设置风险等级和优先级，根据风险等级、优先级决定交易报警优先处理顺序，生成任务并按照优先处理顺序进行任务分配。对触犯规则预警交易的处理，可发送邮件到指定人的邮箱，并提供相关日志的记录；</w:t>
      </w:r>
    </w:p>
    <w:p w14:paraId="5D008405">
      <w:pPr>
        <w:pStyle w:val="175"/>
        <w:rPr>
          <w:color w:val="auto"/>
          <w:highlight w:val="none"/>
        </w:rPr>
      </w:pPr>
      <w:r>
        <w:rPr>
          <w:rFonts w:hint="eastAsia"/>
          <w:color w:val="auto"/>
          <w:highlight w:val="none"/>
        </w:rPr>
        <w:t>风险报表：互联网票务平台除人为要求的风控报表外，还提供多种风险分析报表，包括：基础信息统计报表；风险规则明细日报、汇总周报、月报；新增、冻结商户报表；交易结果统计报表；触犯预警规则交易明细报表等。</w:t>
      </w:r>
    </w:p>
    <w:p w14:paraId="2D488B70">
      <w:pPr>
        <w:pStyle w:val="148"/>
        <w:rPr>
          <w:color w:val="auto"/>
          <w:highlight w:val="none"/>
        </w:rPr>
      </w:pPr>
      <w:bookmarkStart w:id="74" w:name="_Toc522569470"/>
      <w:bookmarkStart w:id="75" w:name="_Toc522024617"/>
      <w:bookmarkStart w:id="76" w:name="_Toc528144325"/>
      <w:bookmarkStart w:id="77" w:name="_Toc522489273"/>
      <w:r>
        <w:rPr>
          <w:rFonts w:hint="eastAsia"/>
          <w:color w:val="auto"/>
          <w:highlight w:val="none"/>
        </w:rPr>
        <w:t>参数管理</w:t>
      </w:r>
      <w:bookmarkEnd w:id="74"/>
      <w:bookmarkEnd w:id="75"/>
      <w:bookmarkEnd w:id="76"/>
      <w:bookmarkEnd w:id="77"/>
    </w:p>
    <w:p w14:paraId="2EFF265A">
      <w:pPr>
        <w:pStyle w:val="41"/>
        <w:rPr>
          <w:color w:val="auto"/>
          <w:highlight w:val="none"/>
        </w:rPr>
      </w:pPr>
      <w:r>
        <w:rPr>
          <w:rFonts w:hint="eastAsia"/>
          <w:color w:val="auto"/>
          <w:highlight w:val="none"/>
        </w:rPr>
        <w:t>互联网票务平台使用参数对平台功能进行设置，参数包括但不限于：</w:t>
      </w:r>
    </w:p>
    <w:p w14:paraId="021402F5">
      <w:pPr>
        <w:pStyle w:val="175"/>
        <w:rPr>
          <w:color w:val="auto"/>
          <w:highlight w:val="none"/>
        </w:rPr>
      </w:pPr>
      <w:r>
        <w:rPr>
          <w:rFonts w:hint="eastAsia"/>
          <w:color w:val="auto"/>
          <w:highlight w:val="none"/>
        </w:rPr>
        <w:t xml:space="preserve">互联网票务平台本身的参数； </w:t>
      </w:r>
    </w:p>
    <w:p w14:paraId="3BD00BFA">
      <w:pPr>
        <w:pStyle w:val="175"/>
        <w:rPr>
          <w:color w:val="auto"/>
          <w:highlight w:val="none"/>
        </w:rPr>
      </w:pPr>
      <w:r>
        <w:rPr>
          <w:rFonts w:hint="eastAsia"/>
          <w:color w:val="auto"/>
          <w:highlight w:val="none"/>
        </w:rPr>
        <w:t>在应用二维码和手机NFC车票（虚拟电子票）时，互联网票务平台及AFC系统采用共同的参数。</w:t>
      </w:r>
    </w:p>
    <w:p w14:paraId="68E71AA9">
      <w:pPr>
        <w:pStyle w:val="148"/>
        <w:rPr>
          <w:color w:val="auto"/>
          <w:highlight w:val="none"/>
        </w:rPr>
      </w:pPr>
      <w:bookmarkStart w:id="78" w:name="_Toc522489274"/>
      <w:bookmarkStart w:id="79" w:name="_Toc522024618"/>
      <w:bookmarkStart w:id="80" w:name="_Toc522569471"/>
      <w:bookmarkStart w:id="81" w:name="_Toc528144326"/>
      <w:r>
        <w:rPr>
          <w:rFonts w:hint="eastAsia"/>
          <w:color w:val="auto"/>
          <w:highlight w:val="none"/>
        </w:rPr>
        <w:t>安全管理</w:t>
      </w:r>
      <w:bookmarkEnd w:id="78"/>
      <w:bookmarkEnd w:id="79"/>
      <w:bookmarkEnd w:id="80"/>
      <w:bookmarkEnd w:id="81"/>
    </w:p>
    <w:p w14:paraId="319AC78E">
      <w:pPr>
        <w:pStyle w:val="41"/>
        <w:rPr>
          <w:color w:val="auto"/>
          <w:highlight w:val="none"/>
        </w:rPr>
      </w:pPr>
      <w:r>
        <w:rPr>
          <w:rFonts w:hint="eastAsia"/>
          <w:color w:val="auto"/>
          <w:highlight w:val="none"/>
        </w:rPr>
        <w:t>互联网票务平台内设备安全、网络安全、软件系统安全、数据安全、系统安全设计等进行管理</w:t>
      </w:r>
    </w:p>
    <w:p w14:paraId="1731ECF5">
      <w:pPr>
        <w:pStyle w:val="202"/>
        <w:rPr>
          <w:color w:val="auto"/>
          <w:highlight w:val="none"/>
        </w:rPr>
      </w:pPr>
      <w:r>
        <w:rPr>
          <w:rFonts w:hint="eastAsia"/>
          <w:color w:val="auto"/>
          <w:highlight w:val="none"/>
        </w:rPr>
        <w:t>设备安全</w:t>
      </w:r>
    </w:p>
    <w:p w14:paraId="2F83CDF4">
      <w:pPr>
        <w:pStyle w:val="41"/>
        <w:rPr>
          <w:color w:val="auto"/>
          <w:highlight w:val="none"/>
        </w:rPr>
      </w:pPr>
      <w:r>
        <w:rPr>
          <w:rFonts w:hint="eastAsia"/>
          <w:color w:val="auto"/>
          <w:highlight w:val="none"/>
        </w:rPr>
        <w:t>对</w:t>
      </w:r>
      <w:r>
        <w:rPr>
          <w:color w:val="auto"/>
          <w:highlight w:val="none"/>
        </w:rPr>
        <w:t>支持互联网业务的终端设备</w:t>
      </w:r>
      <w:r>
        <w:rPr>
          <w:rFonts w:hint="eastAsia"/>
          <w:color w:val="auto"/>
          <w:highlight w:val="none"/>
        </w:rPr>
        <w:t>进行统一</w:t>
      </w:r>
      <w:r>
        <w:rPr>
          <w:color w:val="auto"/>
          <w:highlight w:val="none"/>
        </w:rPr>
        <w:t>认证管理功能</w:t>
      </w:r>
      <w:r>
        <w:rPr>
          <w:rFonts w:hint="eastAsia"/>
          <w:color w:val="auto"/>
          <w:highlight w:val="none"/>
        </w:rPr>
        <w:t>，</w:t>
      </w:r>
      <w:r>
        <w:rPr>
          <w:color w:val="auto"/>
          <w:highlight w:val="none"/>
        </w:rPr>
        <w:t>实现对设备合法性的</w:t>
      </w:r>
      <w:r>
        <w:rPr>
          <w:rFonts w:hint="eastAsia"/>
          <w:color w:val="auto"/>
          <w:highlight w:val="none"/>
        </w:rPr>
        <w:t>校验</w:t>
      </w:r>
      <w:r>
        <w:rPr>
          <w:color w:val="auto"/>
          <w:highlight w:val="none"/>
        </w:rPr>
        <w:t>、设备信息的更新等维护功能。</w:t>
      </w:r>
    </w:p>
    <w:p w14:paraId="1D475C8D">
      <w:pPr>
        <w:pStyle w:val="175"/>
        <w:rPr>
          <w:color w:val="auto"/>
          <w:highlight w:val="none"/>
        </w:rPr>
      </w:pPr>
      <w:r>
        <w:rPr>
          <w:rFonts w:hint="eastAsia"/>
          <w:color w:val="auto"/>
          <w:highlight w:val="none"/>
        </w:rPr>
        <w:t>网络安全</w:t>
      </w:r>
    </w:p>
    <w:p w14:paraId="571C042C">
      <w:pPr>
        <w:pStyle w:val="41"/>
        <w:rPr>
          <w:color w:val="auto"/>
          <w:highlight w:val="none"/>
        </w:rPr>
      </w:pPr>
      <w:r>
        <w:rPr>
          <w:color w:val="auto"/>
          <w:highlight w:val="none"/>
        </w:rPr>
        <w:t>通过各种网络防护手段，保证</w:t>
      </w:r>
      <w:r>
        <w:rPr>
          <w:rFonts w:hint="eastAsia"/>
          <w:color w:val="auto"/>
          <w:highlight w:val="none"/>
        </w:rPr>
        <w:t>网络</w:t>
      </w:r>
      <w:r>
        <w:rPr>
          <w:color w:val="auto"/>
          <w:highlight w:val="none"/>
        </w:rPr>
        <w:t>结构符合国家关于《信息安全等级保护管理办法》信息安全</w:t>
      </w:r>
    </w:p>
    <w:p w14:paraId="7CCC0D87">
      <w:pPr>
        <w:rPr>
          <w:color w:val="auto"/>
          <w:highlight w:val="none"/>
        </w:rPr>
      </w:pPr>
      <w:r>
        <w:rPr>
          <w:color w:val="auto"/>
          <w:highlight w:val="none"/>
        </w:rPr>
        <w:t>等保三级标准要求</w:t>
      </w:r>
    </w:p>
    <w:p w14:paraId="39E9CEF1">
      <w:pPr>
        <w:pStyle w:val="175"/>
        <w:rPr>
          <w:color w:val="auto"/>
          <w:highlight w:val="none"/>
        </w:rPr>
      </w:pPr>
      <w:r>
        <w:rPr>
          <w:rFonts w:hint="eastAsia"/>
          <w:color w:val="auto"/>
          <w:highlight w:val="none"/>
        </w:rPr>
        <w:t>业务数据传输安全</w:t>
      </w:r>
    </w:p>
    <w:p w14:paraId="67D7D946">
      <w:pPr>
        <w:pStyle w:val="41"/>
        <w:rPr>
          <w:color w:val="auto"/>
          <w:highlight w:val="none"/>
        </w:rPr>
      </w:pPr>
      <w:r>
        <w:rPr>
          <w:rFonts w:hint="eastAsia"/>
          <w:color w:val="auto"/>
          <w:highlight w:val="none"/>
        </w:rPr>
        <w:t>主要</w:t>
      </w:r>
      <w:r>
        <w:rPr>
          <w:color w:val="auto"/>
          <w:highlight w:val="none"/>
        </w:rPr>
        <w:t>包括</w:t>
      </w:r>
      <w:r>
        <w:rPr>
          <w:rFonts w:hint="eastAsia"/>
          <w:color w:val="auto"/>
          <w:highlight w:val="none"/>
        </w:rPr>
        <w:t>业务</w:t>
      </w:r>
      <w:r>
        <w:rPr>
          <w:color w:val="auto"/>
          <w:highlight w:val="none"/>
        </w:rPr>
        <w:t>数据的完整性、</w:t>
      </w:r>
      <w:r>
        <w:rPr>
          <w:rFonts w:hint="eastAsia"/>
          <w:color w:val="auto"/>
          <w:highlight w:val="none"/>
        </w:rPr>
        <w:t>数据</w:t>
      </w:r>
      <w:r>
        <w:rPr>
          <w:color w:val="auto"/>
          <w:highlight w:val="none"/>
        </w:rPr>
        <w:t>传输的</w:t>
      </w:r>
      <w:r>
        <w:rPr>
          <w:rFonts w:hint="eastAsia"/>
          <w:color w:val="auto"/>
          <w:highlight w:val="none"/>
        </w:rPr>
        <w:t>可靠性</w:t>
      </w:r>
      <w:r>
        <w:rPr>
          <w:color w:val="auto"/>
          <w:highlight w:val="none"/>
        </w:rPr>
        <w:t>、</w:t>
      </w:r>
      <w:r>
        <w:rPr>
          <w:rFonts w:hint="eastAsia"/>
          <w:color w:val="auto"/>
          <w:highlight w:val="none"/>
        </w:rPr>
        <w:t>数据</w:t>
      </w:r>
      <w:r>
        <w:rPr>
          <w:color w:val="auto"/>
          <w:highlight w:val="none"/>
        </w:rPr>
        <w:t>的</w:t>
      </w:r>
      <w:r>
        <w:rPr>
          <w:rFonts w:hint="eastAsia"/>
          <w:color w:val="auto"/>
          <w:highlight w:val="none"/>
        </w:rPr>
        <w:t>防</w:t>
      </w:r>
      <w:r>
        <w:rPr>
          <w:color w:val="auto"/>
          <w:highlight w:val="none"/>
        </w:rPr>
        <w:t>伪造、防冲突、防复制等处理机制。</w:t>
      </w:r>
    </w:p>
    <w:p w14:paraId="47C8E25F">
      <w:pPr>
        <w:pStyle w:val="175"/>
        <w:rPr>
          <w:color w:val="auto"/>
          <w:highlight w:val="none"/>
        </w:rPr>
      </w:pPr>
      <w:r>
        <w:rPr>
          <w:rFonts w:hint="eastAsia"/>
          <w:color w:val="auto"/>
          <w:highlight w:val="none"/>
        </w:rPr>
        <w:t>软件安全</w:t>
      </w:r>
    </w:p>
    <w:p w14:paraId="0314A921">
      <w:pPr>
        <w:pStyle w:val="41"/>
        <w:rPr>
          <w:color w:val="auto"/>
          <w:highlight w:val="none"/>
        </w:rPr>
      </w:pPr>
      <w:r>
        <w:rPr>
          <w:color w:val="auto"/>
          <w:highlight w:val="none"/>
        </w:rPr>
        <w:t>软件具备</w:t>
      </w:r>
      <w:r>
        <w:rPr>
          <w:rFonts w:hint="eastAsia"/>
          <w:color w:val="auto"/>
          <w:highlight w:val="none"/>
        </w:rPr>
        <w:t>用户</w:t>
      </w:r>
      <w:r>
        <w:rPr>
          <w:color w:val="auto"/>
          <w:highlight w:val="none"/>
        </w:rPr>
        <w:t>访问控制、</w:t>
      </w:r>
      <w:r>
        <w:rPr>
          <w:rFonts w:hint="eastAsia"/>
          <w:color w:val="auto"/>
          <w:highlight w:val="none"/>
        </w:rPr>
        <w:t>系统</w:t>
      </w:r>
      <w:r>
        <w:rPr>
          <w:color w:val="auto"/>
          <w:highlight w:val="none"/>
        </w:rPr>
        <w:t>操作监控、操作</w:t>
      </w:r>
      <w:r>
        <w:rPr>
          <w:rFonts w:hint="eastAsia"/>
          <w:color w:val="auto"/>
          <w:highlight w:val="none"/>
        </w:rPr>
        <w:t>跟踪</w:t>
      </w:r>
      <w:r>
        <w:rPr>
          <w:color w:val="auto"/>
          <w:highlight w:val="none"/>
        </w:rPr>
        <w:t>以及审计功能</w:t>
      </w:r>
      <w:r>
        <w:rPr>
          <w:rFonts w:hint="eastAsia"/>
          <w:color w:val="auto"/>
          <w:highlight w:val="none"/>
        </w:rPr>
        <w:t>，</w:t>
      </w:r>
      <w:r>
        <w:rPr>
          <w:color w:val="auto"/>
          <w:highlight w:val="none"/>
        </w:rPr>
        <w:t>对于</w:t>
      </w:r>
      <w:r>
        <w:rPr>
          <w:rFonts w:hint="eastAsia"/>
          <w:color w:val="auto"/>
          <w:highlight w:val="none"/>
        </w:rPr>
        <w:t>错误</w:t>
      </w:r>
      <w:r>
        <w:rPr>
          <w:color w:val="auto"/>
          <w:highlight w:val="none"/>
        </w:rPr>
        <w:t>操作给出提示</w:t>
      </w:r>
      <w:r>
        <w:rPr>
          <w:rFonts w:hint="eastAsia"/>
          <w:color w:val="auto"/>
          <w:highlight w:val="none"/>
        </w:rPr>
        <w:t>和</w:t>
      </w:r>
      <w:r>
        <w:rPr>
          <w:color w:val="auto"/>
          <w:highlight w:val="none"/>
        </w:rPr>
        <w:t>报警</w:t>
      </w:r>
      <w:r>
        <w:rPr>
          <w:rFonts w:hint="eastAsia"/>
          <w:color w:val="auto"/>
          <w:highlight w:val="none"/>
        </w:rPr>
        <w:t>。</w:t>
      </w:r>
    </w:p>
    <w:p w14:paraId="4C06C24C">
      <w:pPr>
        <w:rPr>
          <w:color w:val="auto"/>
          <w:highlight w:val="none"/>
        </w:rPr>
      </w:pPr>
      <w:r>
        <w:rPr>
          <w:rFonts w:hint="eastAsia"/>
          <w:color w:val="auto"/>
          <w:highlight w:val="none"/>
        </w:rPr>
        <w:t>操作员</w:t>
      </w:r>
      <w:r>
        <w:rPr>
          <w:color w:val="auto"/>
          <w:highlight w:val="none"/>
        </w:rPr>
        <w:t>对</w:t>
      </w:r>
      <w:r>
        <w:rPr>
          <w:rFonts w:hint="eastAsia"/>
          <w:color w:val="auto"/>
          <w:highlight w:val="none"/>
        </w:rPr>
        <w:t>平台</w:t>
      </w:r>
      <w:r>
        <w:rPr>
          <w:color w:val="auto"/>
          <w:highlight w:val="none"/>
        </w:rPr>
        <w:t>的所有业务操作，都有操作日志</w:t>
      </w:r>
      <w:r>
        <w:rPr>
          <w:rFonts w:hint="eastAsia"/>
          <w:color w:val="auto"/>
          <w:highlight w:val="none"/>
        </w:rPr>
        <w:t>可</w:t>
      </w:r>
      <w:r>
        <w:rPr>
          <w:color w:val="auto"/>
          <w:highlight w:val="none"/>
        </w:rPr>
        <w:t>供后续</w:t>
      </w:r>
      <w:r>
        <w:rPr>
          <w:rFonts w:hint="eastAsia"/>
          <w:color w:val="auto"/>
          <w:highlight w:val="none"/>
        </w:rPr>
        <w:t>审查</w:t>
      </w:r>
      <w:r>
        <w:rPr>
          <w:color w:val="auto"/>
          <w:highlight w:val="none"/>
        </w:rPr>
        <w:t>核对。</w:t>
      </w:r>
    </w:p>
    <w:p w14:paraId="0A8ADFB2">
      <w:pPr>
        <w:pStyle w:val="175"/>
        <w:rPr>
          <w:color w:val="auto"/>
          <w:highlight w:val="none"/>
        </w:rPr>
      </w:pPr>
      <w:r>
        <w:rPr>
          <w:rFonts w:hint="eastAsia"/>
          <w:color w:val="auto"/>
          <w:highlight w:val="none"/>
        </w:rPr>
        <w:t>数据安全</w:t>
      </w:r>
    </w:p>
    <w:p w14:paraId="39DC2E28">
      <w:pPr>
        <w:pStyle w:val="41"/>
        <w:rPr>
          <w:color w:val="auto"/>
          <w:highlight w:val="none"/>
        </w:rPr>
      </w:pPr>
      <w:r>
        <w:rPr>
          <w:color w:val="auto"/>
          <w:highlight w:val="none"/>
        </w:rPr>
        <w:t>电子车票结构需要有明确的数据保密机制，</w:t>
      </w:r>
      <w:r>
        <w:rPr>
          <w:rFonts w:hint="eastAsia"/>
          <w:color w:val="auto"/>
          <w:highlight w:val="none"/>
        </w:rPr>
        <w:t>以</w:t>
      </w:r>
      <w:r>
        <w:rPr>
          <w:color w:val="auto"/>
          <w:highlight w:val="none"/>
        </w:rPr>
        <w:t>保证数据的完整性，以及敏感数据的机密性。</w:t>
      </w:r>
    </w:p>
    <w:p w14:paraId="7B1B82D6">
      <w:pPr>
        <w:pStyle w:val="41"/>
        <w:rPr>
          <w:color w:val="auto"/>
          <w:highlight w:val="none"/>
        </w:rPr>
      </w:pPr>
      <w:r>
        <w:rPr>
          <w:rFonts w:hint="eastAsia"/>
          <w:color w:val="auto"/>
          <w:highlight w:val="none"/>
        </w:rPr>
        <w:t>针对不同</w:t>
      </w:r>
      <w:r>
        <w:rPr>
          <w:color w:val="auto"/>
          <w:highlight w:val="none"/>
        </w:rPr>
        <w:t>的数据类型定义不同的数据安全存储级别和存储规则，对于用户敏感信息</w:t>
      </w:r>
      <w:r>
        <w:rPr>
          <w:rFonts w:hint="eastAsia"/>
          <w:color w:val="auto"/>
          <w:highlight w:val="none"/>
        </w:rPr>
        <w:t>、</w:t>
      </w:r>
      <w:r>
        <w:rPr>
          <w:color w:val="auto"/>
          <w:highlight w:val="none"/>
        </w:rPr>
        <w:t>用户车票信息以及用户交易信息</w:t>
      </w:r>
      <w:r>
        <w:rPr>
          <w:rFonts w:hint="eastAsia"/>
          <w:color w:val="auto"/>
          <w:highlight w:val="none"/>
        </w:rPr>
        <w:t>进行</w:t>
      </w:r>
      <w:r>
        <w:rPr>
          <w:color w:val="auto"/>
          <w:highlight w:val="none"/>
        </w:rPr>
        <w:t>分级存储。</w:t>
      </w:r>
    </w:p>
    <w:p w14:paraId="41663C1B">
      <w:pPr>
        <w:pStyle w:val="41"/>
        <w:rPr>
          <w:color w:val="auto"/>
          <w:highlight w:val="none"/>
        </w:rPr>
      </w:pPr>
      <w:r>
        <w:rPr>
          <w:rFonts w:hint="eastAsia"/>
          <w:color w:val="auto"/>
          <w:highlight w:val="none"/>
        </w:rPr>
        <w:t>针对</w:t>
      </w:r>
      <w:r>
        <w:rPr>
          <w:color w:val="auto"/>
          <w:highlight w:val="none"/>
        </w:rPr>
        <w:t>异常</w:t>
      </w:r>
      <w:r>
        <w:rPr>
          <w:rFonts w:hint="eastAsia"/>
          <w:color w:val="auto"/>
          <w:highlight w:val="none"/>
        </w:rPr>
        <w:t>的</w:t>
      </w:r>
      <w:r>
        <w:rPr>
          <w:color w:val="auto"/>
          <w:highlight w:val="none"/>
        </w:rPr>
        <w:t>、无效的运行数据，</w:t>
      </w:r>
      <w:r>
        <w:rPr>
          <w:rFonts w:hint="eastAsia"/>
          <w:color w:val="auto"/>
          <w:highlight w:val="none"/>
        </w:rPr>
        <w:t>平台</w:t>
      </w:r>
      <w:r>
        <w:rPr>
          <w:color w:val="auto"/>
          <w:highlight w:val="none"/>
        </w:rPr>
        <w:t>提供</w:t>
      </w:r>
      <w:r>
        <w:rPr>
          <w:rFonts w:hint="eastAsia"/>
          <w:color w:val="auto"/>
          <w:highlight w:val="none"/>
        </w:rPr>
        <w:t>及时</w:t>
      </w:r>
      <w:r>
        <w:rPr>
          <w:color w:val="auto"/>
          <w:highlight w:val="none"/>
        </w:rPr>
        <w:t>的监控和报警功能。</w:t>
      </w:r>
    </w:p>
    <w:p w14:paraId="73D5E308">
      <w:pPr>
        <w:pStyle w:val="41"/>
        <w:rPr>
          <w:color w:val="auto"/>
          <w:highlight w:val="none"/>
        </w:rPr>
      </w:pPr>
      <w:r>
        <w:rPr>
          <w:rFonts w:hint="eastAsia"/>
          <w:color w:val="auto"/>
          <w:highlight w:val="none"/>
        </w:rPr>
        <w:t>对于互联网票务</w:t>
      </w:r>
      <w:r>
        <w:rPr>
          <w:color w:val="auto"/>
          <w:highlight w:val="none"/>
        </w:rPr>
        <w:t>平台内的所有数据，需要</w:t>
      </w:r>
      <w:r>
        <w:rPr>
          <w:rFonts w:hint="eastAsia"/>
          <w:color w:val="auto"/>
          <w:highlight w:val="none"/>
        </w:rPr>
        <w:t>定期</w:t>
      </w:r>
      <w:r>
        <w:rPr>
          <w:color w:val="auto"/>
          <w:highlight w:val="none"/>
        </w:rPr>
        <w:t>进行完全备份、增量备份</w:t>
      </w:r>
      <w:r>
        <w:rPr>
          <w:rFonts w:hint="eastAsia"/>
          <w:color w:val="auto"/>
          <w:highlight w:val="none"/>
        </w:rPr>
        <w:t>、</w:t>
      </w:r>
      <w:r>
        <w:rPr>
          <w:color w:val="auto"/>
          <w:highlight w:val="none"/>
        </w:rPr>
        <w:t>复制备份</w:t>
      </w:r>
      <w:r>
        <w:rPr>
          <w:rFonts w:hint="eastAsia"/>
          <w:color w:val="auto"/>
          <w:highlight w:val="none"/>
        </w:rPr>
        <w:t>等</w:t>
      </w:r>
      <w:r>
        <w:rPr>
          <w:color w:val="auto"/>
          <w:highlight w:val="none"/>
        </w:rPr>
        <w:t>操作，保证数据的完整性要求。</w:t>
      </w:r>
    </w:p>
    <w:p w14:paraId="6992A737">
      <w:pPr>
        <w:pStyle w:val="175"/>
        <w:rPr>
          <w:color w:val="auto"/>
          <w:highlight w:val="none"/>
        </w:rPr>
      </w:pPr>
      <w:r>
        <w:rPr>
          <w:rFonts w:hint="eastAsia"/>
          <w:color w:val="auto"/>
          <w:highlight w:val="none"/>
        </w:rPr>
        <w:t>系统安全</w:t>
      </w:r>
    </w:p>
    <w:p w14:paraId="0795D959">
      <w:pPr>
        <w:ind w:left="420"/>
        <w:rPr>
          <w:color w:val="auto"/>
          <w:highlight w:val="none"/>
        </w:rPr>
      </w:pPr>
      <w:r>
        <w:rPr>
          <w:rFonts w:hint="eastAsia"/>
          <w:color w:val="auto"/>
          <w:highlight w:val="none"/>
        </w:rPr>
        <w:t>对</w:t>
      </w:r>
      <w:r>
        <w:rPr>
          <w:color w:val="auto"/>
          <w:highlight w:val="none"/>
        </w:rPr>
        <w:t>电子车票业务、在线交易业务，需要保证业务流程的安全性，并</w:t>
      </w:r>
      <w:r>
        <w:rPr>
          <w:rFonts w:hint="eastAsia"/>
          <w:color w:val="auto"/>
          <w:highlight w:val="none"/>
        </w:rPr>
        <w:t>明确</w:t>
      </w:r>
      <w:r>
        <w:rPr>
          <w:color w:val="auto"/>
          <w:highlight w:val="none"/>
        </w:rPr>
        <w:t>对于终端设备的要求，保证</w:t>
      </w:r>
    </w:p>
    <w:p w14:paraId="2B6064B1">
      <w:pPr>
        <w:rPr>
          <w:color w:val="auto"/>
          <w:highlight w:val="none"/>
        </w:rPr>
      </w:pPr>
      <w:r>
        <w:rPr>
          <w:rFonts w:hint="eastAsia"/>
          <w:color w:val="auto"/>
          <w:highlight w:val="none"/>
        </w:rPr>
        <w:t>各种</w:t>
      </w:r>
      <w:r>
        <w:rPr>
          <w:color w:val="auto"/>
          <w:highlight w:val="none"/>
        </w:rPr>
        <w:t>数据在AFC</w:t>
      </w:r>
      <w:r>
        <w:rPr>
          <w:rFonts w:hint="eastAsia"/>
          <w:color w:val="auto"/>
          <w:highlight w:val="none"/>
        </w:rPr>
        <w:t>系统</w:t>
      </w:r>
      <w:r>
        <w:rPr>
          <w:color w:val="auto"/>
          <w:highlight w:val="none"/>
        </w:rPr>
        <w:t>内</w:t>
      </w:r>
      <w:r>
        <w:rPr>
          <w:rFonts w:hint="eastAsia"/>
          <w:color w:val="auto"/>
          <w:highlight w:val="none"/>
        </w:rPr>
        <w:t>流转</w:t>
      </w:r>
      <w:r>
        <w:rPr>
          <w:color w:val="auto"/>
          <w:highlight w:val="none"/>
        </w:rPr>
        <w:t>的安全、在互联网上流转的安全。</w:t>
      </w:r>
    </w:p>
    <w:p w14:paraId="54FD26A3">
      <w:pPr>
        <w:pStyle w:val="41"/>
        <w:rPr>
          <w:color w:val="auto"/>
          <w:highlight w:val="none"/>
        </w:rPr>
      </w:pPr>
      <w:r>
        <w:rPr>
          <w:rFonts w:hint="eastAsia"/>
          <w:color w:val="auto"/>
          <w:highlight w:val="none"/>
        </w:rPr>
        <w:t>对于</w:t>
      </w:r>
      <w:r>
        <w:rPr>
          <w:color w:val="auto"/>
          <w:highlight w:val="none"/>
        </w:rPr>
        <w:t>系统</w:t>
      </w:r>
      <w:r>
        <w:rPr>
          <w:rFonts w:hint="eastAsia"/>
          <w:color w:val="auto"/>
          <w:highlight w:val="none"/>
        </w:rPr>
        <w:t>级别</w:t>
      </w:r>
      <w:r>
        <w:rPr>
          <w:color w:val="auto"/>
          <w:highlight w:val="none"/>
        </w:rPr>
        <w:t>的访问和操作，要具备</w:t>
      </w:r>
      <w:r>
        <w:rPr>
          <w:rFonts w:hint="eastAsia"/>
          <w:color w:val="auto"/>
          <w:highlight w:val="none"/>
        </w:rPr>
        <w:t>针对性</w:t>
      </w:r>
      <w:r>
        <w:rPr>
          <w:color w:val="auto"/>
          <w:highlight w:val="none"/>
        </w:rPr>
        <w:t>的安全访问控制机制，保证不同类型的应用程序、不同角色的操作员，对于系统的操作权限不同。同时，</w:t>
      </w:r>
      <w:r>
        <w:rPr>
          <w:rFonts w:hint="eastAsia"/>
          <w:color w:val="auto"/>
          <w:highlight w:val="none"/>
        </w:rPr>
        <w:t>采取</w:t>
      </w:r>
      <w:r>
        <w:rPr>
          <w:color w:val="auto"/>
          <w:highlight w:val="none"/>
        </w:rPr>
        <w:t>必要的防护</w:t>
      </w:r>
      <w:r>
        <w:rPr>
          <w:rFonts w:hint="eastAsia"/>
          <w:color w:val="auto"/>
          <w:highlight w:val="none"/>
        </w:rPr>
        <w:t>措施</w:t>
      </w:r>
      <w:r>
        <w:rPr>
          <w:color w:val="auto"/>
          <w:highlight w:val="none"/>
        </w:rPr>
        <w:t>，保证系统</w:t>
      </w:r>
      <w:r>
        <w:rPr>
          <w:rFonts w:hint="eastAsia"/>
          <w:color w:val="auto"/>
          <w:highlight w:val="none"/>
        </w:rPr>
        <w:t>能够</w:t>
      </w:r>
      <w:r>
        <w:rPr>
          <w:color w:val="auto"/>
          <w:highlight w:val="none"/>
        </w:rPr>
        <w:t>抵御外部病毒、</w:t>
      </w:r>
      <w:r>
        <w:rPr>
          <w:rFonts w:hint="eastAsia"/>
          <w:color w:val="auto"/>
          <w:highlight w:val="none"/>
        </w:rPr>
        <w:t>攻击</w:t>
      </w:r>
      <w:r>
        <w:rPr>
          <w:color w:val="auto"/>
          <w:highlight w:val="none"/>
        </w:rPr>
        <w:t>的入侵和干扰，保证系统资源运行稳定。</w:t>
      </w:r>
    </w:p>
    <w:p w14:paraId="626EBAA6">
      <w:pPr>
        <w:pStyle w:val="148"/>
        <w:rPr>
          <w:color w:val="auto"/>
          <w:highlight w:val="none"/>
        </w:rPr>
      </w:pPr>
      <w:bookmarkStart w:id="82" w:name="_Toc522489275"/>
      <w:bookmarkStart w:id="83" w:name="_Toc522024619"/>
      <w:bookmarkStart w:id="84" w:name="_Toc528144327"/>
      <w:bookmarkStart w:id="85" w:name="_Toc522569472"/>
      <w:r>
        <w:rPr>
          <w:rFonts w:hint="eastAsia"/>
          <w:color w:val="auto"/>
          <w:highlight w:val="none"/>
        </w:rPr>
        <w:t>密钥管理</w:t>
      </w:r>
      <w:bookmarkEnd w:id="82"/>
      <w:bookmarkEnd w:id="83"/>
      <w:bookmarkEnd w:id="84"/>
      <w:bookmarkEnd w:id="85"/>
    </w:p>
    <w:p w14:paraId="627F3254">
      <w:pPr>
        <w:pStyle w:val="41"/>
        <w:rPr>
          <w:color w:val="auto"/>
          <w:highlight w:val="none"/>
        </w:rPr>
      </w:pPr>
      <w:bookmarkStart w:id="86" w:name="_Toc341689056"/>
      <w:bookmarkStart w:id="87" w:name="_Toc280715484"/>
      <w:bookmarkStart w:id="88" w:name="_Toc180560366"/>
      <w:bookmarkStart w:id="89" w:name="_Toc367470579"/>
      <w:r>
        <w:rPr>
          <w:rFonts w:hint="eastAsia"/>
          <w:color w:val="auto"/>
          <w:highlight w:val="none"/>
        </w:rPr>
        <w:t>互联网票务平台所需要的密钥直接从ACC清分系统中获取。</w:t>
      </w:r>
      <w:bookmarkEnd w:id="86"/>
      <w:bookmarkEnd w:id="87"/>
      <w:bookmarkEnd w:id="88"/>
      <w:bookmarkEnd w:id="89"/>
      <w:r>
        <w:rPr>
          <w:rFonts w:hint="eastAsia"/>
          <w:color w:val="auto"/>
          <w:highlight w:val="none"/>
        </w:rPr>
        <w:t>通过互联网票务平台发售各类虚拟车票，对车票账号进行安全认证，对车票产生的各类充值、消费交易进行有效性检验</w:t>
      </w:r>
    </w:p>
    <w:p w14:paraId="09A3AA9E">
      <w:pPr>
        <w:pStyle w:val="148"/>
        <w:rPr>
          <w:color w:val="auto"/>
          <w:highlight w:val="none"/>
        </w:rPr>
      </w:pPr>
      <w:bookmarkStart w:id="90" w:name="_Toc522489276"/>
      <w:bookmarkStart w:id="91" w:name="_Toc522024620"/>
      <w:bookmarkStart w:id="92" w:name="_Toc522569473"/>
      <w:bookmarkStart w:id="93" w:name="_Toc528144328"/>
      <w:r>
        <w:rPr>
          <w:rFonts w:hint="eastAsia"/>
          <w:color w:val="auto"/>
          <w:highlight w:val="none"/>
        </w:rPr>
        <w:t>信息管理</w:t>
      </w:r>
      <w:bookmarkEnd w:id="90"/>
      <w:bookmarkEnd w:id="91"/>
      <w:bookmarkEnd w:id="92"/>
      <w:bookmarkEnd w:id="93"/>
    </w:p>
    <w:p w14:paraId="6154E2BB">
      <w:pPr>
        <w:pStyle w:val="41"/>
        <w:rPr>
          <w:color w:val="auto"/>
          <w:highlight w:val="none"/>
        </w:rPr>
      </w:pPr>
      <w:r>
        <w:rPr>
          <w:rFonts w:hint="eastAsia"/>
          <w:color w:val="auto"/>
          <w:highlight w:val="none"/>
        </w:rPr>
        <w:t>平台</w:t>
      </w:r>
      <w:r>
        <w:rPr>
          <w:color w:val="auto"/>
          <w:highlight w:val="none"/>
        </w:rPr>
        <w:t>需要具备</w:t>
      </w:r>
      <w:r>
        <w:rPr>
          <w:rFonts w:hint="eastAsia"/>
          <w:color w:val="auto"/>
          <w:highlight w:val="none"/>
        </w:rPr>
        <w:t>对</w:t>
      </w:r>
      <w:r>
        <w:rPr>
          <w:color w:val="auto"/>
          <w:highlight w:val="none"/>
        </w:rPr>
        <w:t>各类数据的监控和管理功能，</w:t>
      </w:r>
      <w:r>
        <w:rPr>
          <w:rFonts w:hint="eastAsia"/>
          <w:color w:val="auto"/>
          <w:highlight w:val="none"/>
        </w:rPr>
        <w:t>具体</w:t>
      </w:r>
      <w:r>
        <w:rPr>
          <w:color w:val="auto"/>
          <w:highlight w:val="none"/>
        </w:rPr>
        <w:t>包括：</w:t>
      </w:r>
    </w:p>
    <w:p w14:paraId="74B57F27">
      <w:pPr>
        <w:pStyle w:val="175"/>
        <w:rPr>
          <w:color w:val="auto"/>
          <w:highlight w:val="none"/>
        </w:rPr>
      </w:pPr>
      <w:r>
        <w:rPr>
          <w:rFonts w:hint="eastAsia"/>
          <w:color w:val="auto"/>
          <w:highlight w:val="none"/>
        </w:rPr>
        <w:t>客流监视</w:t>
      </w:r>
    </w:p>
    <w:p w14:paraId="61C0DFA5">
      <w:pPr>
        <w:pStyle w:val="41"/>
        <w:rPr>
          <w:color w:val="auto"/>
          <w:highlight w:val="none"/>
        </w:rPr>
      </w:pPr>
      <w:r>
        <w:rPr>
          <w:rFonts w:hint="eastAsia"/>
          <w:color w:val="auto"/>
          <w:highlight w:val="none"/>
        </w:rPr>
        <w:t>对电子</w:t>
      </w:r>
      <w:r>
        <w:rPr>
          <w:color w:val="auto"/>
          <w:highlight w:val="none"/>
        </w:rPr>
        <w:t>车票</w:t>
      </w:r>
      <w:r>
        <w:rPr>
          <w:rFonts w:hint="eastAsia"/>
          <w:color w:val="auto"/>
          <w:highlight w:val="none"/>
        </w:rPr>
        <w:t>交易</w:t>
      </w:r>
      <w:r>
        <w:rPr>
          <w:color w:val="auto"/>
          <w:highlight w:val="none"/>
        </w:rPr>
        <w:t>的客流监视、客流分析。</w:t>
      </w:r>
    </w:p>
    <w:p w14:paraId="35162915">
      <w:pPr>
        <w:pStyle w:val="175"/>
        <w:rPr>
          <w:color w:val="auto"/>
          <w:highlight w:val="none"/>
        </w:rPr>
      </w:pPr>
      <w:r>
        <w:rPr>
          <w:rFonts w:hint="eastAsia"/>
          <w:color w:val="auto"/>
          <w:highlight w:val="none"/>
        </w:rPr>
        <w:t>数据分析</w:t>
      </w:r>
    </w:p>
    <w:p w14:paraId="3752A8F8">
      <w:pPr>
        <w:pStyle w:val="41"/>
        <w:rPr>
          <w:color w:val="auto"/>
          <w:highlight w:val="none"/>
        </w:rPr>
      </w:pPr>
      <w:r>
        <w:rPr>
          <w:rFonts w:hint="eastAsia"/>
          <w:color w:val="auto"/>
          <w:highlight w:val="none"/>
        </w:rPr>
        <w:t>提供</w:t>
      </w:r>
      <w:r>
        <w:rPr>
          <w:color w:val="auto"/>
          <w:highlight w:val="none"/>
        </w:rPr>
        <w:t>多种数据分析功能，包括</w:t>
      </w:r>
      <w:r>
        <w:rPr>
          <w:rFonts w:hint="eastAsia"/>
          <w:color w:val="auto"/>
          <w:highlight w:val="none"/>
        </w:rPr>
        <w:t>客流</w:t>
      </w:r>
      <w:r>
        <w:rPr>
          <w:color w:val="auto"/>
          <w:highlight w:val="none"/>
        </w:rPr>
        <w:t>分析、</w:t>
      </w:r>
      <w:r>
        <w:rPr>
          <w:rFonts w:hint="eastAsia"/>
          <w:color w:val="auto"/>
          <w:highlight w:val="none"/>
        </w:rPr>
        <w:t>收益</w:t>
      </w:r>
      <w:r>
        <w:rPr>
          <w:color w:val="auto"/>
          <w:highlight w:val="none"/>
        </w:rPr>
        <w:t>分析</w:t>
      </w:r>
      <w:r>
        <w:rPr>
          <w:rFonts w:hint="eastAsia"/>
          <w:color w:val="auto"/>
          <w:highlight w:val="none"/>
        </w:rPr>
        <w:t>、</w:t>
      </w:r>
      <w:r>
        <w:rPr>
          <w:color w:val="auto"/>
          <w:highlight w:val="none"/>
        </w:rPr>
        <w:t>进出闸分析等。</w:t>
      </w:r>
      <w:r>
        <w:rPr>
          <w:rFonts w:hint="eastAsia"/>
          <w:color w:val="auto"/>
          <w:highlight w:val="none"/>
        </w:rPr>
        <w:t>并提供</w:t>
      </w:r>
      <w:r>
        <w:rPr>
          <w:color w:val="auto"/>
          <w:highlight w:val="none"/>
        </w:rPr>
        <w:t>对外的数据输出接口，满足其他部分和机构</w:t>
      </w:r>
      <w:r>
        <w:rPr>
          <w:rFonts w:hint="eastAsia"/>
          <w:color w:val="auto"/>
          <w:highlight w:val="none"/>
        </w:rPr>
        <w:t>获取</w:t>
      </w:r>
      <w:r>
        <w:rPr>
          <w:color w:val="auto"/>
          <w:highlight w:val="none"/>
        </w:rPr>
        <w:t>数据的</w:t>
      </w:r>
      <w:r>
        <w:rPr>
          <w:rFonts w:hint="eastAsia"/>
          <w:color w:val="auto"/>
          <w:highlight w:val="none"/>
        </w:rPr>
        <w:t>需要</w:t>
      </w:r>
      <w:r>
        <w:rPr>
          <w:color w:val="auto"/>
          <w:highlight w:val="none"/>
        </w:rPr>
        <w:t>。</w:t>
      </w:r>
    </w:p>
    <w:p w14:paraId="2F048856">
      <w:pPr>
        <w:pStyle w:val="175"/>
        <w:rPr>
          <w:color w:val="auto"/>
          <w:highlight w:val="none"/>
        </w:rPr>
      </w:pPr>
      <w:r>
        <w:rPr>
          <w:rFonts w:hint="eastAsia"/>
          <w:color w:val="auto"/>
          <w:highlight w:val="none"/>
        </w:rPr>
        <w:t>决策支持</w:t>
      </w:r>
    </w:p>
    <w:p w14:paraId="5F5799DF">
      <w:pPr>
        <w:pStyle w:val="41"/>
        <w:rPr>
          <w:color w:val="auto"/>
          <w:highlight w:val="none"/>
        </w:rPr>
      </w:pPr>
      <w:r>
        <w:rPr>
          <w:rFonts w:hint="eastAsia"/>
          <w:color w:val="auto"/>
          <w:highlight w:val="none"/>
        </w:rPr>
        <w:t>通过数据的不断积累，互联网票务平台形成一个全面的资料库。通过分析资料进行决策支持。至少包括以下内容：</w:t>
      </w:r>
    </w:p>
    <w:p w14:paraId="4FDF524A">
      <w:pPr>
        <w:pStyle w:val="41"/>
        <w:rPr>
          <w:color w:val="auto"/>
          <w:highlight w:val="none"/>
        </w:rPr>
      </w:pPr>
      <w:r>
        <w:rPr>
          <w:rFonts w:hint="eastAsia"/>
          <w:color w:val="auto"/>
          <w:highlight w:val="none"/>
        </w:rPr>
        <w:t>虚拟电子票需求分析；</w:t>
      </w:r>
    </w:p>
    <w:p w14:paraId="1C6103E9">
      <w:pPr>
        <w:pStyle w:val="41"/>
        <w:rPr>
          <w:color w:val="auto"/>
          <w:highlight w:val="none"/>
        </w:rPr>
      </w:pPr>
      <w:r>
        <w:rPr>
          <w:rFonts w:hint="eastAsia"/>
          <w:color w:val="auto"/>
          <w:highlight w:val="none"/>
        </w:rPr>
        <w:t>收费决策</w:t>
      </w:r>
      <w:r>
        <w:rPr>
          <w:color w:val="auto"/>
          <w:highlight w:val="none"/>
        </w:rPr>
        <w:t>(</w:t>
      </w:r>
      <w:r>
        <w:rPr>
          <w:rFonts w:hint="eastAsia"/>
          <w:color w:val="auto"/>
          <w:highlight w:val="none"/>
        </w:rPr>
        <w:t>通过数据分析，平台能得出互联网相关的收益预算，提供敏感性分析</w:t>
      </w:r>
      <w:r>
        <w:rPr>
          <w:color w:val="auto"/>
          <w:highlight w:val="none"/>
        </w:rPr>
        <w:t>)</w:t>
      </w:r>
      <w:r>
        <w:rPr>
          <w:rFonts w:hint="eastAsia"/>
          <w:color w:val="auto"/>
          <w:highlight w:val="none"/>
        </w:rPr>
        <w:t>；</w:t>
      </w:r>
    </w:p>
    <w:p w14:paraId="56D92B30">
      <w:pPr>
        <w:pStyle w:val="175"/>
        <w:rPr>
          <w:color w:val="auto"/>
          <w:highlight w:val="none"/>
        </w:rPr>
      </w:pPr>
      <w:r>
        <w:rPr>
          <w:rFonts w:hint="eastAsia"/>
          <w:color w:val="auto"/>
          <w:highlight w:val="none"/>
        </w:rPr>
        <w:t>市场数据分析</w:t>
      </w:r>
    </w:p>
    <w:p w14:paraId="5E2A72A5">
      <w:pPr>
        <w:pStyle w:val="41"/>
        <w:rPr>
          <w:color w:val="auto"/>
          <w:highlight w:val="none"/>
        </w:rPr>
      </w:pPr>
      <w:r>
        <w:rPr>
          <w:rFonts w:hint="eastAsia"/>
          <w:color w:val="auto"/>
          <w:highlight w:val="none"/>
        </w:rPr>
        <w:t>互联网票务平台能为不同单位提供决策支持相关的信息。</w:t>
      </w:r>
    </w:p>
    <w:p w14:paraId="451C8098">
      <w:pPr>
        <w:pStyle w:val="41"/>
        <w:rPr>
          <w:color w:val="auto"/>
          <w:highlight w:val="none"/>
        </w:rPr>
      </w:pPr>
      <w:r>
        <w:rPr>
          <w:rFonts w:hint="eastAsia"/>
          <w:color w:val="auto"/>
          <w:highlight w:val="none"/>
        </w:rPr>
        <w:t>报表生成</w:t>
      </w:r>
    </w:p>
    <w:p w14:paraId="585236C1">
      <w:pPr>
        <w:pStyle w:val="41"/>
        <w:rPr>
          <w:color w:val="auto"/>
          <w:highlight w:val="none"/>
        </w:rPr>
      </w:pPr>
      <w:r>
        <w:rPr>
          <w:color w:val="auto"/>
          <w:highlight w:val="none"/>
        </w:rPr>
        <w:t>根据用户</w:t>
      </w:r>
      <w:r>
        <w:rPr>
          <w:rFonts w:hint="eastAsia"/>
          <w:color w:val="auto"/>
          <w:highlight w:val="none"/>
        </w:rPr>
        <w:t>输入</w:t>
      </w:r>
      <w:r>
        <w:rPr>
          <w:color w:val="auto"/>
          <w:highlight w:val="none"/>
        </w:rPr>
        <w:t>的报表周期生产制定范围的报表</w:t>
      </w:r>
      <w:r>
        <w:rPr>
          <w:rFonts w:hint="eastAsia"/>
          <w:color w:val="auto"/>
          <w:highlight w:val="none"/>
        </w:rPr>
        <w:t>统计</w:t>
      </w:r>
      <w:r>
        <w:rPr>
          <w:color w:val="auto"/>
          <w:highlight w:val="none"/>
        </w:rPr>
        <w:t>数据。</w:t>
      </w:r>
      <w:r>
        <w:rPr>
          <w:rFonts w:hint="eastAsia"/>
          <w:color w:val="auto"/>
          <w:highlight w:val="none"/>
        </w:rPr>
        <w:t>可由平台通过参数设定自动生成，或由用户控制生成报表。</w:t>
      </w:r>
      <w:r>
        <w:rPr>
          <w:color w:val="auto"/>
          <w:highlight w:val="none"/>
        </w:rPr>
        <w:t>报表应采用模块化设置，根据不同条件组合灵活生成，以满足运营需要。所生成的报表应能以图表方式提供。用户应可将报表数据输出到通用文字及电子表格应用软件供分析和操作</w:t>
      </w:r>
      <w:r>
        <w:rPr>
          <w:rFonts w:hint="eastAsia"/>
          <w:color w:val="auto"/>
          <w:highlight w:val="none"/>
        </w:rPr>
        <w:t>。</w:t>
      </w:r>
    </w:p>
    <w:p w14:paraId="083E4969">
      <w:pPr>
        <w:pStyle w:val="238"/>
        <w:rPr>
          <w:color w:val="auto"/>
          <w:highlight w:val="none"/>
        </w:rPr>
      </w:pPr>
      <w:bookmarkStart w:id="94" w:name="_Toc522569474"/>
      <w:bookmarkStart w:id="95" w:name="_Toc528144329"/>
      <w:bookmarkStart w:id="96" w:name="_Toc522024621"/>
      <w:bookmarkStart w:id="97" w:name="_Toc522489277"/>
      <w:r>
        <w:rPr>
          <w:rFonts w:hint="eastAsia"/>
          <w:color w:val="auto"/>
          <w:highlight w:val="none"/>
        </w:rPr>
        <w:t>业务流程</w:t>
      </w:r>
      <w:bookmarkEnd w:id="94"/>
      <w:bookmarkEnd w:id="95"/>
      <w:bookmarkEnd w:id="96"/>
      <w:bookmarkEnd w:id="97"/>
    </w:p>
    <w:p w14:paraId="3DC451D4">
      <w:pPr>
        <w:pStyle w:val="148"/>
        <w:rPr>
          <w:color w:val="auto"/>
          <w:highlight w:val="none"/>
        </w:rPr>
      </w:pPr>
      <w:bookmarkStart w:id="98" w:name="_Toc522489278"/>
      <w:bookmarkStart w:id="99" w:name="_Toc522024622"/>
      <w:bookmarkStart w:id="100" w:name="_Toc522569475"/>
      <w:bookmarkStart w:id="101" w:name="_Toc528144330"/>
      <w:r>
        <w:rPr>
          <w:rFonts w:hint="eastAsia"/>
          <w:color w:val="auto"/>
          <w:highlight w:val="none"/>
        </w:rPr>
        <w:t>总体业务关系</w:t>
      </w:r>
      <w:bookmarkEnd w:id="98"/>
      <w:bookmarkEnd w:id="99"/>
      <w:bookmarkEnd w:id="100"/>
      <w:bookmarkEnd w:id="101"/>
    </w:p>
    <w:p w14:paraId="47695E4A">
      <w:pPr>
        <w:pStyle w:val="41"/>
        <w:rPr>
          <w:color w:val="auto"/>
          <w:highlight w:val="none"/>
        </w:rPr>
      </w:pPr>
      <w:r>
        <w:rPr>
          <w:rFonts w:hint="eastAsia"/>
          <w:color w:val="auto"/>
          <w:highlight w:val="none"/>
        </w:rPr>
        <w:t>所有参与互联网业务的各系统关系详见图2。</w:t>
      </w:r>
    </w:p>
    <w:p w14:paraId="39C867A1">
      <w:pPr>
        <w:pStyle w:val="41"/>
        <w:rPr>
          <w:color w:val="auto"/>
          <w:highlight w:val="none"/>
        </w:rPr>
      </w:pPr>
      <w:r>
        <w:rPr>
          <w:color w:val="auto"/>
          <w:highlight w:val="none"/>
        </w:rPr>
        <w:drawing>
          <wp:inline distT="0" distB="0" distL="114300" distR="114300">
            <wp:extent cx="5482590" cy="2812415"/>
            <wp:effectExtent l="0" t="0" r="3810" b="698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1"/>
                    <a:stretch>
                      <a:fillRect/>
                    </a:stretch>
                  </pic:blipFill>
                  <pic:spPr>
                    <a:xfrm>
                      <a:off x="0" y="0"/>
                      <a:ext cx="5482590" cy="2812415"/>
                    </a:xfrm>
                    <a:prstGeom prst="rect">
                      <a:avLst/>
                    </a:prstGeom>
                    <a:noFill/>
                    <a:ln>
                      <a:noFill/>
                    </a:ln>
                  </pic:spPr>
                </pic:pic>
              </a:graphicData>
            </a:graphic>
          </wp:inline>
        </w:drawing>
      </w:r>
    </w:p>
    <w:p w14:paraId="04AB1854">
      <w:pPr>
        <w:pStyle w:val="270"/>
        <w:rPr>
          <w:color w:val="auto"/>
          <w:highlight w:val="none"/>
        </w:rPr>
      </w:pPr>
      <w:r>
        <w:rPr>
          <w:rFonts w:hint="eastAsia"/>
          <w:color w:val="auto"/>
          <w:highlight w:val="none"/>
        </w:rPr>
        <w:t>互联网业务的各系统关系</w:t>
      </w:r>
    </w:p>
    <w:p w14:paraId="35C59EC1">
      <w:pPr>
        <w:pStyle w:val="41"/>
        <w:rPr>
          <w:rFonts w:hint="eastAsia"/>
          <w:color w:val="auto"/>
          <w:highlight w:val="none"/>
        </w:rPr>
      </w:pPr>
      <w:r>
        <w:rPr>
          <w:rFonts w:hint="eastAsia"/>
          <w:color w:val="auto"/>
          <w:highlight w:val="none"/>
        </w:rPr>
        <w:t>说明：</w:t>
      </w:r>
    </w:p>
    <w:p w14:paraId="10E22FD6">
      <w:pPr>
        <w:pStyle w:val="175"/>
        <w:rPr>
          <w:color w:val="auto"/>
          <w:highlight w:val="none"/>
          <w:lang/>
        </w:rPr>
      </w:pPr>
      <w:r>
        <w:rPr>
          <w:rFonts w:hint="eastAsia"/>
          <w:color w:val="auto"/>
          <w:highlight w:val="none"/>
          <w:lang/>
        </w:rPr>
        <w:t>与ITP对接</w:t>
      </w:r>
      <w:r>
        <w:rPr>
          <w:color w:val="auto"/>
          <w:highlight w:val="none"/>
          <w:lang/>
        </w:rPr>
        <w:t>的系统有</w:t>
      </w:r>
      <w:r>
        <w:rPr>
          <w:rFonts w:hint="eastAsia"/>
          <w:color w:val="auto"/>
          <w:highlight w:val="none"/>
          <w:lang/>
        </w:rPr>
        <w:t>四</w:t>
      </w:r>
      <w:r>
        <w:rPr>
          <w:color w:val="auto"/>
          <w:highlight w:val="none"/>
          <w:lang/>
        </w:rPr>
        <w:t>个组成部分：</w:t>
      </w:r>
      <w:r>
        <w:rPr>
          <w:rFonts w:hint="eastAsia"/>
          <w:color w:val="auto"/>
          <w:highlight w:val="none"/>
          <w:lang/>
        </w:rPr>
        <w:t>APP以及APP后台</w:t>
      </w:r>
      <w:r>
        <w:rPr>
          <w:color w:val="auto"/>
          <w:highlight w:val="none"/>
          <w:lang/>
        </w:rPr>
        <w:t>系统、</w:t>
      </w:r>
      <w:r>
        <w:rPr>
          <w:rFonts w:hint="eastAsia"/>
          <w:color w:val="auto"/>
          <w:highlight w:val="none"/>
          <w:lang/>
        </w:rPr>
        <w:t>地铁</w:t>
      </w:r>
      <w:r>
        <w:rPr>
          <w:color w:val="auto"/>
          <w:highlight w:val="none"/>
          <w:lang/>
        </w:rPr>
        <w:t>ACC、</w:t>
      </w:r>
      <w:r>
        <w:rPr>
          <w:rFonts w:hint="eastAsia"/>
          <w:color w:val="auto"/>
          <w:highlight w:val="none"/>
          <w:lang/>
        </w:rPr>
        <w:t>地铁</w:t>
      </w:r>
      <w:r>
        <w:rPr>
          <w:color w:val="auto"/>
          <w:highlight w:val="none"/>
          <w:lang/>
        </w:rPr>
        <w:t>互联网业务终端设备、外部支付渠道</w:t>
      </w:r>
      <w:r>
        <w:rPr>
          <w:rFonts w:hint="eastAsia"/>
          <w:color w:val="auto"/>
          <w:highlight w:val="none"/>
          <w:lang/>
        </w:rPr>
        <w:t>；</w:t>
      </w:r>
    </w:p>
    <w:p w14:paraId="13387A46">
      <w:pPr>
        <w:pStyle w:val="175"/>
        <w:rPr>
          <w:color w:val="auto"/>
          <w:highlight w:val="none"/>
          <w:lang/>
        </w:rPr>
      </w:pPr>
      <w:r>
        <w:rPr>
          <w:color w:val="auto"/>
          <w:highlight w:val="none"/>
          <w:lang/>
        </w:rPr>
        <w:t>APP</w:t>
      </w:r>
      <w:r>
        <w:rPr>
          <w:rFonts w:hint="eastAsia"/>
          <w:color w:val="auto"/>
          <w:highlight w:val="none"/>
          <w:lang/>
        </w:rPr>
        <w:t>以及APP后台</w:t>
      </w:r>
      <w:r>
        <w:rPr>
          <w:color w:val="auto"/>
          <w:highlight w:val="none"/>
          <w:lang/>
        </w:rPr>
        <w:t>系统负责面向移动用户提供</w:t>
      </w:r>
      <w:r>
        <w:rPr>
          <w:rFonts w:hint="eastAsia"/>
          <w:color w:val="auto"/>
          <w:highlight w:val="none"/>
          <w:lang/>
        </w:rPr>
        <w:t>用户</w:t>
      </w:r>
      <w:r>
        <w:rPr>
          <w:color w:val="auto"/>
          <w:highlight w:val="none"/>
          <w:lang/>
        </w:rPr>
        <w:t>操作界面和在线服务，</w:t>
      </w:r>
      <w:r>
        <w:rPr>
          <w:rFonts w:hint="eastAsia"/>
          <w:color w:val="auto"/>
          <w:highlight w:val="none"/>
          <w:lang/>
        </w:rPr>
        <w:t>ITP与APP客户端</w:t>
      </w:r>
      <w:r>
        <w:rPr>
          <w:color w:val="auto"/>
          <w:highlight w:val="none"/>
          <w:lang/>
        </w:rPr>
        <w:t>不直接对接，而是通过</w:t>
      </w:r>
      <w:r>
        <w:rPr>
          <w:rFonts w:hint="eastAsia"/>
          <w:color w:val="auto"/>
          <w:highlight w:val="none"/>
          <w:lang/>
        </w:rPr>
        <w:t>APP后台</w:t>
      </w:r>
      <w:r>
        <w:rPr>
          <w:color w:val="auto"/>
          <w:highlight w:val="none"/>
          <w:lang/>
        </w:rPr>
        <w:t>系统（</w:t>
      </w:r>
      <w:r>
        <w:rPr>
          <w:rFonts w:hint="eastAsia"/>
          <w:color w:val="auto"/>
          <w:highlight w:val="none"/>
          <w:lang/>
        </w:rPr>
        <w:t>APP S</w:t>
      </w:r>
      <w:r>
        <w:rPr>
          <w:color w:val="auto"/>
          <w:highlight w:val="none"/>
          <w:lang/>
        </w:rPr>
        <w:t>ERVER）</w:t>
      </w:r>
      <w:r>
        <w:rPr>
          <w:rFonts w:hint="eastAsia"/>
          <w:color w:val="auto"/>
          <w:highlight w:val="none"/>
          <w:lang/>
        </w:rPr>
        <w:t>来</w:t>
      </w:r>
      <w:r>
        <w:rPr>
          <w:color w:val="auto"/>
          <w:highlight w:val="none"/>
          <w:lang/>
        </w:rPr>
        <w:t>进行间接</w:t>
      </w:r>
      <w:r>
        <w:rPr>
          <w:rFonts w:hint="eastAsia"/>
          <w:color w:val="auto"/>
          <w:highlight w:val="none"/>
          <w:lang/>
        </w:rPr>
        <w:t>的</w:t>
      </w:r>
      <w:r>
        <w:rPr>
          <w:color w:val="auto"/>
          <w:highlight w:val="none"/>
          <w:lang/>
        </w:rPr>
        <w:t>业务交换，</w:t>
      </w:r>
      <w:r>
        <w:rPr>
          <w:rFonts w:hint="eastAsia"/>
          <w:color w:val="auto"/>
          <w:highlight w:val="none"/>
          <w:lang/>
        </w:rPr>
        <w:t>为</w:t>
      </w:r>
      <w:r>
        <w:rPr>
          <w:color w:val="auto"/>
          <w:highlight w:val="none"/>
          <w:lang/>
        </w:rPr>
        <w:t>用户提供地铁互联网</w:t>
      </w:r>
      <w:r>
        <w:rPr>
          <w:rFonts w:hint="eastAsia"/>
          <w:color w:val="auto"/>
          <w:highlight w:val="none"/>
          <w:lang/>
        </w:rPr>
        <w:t>票务</w:t>
      </w:r>
      <w:r>
        <w:rPr>
          <w:color w:val="auto"/>
          <w:highlight w:val="none"/>
          <w:lang/>
        </w:rPr>
        <w:t>数据和服务</w:t>
      </w:r>
      <w:r>
        <w:rPr>
          <w:rFonts w:hint="eastAsia"/>
          <w:color w:val="auto"/>
          <w:highlight w:val="none"/>
          <w:lang/>
        </w:rPr>
        <w:t>；</w:t>
      </w:r>
    </w:p>
    <w:p w14:paraId="3233CC35">
      <w:pPr>
        <w:pStyle w:val="175"/>
        <w:rPr>
          <w:color w:val="auto"/>
          <w:highlight w:val="none"/>
          <w:lang/>
        </w:rPr>
      </w:pPr>
      <w:r>
        <w:rPr>
          <w:rFonts w:hint="eastAsia"/>
          <w:color w:val="auto"/>
          <w:highlight w:val="none"/>
          <w:lang/>
        </w:rPr>
        <w:t>地铁</w:t>
      </w:r>
      <w:r>
        <w:rPr>
          <w:color w:val="auto"/>
          <w:highlight w:val="none"/>
          <w:lang/>
        </w:rPr>
        <w:t>互联网终端</w:t>
      </w:r>
      <w:r>
        <w:rPr>
          <w:rFonts w:hint="eastAsia"/>
          <w:color w:val="auto"/>
          <w:highlight w:val="none"/>
          <w:lang/>
        </w:rPr>
        <w:t>设备是</w:t>
      </w:r>
      <w:r>
        <w:rPr>
          <w:color w:val="auto"/>
          <w:highlight w:val="none"/>
          <w:lang/>
        </w:rPr>
        <w:t>指能够</w:t>
      </w:r>
      <w:r>
        <w:rPr>
          <w:rFonts w:hint="eastAsia"/>
          <w:color w:val="auto"/>
          <w:highlight w:val="none"/>
          <w:lang/>
        </w:rPr>
        <w:t>配合</w:t>
      </w:r>
      <w:r>
        <w:rPr>
          <w:color w:val="auto"/>
          <w:highlight w:val="none"/>
          <w:lang/>
        </w:rPr>
        <w:t>手机</w:t>
      </w:r>
      <w:r>
        <w:rPr>
          <w:rFonts w:hint="eastAsia"/>
          <w:color w:val="auto"/>
          <w:highlight w:val="none"/>
          <w:lang/>
        </w:rPr>
        <w:t>APP提供</w:t>
      </w:r>
      <w:r>
        <w:rPr>
          <w:color w:val="auto"/>
          <w:highlight w:val="none"/>
          <w:lang/>
        </w:rPr>
        <w:t>地铁票务服务的终端设备，包括</w:t>
      </w:r>
      <w:r>
        <w:rPr>
          <w:rFonts w:hint="eastAsia"/>
          <w:color w:val="auto"/>
          <w:highlight w:val="none"/>
          <w:lang/>
        </w:rPr>
        <w:t>TVM、BOM、AG等；</w:t>
      </w:r>
    </w:p>
    <w:p w14:paraId="6D627A15">
      <w:pPr>
        <w:pStyle w:val="175"/>
        <w:rPr>
          <w:color w:val="auto"/>
          <w:highlight w:val="none"/>
          <w:lang/>
        </w:rPr>
      </w:pPr>
      <w:r>
        <w:rPr>
          <w:rFonts w:hint="eastAsia"/>
          <w:color w:val="auto"/>
          <w:highlight w:val="none"/>
          <w:lang/>
        </w:rPr>
        <w:t>ITP与</w:t>
      </w:r>
      <w:r>
        <w:rPr>
          <w:color w:val="auto"/>
          <w:highlight w:val="none"/>
          <w:lang/>
        </w:rPr>
        <w:t>ACC</w:t>
      </w:r>
      <w:r>
        <w:rPr>
          <w:rFonts w:hint="eastAsia"/>
          <w:color w:val="auto"/>
          <w:highlight w:val="none"/>
          <w:lang/>
        </w:rPr>
        <w:t>交互，通过接口形式获取密钥、逻辑卡号、参数文件、文件传输等功能；</w:t>
      </w:r>
    </w:p>
    <w:p w14:paraId="70E97CF7">
      <w:pPr>
        <w:pStyle w:val="175"/>
        <w:rPr>
          <w:color w:val="auto"/>
          <w:highlight w:val="none"/>
          <w:lang/>
        </w:rPr>
      </w:pPr>
      <w:r>
        <w:rPr>
          <w:rFonts w:hint="eastAsia"/>
          <w:color w:val="auto"/>
          <w:highlight w:val="none"/>
        </w:rPr>
        <w:t>外部</w:t>
      </w:r>
      <w:r>
        <w:rPr>
          <w:color w:val="auto"/>
          <w:highlight w:val="none"/>
        </w:rPr>
        <w:t>支付渠道是指为了保证</w:t>
      </w:r>
      <w:r>
        <w:rPr>
          <w:rFonts w:hint="eastAsia"/>
          <w:color w:val="auto"/>
          <w:highlight w:val="none"/>
        </w:rPr>
        <w:t>ITP具备</w:t>
      </w:r>
      <w:r>
        <w:rPr>
          <w:color w:val="auto"/>
          <w:highlight w:val="none"/>
        </w:rPr>
        <w:t>多种</w:t>
      </w:r>
      <w:r>
        <w:rPr>
          <w:rFonts w:hint="eastAsia"/>
          <w:color w:val="auto"/>
          <w:highlight w:val="none"/>
        </w:rPr>
        <w:t>在线</w:t>
      </w:r>
      <w:r>
        <w:rPr>
          <w:color w:val="auto"/>
          <w:highlight w:val="none"/>
        </w:rPr>
        <w:t>支付能力，所需要与</w:t>
      </w:r>
      <w:r>
        <w:rPr>
          <w:rFonts w:hint="eastAsia"/>
          <w:color w:val="auto"/>
          <w:highlight w:val="none"/>
        </w:rPr>
        <w:t>ITP对接</w:t>
      </w:r>
      <w:r>
        <w:rPr>
          <w:color w:val="auto"/>
          <w:highlight w:val="none"/>
        </w:rPr>
        <w:t>的各</w:t>
      </w:r>
      <w:r>
        <w:rPr>
          <w:rFonts w:hint="eastAsia"/>
          <w:color w:val="auto"/>
          <w:highlight w:val="none"/>
        </w:rPr>
        <w:t>种</w:t>
      </w:r>
      <w:r>
        <w:rPr>
          <w:color w:val="auto"/>
          <w:highlight w:val="none"/>
        </w:rPr>
        <w:t>支付平台，包括支付宝、微信以及银联（</w:t>
      </w:r>
      <w:r>
        <w:rPr>
          <w:rFonts w:hint="eastAsia"/>
          <w:color w:val="auto"/>
          <w:highlight w:val="none"/>
        </w:rPr>
        <w:t>银行</w:t>
      </w:r>
      <w:r>
        <w:rPr>
          <w:color w:val="auto"/>
          <w:highlight w:val="none"/>
        </w:rPr>
        <w:t>）</w:t>
      </w:r>
      <w:r>
        <w:rPr>
          <w:rFonts w:hint="eastAsia"/>
          <w:color w:val="auto"/>
          <w:highlight w:val="none"/>
        </w:rPr>
        <w:t>等。</w:t>
      </w:r>
    </w:p>
    <w:p w14:paraId="4223F97C">
      <w:pPr>
        <w:pStyle w:val="147"/>
        <w:spacing w:before="156" w:after="156"/>
        <w:rPr>
          <w:color w:val="auto"/>
          <w:highlight w:val="none"/>
        </w:rPr>
      </w:pPr>
      <w:bookmarkStart w:id="102" w:name="_Toc522489279"/>
      <w:r>
        <w:rPr>
          <w:rFonts w:hint="eastAsia"/>
          <w:color w:val="auto"/>
          <w:highlight w:val="none"/>
        </w:rPr>
        <w:t>互联网购票、取票</w:t>
      </w:r>
      <w:bookmarkEnd w:id="102"/>
    </w:p>
    <w:p w14:paraId="164635D7">
      <w:pPr>
        <w:pStyle w:val="41"/>
        <w:rPr>
          <w:color w:val="auto"/>
          <w:highlight w:val="none"/>
        </w:rPr>
      </w:pPr>
      <w:r>
        <w:rPr>
          <w:rFonts w:hint="eastAsia"/>
          <w:color w:val="auto"/>
          <w:highlight w:val="none"/>
        </w:rPr>
        <w:t xml:space="preserve">    用户使用</w:t>
      </w:r>
      <w:r>
        <w:rPr>
          <w:color w:val="auto"/>
          <w:highlight w:val="none"/>
        </w:rPr>
        <w:t>APP</w:t>
      </w:r>
      <w:r>
        <w:rPr>
          <w:rFonts w:hint="eastAsia"/>
          <w:color w:val="auto"/>
          <w:highlight w:val="none"/>
        </w:rPr>
        <w:t>进行</w:t>
      </w:r>
      <w:r>
        <w:rPr>
          <w:color w:val="auto"/>
          <w:highlight w:val="none"/>
        </w:rPr>
        <w:t>互联网购票、取票</w:t>
      </w:r>
      <w:r>
        <w:rPr>
          <w:rFonts w:hint="eastAsia"/>
          <w:color w:val="auto"/>
          <w:highlight w:val="none"/>
        </w:rPr>
        <w:t>业务</w:t>
      </w:r>
      <w:r>
        <w:rPr>
          <w:color w:val="auto"/>
          <w:highlight w:val="none"/>
        </w:rPr>
        <w:t>中，</w:t>
      </w:r>
      <w:r>
        <w:rPr>
          <w:rFonts w:hint="eastAsia"/>
          <w:color w:val="auto"/>
          <w:highlight w:val="none"/>
        </w:rPr>
        <w:t>面向</w:t>
      </w:r>
      <w:r>
        <w:rPr>
          <w:color w:val="auto"/>
          <w:highlight w:val="none"/>
        </w:rPr>
        <w:t>用户的功能关系</w:t>
      </w:r>
      <w:r>
        <w:rPr>
          <w:rFonts w:hint="eastAsia"/>
          <w:color w:val="auto"/>
          <w:highlight w:val="none"/>
        </w:rPr>
        <w:t>详见图3。</w:t>
      </w:r>
    </w:p>
    <w:p w14:paraId="418FA139">
      <w:pPr>
        <w:pStyle w:val="41"/>
        <w:rPr>
          <w:color w:val="auto"/>
          <w:highlight w:val="none"/>
        </w:rPr>
      </w:pPr>
      <w:r>
        <w:rPr>
          <w:color w:val="auto"/>
          <w:highlight w:val="none"/>
        </w:rPr>
        <w:drawing>
          <wp:inline distT="0" distB="0" distL="114300" distR="114300">
            <wp:extent cx="4273550" cy="3305810"/>
            <wp:effectExtent l="0" t="0" r="19050" b="2159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4273550" cy="3305810"/>
                    </a:xfrm>
                    <a:prstGeom prst="rect">
                      <a:avLst/>
                    </a:prstGeom>
                    <a:noFill/>
                    <a:ln>
                      <a:noFill/>
                    </a:ln>
                  </pic:spPr>
                </pic:pic>
              </a:graphicData>
            </a:graphic>
          </wp:inline>
        </w:drawing>
      </w:r>
    </w:p>
    <w:p w14:paraId="34322370">
      <w:pPr>
        <w:pStyle w:val="270"/>
        <w:rPr>
          <w:color w:val="auto"/>
          <w:highlight w:val="none"/>
        </w:rPr>
      </w:pPr>
      <w:r>
        <w:rPr>
          <w:rFonts w:hint="eastAsia"/>
          <w:color w:val="auto"/>
          <w:highlight w:val="none"/>
        </w:rPr>
        <w:t xml:space="preserve">  面向</w:t>
      </w:r>
      <w:r>
        <w:rPr>
          <w:color w:val="auto"/>
          <w:highlight w:val="none"/>
        </w:rPr>
        <w:t>用户的功能关系图</w:t>
      </w:r>
    </w:p>
    <w:p w14:paraId="6D510D01">
      <w:pPr>
        <w:pStyle w:val="41"/>
        <w:rPr>
          <w:color w:val="auto"/>
          <w:highlight w:val="none"/>
        </w:rPr>
      </w:pPr>
      <w:r>
        <w:rPr>
          <w:rFonts w:hint="eastAsia"/>
          <w:color w:val="auto"/>
          <w:highlight w:val="none"/>
        </w:rPr>
        <w:t>面向TVM的</w:t>
      </w:r>
      <w:r>
        <w:rPr>
          <w:color w:val="auto"/>
          <w:highlight w:val="none"/>
        </w:rPr>
        <w:t>功能关系</w:t>
      </w:r>
      <w:r>
        <w:rPr>
          <w:rFonts w:hint="eastAsia"/>
          <w:color w:val="auto"/>
          <w:highlight w:val="none"/>
        </w:rPr>
        <w:t>详见图4。</w:t>
      </w:r>
    </w:p>
    <w:p w14:paraId="22DAFE20">
      <w:pPr>
        <w:rPr>
          <w:color w:val="auto"/>
          <w:highlight w:val="none"/>
        </w:rPr>
      </w:pPr>
      <w:r>
        <w:rPr>
          <w:rFonts w:hint="eastAsia"/>
          <w:color w:val="auto"/>
          <w:highlight w:val="none"/>
        </w:rPr>
        <w:t xml:space="preserve">        </w:t>
      </w:r>
      <w:r>
        <w:rPr>
          <w:color w:val="auto"/>
          <w:highlight w:val="none"/>
          <w:lang/>
        </w:rPr>
        <w:drawing>
          <wp:inline distT="0" distB="0" distL="114300" distR="114300">
            <wp:extent cx="3656330" cy="3306445"/>
            <wp:effectExtent l="0" t="0" r="1270" b="2095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3"/>
                    <a:stretch>
                      <a:fillRect/>
                    </a:stretch>
                  </pic:blipFill>
                  <pic:spPr>
                    <a:xfrm>
                      <a:off x="0" y="0"/>
                      <a:ext cx="3656330" cy="3306445"/>
                    </a:xfrm>
                    <a:prstGeom prst="rect">
                      <a:avLst/>
                    </a:prstGeom>
                    <a:noFill/>
                    <a:ln>
                      <a:noFill/>
                    </a:ln>
                  </pic:spPr>
                </pic:pic>
              </a:graphicData>
            </a:graphic>
          </wp:inline>
        </w:drawing>
      </w:r>
    </w:p>
    <w:p w14:paraId="0C18074D">
      <w:pPr>
        <w:pStyle w:val="270"/>
        <w:rPr>
          <w:color w:val="auto"/>
          <w:highlight w:val="none"/>
        </w:rPr>
      </w:pPr>
      <w:r>
        <w:rPr>
          <w:rFonts w:hint="eastAsia"/>
          <w:color w:val="auto"/>
          <w:highlight w:val="none"/>
        </w:rPr>
        <w:t>面向TVM的</w:t>
      </w:r>
      <w:r>
        <w:rPr>
          <w:color w:val="auto"/>
          <w:highlight w:val="none"/>
        </w:rPr>
        <w:t>功能关系图</w:t>
      </w:r>
    </w:p>
    <w:p w14:paraId="3FE310FF">
      <w:pPr>
        <w:pStyle w:val="147"/>
        <w:spacing w:before="156" w:after="156"/>
        <w:rPr>
          <w:color w:val="auto"/>
          <w:highlight w:val="none"/>
        </w:rPr>
      </w:pPr>
      <w:bookmarkStart w:id="103" w:name="_Toc454351572"/>
      <w:bookmarkStart w:id="104" w:name="_Toc454375226"/>
      <w:bookmarkStart w:id="105" w:name="_Toc522489280"/>
      <w:r>
        <w:rPr>
          <w:rFonts w:hint="eastAsia"/>
          <w:color w:val="auto"/>
          <w:highlight w:val="none"/>
        </w:rPr>
        <w:t>A</w:t>
      </w:r>
      <w:bookmarkEnd w:id="103"/>
      <w:bookmarkEnd w:id="104"/>
      <w:r>
        <w:rPr>
          <w:rFonts w:hint="eastAsia"/>
          <w:color w:val="auto"/>
          <w:highlight w:val="none"/>
        </w:rPr>
        <w:t>PP在线购票业务</w:t>
      </w:r>
      <w:bookmarkEnd w:id="105"/>
    </w:p>
    <w:p w14:paraId="67980333">
      <w:pPr>
        <w:pStyle w:val="41"/>
        <w:rPr>
          <w:color w:val="auto"/>
          <w:highlight w:val="none"/>
        </w:rPr>
      </w:pPr>
      <w:r>
        <w:rPr>
          <w:rFonts w:hint="eastAsia"/>
          <w:color w:val="auto"/>
          <w:highlight w:val="none"/>
        </w:rPr>
        <w:t>APP在线</w:t>
      </w:r>
      <w:r>
        <w:rPr>
          <w:color w:val="auto"/>
          <w:highlight w:val="none"/>
        </w:rPr>
        <w:t>购票业务</w:t>
      </w:r>
      <w:r>
        <w:rPr>
          <w:rFonts w:hint="eastAsia"/>
          <w:color w:val="auto"/>
          <w:highlight w:val="none"/>
        </w:rPr>
        <w:t>中</w:t>
      </w:r>
      <w:r>
        <w:rPr>
          <w:color w:val="auto"/>
          <w:highlight w:val="none"/>
        </w:rPr>
        <w:t>，由</w:t>
      </w:r>
      <w:r>
        <w:rPr>
          <w:rFonts w:hint="eastAsia"/>
          <w:color w:val="auto"/>
          <w:highlight w:val="none"/>
        </w:rPr>
        <w:t>ITP平台</w:t>
      </w:r>
      <w:r>
        <w:rPr>
          <w:color w:val="auto"/>
          <w:highlight w:val="none"/>
        </w:rPr>
        <w:t>负责</w:t>
      </w:r>
      <w:r>
        <w:rPr>
          <w:rFonts w:hint="eastAsia"/>
          <w:color w:val="auto"/>
          <w:highlight w:val="none"/>
        </w:rPr>
        <w:t>提供</w:t>
      </w:r>
      <w:r>
        <w:rPr>
          <w:color w:val="auto"/>
          <w:highlight w:val="none"/>
        </w:rPr>
        <w:t>整体的交易订单创建、订单</w:t>
      </w:r>
      <w:r>
        <w:rPr>
          <w:rFonts w:hint="eastAsia"/>
          <w:color w:val="auto"/>
          <w:highlight w:val="none"/>
        </w:rPr>
        <w:t>在线</w:t>
      </w:r>
      <w:r>
        <w:rPr>
          <w:color w:val="auto"/>
          <w:highlight w:val="none"/>
        </w:rPr>
        <w:t>核销以及统一支付等相关功能。具体</w:t>
      </w:r>
      <w:r>
        <w:rPr>
          <w:rFonts w:hint="eastAsia"/>
          <w:color w:val="auto"/>
          <w:highlight w:val="none"/>
        </w:rPr>
        <w:t>实现</w:t>
      </w:r>
      <w:r>
        <w:rPr>
          <w:color w:val="auto"/>
          <w:highlight w:val="none"/>
        </w:rPr>
        <w:t>过程</w:t>
      </w:r>
      <w:r>
        <w:rPr>
          <w:rFonts w:hint="eastAsia"/>
          <w:color w:val="auto"/>
          <w:highlight w:val="none"/>
        </w:rPr>
        <w:t>详见图5。</w:t>
      </w:r>
    </w:p>
    <w:p w14:paraId="60611D31">
      <w:pPr>
        <w:pStyle w:val="41"/>
        <w:rPr>
          <w:color w:val="auto"/>
          <w:highlight w:val="none"/>
        </w:rPr>
      </w:pPr>
      <w:r>
        <w:rPr>
          <w:color w:val="auto"/>
          <w:highlight w:val="none"/>
        </w:rPr>
        <w:drawing>
          <wp:inline distT="0" distB="0" distL="114300" distR="114300">
            <wp:extent cx="5490210" cy="3579495"/>
            <wp:effectExtent l="0" t="0" r="21590" b="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4"/>
                    <a:stretch>
                      <a:fillRect/>
                    </a:stretch>
                  </pic:blipFill>
                  <pic:spPr>
                    <a:xfrm>
                      <a:off x="0" y="0"/>
                      <a:ext cx="5490210" cy="3579495"/>
                    </a:xfrm>
                    <a:prstGeom prst="rect">
                      <a:avLst/>
                    </a:prstGeom>
                    <a:noFill/>
                    <a:ln>
                      <a:noFill/>
                    </a:ln>
                  </pic:spPr>
                </pic:pic>
              </a:graphicData>
            </a:graphic>
          </wp:inline>
        </w:drawing>
      </w:r>
    </w:p>
    <w:p w14:paraId="3DF02D69">
      <w:pPr>
        <w:pStyle w:val="270"/>
        <w:rPr>
          <w:color w:val="auto"/>
          <w:highlight w:val="none"/>
        </w:rPr>
      </w:pPr>
      <w:r>
        <w:rPr>
          <w:rFonts w:hint="eastAsia"/>
          <w:color w:val="auto"/>
          <w:highlight w:val="none"/>
        </w:rPr>
        <w:t>APP在线</w:t>
      </w:r>
      <w:r>
        <w:rPr>
          <w:color w:val="auto"/>
          <w:highlight w:val="none"/>
        </w:rPr>
        <w:t>购票业务</w:t>
      </w:r>
    </w:p>
    <w:p w14:paraId="14CE871F">
      <w:pPr>
        <w:pStyle w:val="147"/>
        <w:spacing w:before="156" w:after="156"/>
        <w:rPr>
          <w:color w:val="auto"/>
          <w:highlight w:val="none"/>
        </w:rPr>
      </w:pPr>
      <w:bookmarkStart w:id="106" w:name="_Toc522489281"/>
      <w:r>
        <w:rPr>
          <w:rFonts w:hint="eastAsia"/>
          <w:color w:val="auto"/>
          <w:highlight w:val="none"/>
        </w:rPr>
        <w:t>乘客现场取票业务</w:t>
      </w:r>
      <w:bookmarkEnd w:id="106"/>
    </w:p>
    <w:p w14:paraId="223F2328">
      <w:pPr>
        <w:pStyle w:val="41"/>
        <w:rPr>
          <w:color w:val="auto"/>
          <w:highlight w:val="none"/>
        </w:rPr>
      </w:pPr>
      <w:r>
        <w:rPr>
          <w:rFonts w:hint="eastAsia"/>
          <w:color w:val="auto"/>
          <w:highlight w:val="none"/>
        </w:rPr>
        <w:t>乘客现场取票业务，</w:t>
      </w:r>
      <w:r>
        <w:rPr>
          <w:color w:val="auto"/>
          <w:highlight w:val="none"/>
        </w:rPr>
        <w:t>具体</w:t>
      </w:r>
      <w:r>
        <w:rPr>
          <w:rFonts w:hint="eastAsia"/>
          <w:color w:val="auto"/>
          <w:highlight w:val="none"/>
        </w:rPr>
        <w:t>实现</w:t>
      </w:r>
      <w:r>
        <w:rPr>
          <w:color w:val="auto"/>
          <w:highlight w:val="none"/>
        </w:rPr>
        <w:t>过程</w:t>
      </w:r>
      <w:r>
        <w:rPr>
          <w:rFonts w:hint="eastAsia"/>
          <w:color w:val="auto"/>
          <w:highlight w:val="none"/>
        </w:rPr>
        <w:t>详见图6。</w:t>
      </w:r>
    </w:p>
    <w:p w14:paraId="17D6BE95">
      <w:pPr>
        <w:pStyle w:val="41"/>
        <w:rPr>
          <w:color w:val="auto"/>
          <w:highlight w:val="none"/>
        </w:rPr>
      </w:pPr>
      <w:r>
        <w:rPr>
          <w:color w:val="auto"/>
          <w:highlight w:val="none"/>
        </w:rPr>
        <w:drawing>
          <wp:inline distT="0" distB="0" distL="114300" distR="114300">
            <wp:extent cx="5483225" cy="4427220"/>
            <wp:effectExtent l="0" t="0" r="3175"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5"/>
                    <a:stretch>
                      <a:fillRect/>
                    </a:stretch>
                  </pic:blipFill>
                  <pic:spPr>
                    <a:xfrm>
                      <a:off x="0" y="0"/>
                      <a:ext cx="5483225" cy="4427220"/>
                    </a:xfrm>
                    <a:prstGeom prst="rect">
                      <a:avLst/>
                    </a:prstGeom>
                    <a:noFill/>
                    <a:ln>
                      <a:noFill/>
                    </a:ln>
                  </pic:spPr>
                </pic:pic>
              </a:graphicData>
            </a:graphic>
          </wp:inline>
        </w:drawing>
      </w:r>
    </w:p>
    <w:p w14:paraId="1275FD45">
      <w:pPr>
        <w:pStyle w:val="270"/>
        <w:rPr>
          <w:color w:val="auto"/>
          <w:highlight w:val="none"/>
        </w:rPr>
      </w:pPr>
      <w:r>
        <w:rPr>
          <w:rFonts w:hint="eastAsia"/>
          <w:color w:val="auto"/>
          <w:highlight w:val="none"/>
        </w:rPr>
        <w:t>乘客现场取票业务</w:t>
      </w:r>
    </w:p>
    <w:p w14:paraId="0123EDA5">
      <w:pPr>
        <w:pStyle w:val="147"/>
        <w:spacing w:before="156" w:after="156"/>
        <w:rPr>
          <w:color w:val="auto"/>
          <w:highlight w:val="none"/>
        </w:rPr>
      </w:pPr>
      <w:bookmarkStart w:id="107" w:name="_Toc522489282"/>
      <w:r>
        <w:rPr>
          <w:color w:val="auto"/>
          <w:highlight w:val="none"/>
        </w:rPr>
        <w:t>TVM</w:t>
      </w:r>
      <w:r>
        <w:rPr>
          <w:rFonts w:hint="eastAsia"/>
          <w:color w:val="auto"/>
          <w:highlight w:val="none"/>
        </w:rPr>
        <w:t>现场购票业务</w:t>
      </w:r>
      <w:bookmarkEnd w:id="107"/>
    </w:p>
    <w:p w14:paraId="1E18C8BD">
      <w:pPr>
        <w:pStyle w:val="41"/>
        <w:rPr>
          <w:color w:val="auto"/>
          <w:highlight w:val="none"/>
        </w:rPr>
      </w:pPr>
      <w:r>
        <w:rPr>
          <w:rFonts w:hint="eastAsia"/>
          <w:color w:val="auto"/>
          <w:highlight w:val="none"/>
        </w:rPr>
        <w:t>TVM现场购票业务流程详见图7。</w:t>
      </w:r>
    </w:p>
    <w:p w14:paraId="36996DDD">
      <w:pPr>
        <w:pStyle w:val="41"/>
        <w:rPr>
          <w:color w:val="auto"/>
          <w:highlight w:val="none"/>
        </w:rPr>
      </w:pPr>
      <w:r>
        <w:rPr>
          <w:color w:val="auto"/>
          <w:highlight w:val="none"/>
        </w:rPr>
        <w:drawing>
          <wp:inline distT="0" distB="0" distL="114300" distR="114300">
            <wp:extent cx="5484495" cy="4223385"/>
            <wp:effectExtent l="0" t="0" r="1905"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6"/>
                    <a:stretch>
                      <a:fillRect/>
                    </a:stretch>
                  </pic:blipFill>
                  <pic:spPr>
                    <a:xfrm>
                      <a:off x="0" y="0"/>
                      <a:ext cx="5484495" cy="4223385"/>
                    </a:xfrm>
                    <a:prstGeom prst="rect">
                      <a:avLst/>
                    </a:prstGeom>
                    <a:noFill/>
                    <a:ln>
                      <a:noFill/>
                    </a:ln>
                  </pic:spPr>
                </pic:pic>
              </a:graphicData>
            </a:graphic>
          </wp:inline>
        </w:drawing>
      </w:r>
    </w:p>
    <w:p w14:paraId="3059C67F">
      <w:pPr>
        <w:pStyle w:val="270"/>
        <w:rPr>
          <w:color w:val="auto"/>
          <w:highlight w:val="none"/>
        </w:rPr>
      </w:pPr>
      <w:r>
        <w:rPr>
          <w:rFonts w:hint="eastAsia"/>
          <w:color w:val="auto"/>
          <w:highlight w:val="none"/>
        </w:rPr>
        <w:t>TVM现场购票业务流程</w:t>
      </w:r>
    </w:p>
    <w:p w14:paraId="3B8A9CC1">
      <w:pPr>
        <w:pStyle w:val="147"/>
        <w:spacing w:before="156" w:after="156"/>
        <w:rPr>
          <w:color w:val="auto"/>
          <w:highlight w:val="none"/>
        </w:rPr>
      </w:pPr>
      <w:bookmarkStart w:id="108" w:name="_Toc522489283"/>
      <w:r>
        <w:rPr>
          <w:color w:val="auto"/>
          <w:highlight w:val="none"/>
        </w:rPr>
        <w:t>TVM</w:t>
      </w:r>
      <w:r>
        <w:rPr>
          <w:rFonts w:hint="eastAsia"/>
          <w:color w:val="auto"/>
          <w:highlight w:val="none"/>
        </w:rPr>
        <w:t>现场充值业务</w:t>
      </w:r>
      <w:bookmarkEnd w:id="108"/>
    </w:p>
    <w:p w14:paraId="274181FE">
      <w:pPr>
        <w:pStyle w:val="41"/>
        <w:rPr>
          <w:color w:val="auto"/>
          <w:highlight w:val="none"/>
        </w:rPr>
      </w:pPr>
      <w:r>
        <w:rPr>
          <w:rFonts w:hint="eastAsia"/>
          <w:color w:val="auto"/>
          <w:highlight w:val="none"/>
        </w:rPr>
        <w:t>TVM现场充值业务流程详见图8。</w:t>
      </w:r>
      <w:bookmarkStart w:id="672" w:name="_GoBack"/>
      <w:bookmarkEnd w:id="672"/>
    </w:p>
    <w:p w14:paraId="7093A234">
      <w:pPr>
        <w:pStyle w:val="41"/>
        <w:rPr>
          <w:color w:val="auto"/>
          <w:highlight w:val="none"/>
        </w:rPr>
      </w:pPr>
      <w:r>
        <w:rPr>
          <w:color w:val="auto"/>
          <w:highlight w:val="none"/>
        </w:rPr>
        <w:drawing>
          <wp:inline distT="0" distB="0" distL="114300" distR="114300">
            <wp:extent cx="5484495" cy="4361180"/>
            <wp:effectExtent l="0" t="0" r="1905" b="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7"/>
                    <a:stretch>
                      <a:fillRect/>
                    </a:stretch>
                  </pic:blipFill>
                  <pic:spPr>
                    <a:xfrm>
                      <a:off x="0" y="0"/>
                      <a:ext cx="5484495" cy="4361180"/>
                    </a:xfrm>
                    <a:prstGeom prst="rect">
                      <a:avLst/>
                    </a:prstGeom>
                    <a:noFill/>
                    <a:ln>
                      <a:noFill/>
                    </a:ln>
                  </pic:spPr>
                </pic:pic>
              </a:graphicData>
            </a:graphic>
          </wp:inline>
        </w:drawing>
      </w:r>
    </w:p>
    <w:p w14:paraId="26194B7B">
      <w:pPr>
        <w:pStyle w:val="270"/>
        <w:rPr>
          <w:color w:val="auto"/>
          <w:highlight w:val="none"/>
        </w:rPr>
      </w:pPr>
      <w:r>
        <w:rPr>
          <w:rFonts w:hint="eastAsia"/>
          <w:color w:val="auto"/>
          <w:highlight w:val="none"/>
        </w:rPr>
        <w:t>TVM现场充值业务流程</w:t>
      </w:r>
    </w:p>
    <w:p w14:paraId="49C393C4">
      <w:pPr>
        <w:pStyle w:val="148"/>
        <w:rPr>
          <w:color w:val="auto"/>
          <w:highlight w:val="none"/>
        </w:rPr>
      </w:pPr>
      <w:bookmarkStart w:id="109" w:name="_Toc522024623"/>
      <w:bookmarkStart w:id="110" w:name="_Toc522569476"/>
      <w:bookmarkStart w:id="111" w:name="_Toc522489284"/>
      <w:bookmarkStart w:id="112" w:name="_Toc528144331"/>
      <w:r>
        <w:rPr>
          <w:rFonts w:hint="eastAsia"/>
          <w:color w:val="auto"/>
          <w:highlight w:val="none"/>
        </w:rPr>
        <w:t>二维码电子车票过闸</w:t>
      </w:r>
      <w:bookmarkEnd w:id="109"/>
      <w:bookmarkEnd w:id="110"/>
      <w:bookmarkEnd w:id="111"/>
      <w:bookmarkEnd w:id="112"/>
    </w:p>
    <w:p w14:paraId="2950E484">
      <w:pPr>
        <w:pStyle w:val="147"/>
        <w:spacing w:before="156" w:after="156"/>
        <w:rPr>
          <w:color w:val="auto"/>
          <w:highlight w:val="none"/>
        </w:rPr>
      </w:pPr>
      <w:bookmarkStart w:id="113" w:name="_Toc522489285"/>
      <w:r>
        <w:rPr>
          <w:rFonts w:hint="eastAsia"/>
          <w:color w:val="auto"/>
          <w:highlight w:val="none"/>
        </w:rPr>
        <w:t>主要业务模块／角色</w:t>
      </w:r>
      <w:bookmarkEnd w:id="113"/>
    </w:p>
    <w:p w14:paraId="180E3B53">
      <w:pPr>
        <w:pStyle w:val="41"/>
        <w:rPr>
          <w:rFonts w:hint="eastAsia"/>
          <w:color w:val="auto"/>
          <w:highlight w:val="none"/>
        </w:rPr>
      </w:pPr>
      <w:r>
        <w:rPr>
          <w:rFonts w:hint="eastAsia"/>
          <w:color w:val="auto"/>
          <w:highlight w:val="none"/>
        </w:rPr>
        <w:t>二维码电子车票主要业务模块以及角色详见图9。</w:t>
      </w:r>
    </w:p>
    <w:p w14:paraId="32CF2E53">
      <w:pPr>
        <w:pStyle w:val="41"/>
        <w:rPr>
          <w:color w:val="auto"/>
          <w:highlight w:val="none"/>
        </w:rPr>
      </w:pPr>
      <w:r>
        <w:rPr>
          <w:color w:val="auto"/>
          <w:highlight w:val="none"/>
        </w:rPr>
        <w:drawing>
          <wp:inline distT="0" distB="0" distL="114300" distR="114300">
            <wp:extent cx="5486400" cy="3515995"/>
            <wp:effectExtent l="0" t="0" r="0" b="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8"/>
                    <a:stretch>
                      <a:fillRect/>
                    </a:stretch>
                  </pic:blipFill>
                  <pic:spPr>
                    <a:xfrm>
                      <a:off x="0" y="0"/>
                      <a:ext cx="5486400" cy="3515995"/>
                    </a:xfrm>
                    <a:prstGeom prst="rect">
                      <a:avLst/>
                    </a:prstGeom>
                    <a:noFill/>
                    <a:ln>
                      <a:noFill/>
                    </a:ln>
                  </pic:spPr>
                </pic:pic>
              </a:graphicData>
            </a:graphic>
          </wp:inline>
        </w:drawing>
      </w:r>
    </w:p>
    <w:p w14:paraId="355BF226">
      <w:pPr>
        <w:pStyle w:val="270"/>
        <w:rPr>
          <w:color w:val="auto"/>
          <w:highlight w:val="none"/>
        </w:rPr>
      </w:pPr>
      <w:r>
        <w:rPr>
          <w:rFonts w:hint="eastAsia"/>
          <w:color w:val="auto"/>
          <w:highlight w:val="none"/>
        </w:rPr>
        <w:t>主要业务模块／角色</w:t>
      </w:r>
    </w:p>
    <w:p w14:paraId="24DAB9E3">
      <w:pPr>
        <w:pStyle w:val="146"/>
        <w:spacing w:before="156" w:after="156"/>
        <w:rPr>
          <w:color w:val="auto"/>
          <w:highlight w:val="none"/>
        </w:rPr>
      </w:pPr>
      <w:r>
        <w:rPr>
          <w:rFonts w:hint="eastAsia"/>
          <w:color w:val="auto"/>
          <w:highlight w:val="none"/>
        </w:rPr>
        <w:t>默认阀值定义</w:t>
      </w:r>
    </w:p>
    <w:p w14:paraId="716CFAA9">
      <w:pPr>
        <w:pStyle w:val="41"/>
        <w:rPr>
          <w:color w:val="auto"/>
          <w:highlight w:val="none"/>
        </w:rPr>
      </w:pPr>
      <w:r>
        <w:rPr>
          <w:color w:val="auto"/>
          <w:highlight w:val="none"/>
        </w:rPr>
        <w:t>系统定义的默认</w:t>
      </w:r>
      <w:r>
        <w:rPr>
          <w:rFonts w:hint="eastAsia"/>
          <w:color w:val="auto"/>
          <w:highlight w:val="none"/>
        </w:rPr>
        <w:t>阈值。I</w:t>
      </w:r>
      <w:r>
        <w:rPr>
          <w:color w:val="auto"/>
          <w:highlight w:val="none"/>
        </w:rPr>
        <w:t>TP</w:t>
      </w:r>
      <w:r>
        <w:rPr>
          <w:rFonts w:hint="eastAsia"/>
          <w:color w:val="auto"/>
          <w:highlight w:val="none"/>
        </w:rPr>
        <w:t>对于下述</w:t>
      </w:r>
      <w:r>
        <w:rPr>
          <w:color w:val="auto"/>
          <w:highlight w:val="none"/>
        </w:rPr>
        <w:t>取值进行参数化配置，可根据业务需要</w:t>
      </w:r>
      <w:r>
        <w:rPr>
          <w:rFonts w:hint="eastAsia"/>
          <w:color w:val="auto"/>
          <w:highlight w:val="none"/>
        </w:rPr>
        <w:t>进行</w:t>
      </w:r>
      <w:r>
        <w:rPr>
          <w:color w:val="auto"/>
          <w:highlight w:val="none"/>
        </w:rPr>
        <w:t>动态的调整</w:t>
      </w:r>
      <w:r>
        <w:rPr>
          <w:rFonts w:hint="eastAsia"/>
          <w:color w:val="auto"/>
          <w:highlight w:val="none"/>
        </w:rPr>
        <w:t>详见表2。</w:t>
      </w:r>
    </w:p>
    <w:p w14:paraId="26164201">
      <w:pPr>
        <w:pStyle w:val="160"/>
        <w:rPr>
          <w:color w:val="auto"/>
          <w:highlight w:val="none"/>
          <w:lang/>
        </w:rPr>
      </w:pPr>
      <w:r>
        <w:rPr>
          <w:color w:val="auto"/>
          <w:highlight w:val="none"/>
          <w:lang/>
        </w:rPr>
        <w:t>默认</w:t>
      </w:r>
      <w:r>
        <w:rPr>
          <w:rFonts w:hint="eastAsia"/>
          <w:color w:val="auto"/>
          <w:highlight w:val="none"/>
          <w:lang/>
        </w:rPr>
        <w:t>阈值</w:t>
      </w:r>
    </w:p>
    <w:tbl>
      <w:tblPr>
        <w:tblStyle w:val="56"/>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7"/>
        <w:gridCol w:w="4234"/>
        <w:gridCol w:w="1295"/>
      </w:tblGrid>
      <w:tr w14:paraId="4594FCA2">
        <w:trPr>
          <w:wBefore w:w="0" w:type="dxa"/>
        </w:trPr>
        <w:tc>
          <w:tcPr>
            <w:tcW w:w="2767" w:type="dxa"/>
            <w:noWrap w:val="0"/>
            <w:vAlign w:val="top"/>
          </w:tcPr>
          <w:p w14:paraId="4CA48713">
            <w:pPr>
              <w:rPr>
                <w:rFonts w:ascii="宋体" w:hAnsi="宋体"/>
                <w:color w:val="auto"/>
                <w:sz w:val="18"/>
                <w:szCs w:val="18"/>
                <w:highlight w:val="none"/>
              </w:rPr>
            </w:pPr>
            <w:r>
              <w:rPr>
                <w:rFonts w:hint="eastAsia" w:ascii="宋体" w:hAnsi="宋体"/>
                <w:color w:val="auto"/>
                <w:sz w:val="18"/>
                <w:szCs w:val="18"/>
                <w:highlight w:val="none"/>
              </w:rPr>
              <w:t>名称</w:t>
            </w:r>
          </w:p>
        </w:tc>
        <w:tc>
          <w:tcPr>
            <w:tcW w:w="4234" w:type="dxa"/>
            <w:noWrap w:val="0"/>
            <w:vAlign w:val="top"/>
          </w:tcPr>
          <w:p w14:paraId="727D8C16">
            <w:pPr>
              <w:rPr>
                <w:rFonts w:ascii="宋体" w:hAnsi="宋体"/>
                <w:color w:val="auto"/>
                <w:sz w:val="18"/>
                <w:szCs w:val="18"/>
                <w:highlight w:val="none"/>
              </w:rPr>
            </w:pPr>
            <w:r>
              <w:rPr>
                <w:rFonts w:hint="eastAsia" w:ascii="宋体" w:hAnsi="宋体"/>
                <w:color w:val="auto"/>
                <w:sz w:val="18"/>
                <w:szCs w:val="18"/>
                <w:highlight w:val="none"/>
              </w:rPr>
              <w:t>含义</w:t>
            </w:r>
          </w:p>
        </w:tc>
        <w:tc>
          <w:tcPr>
            <w:tcW w:w="1295" w:type="dxa"/>
            <w:noWrap w:val="0"/>
            <w:vAlign w:val="top"/>
          </w:tcPr>
          <w:p w14:paraId="60A3D486">
            <w:pPr>
              <w:rPr>
                <w:rFonts w:ascii="宋体" w:hAnsi="宋体"/>
                <w:color w:val="auto"/>
                <w:sz w:val="18"/>
                <w:szCs w:val="18"/>
                <w:highlight w:val="none"/>
              </w:rPr>
            </w:pPr>
            <w:r>
              <w:rPr>
                <w:rFonts w:hint="eastAsia" w:ascii="宋体" w:hAnsi="宋体"/>
                <w:color w:val="auto"/>
                <w:sz w:val="18"/>
                <w:szCs w:val="18"/>
                <w:highlight w:val="none"/>
              </w:rPr>
              <w:t>默认值</w:t>
            </w:r>
          </w:p>
        </w:tc>
      </w:tr>
      <w:tr w14:paraId="27DE778E">
        <w:trPr>
          <w:wBefore w:w="0" w:type="dxa"/>
        </w:trPr>
        <w:tc>
          <w:tcPr>
            <w:tcW w:w="2767" w:type="dxa"/>
            <w:noWrap w:val="0"/>
            <w:vAlign w:val="top"/>
          </w:tcPr>
          <w:p w14:paraId="7CA4A476">
            <w:pPr>
              <w:rPr>
                <w:rFonts w:ascii="宋体" w:hAnsi="宋体"/>
                <w:color w:val="auto"/>
                <w:sz w:val="18"/>
                <w:szCs w:val="18"/>
                <w:highlight w:val="none"/>
              </w:rPr>
            </w:pPr>
            <w:r>
              <w:rPr>
                <w:rFonts w:hint="eastAsia" w:ascii="宋体" w:hAnsi="宋体"/>
                <w:color w:val="auto"/>
                <w:sz w:val="18"/>
                <w:szCs w:val="18"/>
                <w:highlight w:val="none"/>
              </w:rPr>
              <w:t>结算</w:t>
            </w:r>
            <w:r>
              <w:rPr>
                <w:rFonts w:ascii="宋体" w:hAnsi="宋体"/>
                <w:color w:val="auto"/>
                <w:sz w:val="18"/>
                <w:szCs w:val="18"/>
                <w:highlight w:val="none"/>
              </w:rPr>
              <w:t>周期</w:t>
            </w:r>
            <w:r>
              <w:rPr>
                <w:rFonts w:hint="eastAsia" w:ascii="宋体" w:hAnsi="宋体"/>
                <w:color w:val="auto"/>
                <w:sz w:val="18"/>
                <w:szCs w:val="18"/>
                <w:highlight w:val="none"/>
              </w:rPr>
              <w:t>： T</w:t>
            </w:r>
            <w:r>
              <w:rPr>
                <w:rFonts w:hint="eastAsia" w:ascii="宋体" w:hAnsi="宋体"/>
                <w:color w:val="auto"/>
                <w:sz w:val="18"/>
                <w:szCs w:val="18"/>
                <w:highlight w:val="none"/>
                <w:vertAlign w:val="subscript"/>
              </w:rPr>
              <w:t>0</w:t>
            </w:r>
          </w:p>
        </w:tc>
        <w:tc>
          <w:tcPr>
            <w:tcW w:w="4234" w:type="dxa"/>
            <w:noWrap w:val="0"/>
            <w:vAlign w:val="top"/>
          </w:tcPr>
          <w:p w14:paraId="70BAFC07">
            <w:pPr>
              <w:rPr>
                <w:rFonts w:ascii="宋体" w:hAnsi="宋体"/>
                <w:color w:val="auto"/>
                <w:sz w:val="18"/>
                <w:szCs w:val="18"/>
                <w:highlight w:val="none"/>
              </w:rPr>
            </w:pPr>
            <w:r>
              <w:rPr>
                <w:rFonts w:hint="eastAsia" w:ascii="宋体" w:hAnsi="宋体"/>
                <w:color w:val="auto"/>
                <w:sz w:val="18"/>
                <w:szCs w:val="18"/>
                <w:highlight w:val="none"/>
              </w:rPr>
              <w:t>ITP的</w:t>
            </w:r>
            <w:r>
              <w:rPr>
                <w:rFonts w:ascii="宋体" w:hAnsi="宋体"/>
                <w:color w:val="auto"/>
                <w:sz w:val="18"/>
                <w:szCs w:val="18"/>
                <w:highlight w:val="none"/>
              </w:rPr>
              <w:t>先享后付业务</w:t>
            </w:r>
            <w:r>
              <w:rPr>
                <w:rFonts w:hint="eastAsia" w:ascii="宋体" w:hAnsi="宋体"/>
                <w:color w:val="auto"/>
                <w:sz w:val="18"/>
                <w:szCs w:val="18"/>
                <w:highlight w:val="none"/>
              </w:rPr>
              <w:t>产品</w:t>
            </w:r>
            <w:r>
              <w:rPr>
                <w:rFonts w:ascii="宋体" w:hAnsi="宋体"/>
                <w:color w:val="auto"/>
                <w:sz w:val="18"/>
                <w:szCs w:val="18"/>
                <w:highlight w:val="none"/>
              </w:rPr>
              <w:t>与地铁进行结算的默认周期</w:t>
            </w:r>
            <w:r>
              <w:rPr>
                <w:rFonts w:hint="eastAsia" w:ascii="宋体" w:hAnsi="宋体"/>
                <w:color w:val="auto"/>
                <w:sz w:val="18"/>
                <w:szCs w:val="18"/>
                <w:highlight w:val="none"/>
              </w:rPr>
              <w:t>。</w:t>
            </w:r>
          </w:p>
          <w:p w14:paraId="0E71010B">
            <w:pPr>
              <w:spacing w:before="240"/>
              <w:rPr>
                <w:rFonts w:ascii="宋体" w:hAnsi="宋体"/>
                <w:color w:val="auto"/>
                <w:sz w:val="18"/>
                <w:szCs w:val="18"/>
                <w:highlight w:val="none"/>
              </w:rPr>
            </w:pPr>
            <w:r>
              <w:rPr>
                <w:rFonts w:hint="eastAsia" w:ascii="宋体" w:hAnsi="宋体"/>
                <w:color w:val="auto"/>
                <w:sz w:val="18"/>
                <w:szCs w:val="18"/>
                <w:highlight w:val="none"/>
              </w:rPr>
              <w:t>从</w:t>
            </w:r>
            <w:r>
              <w:rPr>
                <w:rFonts w:ascii="宋体" w:hAnsi="宋体"/>
                <w:color w:val="auto"/>
                <w:sz w:val="18"/>
                <w:szCs w:val="18"/>
                <w:highlight w:val="none"/>
              </w:rPr>
              <w:t>该产品上线</w:t>
            </w:r>
            <w:r>
              <w:rPr>
                <w:rFonts w:hint="eastAsia" w:ascii="宋体" w:hAnsi="宋体"/>
                <w:color w:val="auto"/>
                <w:sz w:val="18"/>
                <w:szCs w:val="18"/>
                <w:highlight w:val="none"/>
              </w:rPr>
              <w:t>第一天</w:t>
            </w:r>
            <w:r>
              <w:rPr>
                <w:rFonts w:ascii="宋体" w:hAnsi="宋体"/>
                <w:color w:val="auto"/>
                <w:sz w:val="18"/>
                <w:szCs w:val="18"/>
                <w:highlight w:val="none"/>
              </w:rPr>
              <w:t>开始计算，每</w:t>
            </w:r>
            <w:r>
              <w:rPr>
                <w:rFonts w:hint="eastAsia" w:ascii="宋体" w:hAnsi="宋体"/>
                <w:color w:val="auto"/>
                <w:sz w:val="18"/>
                <w:szCs w:val="18"/>
                <w:highlight w:val="none"/>
              </w:rPr>
              <w:t>经过T0天</w:t>
            </w:r>
            <w:r>
              <w:rPr>
                <w:rFonts w:ascii="宋体" w:hAnsi="宋体"/>
                <w:color w:val="auto"/>
                <w:sz w:val="18"/>
                <w:szCs w:val="18"/>
                <w:highlight w:val="none"/>
              </w:rPr>
              <w:t>，就认为</w:t>
            </w:r>
            <w:r>
              <w:rPr>
                <w:rFonts w:hint="eastAsia" w:ascii="宋体" w:hAnsi="宋体"/>
                <w:color w:val="auto"/>
                <w:sz w:val="18"/>
                <w:szCs w:val="18"/>
                <w:highlight w:val="none"/>
              </w:rPr>
              <w:t>经过</w:t>
            </w:r>
            <w:r>
              <w:rPr>
                <w:rFonts w:ascii="宋体" w:hAnsi="宋体"/>
                <w:color w:val="auto"/>
                <w:sz w:val="18"/>
                <w:szCs w:val="18"/>
                <w:highlight w:val="none"/>
              </w:rPr>
              <w:t>一个结算周期</w:t>
            </w:r>
            <w:r>
              <w:rPr>
                <w:rFonts w:hint="eastAsia" w:ascii="宋体" w:hAnsi="宋体"/>
                <w:color w:val="auto"/>
                <w:sz w:val="18"/>
                <w:szCs w:val="18"/>
                <w:highlight w:val="none"/>
              </w:rPr>
              <w:t>。结算</w:t>
            </w:r>
            <w:r>
              <w:rPr>
                <w:rFonts w:ascii="宋体" w:hAnsi="宋体"/>
                <w:color w:val="auto"/>
                <w:sz w:val="18"/>
                <w:szCs w:val="18"/>
                <w:highlight w:val="none"/>
              </w:rPr>
              <w:t>周期内产生的交易参与</w:t>
            </w:r>
            <w:r>
              <w:rPr>
                <w:rFonts w:hint="eastAsia" w:ascii="宋体" w:hAnsi="宋体"/>
                <w:color w:val="auto"/>
                <w:sz w:val="18"/>
                <w:szCs w:val="18"/>
                <w:highlight w:val="none"/>
              </w:rPr>
              <w:t>本阶段</w:t>
            </w:r>
            <w:r>
              <w:rPr>
                <w:rFonts w:ascii="宋体" w:hAnsi="宋体"/>
                <w:color w:val="auto"/>
                <w:sz w:val="18"/>
                <w:szCs w:val="18"/>
                <w:highlight w:val="none"/>
              </w:rPr>
              <w:t>的交易对账和财务结算</w:t>
            </w:r>
          </w:p>
        </w:tc>
        <w:tc>
          <w:tcPr>
            <w:tcW w:w="1295" w:type="dxa"/>
            <w:noWrap w:val="0"/>
            <w:vAlign w:val="top"/>
          </w:tcPr>
          <w:p w14:paraId="5029FBC3">
            <w:pPr>
              <w:rPr>
                <w:rFonts w:ascii="宋体" w:hAnsi="宋体"/>
                <w:color w:val="auto"/>
                <w:sz w:val="18"/>
                <w:szCs w:val="18"/>
                <w:highlight w:val="none"/>
              </w:rPr>
            </w:pPr>
            <w:r>
              <w:rPr>
                <w:rFonts w:ascii="宋体" w:hAnsi="宋体"/>
                <w:color w:val="auto"/>
                <w:sz w:val="18"/>
                <w:szCs w:val="18"/>
                <w:highlight w:val="none"/>
              </w:rPr>
              <w:t>4</w:t>
            </w:r>
            <w:r>
              <w:rPr>
                <w:rFonts w:hint="eastAsia" w:ascii="宋体" w:hAnsi="宋体"/>
                <w:color w:val="auto"/>
                <w:sz w:val="18"/>
                <w:szCs w:val="18"/>
                <w:highlight w:val="none"/>
              </w:rPr>
              <w:t>天</w:t>
            </w:r>
          </w:p>
        </w:tc>
      </w:tr>
      <w:tr w14:paraId="1FB0B6A6">
        <w:trPr>
          <w:wBefore w:w="0" w:type="dxa"/>
        </w:trPr>
        <w:tc>
          <w:tcPr>
            <w:tcW w:w="2767" w:type="dxa"/>
            <w:noWrap w:val="0"/>
            <w:vAlign w:val="top"/>
          </w:tcPr>
          <w:p w14:paraId="6C7738E1">
            <w:pPr>
              <w:rPr>
                <w:rFonts w:ascii="宋体" w:hAnsi="宋体"/>
                <w:color w:val="auto"/>
                <w:sz w:val="18"/>
                <w:szCs w:val="18"/>
                <w:highlight w:val="none"/>
              </w:rPr>
            </w:pPr>
            <w:r>
              <w:rPr>
                <w:rFonts w:hint="eastAsia" w:ascii="宋体" w:hAnsi="宋体"/>
                <w:color w:val="auto"/>
                <w:sz w:val="18"/>
                <w:szCs w:val="18"/>
                <w:highlight w:val="none"/>
              </w:rPr>
              <w:t>单日累计允许</w:t>
            </w:r>
            <w:r>
              <w:rPr>
                <w:rFonts w:ascii="宋体" w:hAnsi="宋体"/>
                <w:color w:val="auto"/>
                <w:sz w:val="18"/>
                <w:szCs w:val="18"/>
                <w:highlight w:val="none"/>
              </w:rPr>
              <w:t>自助处理次数</w:t>
            </w:r>
            <w:r>
              <w:rPr>
                <w:rFonts w:hint="eastAsia" w:ascii="宋体" w:hAnsi="宋体"/>
                <w:color w:val="auto"/>
                <w:sz w:val="18"/>
                <w:szCs w:val="18"/>
                <w:highlight w:val="none"/>
              </w:rPr>
              <w:t xml:space="preserve">： </w:t>
            </w:r>
            <w:r>
              <w:rPr>
                <w:rFonts w:ascii="宋体" w:hAnsi="宋体"/>
                <w:color w:val="auto"/>
                <w:sz w:val="18"/>
                <w:szCs w:val="18"/>
                <w:highlight w:val="none"/>
              </w:rPr>
              <w:t>T</w:t>
            </w:r>
            <w:r>
              <w:rPr>
                <w:rFonts w:hint="eastAsia" w:ascii="宋体" w:hAnsi="宋体"/>
                <w:color w:val="auto"/>
                <w:sz w:val="18"/>
                <w:szCs w:val="18"/>
                <w:highlight w:val="none"/>
                <w:vertAlign w:val="subscript"/>
              </w:rPr>
              <w:t>1</w:t>
            </w:r>
          </w:p>
        </w:tc>
        <w:tc>
          <w:tcPr>
            <w:tcW w:w="4234" w:type="dxa"/>
            <w:noWrap w:val="0"/>
            <w:vAlign w:val="top"/>
          </w:tcPr>
          <w:p w14:paraId="04ABB196">
            <w:pPr>
              <w:rPr>
                <w:rFonts w:ascii="宋体" w:hAnsi="宋体"/>
                <w:color w:val="auto"/>
                <w:sz w:val="18"/>
                <w:szCs w:val="18"/>
                <w:highlight w:val="none"/>
              </w:rPr>
            </w:pPr>
            <w:r>
              <w:rPr>
                <w:rFonts w:hint="eastAsia" w:ascii="宋体" w:hAnsi="宋体"/>
                <w:color w:val="auto"/>
                <w:sz w:val="18"/>
                <w:szCs w:val="18"/>
                <w:highlight w:val="none"/>
              </w:rPr>
              <w:t>用户</w:t>
            </w:r>
            <w:r>
              <w:rPr>
                <w:rFonts w:ascii="宋体" w:hAnsi="宋体"/>
                <w:color w:val="auto"/>
                <w:sz w:val="18"/>
                <w:szCs w:val="18"/>
                <w:highlight w:val="none"/>
              </w:rPr>
              <w:t>在一个</w:t>
            </w:r>
            <w:r>
              <w:rPr>
                <w:rFonts w:hint="eastAsia" w:ascii="宋体" w:hAnsi="宋体"/>
                <w:color w:val="auto"/>
                <w:sz w:val="18"/>
                <w:szCs w:val="18"/>
                <w:highlight w:val="none"/>
              </w:rPr>
              <w:t>自然</w:t>
            </w:r>
            <w:r>
              <w:rPr>
                <w:rFonts w:ascii="宋体" w:hAnsi="宋体"/>
                <w:color w:val="auto"/>
                <w:sz w:val="18"/>
                <w:szCs w:val="18"/>
                <w:highlight w:val="none"/>
              </w:rPr>
              <w:t>日内</w:t>
            </w:r>
            <w:r>
              <w:rPr>
                <w:rFonts w:hint="eastAsia" w:ascii="宋体" w:hAnsi="宋体"/>
                <w:color w:val="auto"/>
                <w:sz w:val="18"/>
                <w:szCs w:val="18"/>
                <w:highlight w:val="none"/>
              </w:rPr>
              <w:t>，</w:t>
            </w:r>
            <w:r>
              <w:rPr>
                <w:rFonts w:ascii="宋体" w:hAnsi="宋体"/>
                <w:color w:val="auto"/>
                <w:sz w:val="18"/>
                <w:szCs w:val="18"/>
                <w:highlight w:val="none"/>
              </w:rPr>
              <w:t>允许进行自助处理行程的最大次数限制</w:t>
            </w:r>
            <w:r>
              <w:rPr>
                <w:rFonts w:hint="eastAsia" w:ascii="宋体" w:hAnsi="宋体"/>
                <w:color w:val="auto"/>
                <w:sz w:val="18"/>
                <w:szCs w:val="18"/>
                <w:highlight w:val="none"/>
              </w:rPr>
              <w:t>。超过</w:t>
            </w:r>
            <w:r>
              <w:rPr>
                <w:rFonts w:ascii="宋体" w:hAnsi="宋体"/>
                <w:color w:val="auto"/>
                <w:sz w:val="18"/>
                <w:szCs w:val="18"/>
                <w:highlight w:val="none"/>
              </w:rPr>
              <w:t>此次数，</w:t>
            </w:r>
            <w:r>
              <w:rPr>
                <w:rFonts w:hint="eastAsia" w:ascii="宋体" w:hAnsi="宋体"/>
                <w:color w:val="auto"/>
                <w:sz w:val="18"/>
                <w:szCs w:val="18"/>
                <w:highlight w:val="none"/>
              </w:rPr>
              <w:t>则</w:t>
            </w:r>
            <w:r>
              <w:rPr>
                <w:rFonts w:ascii="宋体" w:hAnsi="宋体"/>
                <w:color w:val="auto"/>
                <w:sz w:val="18"/>
                <w:szCs w:val="18"/>
                <w:highlight w:val="none"/>
              </w:rPr>
              <w:t>不允许用户通过手机自助</w:t>
            </w:r>
            <w:r>
              <w:rPr>
                <w:rFonts w:hint="eastAsia" w:ascii="宋体" w:hAnsi="宋体"/>
                <w:color w:val="auto"/>
                <w:sz w:val="18"/>
                <w:szCs w:val="18"/>
                <w:highlight w:val="none"/>
              </w:rPr>
              <w:t>处理。</w:t>
            </w:r>
          </w:p>
        </w:tc>
        <w:tc>
          <w:tcPr>
            <w:tcW w:w="1295" w:type="dxa"/>
            <w:noWrap w:val="0"/>
            <w:vAlign w:val="top"/>
          </w:tcPr>
          <w:p w14:paraId="700FF631">
            <w:pPr>
              <w:rPr>
                <w:rFonts w:ascii="宋体" w:hAnsi="宋体"/>
                <w:color w:val="auto"/>
                <w:sz w:val="18"/>
                <w:szCs w:val="18"/>
                <w:highlight w:val="none"/>
              </w:rPr>
            </w:pPr>
            <w:r>
              <w:rPr>
                <w:rFonts w:hint="eastAsia" w:ascii="宋体" w:hAnsi="宋体"/>
                <w:color w:val="auto"/>
                <w:sz w:val="18"/>
                <w:szCs w:val="18"/>
                <w:highlight w:val="none"/>
              </w:rPr>
              <w:t>15次</w:t>
            </w:r>
          </w:p>
        </w:tc>
      </w:tr>
      <w:tr w14:paraId="476B45DC">
        <w:trPr>
          <w:wBefore w:w="0" w:type="dxa"/>
        </w:trPr>
        <w:tc>
          <w:tcPr>
            <w:tcW w:w="2767" w:type="dxa"/>
            <w:noWrap w:val="0"/>
            <w:vAlign w:val="top"/>
          </w:tcPr>
          <w:p w14:paraId="681BACC5">
            <w:pPr>
              <w:rPr>
                <w:rFonts w:ascii="宋体" w:hAnsi="宋体"/>
                <w:color w:val="auto"/>
                <w:sz w:val="18"/>
                <w:szCs w:val="18"/>
                <w:highlight w:val="none"/>
              </w:rPr>
            </w:pPr>
            <w:r>
              <w:rPr>
                <w:rFonts w:hint="eastAsia" w:ascii="宋体" w:hAnsi="宋体"/>
                <w:color w:val="auto"/>
                <w:sz w:val="18"/>
                <w:szCs w:val="18"/>
                <w:highlight w:val="none"/>
              </w:rPr>
              <w:t>最大允许</w:t>
            </w:r>
            <w:r>
              <w:rPr>
                <w:rFonts w:ascii="宋体" w:hAnsi="宋体"/>
                <w:color w:val="auto"/>
                <w:sz w:val="18"/>
                <w:szCs w:val="18"/>
                <w:highlight w:val="none"/>
              </w:rPr>
              <w:t>单边交易数</w:t>
            </w:r>
            <w:r>
              <w:rPr>
                <w:rFonts w:hint="eastAsia" w:ascii="宋体" w:hAnsi="宋体"/>
                <w:color w:val="auto"/>
                <w:sz w:val="18"/>
                <w:szCs w:val="18"/>
                <w:highlight w:val="none"/>
              </w:rPr>
              <w:t xml:space="preserve"> ：T</w:t>
            </w:r>
            <w:r>
              <w:rPr>
                <w:rFonts w:hint="eastAsia" w:ascii="宋体" w:hAnsi="宋体"/>
                <w:color w:val="auto"/>
                <w:sz w:val="18"/>
                <w:szCs w:val="18"/>
                <w:highlight w:val="none"/>
                <w:vertAlign w:val="subscript"/>
              </w:rPr>
              <w:t>2</w:t>
            </w:r>
          </w:p>
        </w:tc>
        <w:tc>
          <w:tcPr>
            <w:tcW w:w="4234" w:type="dxa"/>
            <w:noWrap w:val="0"/>
            <w:vAlign w:val="top"/>
          </w:tcPr>
          <w:p w14:paraId="5BBD483E">
            <w:pPr>
              <w:rPr>
                <w:rFonts w:ascii="宋体" w:hAnsi="宋体"/>
                <w:color w:val="auto"/>
                <w:sz w:val="18"/>
                <w:szCs w:val="18"/>
                <w:highlight w:val="none"/>
              </w:rPr>
            </w:pPr>
            <w:r>
              <w:rPr>
                <w:rFonts w:hint="eastAsia" w:ascii="宋体" w:hAnsi="宋体"/>
                <w:color w:val="auto"/>
                <w:sz w:val="18"/>
                <w:szCs w:val="18"/>
                <w:highlight w:val="none"/>
              </w:rPr>
              <w:t>用户出现</w:t>
            </w:r>
            <w:r>
              <w:rPr>
                <w:rFonts w:ascii="宋体" w:hAnsi="宋体"/>
                <w:color w:val="auto"/>
                <w:sz w:val="18"/>
                <w:szCs w:val="18"/>
                <w:highlight w:val="none"/>
              </w:rPr>
              <w:t>第一笔单边交易</w:t>
            </w:r>
            <w:r>
              <w:rPr>
                <w:rFonts w:hint="eastAsia" w:ascii="宋体" w:hAnsi="宋体"/>
                <w:color w:val="auto"/>
                <w:sz w:val="18"/>
                <w:szCs w:val="18"/>
                <w:highlight w:val="none"/>
              </w:rPr>
              <w:t>开始</w:t>
            </w:r>
            <w:r>
              <w:rPr>
                <w:rFonts w:ascii="宋体" w:hAnsi="宋体"/>
                <w:color w:val="auto"/>
                <w:sz w:val="18"/>
                <w:szCs w:val="18"/>
                <w:highlight w:val="none"/>
              </w:rPr>
              <w:t>计算，</w:t>
            </w:r>
            <w:r>
              <w:rPr>
                <w:rFonts w:hint="eastAsia" w:ascii="宋体" w:hAnsi="宋体"/>
                <w:color w:val="auto"/>
                <w:sz w:val="18"/>
                <w:szCs w:val="18"/>
                <w:highlight w:val="none"/>
              </w:rPr>
              <w:t>结算周期</w:t>
            </w:r>
            <w:r>
              <w:rPr>
                <w:rFonts w:ascii="宋体" w:hAnsi="宋体"/>
                <w:color w:val="auto"/>
                <w:sz w:val="18"/>
                <w:szCs w:val="18"/>
                <w:highlight w:val="none"/>
              </w:rPr>
              <w:t>之内，允许出现的最大单边</w:t>
            </w:r>
            <w:r>
              <w:rPr>
                <w:rFonts w:hint="eastAsia" w:ascii="宋体" w:hAnsi="宋体"/>
                <w:color w:val="auto"/>
                <w:sz w:val="18"/>
                <w:szCs w:val="18"/>
                <w:highlight w:val="none"/>
              </w:rPr>
              <w:t>交易</w:t>
            </w:r>
            <w:r>
              <w:rPr>
                <w:rFonts w:ascii="宋体" w:hAnsi="宋体"/>
                <w:color w:val="auto"/>
                <w:sz w:val="18"/>
                <w:szCs w:val="18"/>
                <w:highlight w:val="none"/>
              </w:rPr>
              <w:t>数。</w:t>
            </w:r>
            <w:r>
              <w:rPr>
                <w:rFonts w:hint="eastAsia" w:ascii="宋体" w:hAnsi="宋体"/>
                <w:color w:val="auto"/>
                <w:sz w:val="18"/>
                <w:szCs w:val="18"/>
                <w:highlight w:val="none"/>
              </w:rPr>
              <w:t>超过此</w:t>
            </w:r>
            <w:r>
              <w:rPr>
                <w:rFonts w:ascii="宋体" w:hAnsi="宋体"/>
                <w:color w:val="auto"/>
                <w:sz w:val="18"/>
                <w:szCs w:val="18"/>
                <w:highlight w:val="none"/>
              </w:rPr>
              <w:t>数量，则系统将</w:t>
            </w:r>
            <w:r>
              <w:rPr>
                <w:rFonts w:hint="eastAsia" w:ascii="宋体" w:hAnsi="宋体"/>
                <w:color w:val="auto"/>
                <w:sz w:val="18"/>
                <w:szCs w:val="18"/>
                <w:highlight w:val="none"/>
              </w:rPr>
              <w:t>此</w:t>
            </w:r>
            <w:r>
              <w:rPr>
                <w:rFonts w:ascii="宋体" w:hAnsi="宋体"/>
                <w:color w:val="auto"/>
                <w:sz w:val="18"/>
                <w:szCs w:val="18"/>
                <w:highlight w:val="none"/>
              </w:rPr>
              <w:t>用户列入黑名单</w:t>
            </w:r>
            <w:r>
              <w:rPr>
                <w:rFonts w:hint="eastAsia" w:ascii="宋体" w:hAnsi="宋体"/>
                <w:color w:val="auto"/>
                <w:sz w:val="18"/>
                <w:szCs w:val="18"/>
                <w:highlight w:val="none"/>
              </w:rPr>
              <w:t>。</w:t>
            </w:r>
          </w:p>
        </w:tc>
        <w:tc>
          <w:tcPr>
            <w:tcW w:w="1295" w:type="dxa"/>
            <w:noWrap w:val="0"/>
            <w:vAlign w:val="top"/>
          </w:tcPr>
          <w:p w14:paraId="5E2B9B86">
            <w:pPr>
              <w:rPr>
                <w:rFonts w:ascii="宋体" w:hAnsi="宋体"/>
                <w:color w:val="auto"/>
                <w:sz w:val="18"/>
                <w:szCs w:val="18"/>
                <w:highlight w:val="none"/>
              </w:rPr>
            </w:pPr>
            <w:r>
              <w:rPr>
                <w:rFonts w:hint="eastAsia" w:ascii="宋体" w:hAnsi="宋体"/>
                <w:color w:val="auto"/>
                <w:sz w:val="18"/>
                <w:szCs w:val="18"/>
                <w:highlight w:val="none"/>
              </w:rPr>
              <w:t>15笔</w:t>
            </w:r>
          </w:p>
        </w:tc>
      </w:tr>
      <w:tr w14:paraId="3140789F">
        <w:trPr>
          <w:wBefore w:w="0" w:type="dxa"/>
        </w:trPr>
        <w:tc>
          <w:tcPr>
            <w:tcW w:w="2767" w:type="dxa"/>
            <w:noWrap w:val="0"/>
            <w:vAlign w:val="top"/>
          </w:tcPr>
          <w:p w14:paraId="64CE119B">
            <w:pPr>
              <w:rPr>
                <w:rFonts w:ascii="宋体" w:hAnsi="宋体"/>
                <w:color w:val="auto"/>
                <w:sz w:val="18"/>
                <w:szCs w:val="18"/>
                <w:highlight w:val="none"/>
              </w:rPr>
            </w:pPr>
            <w:r>
              <w:rPr>
                <w:rFonts w:hint="eastAsia" w:ascii="宋体" w:hAnsi="宋体"/>
                <w:color w:val="auto"/>
                <w:sz w:val="18"/>
                <w:szCs w:val="18"/>
                <w:highlight w:val="none"/>
              </w:rPr>
              <w:t>最大</w:t>
            </w:r>
            <w:r>
              <w:rPr>
                <w:rFonts w:ascii="宋体" w:hAnsi="宋体"/>
                <w:color w:val="auto"/>
                <w:sz w:val="18"/>
                <w:szCs w:val="18"/>
                <w:highlight w:val="none"/>
              </w:rPr>
              <w:t>允许进</w:t>
            </w:r>
            <w:r>
              <w:rPr>
                <w:rFonts w:hint="eastAsia" w:ascii="宋体" w:hAnsi="宋体"/>
                <w:color w:val="auto"/>
                <w:sz w:val="18"/>
                <w:szCs w:val="18"/>
                <w:highlight w:val="none"/>
              </w:rPr>
              <w:t>入</w:t>
            </w:r>
            <w:r>
              <w:rPr>
                <w:rFonts w:ascii="宋体" w:hAnsi="宋体"/>
                <w:color w:val="auto"/>
                <w:sz w:val="18"/>
                <w:szCs w:val="18"/>
                <w:highlight w:val="none"/>
              </w:rPr>
              <w:t>黑名单次数：</w:t>
            </w:r>
            <w:r>
              <w:rPr>
                <w:rFonts w:hint="eastAsia" w:ascii="宋体" w:hAnsi="宋体"/>
                <w:color w:val="auto"/>
                <w:sz w:val="18"/>
                <w:szCs w:val="18"/>
                <w:highlight w:val="none"/>
              </w:rPr>
              <w:t>T</w:t>
            </w:r>
            <w:r>
              <w:rPr>
                <w:rFonts w:ascii="宋体" w:hAnsi="宋体"/>
                <w:color w:val="auto"/>
                <w:sz w:val="18"/>
                <w:szCs w:val="18"/>
                <w:highlight w:val="none"/>
                <w:vertAlign w:val="subscript"/>
              </w:rPr>
              <w:t>3</w:t>
            </w:r>
          </w:p>
        </w:tc>
        <w:tc>
          <w:tcPr>
            <w:tcW w:w="4234" w:type="dxa"/>
            <w:noWrap w:val="0"/>
            <w:vAlign w:val="top"/>
          </w:tcPr>
          <w:p w14:paraId="2B5CAE5F">
            <w:pPr>
              <w:rPr>
                <w:rFonts w:ascii="宋体" w:hAnsi="宋体"/>
                <w:color w:val="auto"/>
                <w:sz w:val="18"/>
                <w:szCs w:val="18"/>
                <w:highlight w:val="none"/>
              </w:rPr>
            </w:pPr>
            <w:r>
              <w:rPr>
                <w:rFonts w:hint="eastAsia" w:ascii="宋体" w:hAnsi="宋体"/>
                <w:color w:val="auto"/>
                <w:sz w:val="18"/>
                <w:szCs w:val="18"/>
                <w:highlight w:val="none"/>
              </w:rPr>
              <w:t>用户从</w:t>
            </w:r>
            <w:r>
              <w:rPr>
                <w:rFonts w:ascii="宋体" w:hAnsi="宋体"/>
                <w:color w:val="auto"/>
                <w:sz w:val="18"/>
                <w:szCs w:val="18"/>
                <w:highlight w:val="none"/>
              </w:rPr>
              <w:t>使用本产品开始，</w:t>
            </w:r>
            <w:r>
              <w:rPr>
                <w:rFonts w:hint="eastAsia" w:ascii="宋体" w:hAnsi="宋体"/>
                <w:color w:val="auto"/>
                <w:sz w:val="18"/>
                <w:szCs w:val="18"/>
                <w:highlight w:val="none"/>
              </w:rPr>
              <w:t>累计</w:t>
            </w:r>
            <w:r>
              <w:rPr>
                <w:rFonts w:ascii="宋体" w:hAnsi="宋体"/>
                <w:color w:val="auto"/>
                <w:sz w:val="18"/>
                <w:szCs w:val="18"/>
                <w:highlight w:val="none"/>
              </w:rPr>
              <w:t>进入黑名单的最大次数。超过</w:t>
            </w:r>
            <w:r>
              <w:rPr>
                <w:rFonts w:hint="eastAsia" w:ascii="宋体" w:hAnsi="宋体"/>
                <w:color w:val="auto"/>
                <w:sz w:val="18"/>
                <w:szCs w:val="18"/>
                <w:highlight w:val="none"/>
              </w:rPr>
              <w:t>此</w:t>
            </w:r>
            <w:r>
              <w:rPr>
                <w:rFonts w:ascii="宋体" w:hAnsi="宋体"/>
                <w:color w:val="auto"/>
                <w:sz w:val="18"/>
                <w:szCs w:val="18"/>
                <w:highlight w:val="none"/>
              </w:rPr>
              <w:t>阈值，则</w:t>
            </w:r>
            <w:r>
              <w:rPr>
                <w:rFonts w:hint="eastAsia" w:ascii="宋体" w:hAnsi="宋体"/>
                <w:color w:val="auto"/>
                <w:sz w:val="18"/>
                <w:szCs w:val="18"/>
                <w:highlight w:val="none"/>
              </w:rPr>
              <w:t>永久</w:t>
            </w:r>
            <w:r>
              <w:rPr>
                <w:rFonts w:ascii="宋体" w:hAnsi="宋体"/>
                <w:color w:val="auto"/>
                <w:sz w:val="18"/>
                <w:szCs w:val="18"/>
                <w:highlight w:val="none"/>
              </w:rPr>
              <w:t>禁止用户使用本产品</w:t>
            </w:r>
          </w:p>
        </w:tc>
        <w:tc>
          <w:tcPr>
            <w:tcW w:w="1295" w:type="dxa"/>
            <w:noWrap w:val="0"/>
            <w:vAlign w:val="top"/>
          </w:tcPr>
          <w:p w14:paraId="03EA9DAD">
            <w:pPr>
              <w:rPr>
                <w:rFonts w:ascii="宋体" w:hAnsi="宋体"/>
                <w:color w:val="auto"/>
                <w:sz w:val="18"/>
                <w:szCs w:val="18"/>
                <w:highlight w:val="none"/>
              </w:rPr>
            </w:pPr>
            <w:r>
              <w:rPr>
                <w:rFonts w:ascii="宋体" w:hAnsi="宋体"/>
                <w:color w:val="auto"/>
                <w:sz w:val="18"/>
                <w:szCs w:val="18"/>
                <w:highlight w:val="none"/>
              </w:rPr>
              <w:t>0</w:t>
            </w:r>
            <w:r>
              <w:rPr>
                <w:rFonts w:hint="eastAsia" w:ascii="宋体" w:hAnsi="宋体"/>
                <w:color w:val="auto"/>
                <w:sz w:val="18"/>
                <w:szCs w:val="18"/>
                <w:highlight w:val="none"/>
              </w:rPr>
              <w:t>次</w:t>
            </w:r>
          </w:p>
        </w:tc>
      </w:tr>
    </w:tbl>
    <w:p w14:paraId="3C6B5C99">
      <w:pPr>
        <w:pStyle w:val="146"/>
        <w:spacing w:before="156" w:after="156"/>
        <w:rPr>
          <w:color w:val="auto"/>
          <w:highlight w:val="none"/>
        </w:rPr>
      </w:pPr>
      <w:r>
        <w:rPr>
          <w:rFonts w:hint="eastAsia"/>
          <w:color w:val="auto"/>
          <w:highlight w:val="none"/>
        </w:rPr>
        <w:t>完整交易</w:t>
      </w:r>
    </w:p>
    <w:p w14:paraId="4D100515">
      <w:pPr>
        <w:pStyle w:val="41"/>
        <w:rPr>
          <w:color w:val="auto"/>
          <w:highlight w:val="none"/>
        </w:rPr>
      </w:pPr>
      <w:r>
        <w:rPr>
          <w:color w:val="auto"/>
          <w:highlight w:val="none"/>
        </w:rPr>
        <w:t>在</w:t>
      </w:r>
      <w:r>
        <w:rPr>
          <w:rFonts w:hint="eastAsia"/>
          <w:color w:val="auto"/>
          <w:highlight w:val="none"/>
        </w:rPr>
        <w:t>T1时间段</w:t>
      </w:r>
      <w:r>
        <w:rPr>
          <w:color w:val="auto"/>
          <w:highlight w:val="none"/>
        </w:rPr>
        <w:t>内，</w:t>
      </w:r>
      <w:r>
        <w:rPr>
          <w:rFonts w:hint="eastAsia"/>
          <w:color w:val="auto"/>
          <w:highlight w:val="none"/>
        </w:rPr>
        <w:t xml:space="preserve"> AG产生</w:t>
      </w:r>
      <w:r>
        <w:rPr>
          <w:color w:val="auto"/>
          <w:highlight w:val="none"/>
        </w:rPr>
        <w:t>的用户的</w:t>
      </w:r>
      <w:r>
        <w:rPr>
          <w:rFonts w:hint="eastAsia"/>
          <w:color w:val="auto"/>
          <w:highlight w:val="none"/>
        </w:rPr>
        <w:t>单次</w:t>
      </w:r>
      <w:r>
        <w:rPr>
          <w:color w:val="auto"/>
          <w:highlight w:val="none"/>
        </w:rPr>
        <w:t>里程的</w:t>
      </w:r>
      <w:r>
        <w:rPr>
          <w:rFonts w:hint="eastAsia"/>
          <w:color w:val="auto"/>
          <w:highlight w:val="none"/>
        </w:rPr>
        <w:t>进、出站交易</w:t>
      </w:r>
      <w:r>
        <w:rPr>
          <w:color w:val="auto"/>
          <w:highlight w:val="none"/>
        </w:rPr>
        <w:t>信息能够</w:t>
      </w:r>
      <w:r>
        <w:rPr>
          <w:rFonts w:hint="eastAsia"/>
          <w:color w:val="auto"/>
          <w:highlight w:val="none"/>
        </w:rPr>
        <w:t>上报</w:t>
      </w:r>
      <w:r>
        <w:rPr>
          <w:color w:val="auto"/>
          <w:highlight w:val="none"/>
        </w:rPr>
        <w:t>到</w:t>
      </w:r>
      <w:r>
        <w:rPr>
          <w:rFonts w:hint="eastAsia"/>
          <w:color w:val="auto"/>
          <w:highlight w:val="none"/>
        </w:rPr>
        <w:t>ITP ，</w:t>
      </w:r>
      <w:r>
        <w:rPr>
          <w:color w:val="auto"/>
          <w:highlight w:val="none"/>
        </w:rPr>
        <w:t>则将</w:t>
      </w:r>
      <w:r>
        <w:rPr>
          <w:rFonts w:hint="eastAsia"/>
          <w:color w:val="auto"/>
          <w:highlight w:val="none"/>
        </w:rPr>
        <w:t>相应</w:t>
      </w:r>
      <w:r>
        <w:rPr>
          <w:color w:val="auto"/>
          <w:highlight w:val="none"/>
        </w:rPr>
        <w:t>的</w:t>
      </w:r>
      <w:r>
        <w:rPr>
          <w:rFonts w:hint="eastAsia"/>
          <w:color w:val="auto"/>
          <w:highlight w:val="none"/>
        </w:rPr>
        <w:t>单次</w:t>
      </w:r>
      <w:r>
        <w:rPr>
          <w:color w:val="auto"/>
          <w:highlight w:val="none"/>
        </w:rPr>
        <w:t>里程标记为“</w:t>
      </w:r>
      <w:r>
        <w:rPr>
          <w:rFonts w:hint="eastAsia"/>
          <w:color w:val="auto"/>
          <w:highlight w:val="none"/>
        </w:rPr>
        <w:t>完整</w:t>
      </w:r>
      <w:r>
        <w:rPr>
          <w:color w:val="auto"/>
          <w:highlight w:val="none"/>
        </w:rPr>
        <w:t xml:space="preserve">交易” </w:t>
      </w:r>
      <w:r>
        <w:rPr>
          <w:rFonts w:hint="eastAsia"/>
          <w:color w:val="auto"/>
          <w:highlight w:val="none"/>
        </w:rPr>
        <w:t>状态（或</w:t>
      </w:r>
      <w:r>
        <w:rPr>
          <w:color w:val="auto"/>
          <w:highlight w:val="none"/>
        </w:rPr>
        <w:t>“</w:t>
      </w:r>
      <w:r>
        <w:rPr>
          <w:rFonts w:hint="eastAsia"/>
          <w:color w:val="auto"/>
          <w:highlight w:val="none"/>
        </w:rPr>
        <w:t>正常</w:t>
      </w:r>
      <w:r>
        <w:rPr>
          <w:color w:val="auto"/>
          <w:highlight w:val="none"/>
        </w:rPr>
        <w:t>交易”</w:t>
      </w:r>
      <w:r>
        <w:rPr>
          <w:rFonts w:hint="eastAsia"/>
          <w:color w:val="auto"/>
          <w:highlight w:val="none"/>
        </w:rPr>
        <w:t>状态）。</w:t>
      </w:r>
    </w:p>
    <w:p w14:paraId="0D9A8514">
      <w:pPr>
        <w:pStyle w:val="146"/>
        <w:spacing w:before="156" w:after="156"/>
        <w:rPr>
          <w:color w:val="auto"/>
          <w:highlight w:val="none"/>
        </w:rPr>
      </w:pPr>
      <w:r>
        <w:rPr>
          <w:rFonts w:hint="eastAsia"/>
          <w:color w:val="auto"/>
          <w:highlight w:val="none"/>
        </w:rPr>
        <w:t>不完整交易</w:t>
      </w:r>
    </w:p>
    <w:p w14:paraId="21295EA5">
      <w:pPr>
        <w:pStyle w:val="41"/>
        <w:rPr>
          <w:color w:val="auto"/>
          <w:highlight w:val="none"/>
        </w:rPr>
      </w:pPr>
      <w:r>
        <w:rPr>
          <w:rFonts w:hint="eastAsia"/>
          <w:color w:val="auto"/>
          <w:highlight w:val="none"/>
        </w:rPr>
        <w:t>在</w:t>
      </w:r>
      <w:r>
        <w:rPr>
          <w:color w:val="auto"/>
          <w:highlight w:val="none"/>
        </w:rPr>
        <w:t xml:space="preserve">一个结算周期内，以下情况的交易，将在ITP </w:t>
      </w:r>
      <w:r>
        <w:rPr>
          <w:rFonts w:hint="eastAsia"/>
          <w:color w:val="auto"/>
          <w:highlight w:val="none"/>
        </w:rPr>
        <w:t>系统</w:t>
      </w:r>
      <w:r>
        <w:rPr>
          <w:color w:val="auto"/>
          <w:highlight w:val="none"/>
        </w:rPr>
        <w:t>内被标记为</w:t>
      </w:r>
      <w:r>
        <w:rPr>
          <w:rFonts w:hint="eastAsia"/>
          <w:color w:val="auto"/>
          <w:highlight w:val="none"/>
        </w:rPr>
        <w:t>不完整</w:t>
      </w:r>
      <w:r>
        <w:rPr>
          <w:color w:val="auto"/>
          <w:highlight w:val="none"/>
        </w:rPr>
        <w:t>交易</w:t>
      </w:r>
      <w:r>
        <w:rPr>
          <w:rFonts w:hint="eastAsia"/>
          <w:color w:val="auto"/>
          <w:highlight w:val="none"/>
        </w:rPr>
        <w:t>（或</w:t>
      </w:r>
      <w:r>
        <w:rPr>
          <w:color w:val="auto"/>
          <w:highlight w:val="none"/>
        </w:rPr>
        <w:t>成为：非正常交易</w:t>
      </w:r>
      <w:r>
        <w:rPr>
          <w:rFonts w:hint="eastAsia"/>
          <w:color w:val="auto"/>
          <w:highlight w:val="none"/>
        </w:rPr>
        <w:t>）：</w:t>
      </w:r>
    </w:p>
    <w:p w14:paraId="21270222">
      <w:pPr>
        <w:pStyle w:val="175"/>
        <w:rPr>
          <w:color w:val="auto"/>
          <w:highlight w:val="none"/>
          <w:lang/>
        </w:rPr>
      </w:pPr>
      <w:r>
        <w:rPr>
          <w:rFonts w:hint="eastAsia"/>
          <w:color w:val="auto"/>
          <w:highlight w:val="none"/>
          <w:lang/>
        </w:rPr>
        <w:t>单次里程</w:t>
      </w:r>
      <w:r>
        <w:rPr>
          <w:color w:val="auto"/>
          <w:highlight w:val="none"/>
          <w:lang/>
        </w:rPr>
        <w:t>缺少</w:t>
      </w:r>
      <w:r>
        <w:rPr>
          <w:rFonts w:hint="eastAsia"/>
          <w:color w:val="auto"/>
          <w:highlight w:val="none"/>
        </w:rPr>
        <w:t>AG</w:t>
      </w:r>
      <w:r>
        <w:rPr>
          <w:rFonts w:hint="eastAsia"/>
          <w:color w:val="auto"/>
          <w:highlight w:val="none"/>
          <w:lang/>
        </w:rPr>
        <w:t>上报</w:t>
      </w:r>
      <w:r>
        <w:rPr>
          <w:color w:val="auto"/>
          <w:highlight w:val="none"/>
          <w:lang/>
        </w:rPr>
        <w:t>的进站信息的交易</w:t>
      </w:r>
      <w:r>
        <w:rPr>
          <w:rFonts w:hint="eastAsia"/>
          <w:color w:val="auto"/>
          <w:highlight w:val="none"/>
          <w:lang/>
        </w:rPr>
        <w:t>。</w:t>
      </w:r>
      <w:r>
        <w:rPr>
          <w:color w:val="auto"/>
          <w:highlight w:val="none"/>
          <w:lang/>
        </w:rPr>
        <w:t>此类</w:t>
      </w:r>
      <w:r>
        <w:rPr>
          <w:rFonts w:hint="eastAsia"/>
          <w:color w:val="auto"/>
          <w:highlight w:val="none"/>
          <w:lang/>
        </w:rPr>
        <w:t>交易</w:t>
      </w:r>
      <w:r>
        <w:rPr>
          <w:color w:val="auto"/>
          <w:highlight w:val="none"/>
          <w:lang/>
        </w:rPr>
        <w:t>只有</w:t>
      </w:r>
      <w:r>
        <w:rPr>
          <w:rFonts w:hint="eastAsia"/>
          <w:color w:val="auto"/>
          <w:highlight w:val="none"/>
          <w:lang/>
        </w:rPr>
        <w:t>出站交易</w:t>
      </w:r>
      <w:r>
        <w:rPr>
          <w:color w:val="auto"/>
          <w:highlight w:val="none"/>
          <w:lang/>
        </w:rPr>
        <w:t>信息，</w:t>
      </w:r>
      <w:r>
        <w:rPr>
          <w:rFonts w:hint="eastAsia"/>
          <w:color w:val="auto"/>
          <w:highlight w:val="none"/>
          <w:lang/>
        </w:rPr>
        <w:t>称为</w:t>
      </w:r>
      <w:r>
        <w:rPr>
          <w:color w:val="auto"/>
          <w:highlight w:val="none"/>
          <w:lang/>
        </w:rPr>
        <w:t>单边出站交易</w:t>
      </w:r>
      <w:r>
        <w:rPr>
          <w:rFonts w:hint="eastAsia"/>
          <w:color w:val="auto"/>
          <w:highlight w:val="none"/>
          <w:lang/>
        </w:rPr>
        <w:t>；</w:t>
      </w:r>
    </w:p>
    <w:p w14:paraId="3148C570">
      <w:pPr>
        <w:pStyle w:val="175"/>
        <w:rPr>
          <w:color w:val="auto"/>
          <w:highlight w:val="none"/>
          <w:lang/>
        </w:rPr>
      </w:pPr>
      <w:r>
        <w:rPr>
          <w:rFonts w:hint="eastAsia"/>
          <w:color w:val="auto"/>
          <w:highlight w:val="none"/>
          <w:lang/>
        </w:rPr>
        <w:t>单次</w:t>
      </w:r>
      <w:r>
        <w:rPr>
          <w:color w:val="auto"/>
          <w:highlight w:val="none"/>
          <w:lang/>
        </w:rPr>
        <w:t>里程缺少</w:t>
      </w:r>
      <w:r>
        <w:rPr>
          <w:rFonts w:hint="eastAsia"/>
          <w:color w:val="auto"/>
          <w:highlight w:val="none"/>
        </w:rPr>
        <w:t>AG</w:t>
      </w:r>
      <w:r>
        <w:rPr>
          <w:rFonts w:hint="eastAsia"/>
          <w:color w:val="auto"/>
          <w:highlight w:val="none"/>
          <w:lang/>
        </w:rPr>
        <w:t>上报</w:t>
      </w:r>
      <w:r>
        <w:rPr>
          <w:color w:val="auto"/>
          <w:highlight w:val="none"/>
          <w:lang/>
        </w:rPr>
        <w:t>的出站信息的交易</w:t>
      </w:r>
      <w:r>
        <w:rPr>
          <w:rFonts w:hint="eastAsia"/>
          <w:color w:val="auto"/>
          <w:highlight w:val="none"/>
          <w:lang/>
        </w:rPr>
        <w:t>。</w:t>
      </w:r>
      <w:r>
        <w:rPr>
          <w:color w:val="auto"/>
          <w:highlight w:val="none"/>
          <w:lang/>
        </w:rPr>
        <w:t>此类</w:t>
      </w:r>
      <w:r>
        <w:rPr>
          <w:rFonts w:hint="eastAsia"/>
          <w:color w:val="auto"/>
          <w:highlight w:val="none"/>
          <w:lang/>
        </w:rPr>
        <w:t>交易</w:t>
      </w:r>
      <w:r>
        <w:rPr>
          <w:color w:val="auto"/>
          <w:highlight w:val="none"/>
          <w:lang/>
        </w:rPr>
        <w:t>只有</w:t>
      </w:r>
      <w:r>
        <w:rPr>
          <w:rFonts w:hint="eastAsia"/>
          <w:color w:val="auto"/>
          <w:highlight w:val="none"/>
          <w:lang/>
        </w:rPr>
        <w:t>进</w:t>
      </w:r>
      <w:r>
        <w:rPr>
          <w:color w:val="auto"/>
          <w:highlight w:val="none"/>
          <w:lang/>
        </w:rPr>
        <w:t>站交易信息，</w:t>
      </w:r>
      <w:r>
        <w:rPr>
          <w:rFonts w:hint="eastAsia"/>
          <w:color w:val="auto"/>
          <w:highlight w:val="none"/>
          <w:lang/>
        </w:rPr>
        <w:t>称为</w:t>
      </w:r>
      <w:r>
        <w:rPr>
          <w:color w:val="auto"/>
          <w:highlight w:val="none"/>
          <w:lang/>
        </w:rPr>
        <w:t>单边</w:t>
      </w:r>
      <w:r>
        <w:rPr>
          <w:rFonts w:hint="eastAsia"/>
          <w:color w:val="auto"/>
          <w:highlight w:val="none"/>
          <w:lang/>
        </w:rPr>
        <w:t>进</w:t>
      </w:r>
      <w:r>
        <w:rPr>
          <w:color w:val="auto"/>
          <w:highlight w:val="none"/>
          <w:lang/>
        </w:rPr>
        <w:t>站交易</w:t>
      </w:r>
      <w:r>
        <w:rPr>
          <w:rFonts w:hint="eastAsia"/>
          <w:color w:val="auto"/>
          <w:highlight w:val="none"/>
          <w:lang/>
        </w:rPr>
        <w:t>。</w:t>
      </w:r>
    </w:p>
    <w:p w14:paraId="5081DBFD">
      <w:pPr>
        <w:pStyle w:val="41"/>
        <w:rPr>
          <w:color w:val="auto"/>
          <w:highlight w:val="none"/>
        </w:rPr>
      </w:pPr>
      <w:r>
        <w:rPr>
          <w:rFonts w:hint="eastAsia"/>
          <w:color w:val="auto"/>
          <w:highlight w:val="none"/>
        </w:rPr>
        <w:t>对于</w:t>
      </w:r>
      <w:r>
        <w:rPr>
          <w:color w:val="auto"/>
          <w:highlight w:val="none"/>
        </w:rPr>
        <w:t>上述情况下的扣费规则为：</w:t>
      </w:r>
    </w:p>
    <w:p w14:paraId="4C681E2F">
      <w:pPr>
        <w:pStyle w:val="175"/>
        <w:rPr>
          <w:color w:val="auto"/>
          <w:highlight w:val="none"/>
          <w:lang/>
        </w:rPr>
      </w:pPr>
      <w:r>
        <w:rPr>
          <w:rFonts w:hint="eastAsia"/>
          <w:color w:val="auto"/>
          <w:highlight w:val="none"/>
          <w:lang/>
        </w:rPr>
        <w:t>当</w:t>
      </w:r>
      <w:r>
        <w:rPr>
          <w:color w:val="auto"/>
          <w:highlight w:val="none"/>
          <w:lang/>
        </w:rPr>
        <w:t>在交易所处的结算周期内，</w:t>
      </w:r>
      <w:r>
        <w:rPr>
          <w:rFonts w:hint="eastAsia"/>
          <w:color w:val="auto"/>
          <w:highlight w:val="none"/>
          <w:lang/>
        </w:rPr>
        <w:t>ITP 收到上报</w:t>
      </w:r>
      <w:r>
        <w:rPr>
          <w:color w:val="auto"/>
          <w:highlight w:val="none"/>
          <w:lang/>
        </w:rPr>
        <w:t xml:space="preserve">的相应车票进出站信息时，ITP </w:t>
      </w:r>
      <w:r>
        <w:rPr>
          <w:rFonts w:hint="eastAsia"/>
          <w:color w:val="auto"/>
          <w:highlight w:val="none"/>
          <w:lang/>
        </w:rPr>
        <w:t>将按</w:t>
      </w:r>
      <w:r>
        <w:rPr>
          <w:color w:val="auto"/>
          <w:highlight w:val="none"/>
          <w:lang/>
        </w:rPr>
        <w:t xml:space="preserve"> “</w:t>
      </w:r>
      <w:r>
        <w:rPr>
          <w:rFonts w:hint="eastAsia"/>
          <w:color w:val="auto"/>
          <w:highlight w:val="none"/>
          <w:lang/>
        </w:rPr>
        <w:t>正常里程</w:t>
      </w:r>
      <w:r>
        <w:rPr>
          <w:color w:val="auto"/>
          <w:highlight w:val="none"/>
          <w:lang/>
        </w:rPr>
        <w:t>交易”</w:t>
      </w:r>
      <w:r>
        <w:rPr>
          <w:rFonts w:hint="eastAsia"/>
          <w:color w:val="auto"/>
          <w:highlight w:val="none"/>
          <w:lang/>
        </w:rPr>
        <w:t>处理；</w:t>
      </w:r>
    </w:p>
    <w:p w14:paraId="6D7EC91F">
      <w:pPr>
        <w:pStyle w:val="175"/>
        <w:rPr>
          <w:color w:val="auto"/>
          <w:highlight w:val="none"/>
          <w:lang/>
        </w:rPr>
      </w:pPr>
      <w:r>
        <w:rPr>
          <w:rFonts w:hint="eastAsia"/>
          <w:color w:val="auto"/>
          <w:highlight w:val="none"/>
          <w:lang/>
        </w:rPr>
        <w:t>当</w:t>
      </w:r>
      <w:r>
        <w:rPr>
          <w:color w:val="auto"/>
          <w:highlight w:val="none"/>
          <w:lang/>
        </w:rPr>
        <w:t>发生上述不完整交易时，</w:t>
      </w:r>
      <w:r>
        <w:rPr>
          <w:rFonts w:hint="eastAsia"/>
          <w:color w:val="auto"/>
          <w:highlight w:val="none"/>
          <w:lang/>
        </w:rPr>
        <w:t>ITP 不会</w:t>
      </w:r>
      <w:r>
        <w:rPr>
          <w:color w:val="auto"/>
          <w:highlight w:val="none"/>
          <w:lang/>
        </w:rPr>
        <w:t>立即</w:t>
      </w:r>
      <w:r>
        <w:rPr>
          <w:rFonts w:hint="eastAsia"/>
          <w:color w:val="auto"/>
          <w:highlight w:val="none"/>
          <w:lang/>
        </w:rPr>
        <w:t>向用户</w:t>
      </w:r>
      <w:r>
        <w:rPr>
          <w:color w:val="auto"/>
          <w:highlight w:val="none"/>
          <w:lang/>
        </w:rPr>
        <w:t>发起</w:t>
      </w:r>
      <w:r>
        <w:rPr>
          <w:rFonts w:hint="eastAsia"/>
          <w:color w:val="auto"/>
          <w:highlight w:val="none"/>
          <w:lang/>
        </w:rPr>
        <w:t>扣费</w:t>
      </w:r>
      <w:r>
        <w:rPr>
          <w:color w:val="auto"/>
          <w:highlight w:val="none"/>
          <w:lang/>
        </w:rPr>
        <w:t>，而是等待</w:t>
      </w:r>
      <w:r>
        <w:rPr>
          <w:rFonts w:hint="eastAsia"/>
          <w:color w:val="auto"/>
          <w:highlight w:val="none"/>
          <w:lang/>
        </w:rPr>
        <w:t>交易</w:t>
      </w:r>
      <w:r>
        <w:rPr>
          <w:color w:val="auto"/>
          <w:highlight w:val="none"/>
          <w:lang/>
        </w:rPr>
        <w:t>结算周期结束后，再依据</w:t>
      </w:r>
      <w:r>
        <w:rPr>
          <w:rFonts w:hint="eastAsia"/>
          <w:color w:val="auto"/>
          <w:highlight w:val="none"/>
        </w:rPr>
        <w:t>AG</w:t>
      </w:r>
      <w:r>
        <w:rPr>
          <w:rFonts w:hint="eastAsia"/>
          <w:color w:val="auto"/>
          <w:highlight w:val="none"/>
          <w:lang/>
        </w:rPr>
        <w:t>的</w:t>
      </w:r>
      <w:r>
        <w:rPr>
          <w:color w:val="auto"/>
          <w:highlight w:val="none"/>
          <w:lang/>
        </w:rPr>
        <w:t>数据上传</w:t>
      </w:r>
      <w:r>
        <w:rPr>
          <w:rFonts w:hint="eastAsia"/>
          <w:color w:val="auto"/>
          <w:highlight w:val="none"/>
          <w:lang/>
        </w:rPr>
        <w:t>情况</w:t>
      </w:r>
      <w:r>
        <w:rPr>
          <w:color w:val="auto"/>
          <w:highlight w:val="none"/>
          <w:lang/>
        </w:rPr>
        <w:t>，来评判是否需要将这些交易列为单边交易进行</w:t>
      </w:r>
      <w:r>
        <w:rPr>
          <w:rFonts w:hint="eastAsia"/>
          <w:color w:val="auto"/>
          <w:highlight w:val="none"/>
          <w:lang/>
        </w:rPr>
        <w:t>扣费</w:t>
      </w:r>
      <w:r>
        <w:rPr>
          <w:color w:val="auto"/>
          <w:highlight w:val="none"/>
          <w:lang/>
        </w:rPr>
        <w:t>结算</w:t>
      </w:r>
      <w:r>
        <w:rPr>
          <w:rFonts w:hint="eastAsia"/>
          <w:color w:val="auto"/>
          <w:highlight w:val="none"/>
          <w:lang/>
        </w:rPr>
        <w:t>；</w:t>
      </w:r>
    </w:p>
    <w:p w14:paraId="1C4AC89E">
      <w:pPr>
        <w:pStyle w:val="175"/>
        <w:rPr>
          <w:color w:val="auto"/>
          <w:highlight w:val="none"/>
          <w:lang/>
        </w:rPr>
      </w:pPr>
      <w:r>
        <w:rPr>
          <w:rFonts w:hint="eastAsia"/>
          <w:color w:val="auto"/>
          <w:highlight w:val="none"/>
          <w:lang/>
        </w:rPr>
        <w:t>ITP 每日</w:t>
      </w:r>
      <w:r>
        <w:rPr>
          <w:color w:val="auto"/>
          <w:highlight w:val="none"/>
          <w:lang/>
        </w:rPr>
        <w:t>定点发起异常交易检查，</w:t>
      </w:r>
      <w:r>
        <w:rPr>
          <w:rFonts w:hint="eastAsia"/>
          <w:color w:val="auto"/>
          <w:highlight w:val="none"/>
          <w:lang/>
        </w:rPr>
        <w:t>判断</w:t>
      </w:r>
      <w:r>
        <w:rPr>
          <w:color w:val="auto"/>
          <w:highlight w:val="none"/>
          <w:lang/>
        </w:rPr>
        <w:t>当前系统内所有</w:t>
      </w:r>
      <w:r>
        <w:rPr>
          <w:rFonts w:hint="eastAsia"/>
          <w:color w:val="auto"/>
          <w:highlight w:val="none"/>
          <w:lang/>
        </w:rPr>
        <w:t>异常交易。</w:t>
      </w:r>
      <w:r>
        <w:rPr>
          <w:color w:val="auto"/>
          <w:highlight w:val="none"/>
          <w:lang/>
        </w:rPr>
        <w:t>判断这些交易的处理时间是否在系统规定的结算周期内；</w:t>
      </w:r>
    </w:p>
    <w:p w14:paraId="3E1D5C10">
      <w:pPr>
        <w:pStyle w:val="175"/>
        <w:rPr>
          <w:color w:val="auto"/>
          <w:highlight w:val="none"/>
          <w:lang/>
        </w:rPr>
      </w:pPr>
      <w:r>
        <w:rPr>
          <w:rFonts w:hint="eastAsia"/>
          <w:color w:val="auto"/>
          <w:highlight w:val="none"/>
          <w:lang/>
        </w:rPr>
        <w:t>若已经</w:t>
      </w:r>
      <w:r>
        <w:rPr>
          <w:color w:val="auto"/>
          <w:highlight w:val="none"/>
          <w:lang/>
        </w:rPr>
        <w:t>超过</w:t>
      </w:r>
      <w:r>
        <w:rPr>
          <w:rFonts w:hint="eastAsia"/>
          <w:color w:val="auto"/>
          <w:highlight w:val="none"/>
          <w:lang/>
        </w:rPr>
        <w:t>了</w:t>
      </w:r>
      <w:r>
        <w:rPr>
          <w:color w:val="auto"/>
          <w:highlight w:val="none"/>
          <w:lang/>
        </w:rPr>
        <w:t>系统结算周期，</w:t>
      </w:r>
      <w:r>
        <w:rPr>
          <w:rFonts w:hint="eastAsia"/>
          <w:color w:val="auto"/>
          <w:highlight w:val="none"/>
          <w:lang/>
        </w:rPr>
        <w:t>并且</w:t>
      </w:r>
      <w:r>
        <w:rPr>
          <w:color w:val="auto"/>
          <w:highlight w:val="none"/>
          <w:lang/>
        </w:rPr>
        <w:t>还未收到补传的数据时，则按单边交易规则进行扣费、结算</w:t>
      </w:r>
      <w:r>
        <w:rPr>
          <w:rFonts w:hint="eastAsia"/>
          <w:color w:val="auto"/>
          <w:highlight w:val="none"/>
          <w:lang/>
        </w:rPr>
        <w:t>。</w:t>
      </w:r>
    </w:p>
    <w:p w14:paraId="3D4C5189">
      <w:pPr>
        <w:pStyle w:val="146"/>
        <w:spacing w:before="156" w:after="156"/>
        <w:rPr>
          <w:color w:val="auto"/>
          <w:highlight w:val="none"/>
        </w:rPr>
      </w:pPr>
      <w:r>
        <w:rPr>
          <w:rFonts w:hint="eastAsia"/>
          <w:color w:val="auto"/>
          <w:highlight w:val="none"/>
        </w:rPr>
        <w:t>单边交易定义</w:t>
      </w:r>
    </w:p>
    <w:p w14:paraId="4A60A2F5">
      <w:pPr>
        <w:pStyle w:val="41"/>
        <w:rPr>
          <w:color w:val="auto"/>
          <w:highlight w:val="none"/>
        </w:rPr>
      </w:pPr>
      <w:r>
        <w:rPr>
          <w:rFonts w:hint="eastAsia"/>
          <w:color w:val="auto"/>
          <w:highlight w:val="none"/>
        </w:rPr>
        <w:t>对于同时</w:t>
      </w:r>
      <w:r>
        <w:rPr>
          <w:color w:val="auto"/>
          <w:highlight w:val="none"/>
        </w:rPr>
        <w:t>满足下述条件的情况，则认定为单边</w:t>
      </w:r>
      <w:r>
        <w:rPr>
          <w:rFonts w:hint="eastAsia"/>
          <w:color w:val="auto"/>
          <w:highlight w:val="none"/>
        </w:rPr>
        <w:t>交易</w:t>
      </w:r>
      <w:r>
        <w:rPr>
          <w:color w:val="auto"/>
          <w:highlight w:val="none"/>
        </w:rPr>
        <w:t>：</w:t>
      </w:r>
    </w:p>
    <w:p w14:paraId="7D88C9B8">
      <w:pPr>
        <w:pStyle w:val="175"/>
        <w:rPr>
          <w:color w:val="auto"/>
          <w:highlight w:val="none"/>
          <w:lang/>
        </w:rPr>
      </w:pPr>
      <w:r>
        <w:rPr>
          <w:rFonts w:hint="eastAsia"/>
          <w:color w:val="auto"/>
          <w:highlight w:val="none"/>
          <w:lang/>
        </w:rPr>
        <w:t>当</w:t>
      </w:r>
      <w:r>
        <w:rPr>
          <w:color w:val="auto"/>
          <w:highlight w:val="none"/>
          <w:lang/>
        </w:rPr>
        <w:t>本次结算周期到达时，</w:t>
      </w:r>
      <w:r>
        <w:rPr>
          <w:rFonts w:hint="eastAsia"/>
          <w:color w:val="auto"/>
          <w:highlight w:val="none"/>
          <w:lang/>
        </w:rPr>
        <w:t>ITP记录</w:t>
      </w:r>
      <w:r>
        <w:rPr>
          <w:color w:val="auto"/>
          <w:highlight w:val="none"/>
          <w:lang/>
        </w:rPr>
        <w:t>的</w:t>
      </w:r>
      <w:r>
        <w:rPr>
          <w:rFonts w:hint="eastAsia"/>
          <w:color w:val="auto"/>
          <w:highlight w:val="none"/>
          <w:lang/>
        </w:rPr>
        <w:t>单次里程仅有</w:t>
      </w:r>
      <w:r>
        <w:rPr>
          <w:rFonts w:hint="eastAsia"/>
          <w:color w:val="auto"/>
          <w:highlight w:val="none"/>
        </w:rPr>
        <w:t>AG</w:t>
      </w:r>
      <w:r>
        <w:rPr>
          <w:rFonts w:hint="eastAsia"/>
          <w:color w:val="auto"/>
          <w:highlight w:val="none"/>
          <w:lang/>
        </w:rPr>
        <w:t>上报</w:t>
      </w:r>
      <w:r>
        <w:rPr>
          <w:color w:val="auto"/>
          <w:highlight w:val="none"/>
          <w:lang/>
        </w:rPr>
        <w:t>的</w:t>
      </w:r>
      <w:r>
        <w:rPr>
          <w:rFonts w:hint="eastAsia"/>
          <w:color w:val="auto"/>
          <w:highlight w:val="none"/>
          <w:lang/>
        </w:rPr>
        <w:t>用户进站(</w:t>
      </w:r>
      <w:r>
        <w:rPr>
          <w:color w:val="auto"/>
          <w:highlight w:val="none"/>
          <w:lang/>
        </w:rPr>
        <w:t>或出站</w:t>
      </w:r>
      <w:r>
        <w:rPr>
          <w:rFonts w:hint="eastAsia"/>
          <w:color w:val="auto"/>
          <w:highlight w:val="none"/>
          <w:lang/>
        </w:rPr>
        <w:t>)</w:t>
      </w:r>
      <w:r>
        <w:rPr>
          <w:color w:val="auto"/>
          <w:highlight w:val="none"/>
          <w:lang/>
        </w:rPr>
        <w:t>记录</w:t>
      </w:r>
      <w:r>
        <w:rPr>
          <w:rFonts w:hint="eastAsia"/>
          <w:color w:val="auto"/>
          <w:highlight w:val="none"/>
          <w:lang/>
        </w:rPr>
        <w:t>，</w:t>
      </w:r>
      <w:r>
        <w:rPr>
          <w:color w:val="auto"/>
          <w:highlight w:val="none"/>
          <w:lang/>
        </w:rPr>
        <w:t>缺少相应的</w:t>
      </w:r>
      <w:r>
        <w:rPr>
          <w:rFonts w:hint="eastAsia"/>
          <w:color w:val="auto"/>
          <w:highlight w:val="none"/>
          <w:lang/>
        </w:rPr>
        <w:t>出站(或进站)记录</w:t>
      </w:r>
      <w:r>
        <w:rPr>
          <w:color w:val="auto"/>
          <w:highlight w:val="none"/>
          <w:lang/>
        </w:rPr>
        <w:t>。</w:t>
      </w:r>
      <w:r>
        <w:rPr>
          <w:rFonts w:hint="eastAsia"/>
          <w:color w:val="auto"/>
          <w:highlight w:val="none"/>
          <w:lang/>
        </w:rPr>
        <w:t>此时</w:t>
      </w:r>
      <w:r>
        <w:rPr>
          <w:color w:val="auto"/>
          <w:highlight w:val="none"/>
          <w:lang/>
        </w:rPr>
        <w:t>，</w:t>
      </w:r>
      <w:r>
        <w:rPr>
          <w:rFonts w:hint="eastAsia"/>
          <w:color w:val="auto"/>
          <w:highlight w:val="none"/>
          <w:lang/>
        </w:rPr>
        <w:t>ITP系统</w:t>
      </w:r>
      <w:r>
        <w:rPr>
          <w:color w:val="auto"/>
          <w:highlight w:val="none"/>
          <w:lang/>
        </w:rPr>
        <w:t>内</w:t>
      </w:r>
      <w:r>
        <w:rPr>
          <w:rFonts w:hint="eastAsia"/>
          <w:color w:val="auto"/>
          <w:highlight w:val="none"/>
          <w:lang/>
        </w:rPr>
        <w:t>记录</w:t>
      </w:r>
      <w:r>
        <w:rPr>
          <w:color w:val="auto"/>
          <w:highlight w:val="none"/>
          <w:lang/>
        </w:rPr>
        <w:t>的交易就被</w:t>
      </w:r>
      <w:r>
        <w:rPr>
          <w:rFonts w:hint="eastAsia"/>
          <w:color w:val="auto"/>
          <w:highlight w:val="none"/>
          <w:lang/>
        </w:rPr>
        <w:t>称为</w:t>
      </w:r>
      <w:r>
        <w:rPr>
          <w:color w:val="auto"/>
          <w:highlight w:val="none"/>
          <w:lang/>
        </w:rPr>
        <w:t>单边交易</w:t>
      </w:r>
      <w:r>
        <w:rPr>
          <w:rFonts w:hint="eastAsia"/>
          <w:color w:val="auto"/>
          <w:highlight w:val="none"/>
          <w:lang/>
        </w:rPr>
        <w:t>；</w:t>
      </w:r>
    </w:p>
    <w:p w14:paraId="4B735A0C">
      <w:pPr>
        <w:pStyle w:val="175"/>
        <w:rPr>
          <w:color w:val="auto"/>
          <w:highlight w:val="none"/>
          <w:lang/>
        </w:rPr>
      </w:pPr>
      <w:r>
        <w:rPr>
          <w:rFonts w:hint="eastAsia"/>
          <w:color w:val="auto"/>
          <w:highlight w:val="none"/>
          <w:lang/>
        </w:rPr>
        <w:t>当前日期</w:t>
      </w:r>
      <w:r>
        <w:rPr>
          <w:color w:val="auto"/>
          <w:highlight w:val="none"/>
          <w:lang/>
        </w:rPr>
        <w:t>-交易发生日期</w:t>
      </w:r>
      <w:r>
        <w:rPr>
          <w:rFonts w:hint="eastAsia"/>
          <w:color w:val="auto"/>
          <w:highlight w:val="none"/>
          <w:lang/>
        </w:rPr>
        <w:t>&gt;T</w:t>
      </w:r>
      <w:r>
        <w:rPr>
          <w:color w:val="auto"/>
          <w:highlight w:val="none"/>
          <w:lang/>
        </w:rPr>
        <w:t>0</w:t>
      </w:r>
      <w:r>
        <w:rPr>
          <w:rFonts w:hint="eastAsia"/>
          <w:color w:val="auto"/>
          <w:highlight w:val="none"/>
          <w:lang/>
        </w:rPr>
        <w:t>。</w:t>
      </w:r>
    </w:p>
    <w:p w14:paraId="43B13BF8">
      <w:pPr>
        <w:pStyle w:val="41"/>
        <w:rPr>
          <w:color w:val="auto"/>
          <w:highlight w:val="none"/>
        </w:rPr>
      </w:pPr>
      <w:r>
        <w:rPr>
          <w:rFonts w:hint="eastAsia"/>
          <w:color w:val="auto"/>
          <w:highlight w:val="none"/>
        </w:rPr>
        <w:t>上述</w:t>
      </w:r>
      <w:r>
        <w:rPr>
          <w:color w:val="auto"/>
          <w:highlight w:val="none"/>
        </w:rPr>
        <w:t>两种情况</w:t>
      </w:r>
      <w:r>
        <w:rPr>
          <w:rFonts w:hint="eastAsia"/>
          <w:color w:val="auto"/>
          <w:highlight w:val="none"/>
        </w:rPr>
        <w:t>同时</w:t>
      </w:r>
      <w:r>
        <w:rPr>
          <w:color w:val="auto"/>
          <w:highlight w:val="none"/>
        </w:rPr>
        <w:t>发生</w:t>
      </w:r>
      <w:r>
        <w:rPr>
          <w:rFonts w:hint="eastAsia"/>
          <w:color w:val="auto"/>
          <w:highlight w:val="none"/>
        </w:rPr>
        <w:t>时</w:t>
      </w:r>
      <w:r>
        <w:rPr>
          <w:color w:val="auto"/>
          <w:highlight w:val="none"/>
        </w:rPr>
        <w:t>，就算做</w:t>
      </w:r>
      <w:r>
        <w:rPr>
          <w:rFonts w:hint="eastAsia"/>
          <w:color w:val="auto"/>
          <w:highlight w:val="none"/>
        </w:rPr>
        <w:t>是</w:t>
      </w:r>
      <w:r>
        <w:rPr>
          <w:color w:val="auto"/>
          <w:highlight w:val="none"/>
        </w:rPr>
        <w:t>单边交易。</w:t>
      </w:r>
    </w:p>
    <w:p w14:paraId="53AA6AE1">
      <w:pPr>
        <w:pStyle w:val="146"/>
        <w:spacing w:before="156" w:after="156"/>
        <w:rPr>
          <w:color w:val="auto"/>
          <w:highlight w:val="none"/>
        </w:rPr>
      </w:pPr>
      <w:r>
        <w:rPr>
          <w:rFonts w:hint="eastAsia"/>
          <w:color w:val="auto"/>
          <w:highlight w:val="none"/>
        </w:rPr>
        <w:t>交易扣费规则</w:t>
      </w:r>
    </w:p>
    <w:p w14:paraId="46ED2A77">
      <w:pPr>
        <w:pStyle w:val="41"/>
        <w:rPr>
          <w:color w:val="auto"/>
          <w:highlight w:val="none"/>
        </w:rPr>
      </w:pPr>
      <w:r>
        <w:rPr>
          <w:rFonts w:hint="eastAsia"/>
          <w:color w:val="auto"/>
          <w:highlight w:val="none"/>
        </w:rPr>
        <w:t>互联网票务平台关于</w:t>
      </w:r>
      <w:r>
        <w:rPr>
          <w:color w:val="auto"/>
          <w:highlight w:val="none"/>
        </w:rPr>
        <w:t>交易</w:t>
      </w:r>
      <w:r>
        <w:rPr>
          <w:rFonts w:hint="eastAsia"/>
          <w:color w:val="auto"/>
          <w:highlight w:val="none"/>
        </w:rPr>
        <w:t>里程</w:t>
      </w:r>
      <w:r>
        <w:rPr>
          <w:color w:val="auto"/>
          <w:highlight w:val="none"/>
        </w:rPr>
        <w:t>的状态（</w:t>
      </w:r>
      <w:r>
        <w:rPr>
          <w:rFonts w:hint="eastAsia"/>
          <w:color w:val="auto"/>
          <w:highlight w:val="none"/>
        </w:rPr>
        <w:t>正常</w:t>
      </w:r>
      <w:r>
        <w:rPr>
          <w:color w:val="auto"/>
          <w:highlight w:val="none"/>
        </w:rPr>
        <w:t>交易、不完整交易或单边交易）情况</w:t>
      </w:r>
      <w:r>
        <w:rPr>
          <w:rFonts w:hint="eastAsia"/>
          <w:color w:val="auto"/>
          <w:highlight w:val="none"/>
        </w:rPr>
        <w:t>，</w:t>
      </w:r>
      <w:r>
        <w:rPr>
          <w:color w:val="auto"/>
          <w:highlight w:val="none"/>
        </w:rPr>
        <w:t>进行针对性的计费</w:t>
      </w:r>
      <w:r>
        <w:rPr>
          <w:rFonts w:hint="eastAsia"/>
          <w:color w:val="auto"/>
          <w:highlight w:val="none"/>
        </w:rPr>
        <w:t>。</w:t>
      </w:r>
      <w:r>
        <w:rPr>
          <w:color w:val="auto"/>
          <w:highlight w:val="none"/>
        </w:rPr>
        <w:t>具体</w:t>
      </w:r>
      <w:r>
        <w:rPr>
          <w:rFonts w:hint="eastAsia"/>
          <w:color w:val="auto"/>
          <w:highlight w:val="none"/>
        </w:rPr>
        <w:t>的扣费</w:t>
      </w:r>
      <w:r>
        <w:rPr>
          <w:color w:val="auto"/>
          <w:highlight w:val="none"/>
        </w:rPr>
        <w:t>发起时机和相应的</w:t>
      </w:r>
      <w:r>
        <w:rPr>
          <w:rFonts w:hint="eastAsia"/>
          <w:color w:val="auto"/>
          <w:highlight w:val="none"/>
        </w:rPr>
        <w:t>扣费</w:t>
      </w:r>
      <w:r>
        <w:rPr>
          <w:color w:val="auto"/>
          <w:highlight w:val="none"/>
        </w:rPr>
        <w:t>规则如下：</w:t>
      </w:r>
    </w:p>
    <w:p w14:paraId="68019CD1">
      <w:pPr>
        <w:pStyle w:val="223"/>
        <w:numPr>
          <w:ilvl w:val="0"/>
          <w:numId w:val="28"/>
        </w:numPr>
        <w:rPr>
          <w:color w:val="auto"/>
          <w:highlight w:val="none"/>
          <w:lang/>
        </w:rPr>
      </w:pPr>
      <w:r>
        <w:rPr>
          <w:rFonts w:hint="eastAsia"/>
          <w:color w:val="auto"/>
          <w:highlight w:val="none"/>
          <w:lang/>
        </w:rPr>
        <w:t>实时扣费</w:t>
      </w:r>
      <w:r>
        <w:rPr>
          <w:color w:val="auto"/>
          <w:highlight w:val="none"/>
          <w:lang/>
        </w:rPr>
        <w:t>：</w:t>
      </w:r>
    </w:p>
    <w:p w14:paraId="6D03192A">
      <w:pPr>
        <w:pStyle w:val="175"/>
        <w:rPr>
          <w:color w:val="auto"/>
          <w:highlight w:val="none"/>
          <w:lang/>
        </w:rPr>
      </w:pPr>
      <w:r>
        <w:rPr>
          <w:rFonts w:hint="eastAsia"/>
          <w:color w:val="auto"/>
          <w:highlight w:val="none"/>
          <w:lang/>
        </w:rPr>
        <w:t>单次</w:t>
      </w:r>
      <w:r>
        <w:rPr>
          <w:color w:val="auto"/>
          <w:highlight w:val="none"/>
          <w:lang/>
        </w:rPr>
        <w:t>里程完整，进出站交易</w:t>
      </w:r>
      <w:r>
        <w:rPr>
          <w:rFonts w:hint="eastAsia"/>
          <w:color w:val="auto"/>
          <w:highlight w:val="none"/>
          <w:lang/>
        </w:rPr>
        <w:t>能够</w:t>
      </w:r>
      <w:r>
        <w:rPr>
          <w:color w:val="auto"/>
          <w:highlight w:val="none"/>
          <w:lang/>
        </w:rPr>
        <w:t>及时上报到</w:t>
      </w:r>
      <w:r>
        <w:rPr>
          <w:rFonts w:hint="eastAsia"/>
          <w:color w:val="auto"/>
          <w:highlight w:val="none"/>
          <w:lang/>
        </w:rPr>
        <w:t>ITP；</w:t>
      </w:r>
    </w:p>
    <w:p w14:paraId="58C1A1DB">
      <w:pPr>
        <w:pStyle w:val="175"/>
        <w:rPr>
          <w:color w:val="auto"/>
          <w:highlight w:val="none"/>
          <w:lang/>
        </w:rPr>
      </w:pPr>
      <w:r>
        <w:rPr>
          <w:color w:val="auto"/>
          <w:highlight w:val="none"/>
          <w:lang/>
        </w:rPr>
        <w:t xml:space="preserve">ITP </w:t>
      </w:r>
      <w:r>
        <w:rPr>
          <w:rFonts w:hint="eastAsia"/>
          <w:color w:val="auto"/>
          <w:highlight w:val="none"/>
          <w:lang/>
        </w:rPr>
        <w:t>根据</w:t>
      </w:r>
      <w:r>
        <w:rPr>
          <w:color w:val="auto"/>
          <w:highlight w:val="none"/>
          <w:lang/>
        </w:rPr>
        <w:t>出站闸机的计费金额，向用户账户发起扣费</w:t>
      </w:r>
      <w:r>
        <w:rPr>
          <w:rFonts w:hint="eastAsia"/>
          <w:color w:val="auto"/>
          <w:highlight w:val="none"/>
          <w:lang/>
        </w:rPr>
        <w:t>；</w:t>
      </w:r>
    </w:p>
    <w:p w14:paraId="4EF7622C">
      <w:pPr>
        <w:pStyle w:val="175"/>
        <w:rPr>
          <w:color w:val="auto"/>
          <w:highlight w:val="none"/>
          <w:lang/>
        </w:rPr>
      </w:pPr>
      <w:r>
        <w:rPr>
          <w:rFonts w:hint="eastAsia"/>
          <w:color w:val="auto"/>
          <w:highlight w:val="none"/>
          <w:lang/>
        </w:rPr>
        <w:t>扣费</w:t>
      </w:r>
      <w:r>
        <w:rPr>
          <w:color w:val="auto"/>
          <w:highlight w:val="none"/>
          <w:lang/>
        </w:rPr>
        <w:t>尽量</w:t>
      </w:r>
      <w:r>
        <w:rPr>
          <w:rFonts w:hint="eastAsia"/>
          <w:color w:val="auto"/>
          <w:highlight w:val="none"/>
          <w:lang/>
        </w:rPr>
        <w:t>及时</w:t>
      </w:r>
      <w:r>
        <w:rPr>
          <w:color w:val="auto"/>
          <w:highlight w:val="none"/>
          <w:lang/>
        </w:rPr>
        <w:t>，并给用户提示交易行程结束扣费通知</w:t>
      </w:r>
      <w:r>
        <w:rPr>
          <w:rFonts w:hint="eastAsia"/>
          <w:color w:val="auto"/>
          <w:highlight w:val="none"/>
          <w:lang/>
        </w:rPr>
        <w:t>。</w:t>
      </w:r>
    </w:p>
    <w:p w14:paraId="550449DB">
      <w:pPr>
        <w:pStyle w:val="223"/>
        <w:numPr>
          <w:ilvl w:val="0"/>
          <w:numId w:val="28"/>
        </w:numPr>
        <w:rPr>
          <w:color w:val="auto"/>
          <w:highlight w:val="none"/>
          <w:lang/>
        </w:rPr>
      </w:pPr>
      <w:r>
        <w:rPr>
          <w:rFonts w:hint="eastAsia"/>
          <w:color w:val="auto"/>
          <w:highlight w:val="none"/>
          <w:lang/>
        </w:rPr>
        <w:t>定点</w:t>
      </w:r>
      <w:r>
        <w:rPr>
          <w:color w:val="auto"/>
          <w:highlight w:val="none"/>
          <w:lang/>
        </w:rPr>
        <w:t>扣费：</w:t>
      </w:r>
    </w:p>
    <w:p w14:paraId="7319A6FD">
      <w:pPr>
        <w:pStyle w:val="175"/>
        <w:rPr>
          <w:color w:val="auto"/>
          <w:highlight w:val="none"/>
          <w:lang/>
        </w:rPr>
      </w:pPr>
      <w:r>
        <w:rPr>
          <w:rFonts w:hint="eastAsia"/>
          <w:color w:val="auto"/>
          <w:highlight w:val="none"/>
          <w:lang/>
        </w:rPr>
        <w:t>ITP 系统</w:t>
      </w:r>
      <w:r>
        <w:rPr>
          <w:color w:val="auto"/>
          <w:highlight w:val="none"/>
          <w:lang/>
        </w:rPr>
        <w:t>每天</w:t>
      </w:r>
      <w:r>
        <w:rPr>
          <w:rFonts w:hint="eastAsia"/>
          <w:color w:val="auto"/>
          <w:highlight w:val="none"/>
          <w:lang/>
        </w:rPr>
        <w:t>9点</w:t>
      </w:r>
      <w:r>
        <w:rPr>
          <w:color w:val="auto"/>
          <w:highlight w:val="none"/>
          <w:lang/>
        </w:rPr>
        <w:t>定点</w:t>
      </w:r>
      <w:r>
        <w:rPr>
          <w:rFonts w:hint="eastAsia"/>
          <w:color w:val="auto"/>
          <w:highlight w:val="none"/>
          <w:lang/>
        </w:rPr>
        <w:t>发起；</w:t>
      </w:r>
    </w:p>
    <w:p w14:paraId="14794AED">
      <w:pPr>
        <w:pStyle w:val="175"/>
        <w:rPr>
          <w:color w:val="auto"/>
          <w:highlight w:val="none"/>
          <w:lang/>
        </w:rPr>
      </w:pPr>
      <w:r>
        <w:rPr>
          <w:rFonts w:hint="eastAsia"/>
          <w:color w:val="auto"/>
          <w:highlight w:val="none"/>
          <w:lang/>
        </w:rPr>
        <w:t>对截止</w:t>
      </w:r>
      <w:r>
        <w:rPr>
          <w:color w:val="auto"/>
          <w:highlight w:val="none"/>
          <w:lang/>
        </w:rPr>
        <w:t>到当前，</w:t>
      </w:r>
      <w:r>
        <w:rPr>
          <w:rFonts w:hint="eastAsia"/>
          <w:color w:val="auto"/>
          <w:highlight w:val="none"/>
          <w:lang/>
        </w:rPr>
        <w:t>所有</w:t>
      </w:r>
      <w:r>
        <w:rPr>
          <w:color w:val="auto"/>
          <w:highlight w:val="none"/>
          <w:lang/>
        </w:rPr>
        <w:t>进出站交易进行批量匹配</w:t>
      </w:r>
      <w:r>
        <w:rPr>
          <w:rFonts w:hint="eastAsia"/>
          <w:color w:val="auto"/>
          <w:highlight w:val="none"/>
          <w:lang/>
        </w:rPr>
        <w:t>：</w:t>
      </w:r>
    </w:p>
    <w:p w14:paraId="51EFAAE8">
      <w:pPr>
        <w:pStyle w:val="41"/>
        <w:rPr>
          <w:color w:val="auto"/>
          <w:highlight w:val="none"/>
        </w:rPr>
      </w:pPr>
      <w:r>
        <w:rPr>
          <w:color w:val="auto"/>
          <w:highlight w:val="none"/>
        </w:rPr>
        <w:t>若AG</w:t>
      </w:r>
      <w:r>
        <w:rPr>
          <w:rFonts w:hint="eastAsia"/>
          <w:color w:val="auto"/>
          <w:highlight w:val="none"/>
        </w:rPr>
        <w:t>上传</w:t>
      </w:r>
      <w:r>
        <w:rPr>
          <w:color w:val="auto"/>
          <w:highlight w:val="none"/>
        </w:rPr>
        <w:t>的</w:t>
      </w:r>
      <w:r>
        <w:rPr>
          <w:rFonts w:hint="eastAsia"/>
          <w:color w:val="auto"/>
          <w:highlight w:val="none"/>
        </w:rPr>
        <w:t>交易（含</w:t>
      </w:r>
      <w:r>
        <w:rPr>
          <w:color w:val="auto"/>
          <w:highlight w:val="none"/>
        </w:rPr>
        <w:t>交易通知、AG</w:t>
      </w:r>
      <w:r>
        <w:rPr>
          <w:rFonts w:hint="eastAsia"/>
          <w:color w:val="auto"/>
          <w:highlight w:val="none"/>
        </w:rPr>
        <w:t>产生</w:t>
      </w:r>
      <w:r>
        <w:rPr>
          <w:color w:val="auto"/>
          <w:highlight w:val="none"/>
        </w:rPr>
        <w:t>的进出站</w:t>
      </w:r>
      <w:r>
        <w:rPr>
          <w:rFonts w:hint="eastAsia"/>
          <w:color w:val="auto"/>
          <w:highlight w:val="none"/>
        </w:rPr>
        <w:t>离线</w:t>
      </w:r>
      <w:r>
        <w:rPr>
          <w:color w:val="auto"/>
          <w:highlight w:val="none"/>
        </w:rPr>
        <w:t>交易数据</w:t>
      </w:r>
      <w:r>
        <w:rPr>
          <w:rFonts w:hint="eastAsia"/>
          <w:color w:val="auto"/>
          <w:highlight w:val="none"/>
        </w:rPr>
        <w:t>文件）</w:t>
      </w:r>
      <w:r>
        <w:rPr>
          <w:color w:val="auto"/>
          <w:highlight w:val="none"/>
        </w:rPr>
        <w:t>里程已经完整，</w:t>
      </w:r>
      <w:r>
        <w:rPr>
          <w:rFonts w:hint="eastAsia"/>
          <w:color w:val="auto"/>
          <w:highlight w:val="none"/>
        </w:rPr>
        <w:t>则</w:t>
      </w:r>
      <w:r>
        <w:rPr>
          <w:color w:val="auto"/>
          <w:highlight w:val="none"/>
        </w:rPr>
        <w:t>按正常交易发起扣费</w:t>
      </w:r>
      <w:r>
        <w:rPr>
          <w:rFonts w:hint="eastAsia"/>
          <w:color w:val="auto"/>
          <w:highlight w:val="none"/>
        </w:rPr>
        <w:t>。</w:t>
      </w:r>
    </w:p>
    <w:p w14:paraId="69B834FB">
      <w:pPr>
        <w:pStyle w:val="41"/>
        <w:rPr>
          <w:color w:val="auto"/>
          <w:highlight w:val="none"/>
        </w:rPr>
      </w:pPr>
      <w:r>
        <w:rPr>
          <w:rFonts w:hint="eastAsia"/>
          <w:color w:val="auto"/>
          <w:highlight w:val="none"/>
        </w:rPr>
        <w:t>若</w:t>
      </w:r>
      <w:r>
        <w:rPr>
          <w:color w:val="auto"/>
          <w:highlight w:val="none"/>
        </w:rPr>
        <w:t>到达结算</w:t>
      </w:r>
      <w:r>
        <w:rPr>
          <w:rFonts w:hint="eastAsia"/>
          <w:color w:val="auto"/>
          <w:highlight w:val="none"/>
        </w:rPr>
        <w:t>周期</w:t>
      </w:r>
      <w:r>
        <w:rPr>
          <w:color w:val="auto"/>
          <w:highlight w:val="none"/>
        </w:rPr>
        <w:t>，并且存在</w:t>
      </w:r>
      <w:r>
        <w:rPr>
          <w:rFonts w:hint="eastAsia"/>
          <w:color w:val="auto"/>
          <w:highlight w:val="none"/>
        </w:rPr>
        <w:t>人工</w:t>
      </w:r>
      <w:r>
        <w:rPr>
          <w:color w:val="auto"/>
          <w:highlight w:val="none"/>
        </w:rPr>
        <w:t>更新</w:t>
      </w:r>
      <w:r>
        <w:rPr>
          <w:rFonts w:hint="eastAsia"/>
          <w:color w:val="auto"/>
          <w:highlight w:val="none"/>
        </w:rPr>
        <w:t>（含BOM和乘客</w:t>
      </w:r>
      <w:r>
        <w:rPr>
          <w:color w:val="auto"/>
          <w:highlight w:val="none"/>
        </w:rPr>
        <w:t>自助处理</w:t>
      </w:r>
      <w:r>
        <w:rPr>
          <w:rFonts w:hint="eastAsia"/>
          <w:color w:val="auto"/>
          <w:highlight w:val="none"/>
        </w:rPr>
        <w:t>）</w:t>
      </w:r>
      <w:r>
        <w:rPr>
          <w:color w:val="auto"/>
          <w:highlight w:val="none"/>
        </w:rPr>
        <w:t>的交易</w:t>
      </w:r>
      <w:r>
        <w:rPr>
          <w:rFonts w:hint="eastAsia"/>
          <w:color w:val="auto"/>
          <w:highlight w:val="none"/>
        </w:rPr>
        <w:t>，</w:t>
      </w:r>
      <w:r>
        <w:rPr>
          <w:color w:val="auto"/>
          <w:highlight w:val="none"/>
        </w:rPr>
        <w:t>则按人工更新的交易进行扣</w:t>
      </w:r>
      <w:r>
        <w:rPr>
          <w:rFonts w:hint="eastAsia"/>
          <w:color w:val="auto"/>
          <w:highlight w:val="none"/>
        </w:rPr>
        <w:t>费。</w:t>
      </w:r>
    </w:p>
    <w:p w14:paraId="1D997FF7">
      <w:pPr>
        <w:pStyle w:val="41"/>
        <w:rPr>
          <w:color w:val="auto"/>
          <w:highlight w:val="none"/>
        </w:rPr>
      </w:pPr>
      <w:r>
        <w:rPr>
          <w:rFonts w:hint="eastAsia"/>
          <w:color w:val="auto"/>
          <w:highlight w:val="none"/>
        </w:rPr>
        <w:t>若</w:t>
      </w:r>
      <w:r>
        <w:rPr>
          <w:color w:val="auto"/>
          <w:highlight w:val="none"/>
        </w:rPr>
        <w:t>到达结算周期，</w:t>
      </w:r>
      <w:r>
        <w:rPr>
          <w:rFonts w:hint="eastAsia"/>
          <w:color w:val="auto"/>
          <w:highlight w:val="none"/>
        </w:rPr>
        <w:t>未</w:t>
      </w:r>
      <w:r>
        <w:rPr>
          <w:color w:val="auto"/>
          <w:highlight w:val="none"/>
        </w:rPr>
        <w:t>发现AG</w:t>
      </w:r>
      <w:r>
        <w:rPr>
          <w:rFonts w:hint="eastAsia"/>
          <w:color w:val="auto"/>
          <w:highlight w:val="none"/>
        </w:rPr>
        <w:t>上传</w:t>
      </w:r>
      <w:r>
        <w:rPr>
          <w:color w:val="auto"/>
          <w:highlight w:val="none"/>
        </w:rPr>
        <w:t>的交易</w:t>
      </w:r>
      <w:r>
        <w:rPr>
          <w:rFonts w:hint="eastAsia"/>
          <w:color w:val="auto"/>
          <w:highlight w:val="none"/>
        </w:rPr>
        <w:t>、</w:t>
      </w:r>
      <w:r>
        <w:rPr>
          <w:color w:val="auto"/>
          <w:highlight w:val="none"/>
        </w:rPr>
        <w:t>为发现人工更新交易，则对于这种交易按单边交易进行</w:t>
      </w:r>
      <w:r>
        <w:rPr>
          <w:rFonts w:hint="eastAsia"/>
          <w:color w:val="auto"/>
          <w:highlight w:val="none"/>
        </w:rPr>
        <w:t>扣费</w:t>
      </w:r>
      <w:r>
        <w:rPr>
          <w:color w:val="auto"/>
          <w:highlight w:val="none"/>
        </w:rPr>
        <w:t>。</w:t>
      </w:r>
    </w:p>
    <w:p w14:paraId="6C7E739D">
      <w:pPr>
        <w:pStyle w:val="146"/>
        <w:spacing w:before="156" w:after="156"/>
        <w:rPr>
          <w:color w:val="auto"/>
          <w:highlight w:val="none"/>
        </w:rPr>
      </w:pPr>
      <w:r>
        <w:rPr>
          <w:rFonts w:hint="eastAsia"/>
          <w:color w:val="auto"/>
          <w:highlight w:val="none"/>
        </w:rPr>
        <w:t>黑名单规则-----现在黑名单不放开</w:t>
      </w:r>
    </w:p>
    <w:p w14:paraId="26CD7613">
      <w:pPr>
        <w:pStyle w:val="41"/>
        <w:rPr>
          <w:color w:val="auto"/>
          <w:highlight w:val="none"/>
        </w:rPr>
      </w:pPr>
      <w:r>
        <w:rPr>
          <w:color w:val="auto"/>
          <w:highlight w:val="none"/>
        </w:rPr>
        <w:t>对于异常的交易行为进行有效的监控，以</w:t>
      </w:r>
      <w:r>
        <w:rPr>
          <w:rFonts w:hint="eastAsia"/>
          <w:color w:val="auto"/>
          <w:highlight w:val="none"/>
        </w:rPr>
        <w:t>应对</w:t>
      </w:r>
      <w:r>
        <w:rPr>
          <w:color w:val="auto"/>
          <w:highlight w:val="none"/>
        </w:rPr>
        <w:t>车票异常使用</w:t>
      </w:r>
      <w:r>
        <w:rPr>
          <w:rFonts w:hint="eastAsia"/>
          <w:color w:val="auto"/>
          <w:highlight w:val="none"/>
        </w:rPr>
        <w:t>以及</w:t>
      </w:r>
      <w:r>
        <w:rPr>
          <w:color w:val="auto"/>
          <w:highlight w:val="none"/>
        </w:rPr>
        <w:t>用户账户扣费异常的情况持续发生。</w:t>
      </w:r>
      <w:r>
        <w:rPr>
          <w:rFonts w:hint="eastAsia"/>
          <w:color w:val="auto"/>
          <w:highlight w:val="none"/>
        </w:rPr>
        <w:t>具体</w:t>
      </w:r>
      <w:r>
        <w:rPr>
          <w:color w:val="auto"/>
          <w:highlight w:val="none"/>
        </w:rPr>
        <w:t>的业务约束</w:t>
      </w:r>
      <w:r>
        <w:rPr>
          <w:rFonts w:hint="eastAsia"/>
          <w:color w:val="auto"/>
          <w:highlight w:val="none"/>
        </w:rPr>
        <w:t>功能</w:t>
      </w:r>
      <w:r>
        <w:rPr>
          <w:color w:val="auto"/>
          <w:highlight w:val="none"/>
        </w:rPr>
        <w:t>由</w:t>
      </w:r>
      <w:r>
        <w:rPr>
          <w:rFonts w:hint="eastAsia"/>
          <w:color w:val="auto"/>
          <w:highlight w:val="none"/>
        </w:rPr>
        <w:t>ITP 系统</w:t>
      </w:r>
      <w:r>
        <w:rPr>
          <w:color w:val="auto"/>
          <w:highlight w:val="none"/>
        </w:rPr>
        <w:t>的风险控制管理模块负责，主要的的控制方式是通过在</w:t>
      </w:r>
      <w:r>
        <w:rPr>
          <w:rFonts w:hint="eastAsia"/>
          <w:color w:val="auto"/>
          <w:highlight w:val="none"/>
        </w:rPr>
        <w:t xml:space="preserve"> ITP 系统</w:t>
      </w:r>
      <w:r>
        <w:rPr>
          <w:color w:val="auto"/>
          <w:highlight w:val="none"/>
        </w:rPr>
        <w:t>中，增加线上黑名单机制，对于</w:t>
      </w:r>
      <w:r>
        <w:rPr>
          <w:rFonts w:hint="eastAsia"/>
          <w:color w:val="auto"/>
          <w:highlight w:val="none"/>
        </w:rPr>
        <w:t>异常</w:t>
      </w:r>
      <w:r>
        <w:rPr>
          <w:color w:val="auto"/>
          <w:highlight w:val="none"/>
        </w:rPr>
        <w:t>的用户行为进行事后</w:t>
      </w:r>
      <w:r>
        <w:rPr>
          <w:rFonts w:hint="eastAsia"/>
          <w:color w:val="auto"/>
          <w:highlight w:val="none"/>
        </w:rPr>
        <w:t>惩戒</w:t>
      </w:r>
      <w:r>
        <w:rPr>
          <w:color w:val="auto"/>
          <w:highlight w:val="none"/>
        </w:rPr>
        <w:t>。</w:t>
      </w:r>
    </w:p>
    <w:p w14:paraId="4BAFD6CE">
      <w:pPr>
        <w:pStyle w:val="175"/>
        <w:rPr>
          <w:color w:val="auto"/>
          <w:highlight w:val="none"/>
          <w:lang/>
        </w:rPr>
      </w:pPr>
      <w:r>
        <w:rPr>
          <w:rFonts w:hint="eastAsia"/>
          <w:color w:val="auto"/>
          <w:highlight w:val="none"/>
          <w:lang/>
        </w:rPr>
        <w:t>被</w:t>
      </w:r>
      <w:r>
        <w:rPr>
          <w:color w:val="auto"/>
          <w:highlight w:val="none"/>
          <w:lang/>
        </w:rPr>
        <w:t>列入黑名单的规则为</w:t>
      </w:r>
    </w:p>
    <w:p w14:paraId="20456101">
      <w:pPr>
        <w:pStyle w:val="41"/>
        <w:rPr>
          <w:color w:val="auto"/>
          <w:highlight w:val="none"/>
        </w:rPr>
      </w:pPr>
      <w:r>
        <w:rPr>
          <w:rFonts w:hint="eastAsia"/>
          <w:color w:val="auto"/>
          <w:highlight w:val="none"/>
        </w:rPr>
        <w:t>用户出现第一笔单边交易开始计算，结算周期内</w:t>
      </w:r>
      <w:r>
        <w:rPr>
          <w:color w:val="auto"/>
          <w:highlight w:val="none"/>
        </w:rPr>
        <w:t>，</w:t>
      </w:r>
      <w:r>
        <w:rPr>
          <w:rFonts w:hint="eastAsia"/>
          <w:color w:val="auto"/>
          <w:highlight w:val="none"/>
        </w:rPr>
        <w:t>同一</w:t>
      </w:r>
      <w:r>
        <w:rPr>
          <w:color w:val="auto"/>
          <w:highlight w:val="none"/>
        </w:rPr>
        <w:t>用户的单边交易次数</w:t>
      </w:r>
      <w:r>
        <w:rPr>
          <w:rFonts w:hint="eastAsia"/>
          <w:color w:val="auto"/>
          <w:highlight w:val="none"/>
        </w:rPr>
        <w:t>累计发生T</w:t>
      </w:r>
      <w:r>
        <w:rPr>
          <w:color w:val="auto"/>
          <w:highlight w:val="none"/>
        </w:rPr>
        <w:t>2</w:t>
      </w:r>
      <w:r>
        <w:rPr>
          <w:rFonts w:hint="eastAsia"/>
          <w:color w:val="auto"/>
          <w:highlight w:val="none"/>
        </w:rPr>
        <w:t>次</w:t>
      </w:r>
      <w:r>
        <w:rPr>
          <w:color w:val="auto"/>
          <w:highlight w:val="none"/>
        </w:rPr>
        <w:t>；</w:t>
      </w:r>
    </w:p>
    <w:p w14:paraId="04CD041E">
      <w:pPr>
        <w:pStyle w:val="175"/>
        <w:rPr>
          <w:color w:val="auto"/>
          <w:highlight w:val="none"/>
          <w:lang/>
        </w:rPr>
      </w:pPr>
      <w:r>
        <w:rPr>
          <w:rFonts w:hint="eastAsia"/>
          <w:color w:val="auto"/>
          <w:highlight w:val="none"/>
          <w:lang/>
        </w:rPr>
        <w:t>用户解除</w:t>
      </w:r>
      <w:r>
        <w:rPr>
          <w:color w:val="auto"/>
          <w:highlight w:val="none"/>
          <w:lang/>
        </w:rPr>
        <w:t>黑名单的机制包括</w:t>
      </w:r>
    </w:p>
    <w:p w14:paraId="45B3A667">
      <w:pPr>
        <w:pStyle w:val="41"/>
        <w:rPr>
          <w:color w:val="auto"/>
          <w:highlight w:val="none"/>
        </w:rPr>
      </w:pPr>
      <w:r>
        <w:rPr>
          <w:rFonts w:hint="eastAsia"/>
          <w:color w:val="auto"/>
          <w:highlight w:val="none"/>
        </w:rPr>
        <w:t>用户</w:t>
      </w:r>
      <w:r>
        <w:rPr>
          <w:color w:val="auto"/>
          <w:highlight w:val="none"/>
        </w:rPr>
        <w:t>由于</w:t>
      </w:r>
      <w:r>
        <w:rPr>
          <w:rFonts w:hint="eastAsia"/>
          <w:color w:val="auto"/>
          <w:highlight w:val="none"/>
        </w:rPr>
        <w:t>单边</w:t>
      </w:r>
      <w:r>
        <w:rPr>
          <w:color w:val="auto"/>
          <w:highlight w:val="none"/>
        </w:rPr>
        <w:t>交易累计次数</w:t>
      </w:r>
      <w:r>
        <w:rPr>
          <w:rFonts w:hint="eastAsia"/>
          <w:color w:val="auto"/>
          <w:highlight w:val="none"/>
        </w:rPr>
        <w:t>超过</w:t>
      </w:r>
      <w:r>
        <w:rPr>
          <w:color w:val="auto"/>
          <w:highlight w:val="none"/>
        </w:rPr>
        <w:t>最大阈值而进入黑名单的情况</w:t>
      </w:r>
      <w:r>
        <w:rPr>
          <w:rFonts w:hint="eastAsia"/>
          <w:color w:val="auto"/>
          <w:highlight w:val="none"/>
        </w:rPr>
        <w:t>，将由</w:t>
      </w:r>
      <w:r>
        <w:rPr>
          <w:color w:val="auto"/>
          <w:highlight w:val="none"/>
        </w:rPr>
        <w:t>操作员进行审核确认后，人工将其</w:t>
      </w:r>
      <w:r>
        <w:rPr>
          <w:rFonts w:hint="eastAsia"/>
          <w:color w:val="auto"/>
          <w:highlight w:val="none"/>
        </w:rPr>
        <w:t>解除</w:t>
      </w:r>
      <w:r>
        <w:rPr>
          <w:color w:val="auto"/>
          <w:highlight w:val="none"/>
        </w:rPr>
        <w:t>黑名单</w:t>
      </w:r>
    </w:p>
    <w:p w14:paraId="15DF13A4">
      <w:pPr>
        <w:pStyle w:val="41"/>
        <w:rPr>
          <w:color w:val="auto"/>
          <w:highlight w:val="none"/>
        </w:rPr>
      </w:pPr>
      <w:r>
        <w:rPr>
          <w:rFonts w:hint="eastAsia"/>
          <w:color w:val="auto"/>
          <w:highlight w:val="none"/>
        </w:rPr>
        <w:t>用户</w:t>
      </w:r>
      <w:r>
        <w:rPr>
          <w:color w:val="auto"/>
          <w:highlight w:val="none"/>
        </w:rPr>
        <w:t>可随时通过客服</w:t>
      </w:r>
      <w:r>
        <w:rPr>
          <w:rFonts w:hint="eastAsia"/>
          <w:color w:val="auto"/>
          <w:highlight w:val="none"/>
        </w:rPr>
        <w:t>沟通</w:t>
      </w:r>
      <w:r>
        <w:rPr>
          <w:color w:val="auto"/>
          <w:highlight w:val="none"/>
        </w:rPr>
        <w:t>渠道（</w:t>
      </w:r>
      <w:r>
        <w:rPr>
          <w:rFonts w:hint="eastAsia"/>
          <w:color w:val="auto"/>
          <w:highlight w:val="none"/>
        </w:rPr>
        <w:t>在线</w:t>
      </w:r>
      <w:r>
        <w:rPr>
          <w:color w:val="auto"/>
          <w:highlight w:val="none"/>
        </w:rPr>
        <w:t>客服或客服电话</w:t>
      </w:r>
      <w:r>
        <w:rPr>
          <w:rFonts w:hint="eastAsia"/>
          <w:color w:val="auto"/>
          <w:highlight w:val="none"/>
        </w:rPr>
        <w:t>等</w:t>
      </w:r>
      <w:r>
        <w:rPr>
          <w:color w:val="auto"/>
          <w:highlight w:val="none"/>
        </w:rPr>
        <w:t>方式）</w:t>
      </w:r>
      <w:r>
        <w:rPr>
          <w:rFonts w:hint="eastAsia"/>
          <w:color w:val="auto"/>
          <w:highlight w:val="none"/>
        </w:rPr>
        <w:t>，</w:t>
      </w:r>
      <w:r>
        <w:rPr>
          <w:color w:val="auto"/>
          <w:highlight w:val="none"/>
        </w:rPr>
        <w:t>与客服进行申诉确认。客服</w:t>
      </w:r>
      <w:r>
        <w:rPr>
          <w:rFonts w:hint="eastAsia"/>
          <w:color w:val="auto"/>
          <w:highlight w:val="none"/>
        </w:rPr>
        <w:t>确认</w:t>
      </w:r>
      <w:r>
        <w:rPr>
          <w:color w:val="auto"/>
          <w:highlight w:val="none"/>
        </w:rPr>
        <w:t>后，可由客服手动解除黑名单</w:t>
      </w:r>
    </w:p>
    <w:p w14:paraId="516D0B1F">
      <w:pPr>
        <w:pStyle w:val="175"/>
        <w:rPr>
          <w:color w:val="auto"/>
          <w:highlight w:val="none"/>
          <w:lang/>
        </w:rPr>
      </w:pPr>
      <w:r>
        <w:rPr>
          <w:rFonts w:hint="eastAsia"/>
          <w:color w:val="auto"/>
          <w:highlight w:val="none"/>
          <w:lang/>
        </w:rPr>
        <w:t>用户</w:t>
      </w:r>
      <w:r>
        <w:rPr>
          <w:color w:val="auto"/>
          <w:highlight w:val="none"/>
          <w:lang/>
        </w:rPr>
        <w:t>永久禁用本产品机制</w:t>
      </w:r>
    </w:p>
    <w:p w14:paraId="107BF1D9">
      <w:pPr>
        <w:pStyle w:val="41"/>
        <w:rPr>
          <w:color w:val="auto"/>
          <w:highlight w:val="none"/>
        </w:rPr>
      </w:pPr>
      <w:r>
        <w:rPr>
          <w:rFonts w:hint="eastAsia"/>
          <w:color w:val="auto"/>
          <w:highlight w:val="none"/>
        </w:rPr>
        <w:t>若同一用户</w:t>
      </w:r>
      <w:r>
        <w:rPr>
          <w:color w:val="auto"/>
          <w:highlight w:val="none"/>
        </w:rPr>
        <w:t>累计</w:t>
      </w:r>
      <w:r>
        <w:rPr>
          <w:rFonts w:hint="eastAsia"/>
          <w:color w:val="auto"/>
          <w:highlight w:val="none"/>
        </w:rPr>
        <w:t>T</w:t>
      </w:r>
      <w:r>
        <w:rPr>
          <w:color w:val="auto"/>
          <w:highlight w:val="none"/>
        </w:rPr>
        <w:t>3</w:t>
      </w:r>
      <w:r>
        <w:rPr>
          <w:rFonts w:hint="eastAsia"/>
          <w:color w:val="auto"/>
          <w:highlight w:val="none"/>
        </w:rPr>
        <w:t>次</w:t>
      </w:r>
      <w:r>
        <w:rPr>
          <w:color w:val="auto"/>
          <w:highlight w:val="none"/>
        </w:rPr>
        <w:t>被系统列入黑名单，则永久禁用用户使用本产品。该用户</w:t>
      </w:r>
      <w:r>
        <w:rPr>
          <w:rFonts w:hint="eastAsia"/>
          <w:color w:val="auto"/>
          <w:highlight w:val="none"/>
        </w:rPr>
        <w:t>将</w:t>
      </w:r>
      <w:r>
        <w:rPr>
          <w:color w:val="auto"/>
          <w:highlight w:val="none"/>
        </w:rPr>
        <w:t>被列为信用</w:t>
      </w:r>
      <w:r>
        <w:rPr>
          <w:rFonts w:hint="eastAsia"/>
          <w:color w:val="auto"/>
          <w:highlight w:val="none"/>
        </w:rPr>
        <w:t>不合格</w:t>
      </w:r>
      <w:r>
        <w:rPr>
          <w:color w:val="auto"/>
          <w:highlight w:val="none"/>
        </w:rPr>
        <w:t>用户，不准再次使用本业务。</w:t>
      </w:r>
    </w:p>
    <w:p w14:paraId="1962714F">
      <w:pPr>
        <w:pStyle w:val="147"/>
        <w:spacing w:before="156" w:after="156"/>
        <w:rPr>
          <w:color w:val="auto"/>
          <w:highlight w:val="none"/>
        </w:rPr>
      </w:pPr>
      <w:bookmarkStart w:id="114" w:name="_Toc522489286"/>
      <w:r>
        <w:rPr>
          <w:rFonts w:hint="eastAsia"/>
          <w:color w:val="auto"/>
          <w:highlight w:val="none"/>
        </w:rPr>
        <w:t>应用开通申请</w:t>
      </w:r>
      <w:bookmarkEnd w:id="114"/>
    </w:p>
    <w:p w14:paraId="1395505B">
      <w:pPr>
        <w:pStyle w:val="41"/>
        <w:rPr>
          <w:color w:val="auto"/>
          <w:highlight w:val="none"/>
        </w:rPr>
      </w:pPr>
      <w:r>
        <w:rPr>
          <w:rFonts w:hint="eastAsia"/>
          <w:color w:val="auto"/>
          <w:highlight w:val="none"/>
        </w:rPr>
        <w:t>应用开通申请流程详见图1</w:t>
      </w:r>
      <w:r>
        <w:rPr>
          <w:color w:val="auto"/>
          <w:highlight w:val="none"/>
        </w:rPr>
        <w:t>0</w:t>
      </w:r>
      <w:r>
        <w:rPr>
          <w:rFonts w:hint="eastAsia"/>
          <w:color w:val="auto"/>
          <w:highlight w:val="none"/>
        </w:rPr>
        <w:t>。</w:t>
      </w:r>
    </w:p>
    <w:p w14:paraId="61F75F83">
      <w:pPr>
        <w:pStyle w:val="270"/>
        <w:numPr>
          <w:ilvl w:val="0"/>
          <w:numId w:val="0"/>
        </w:numPr>
        <w:rPr>
          <w:color w:val="auto"/>
          <w:highlight w:val="none"/>
        </w:rPr>
      </w:pPr>
      <w:r>
        <w:rPr>
          <w:color w:val="auto"/>
          <w:highlight w:val="none"/>
          <w:lang/>
        </w:rPr>
        <w:drawing>
          <wp:inline distT="0" distB="0" distL="114300" distR="114300">
            <wp:extent cx="5484495" cy="3660140"/>
            <wp:effectExtent l="0" t="0" r="1905" b="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9"/>
                    <a:stretch>
                      <a:fillRect/>
                    </a:stretch>
                  </pic:blipFill>
                  <pic:spPr>
                    <a:xfrm>
                      <a:off x="0" y="0"/>
                      <a:ext cx="5484495" cy="3660140"/>
                    </a:xfrm>
                    <a:prstGeom prst="rect">
                      <a:avLst/>
                    </a:prstGeom>
                    <a:noFill/>
                    <a:ln>
                      <a:noFill/>
                    </a:ln>
                  </pic:spPr>
                </pic:pic>
              </a:graphicData>
            </a:graphic>
          </wp:inline>
        </w:drawing>
      </w:r>
    </w:p>
    <w:p w14:paraId="0817C2ED">
      <w:pPr>
        <w:pStyle w:val="270"/>
        <w:rPr>
          <w:color w:val="auto"/>
          <w:highlight w:val="none"/>
        </w:rPr>
      </w:pPr>
      <w:r>
        <w:rPr>
          <w:rFonts w:hint="eastAsia"/>
          <w:color w:val="auto"/>
          <w:highlight w:val="none"/>
        </w:rPr>
        <w:t>应用开通申请流程</w:t>
      </w:r>
    </w:p>
    <w:p w14:paraId="0A82B830">
      <w:pPr>
        <w:pStyle w:val="147"/>
        <w:spacing w:before="156" w:after="156"/>
        <w:rPr>
          <w:color w:val="auto"/>
          <w:highlight w:val="none"/>
        </w:rPr>
      </w:pPr>
      <w:bookmarkStart w:id="115" w:name="_Toc522489287"/>
      <w:r>
        <w:rPr>
          <w:rFonts w:hint="eastAsia"/>
          <w:color w:val="auto"/>
          <w:highlight w:val="none"/>
        </w:rPr>
        <w:t>用户刷码过闸</w:t>
      </w:r>
      <w:bookmarkEnd w:id="115"/>
    </w:p>
    <w:p w14:paraId="6874B783">
      <w:pPr>
        <w:pStyle w:val="41"/>
        <w:rPr>
          <w:color w:val="auto"/>
          <w:highlight w:val="none"/>
        </w:rPr>
      </w:pPr>
      <w:r>
        <w:rPr>
          <w:rFonts w:hint="eastAsia"/>
          <w:color w:val="auto"/>
          <w:highlight w:val="none"/>
        </w:rPr>
        <w:t>用户扫码过闸流程详见图1</w:t>
      </w:r>
      <w:r>
        <w:rPr>
          <w:color w:val="auto"/>
          <w:highlight w:val="none"/>
        </w:rPr>
        <w:t>1</w:t>
      </w:r>
      <w:r>
        <w:rPr>
          <w:rFonts w:hint="eastAsia"/>
          <w:color w:val="auto"/>
          <w:highlight w:val="none"/>
        </w:rPr>
        <w:t>。</w:t>
      </w:r>
    </w:p>
    <w:p w14:paraId="2C186163">
      <w:pPr>
        <w:pStyle w:val="41"/>
        <w:rPr>
          <w:color w:val="auto"/>
          <w:highlight w:val="none"/>
        </w:rPr>
      </w:pPr>
      <w:r>
        <w:rPr>
          <w:color w:val="auto"/>
          <w:highlight w:val="none"/>
        </w:rPr>
        <w:drawing>
          <wp:inline distT="0" distB="0" distL="114300" distR="114300">
            <wp:extent cx="5491480" cy="3654425"/>
            <wp:effectExtent l="0" t="0" r="20320" b="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0"/>
                    <a:stretch>
                      <a:fillRect/>
                    </a:stretch>
                  </pic:blipFill>
                  <pic:spPr>
                    <a:xfrm>
                      <a:off x="0" y="0"/>
                      <a:ext cx="5491480" cy="3654425"/>
                    </a:xfrm>
                    <a:prstGeom prst="rect">
                      <a:avLst/>
                    </a:prstGeom>
                    <a:noFill/>
                    <a:ln>
                      <a:noFill/>
                    </a:ln>
                  </pic:spPr>
                </pic:pic>
              </a:graphicData>
            </a:graphic>
          </wp:inline>
        </w:drawing>
      </w:r>
    </w:p>
    <w:p w14:paraId="5AFD3CE7">
      <w:pPr>
        <w:pStyle w:val="270"/>
        <w:rPr>
          <w:color w:val="auto"/>
          <w:highlight w:val="none"/>
        </w:rPr>
      </w:pPr>
      <w:r>
        <w:rPr>
          <w:rFonts w:hint="eastAsia"/>
          <w:color w:val="auto"/>
          <w:highlight w:val="none"/>
        </w:rPr>
        <w:t>用户扫码过闸流程</w:t>
      </w:r>
    </w:p>
    <w:p w14:paraId="2034C8C6">
      <w:pPr>
        <w:pStyle w:val="147"/>
        <w:spacing w:before="156" w:after="156"/>
        <w:rPr>
          <w:color w:val="auto"/>
          <w:highlight w:val="none"/>
        </w:rPr>
      </w:pPr>
      <w:bookmarkStart w:id="116" w:name="_Toc522489288"/>
      <w:r>
        <w:rPr>
          <w:rFonts w:hint="eastAsia"/>
          <w:color w:val="auto"/>
          <w:highlight w:val="none"/>
        </w:rPr>
        <w:t>用户自助更新乘车码</w:t>
      </w:r>
      <w:bookmarkEnd w:id="116"/>
    </w:p>
    <w:p w14:paraId="0558D220">
      <w:pPr>
        <w:pStyle w:val="41"/>
        <w:rPr>
          <w:color w:val="auto"/>
          <w:highlight w:val="none"/>
        </w:rPr>
      </w:pPr>
      <w:r>
        <w:rPr>
          <w:rFonts w:hint="eastAsia"/>
          <w:color w:val="auto"/>
          <w:highlight w:val="none"/>
        </w:rPr>
        <w:t>自助</w:t>
      </w:r>
      <w:r>
        <w:rPr>
          <w:color w:val="auto"/>
          <w:highlight w:val="none"/>
        </w:rPr>
        <w:t>补进站</w:t>
      </w:r>
      <w:r>
        <w:rPr>
          <w:rFonts w:hint="eastAsia"/>
          <w:color w:val="auto"/>
          <w:highlight w:val="none"/>
        </w:rPr>
        <w:t>流程详见图1</w:t>
      </w:r>
      <w:r>
        <w:rPr>
          <w:color w:val="auto"/>
          <w:highlight w:val="none"/>
        </w:rPr>
        <w:t>2</w:t>
      </w:r>
      <w:r>
        <w:rPr>
          <w:rFonts w:hint="eastAsia"/>
          <w:color w:val="auto"/>
          <w:highlight w:val="none"/>
        </w:rPr>
        <w:t>。</w:t>
      </w:r>
    </w:p>
    <w:p w14:paraId="65712BAF">
      <w:pPr>
        <w:ind w:left="360"/>
        <w:rPr>
          <w:color w:val="auto"/>
          <w:highlight w:val="none"/>
        </w:rPr>
      </w:pPr>
      <w:r>
        <w:rPr>
          <w:color w:val="auto"/>
          <w:highlight w:val="none"/>
          <w:lang/>
        </w:rPr>
        <w:drawing>
          <wp:inline distT="0" distB="0" distL="114300" distR="114300">
            <wp:extent cx="5491480" cy="5549900"/>
            <wp:effectExtent l="0" t="0" r="20320" b="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21"/>
                    <a:stretch>
                      <a:fillRect/>
                    </a:stretch>
                  </pic:blipFill>
                  <pic:spPr>
                    <a:xfrm>
                      <a:off x="0" y="0"/>
                      <a:ext cx="5491480" cy="5549900"/>
                    </a:xfrm>
                    <a:prstGeom prst="rect">
                      <a:avLst/>
                    </a:prstGeom>
                    <a:noFill/>
                    <a:ln>
                      <a:noFill/>
                    </a:ln>
                  </pic:spPr>
                </pic:pic>
              </a:graphicData>
            </a:graphic>
          </wp:inline>
        </w:drawing>
      </w:r>
    </w:p>
    <w:p w14:paraId="6249CAD6">
      <w:pPr>
        <w:pStyle w:val="270"/>
        <w:rPr>
          <w:color w:val="auto"/>
          <w:highlight w:val="none"/>
        </w:rPr>
      </w:pPr>
      <w:r>
        <w:rPr>
          <w:rFonts w:hint="eastAsia"/>
          <w:color w:val="auto"/>
          <w:highlight w:val="none"/>
        </w:rPr>
        <w:t>自助</w:t>
      </w:r>
      <w:r>
        <w:rPr>
          <w:color w:val="auto"/>
          <w:highlight w:val="none"/>
        </w:rPr>
        <w:t>补进站</w:t>
      </w:r>
      <w:r>
        <w:rPr>
          <w:rFonts w:hint="eastAsia"/>
          <w:color w:val="auto"/>
          <w:highlight w:val="none"/>
        </w:rPr>
        <w:t>流程</w:t>
      </w:r>
    </w:p>
    <w:p w14:paraId="225C8C6D">
      <w:pPr>
        <w:pStyle w:val="41"/>
        <w:rPr>
          <w:color w:val="auto"/>
          <w:highlight w:val="none"/>
        </w:rPr>
      </w:pPr>
      <w:r>
        <w:rPr>
          <w:rFonts w:hint="eastAsia"/>
          <w:color w:val="auto"/>
          <w:highlight w:val="none"/>
        </w:rPr>
        <w:t>自助</w:t>
      </w:r>
      <w:r>
        <w:rPr>
          <w:color w:val="auto"/>
          <w:highlight w:val="none"/>
        </w:rPr>
        <w:t>补出站</w:t>
      </w:r>
      <w:r>
        <w:rPr>
          <w:rFonts w:hint="eastAsia"/>
          <w:color w:val="auto"/>
          <w:highlight w:val="none"/>
        </w:rPr>
        <w:t>流程详见图1</w:t>
      </w:r>
      <w:r>
        <w:rPr>
          <w:color w:val="auto"/>
          <w:highlight w:val="none"/>
        </w:rPr>
        <w:t>3</w:t>
      </w:r>
      <w:r>
        <w:rPr>
          <w:rFonts w:hint="eastAsia"/>
          <w:color w:val="auto"/>
          <w:highlight w:val="none"/>
        </w:rPr>
        <w:t>。</w:t>
      </w:r>
    </w:p>
    <w:p w14:paraId="1E4DF335">
      <w:pPr>
        <w:rPr>
          <w:color w:val="auto"/>
          <w:highlight w:val="none"/>
        </w:rPr>
      </w:pPr>
      <w:r>
        <w:rPr>
          <w:color w:val="auto"/>
          <w:highlight w:val="none"/>
          <w:lang/>
        </w:rPr>
        <w:drawing>
          <wp:inline distT="0" distB="0" distL="114300" distR="114300">
            <wp:extent cx="5487035" cy="6757670"/>
            <wp:effectExtent l="0" t="0" r="24765" b="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22"/>
                    <a:stretch>
                      <a:fillRect/>
                    </a:stretch>
                  </pic:blipFill>
                  <pic:spPr>
                    <a:xfrm>
                      <a:off x="0" y="0"/>
                      <a:ext cx="5487035" cy="6757670"/>
                    </a:xfrm>
                    <a:prstGeom prst="rect">
                      <a:avLst/>
                    </a:prstGeom>
                    <a:noFill/>
                    <a:ln>
                      <a:noFill/>
                    </a:ln>
                  </pic:spPr>
                </pic:pic>
              </a:graphicData>
            </a:graphic>
          </wp:inline>
        </w:drawing>
      </w:r>
    </w:p>
    <w:p w14:paraId="139DF6AF">
      <w:pPr>
        <w:pStyle w:val="270"/>
        <w:rPr>
          <w:color w:val="auto"/>
          <w:highlight w:val="none"/>
        </w:rPr>
      </w:pPr>
      <w:r>
        <w:rPr>
          <w:rFonts w:hint="eastAsia"/>
          <w:color w:val="auto"/>
          <w:highlight w:val="none"/>
        </w:rPr>
        <w:t>自助</w:t>
      </w:r>
      <w:r>
        <w:rPr>
          <w:color w:val="auto"/>
          <w:highlight w:val="none"/>
        </w:rPr>
        <w:t>补出站</w:t>
      </w:r>
      <w:r>
        <w:rPr>
          <w:rFonts w:hint="eastAsia"/>
          <w:color w:val="auto"/>
          <w:highlight w:val="none"/>
        </w:rPr>
        <w:t>流程</w:t>
      </w:r>
    </w:p>
    <w:p w14:paraId="797D6BF2">
      <w:pPr>
        <w:pStyle w:val="147"/>
        <w:spacing w:before="156" w:after="156"/>
        <w:rPr>
          <w:color w:val="auto"/>
          <w:highlight w:val="none"/>
        </w:rPr>
      </w:pPr>
      <w:bookmarkStart w:id="117" w:name="_Toc522489289"/>
      <w:r>
        <w:rPr>
          <w:rFonts w:hint="eastAsia"/>
          <w:color w:val="auto"/>
          <w:highlight w:val="none"/>
        </w:rPr>
        <w:t>乘车码绑定解约</w:t>
      </w:r>
      <w:bookmarkEnd w:id="117"/>
    </w:p>
    <w:p w14:paraId="0CAD5D68">
      <w:pPr>
        <w:pStyle w:val="41"/>
        <w:rPr>
          <w:color w:val="auto"/>
          <w:highlight w:val="none"/>
        </w:rPr>
      </w:pPr>
      <w:r>
        <w:rPr>
          <w:rFonts w:hint="eastAsia"/>
          <w:color w:val="auto"/>
          <w:highlight w:val="none"/>
        </w:rPr>
        <w:t>乘车码绑定解约流程详见图1</w:t>
      </w:r>
      <w:r>
        <w:rPr>
          <w:color w:val="auto"/>
          <w:highlight w:val="none"/>
        </w:rPr>
        <w:t>4</w:t>
      </w:r>
      <w:r>
        <w:rPr>
          <w:rFonts w:hint="eastAsia"/>
          <w:color w:val="auto"/>
          <w:highlight w:val="none"/>
        </w:rPr>
        <w:t>。</w:t>
      </w:r>
    </w:p>
    <w:p w14:paraId="47EC9173">
      <w:pPr>
        <w:pStyle w:val="41"/>
        <w:rPr>
          <w:color w:val="auto"/>
          <w:highlight w:val="none"/>
        </w:rPr>
      </w:pPr>
      <w:r>
        <w:rPr>
          <w:color w:val="auto"/>
          <w:highlight w:val="none"/>
        </w:rPr>
        <w:drawing>
          <wp:inline distT="0" distB="0" distL="114300" distR="114300">
            <wp:extent cx="5483860" cy="3237230"/>
            <wp:effectExtent l="0" t="0" r="2540" b="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23"/>
                    <a:stretch>
                      <a:fillRect/>
                    </a:stretch>
                  </pic:blipFill>
                  <pic:spPr>
                    <a:xfrm>
                      <a:off x="0" y="0"/>
                      <a:ext cx="5483860" cy="3237230"/>
                    </a:xfrm>
                    <a:prstGeom prst="rect">
                      <a:avLst/>
                    </a:prstGeom>
                    <a:noFill/>
                    <a:ln>
                      <a:noFill/>
                    </a:ln>
                  </pic:spPr>
                </pic:pic>
              </a:graphicData>
            </a:graphic>
          </wp:inline>
        </w:drawing>
      </w:r>
    </w:p>
    <w:p w14:paraId="13E82BD0">
      <w:pPr>
        <w:pStyle w:val="270"/>
        <w:rPr>
          <w:color w:val="auto"/>
          <w:highlight w:val="none"/>
        </w:rPr>
      </w:pPr>
      <w:r>
        <w:rPr>
          <w:rFonts w:hint="eastAsia"/>
          <w:color w:val="auto"/>
          <w:highlight w:val="none"/>
        </w:rPr>
        <w:t>乘车码绑定解约流程</w:t>
      </w:r>
    </w:p>
    <w:p w14:paraId="6CD52885">
      <w:pPr>
        <w:pStyle w:val="147"/>
        <w:spacing w:before="156" w:after="156"/>
        <w:rPr>
          <w:color w:val="auto"/>
          <w:highlight w:val="none"/>
        </w:rPr>
      </w:pPr>
      <w:bookmarkStart w:id="118" w:name="_Toc522489290"/>
      <w:r>
        <w:rPr>
          <w:rFonts w:hint="eastAsia"/>
          <w:color w:val="auto"/>
          <w:highlight w:val="none"/>
        </w:rPr>
        <w:t>超时等待业务规则</w:t>
      </w:r>
      <w:bookmarkEnd w:id="118"/>
    </w:p>
    <w:p w14:paraId="4C2C26A7">
      <w:pPr>
        <w:pStyle w:val="41"/>
        <w:rPr>
          <w:color w:val="auto"/>
          <w:highlight w:val="none"/>
        </w:rPr>
      </w:pPr>
      <w:r>
        <w:rPr>
          <w:rFonts w:hint="eastAsia"/>
          <w:color w:val="auto"/>
          <w:highlight w:val="none"/>
        </w:rPr>
        <w:t>超时等待业务规则详见表3。</w:t>
      </w:r>
    </w:p>
    <w:p w14:paraId="184C8759">
      <w:pPr>
        <w:pStyle w:val="160"/>
        <w:rPr>
          <w:color w:val="auto"/>
          <w:highlight w:val="none"/>
        </w:rPr>
      </w:pPr>
      <w:r>
        <w:rPr>
          <w:rFonts w:hint="eastAsia"/>
          <w:color w:val="auto"/>
          <w:highlight w:val="none"/>
        </w:rPr>
        <w:t>超时等待业务规则表</w:t>
      </w:r>
    </w:p>
    <w:tbl>
      <w:tblPr>
        <w:tblStyle w:val="56"/>
        <w:tblW w:w="0" w:type="auto"/>
        <w:jc w:val="center"/>
        <w:tblLayout w:type="fixed"/>
        <w:tblCellMar>
          <w:top w:w="0" w:type="dxa"/>
          <w:left w:w="108" w:type="dxa"/>
          <w:bottom w:w="0" w:type="dxa"/>
          <w:right w:w="108" w:type="dxa"/>
        </w:tblCellMar>
      </w:tblPr>
      <w:tblGrid>
        <w:gridCol w:w="1060"/>
        <w:gridCol w:w="1060"/>
        <w:gridCol w:w="2060"/>
        <w:gridCol w:w="3900"/>
      </w:tblGrid>
      <w:tr w14:paraId="05A304F7">
        <w:trPr>
          <w:wBefore w:w="0" w:type="dxa"/>
          <w:trHeight w:val="300" w:hRule="atLeast"/>
          <w:jc w:val="center"/>
        </w:trPr>
        <w:tc>
          <w:tcPr>
            <w:tcW w:w="1060" w:type="dxa"/>
            <w:tcBorders>
              <w:top w:val="single" w:color="auto" w:sz="4" w:space="0"/>
              <w:left w:val="single" w:color="auto" w:sz="4" w:space="0"/>
              <w:bottom w:val="single" w:color="auto" w:sz="4" w:space="0"/>
              <w:right w:val="single" w:color="auto" w:sz="4" w:space="0"/>
            </w:tcBorders>
            <w:noWrap/>
            <w:vAlign w:val="center"/>
          </w:tcPr>
          <w:p w14:paraId="025A890B">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序号</w:t>
            </w:r>
          </w:p>
        </w:tc>
        <w:tc>
          <w:tcPr>
            <w:tcW w:w="1060" w:type="dxa"/>
            <w:tcBorders>
              <w:top w:val="single" w:color="auto" w:sz="4" w:space="0"/>
              <w:left w:val="nil"/>
              <w:bottom w:val="single" w:color="auto" w:sz="4" w:space="0"/>
              <w:right w:val="single" w:color="auto" w:sz="4" w:space="0"/>
            </w:tcBorders>
            <w:noWrap/>
            <w:vAlign w:val="center"/>
          </w:tcPr>
          <w:p w14:paraId="5C9654C6">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设备</w:t>
            </w:r>
          </w:p>
        </w:tc>
        <w:tc>
          <w:tcPr>
            <w:tcW w:w="2060" w:type="dxa"/>
            <w:tcBorders>
              <w:top w:val="single" w:color="auto" w:sz="4" w:space="0"/>
              <w:left w:val="nil"/>
              <w:bottom w:val="single" w:color="auto" w:sz="4" w:space="0"/>
              <w:right w:val="single" w:color="auto" w:sz="4" w:space="0"/>
            </w:tcBorders>
            <w:noWrap w:val="0"/>
            <w:vAlign w:val="center"/>
          </w:tcPr>
          <w:p w14:paraId="737CC6B7">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项目</w:t>
            </w:r>
          </w:p>
        </w:tc>
        <w:tc>
          <w:tcPr>
            <w:tcW w:w="3900" w:type="dxa"/>
            <w:tcBorders>
              <w:top w:val="single" w:color="auto" w:sz="4" w:space="0"/>
              <w:left w:val="nil"/>
              <w:bottom w:val="single" w:color="auto" w:sz="4" w:space="0"/>
              <w:right w:val="single" w:color="auto" w:sz="4" w:space="0"/>
            </w:tcBorders>
            <w:noWrap w:val="0"/>
            <w:vAlign w:val="center"/>
          </w:tcPr>
          <w:p w14:paraId="10919BDE">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反馈</w:t>
            </w:r>
          </w:p>
        </w:tc>
      </w:tr>
      <w:tr w14:paraId="4D46E3C7">
        <w:trPr>
          <w:wBefore w:w="0" w:type="dxa"/>
          <w:trHeight w:val="300" w:hRule="atLeast"/>
          <w:jc w:val="center"/>
        </w:trPr>
        <w:tc>
          <w:tcPr>
            <w:tcW w:w="1060" w:type="dxa"/>
            <w:vMerge w:val="restart"/>
            <w:tcBorders>
              <w:top w:val="nil"/>
              <w:left w:val="single" w:color="auto" w:sz="4" w:space="0"/>
              <w:bottom w:val="single" w:color="auto" w:sz="4" w:space="0"/>
              <w:right w:val="single" w:color="auto" w:sz="4" w:space="0"/>
            </w:tcBorders>
            <w:noWrap/>
            <w:vAlign w:val="center"/>
          </w:tcPr>
          <w:p w14:paraId="7C4CA930">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1</w:t>
            </w:r>
          </w:p>
        </w:tc>
        <w:tc>
          <w:tcPr>
            <w:tcW w:w="1060" w:type="dxa"/>
            <w:vMerge w:val="restart"/>
            <w:tcBorders>
              <w:top w:val="nil"/>
              <w:left w:val="single" w:color="auto" w:sz="4" w:space="0"/>
              <w:bottom w:val="single" w:color="auto" w:sz="4" w:space="0"/>
              <w:right w:val="single" w:color="auto" w:sz="4" w:space="0"/>
            </w:tcBorders>
            <w:noWrap/>
            <w:vAlign w:val="center"/>
          </w:tcPr>
          <w:p w14:paraId="3980F11A">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BOM</w:t>
            </w:r>
          </w:p>
        </w:tc>
        <w:tc>
          <w:tcPr>
            <w:tcW w:w="2060" w:type="dxa"/>
            <w:tcBorders>
              <w:top w:val="nil"/>
              <w:left w:val="nil"/>
              <w:bottom w:val="single" w:color="auto" w:sz="4" w:space="0"/>
              <w:right w:val="single" w:color="auto" w:sz="4" w:space="0"/>
            </w:tcBorders>
            <w:noWrap w:val="0"/>
            <w:vAlign w:val="center"/>
          </w:tcPr>
          <w:p w14:paraId="69B9C81B">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心跳轮询时间</w:t>
            </w:r>
          </w:p>
        </w:tc>
        <w:tc>
          <w:tcPr>
            <w:tcW w:w="3900" w:type="dxa"/>
            <w:tcBorders>
              <w:top w:val="nil"/>
              <w:left w:val="nil"/>
              <w:bottom w:val="single" w:color="auto" w:sz="4" w:space="0"/>
              <w:right w:val="single" w:color="auto" w:sz="4" w:space="0"/>
            </w:tcBorders>
            <w:noWrap w:val="0"/>
            <w:vAlign w:val="center"/>
          </w:tcPr>
          <w:p w14:paraId="636069F6">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30S</w:t>
            </w:r>
          </w:p>
        </w:tc>
      </w:tr>
      <w:tr w14:paraId="6F15BFBC">
        <w:trPr>
          <w:wBefore w:w="0" w:type="dxa"/>
          <w:trHeight w:val="300" w:hRule="atLeast"/>
          <w:jc w:val="center"/>
        </w:trPr>
        <w:tc>
          <w:tcPr>
            <w:tcW w:w="1060" w:type="dxa"/>
            <w:vMerge w:val="continue"/>
            <w:tcBorders>
              <w:top w:val="nil"/>
              <w:left w:val="single" w:color="auto" w:sz="4" w:space="0"/>
              <w:bottom w:val="single" w:color="auto" w:sz="4" w:space="0"/>
              <w:right w:val="single" w:color="auto" w:sz="4" w:space="0"/>
            </w:tcBorders>
            <w:noWrap w:val="0"/>
            <w:vAlign w:val="center"/>
          </w:tcPr>
          <w:p w14:paraId="3C103C7B">
            <w:pPr>
              <w:widowControl/>
              <w:jc w:val="left"/>
              <w:rPr>
                <w:rFonts w:ascii="等线" w:hAnsi="等线" w:eastAsia="等线"/>
                <w:color w:val="auto"/>
                <w:kern w:val="0"/>
                <w:sz w:val="18"/>
                <w:szCs w:val="18"/>
                <w:highlight w:val="none"/>
              </w:rPr>
            </w:pPr>
          </w:p>
        </w:tc>
        <w:tc>
          <w:tcPr>
            <w:tcW w:w="1060" w:type="dxa"/>
            <w:vMerge w:val="continue"/>
            <w:tcBorders>
              <w:top w:val="nil"/>
              <w:left w:val="single" w:color="auto" w:sz="4" w:space="0"/>
              <w:bottom w:val="single" w:color="auto" w:sz="4" w:space="0"/>
              <w:right w:val="single" w:color="auto" w:sz="4" w:space="0"/>
            </w:tcBorders>
            <w:noWrap w:val="0"/>
            <w:vAlign w:val="center"/>
          </w:tcPr>
          <w:p w14:paraId="0A558558">
            <w:pPr>
              <w:widowControl/>
              <w:jc w:val="left"/>
              <w:rPr>
                <w:rFonts w:ascii="等线" w:hAnsi="等线" w:eastAsia="等线"/>
                <w:color w:val="auto"/>
                <w:kern w:val="0"/>
                <w:sz w:val="18"/>
                <w:szCs w:val="18"/>
                <w:highlight w:val="none"/>
              </w:rPr>
            </w:pPr>
          </w:p>
        </w:tc>
        <w:tc>
          <w:tcPr>
            <w:tcW w:w="2060" w:type="dxa"/>
            <w:tcBorders>
              <w:top w:val="nil"/>
              <w:left w:val="nil"/>
              <w:bottom w:val="single" w:color="auto" w:sz="4" w:space="0"/>
              <w:right w:val="single" w:color="auto" w:sz="4" w:space="0"/>
            </w:tcBorders>
            <w:noWrap w:val="0"/>
            <w:vAlign w:val="center"/>
          </w:tcPr>
          <w:p w14:paraId="43E64955">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心跳超时等待时间</w:t>
            </w:r>
          </w:p>
        </w:tc>
        <w:tc>
          <w:tcPr>
            <w:tcW w:w="3900" w:type="dxa"/>
            <w:tcBorders>
              <w:top w:val="nil"/>
              <w:left w:val="nil"/>
              <w:bottom w:val="single" w:color="auto" w:sz="4" w:space="0"/>
              <w:right w:val="single" w:color="auto" w:sz="4" w:space="0"/>
            </w:tcBorders>
            <w:noWrap w:val="0"/>
            <w:vAlign w:val="center"/>
          </w:tcPr>
          <w:p w14:paraId="5E0C38FD">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15S</w:t>
            </w:r>
          </w:p>
        </w:tc>
      </w:tr>
      <w:tr w14:paraId="2413D8AE">
        <w:trPr>
          <w:wBefore w:w="0" w:type="dxa"/>
          <w:trHeight w:val="600" w:hRule="atLeast"/>
          <w:jc w:val="center"/>
        </w:trPr>
        <w:tc>
          <w:tcPr>
            <w:tcW w:w="1060" w:type="dxa"/>
            <w:vMerge w:val="continue"/>
            <w:tcBorders>
              <w:top w:val="nil"/>
              <w:left w:val="single" w:color="auto" w:sz="4" w:space="0"/>
              <w:bottom w:val="single" w:color="auto" w:sz="4" w:space="0"/>
              <w:right w:val="single" w:color="auto" w:sz="4" w:space="0"/>
            </w:tcBorders>
            <w:noWrap w:val="0"/>
            <w:vAlign w:val="center"/>
          </w:tcPr>
          <w:p w14:paraId="5D5D5B12">
            <w:pPr>
              <w:widowControl/>
              <w:jc w:val="left"/>
              <w:rPr>
                <w:rFonts w:ascii="等线" w:hAnsi="等线" w:eastAsia="等线"/>
                <w:color w:val="auto"/>
                <w:kern w:val="0"/>
                <w:sz w:val="18"/>
                <w:szCs w:val="18"/>
                <w:highlight w:val="none"/>
              </w:rPr>
            </w:pPr>
          </w:p>
        </w:tc>
        <w:tc>
          <w:tcPr>
            <w:tcW w:w="1060" w:type="dxa"/>
            <w:vMerge w:val="continue"/>
            <w:tcBorders>
              <w:top w:val="nil"/>
              <w:left w:val="single" w:color="auto" w:sz="4" w:space="0"/>
              <w:bottom w:val="single" w:color="auto" w:sz="4" w:space="0"/>
              <w:right w:val="single" w:color="auto" w:sz="4" w:space="0"/>
            </w:tcBorders>
            <w:noWrap w:val="0"/>
            <w:vAlign w:val="center"/>
          </w:tcPr>
          <w:p w14:paraId="19E9ED60">
            <w:pPr>
              <w:widowControl/>
              <w:jc w:val="left"/>
              <w:rPr>
                <w:rFonts w:ascii="等线" w:hAnsi="等线" w:eastAsia="等线"/>
                <w:color w:val="auto"/>
                <w:kern w:val="0"/>
                <w:sz w:val="18"/>
                <w:szCs w:val="18"/>
                <w:highlight w:val="none"/>
              </w:rPr>
            </w:pPr>
          </w:p>
        </w:tc>
        <w:tc>
          <w:tcPr>
            <w:tcW w:w="2060" w:type="dxa"/>
            <w:tcBorders>
              <w:top w:val="nil"/>
              <w:left w:val="nil"/>
              <w:bottom w:val="single" w:color="auto" w:sz="4" w:space="0"/>
              <w:right w:val="single" w:color="auto" w:sz="4" w:space="0"/>
            </w:tcBorders>
            <w:noWrap w:val="0"/>
            <w:vAlign w:val="center"/>
          </w:tcPr>
          <w:p w14:paraId="26A2519C">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查询订单支付结果超时等待时间</w:t>
            </w:r>
          </w:p>
        </w:tc>
        <w:tc>
          <w:tcPr>
            <w:tcW w:w="3900" w:type="dxa"/>
            <w:tcBorders>
              <w:top w:val="nil"/>
              <w:left w:val="nil"/>
              <w:bottom w:val="single" w:color="auto" w:sz="4" w:space="0"/>
              <w:right w:val="single" w:color="auto" w:sz="4" w:space="0"/>
            </w:tcBorders>
            <w:noWrap w:val="0"/>
            <w:vAlign w:val="center"/>
          </w:tcPr>
          <w:p w14:paraId="58EDF747">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5s</w:t>
            </w:r>
          </w:p>
        </w:tc>
      </w:tr>
      <w:tr w14:paraId="6B99EBC7">
        <w:trPr>
          <w:wBefore w:w="0" w:type="dxa"/>
          <w:trHeight w:val="900" w:hRule="atLeast"/>
          <w:jc w:val="center"/>
        </w:trPr>
        <w:tc>
          <w:tcPr>
            <w:tcW w:w="1060" w:type="dxa"/>
            <w:vMerge w:val="continue"/>
            <w:tcBorders>
              <w:top w:val="nil"/>
              <w:left w:val="single" w:color="auto" w:sz="4" w:space="0"/>
              <w:bottom w:val="single" w:color="auto" w:sz="4" w:space="0"/>
              <w:right w:val="single" w:color="auto" w:sz="4" w:space="0"/>
            </w:tcBorders>
            <w:noWrap w:val="0"/>
            <w:vAlign w:val="center"/>
          </w:tcPr>
          <w:p w14:paraId="2C141479">
            <w:pPr>
              <w:widowControl/>
              <w:jc w:val="left"/>
              <w:rPr>
                <w:rFonts w:ascii="等线" w:hAnsi="等线" w:eastAsia="等线"/>
                <w:color w:val="auto"/>
                <w:kern w:val="0"/>
                <w:sz w:val="18"/>
                <w:szCs w:val="18"/>
                <w:highlight w:val="none"/>
              </w:rPr>
            </w:pPr>
          </w:p>
        </w:tc>
        <w:tc>
          <w:tcPr>
            <w:tcW w:w="1060" w:type="dxa"/>
            <w:vMerge w:val="continue"/>
            <w:tcBorders>
              <w:top w:val="nil"/>
              <w:left w:val="single" w:color="auto" w:sz="4" w:space="0"/>
              <w:bottom w:val="single" w:color="auto" w:sz="4" w:space="0"/>
              <w:right w:val="single" w:color="auto" w:sz="4" w:space="0"/>
            </w:tcBorders>
            <w:noWrap w:val="0"/>
            <w:vAlign w:val="center"/>
          </w:tcPr>
          <w:p w14:paraId="2086865C">
            <w:pPr>
              <w:widowControl/>
              <w:jc w:val="left"/>
              <w:rPr>
                <w:rFonts w:ascii="等线" w:hAnsi="等线" w:eastAsia="等线"/>
                <w:color w:val="auto"/>
                <w:kern w:val="0"/>
                <w:sz w:val="18"/>
                <w:szCs w:val="18"/>
                <w:highlight w:val="none"/>
              </w:rPr>
            </w:pPr>
          </w:p>
        </w:tc>
        <w:tc>
          <w:tcPr>
            <w:tcW w:w="2060" w:type="dxa"/>
            <w:tcBorders>
              <w:top w:val="nil"/>
              <w:left w:val="nil"/>
              <w:bottom w:val="single" w:color="auto" w:sz="4" w:space="0"/>
              <w:right w:val="single" w:color="auto" w:sz="4" w:space="0"/>
            </w:tcBorders>
            <w:noWrap w:val="0"/>
            <w:vAlign w:val="center"/>
          </w:tcPr>
          <w:p w14:paraId="275BB9AC">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查询订单支付结果失败后重复查询次数</w:t>
            </w:r>
          </w:p>
        </w:tc>
        <w:tc>
          <w:tcPr>
            <w:tcW w:w="3900" w:type="dxa"/>
            <w:tcBorders>
              <w:top w:val="nil"/>
              <w:left w:val="nil"/>
              <w:bottom w:val="single" w:color="auto" w:sz="4" w:space="0"/>
              <w:right w:val="single" w:color="auto" w:sz="4" w:space="0"/>
            </w:tcBorders>
            <w:noWrap w:val="0"/>
            <w:vAlign w:val="center"/>
          </w:tcPr>
          <w:p w14:paraId="00465C6B">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3次，失败后BOM提示支付失败。</w:t>
            </w:r>
          </w:p>
        </w:tc>
      </w:tr>
      <w:tr w14:paraId="7BE5B50F">
        <w:trPr>
          <w:wBefore w:w="0" w:type="dxa"/>
          <w:trHeight w:val="300" w:hRule="atLeast"/>
          <w:jc w:val="center"/>
        </w:trPr>
        <w:tc>
          <w:tcPr>
            <w:tcW w:w="1060" w:type="dxa"/>
            <w:vMerge w:val="restart"/>
            <w:tcBorders>
              <w:top w:val="nil"/>
              <w:left w:val="single" w:color="auto" w:sz="4" w:space="0"/>
              <w:bottom w:val="single" w:color="auto" w:sz="4" w:space="0"/>
              <w:right w:val="single" w:color="auto" w:sz="4" w:space="0"/>
            </w:tcBorders>
            <w:noWrap/>
            <w:vAlign w:val="center"/>
          </w:tcPr>
          <w:p w14:paraId="2848DAAF">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2</w:t>
            </w:r>
          </w:p>
        </w:tc>
        <w:tc>
          <w:tcPr>
            <w:tcW w:w="1060" w:type="dxa"/>
            <w:vMerge w:val="restart"/>
            <w:tcBorders>
              <w:top w:val="nil"/>
              <w:left w:val="single" w:color="auto" w:sz="4" w:space="0"/>
              <w:bottom w:val="single" w:color="auto" w:sz="4" w:space="0"/>
              <w:right w:val="single" w:color="auto" w:sz="4" w:space="0"/>
            </w:tcBorders>
            <w:noWrap/>
            <w:vAlign w:val="center"/>
          </w:tcPr>
          <w:p w14:paraId="4EF00C14">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TVM</w:t>
            </w:r>
          </w:p>
        </w:tc>
        <w:tc>
          <w:tcPr>
            <w:tcW w:w="2060" w:type="dxa"/>
            <w:tcBorders>
              <w:top w:val="nil"/>
              <w:left w:val="nil"/>
              <w:bottom w:val="single" w:color="auto" w:sz="4" w:space="0"/>
              <w:right w:val="single" w:color="auto" w:sz="4" w:space="0"/>
            </w:tcBorders>
            <w:noWrap w:val="0"/>
            <w:vAlign w:val="center"/>
          </w:tcPr>
          <w:p w14:paraId="7A8FDC0C">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心跳轮询时间</w:t>
            </w:r>
          </w:p>
        </w:tc>
        <w:tc>
          <w:tcPr>
            <w:tcW w:w="3900" w:type="dxa"/>
            <w:tcBorders>
              <w:top w:val="nil"/>
              <w:left w:val="nil"/>
              <w:bottom w:val="single" w:color="auto" w:sz="4" w:space="0"/>
              <w:right w:val="single" w:color="auto" w:sz="4" w:space="0"/>
            </w:tcBorders>
            <w:noWrap w:val="0"/>
            <w:vAlign w:val="center"/>
          </w:tcPr>
          <w:p w14:paraId="75B7EB44">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60S</w:t>
            </w:r>
          </w:p>
        </w:tc>
      </w:tr>
      <w:tr w14:paraId="42B92E97">
        <w:trPr>
          <w:wBefore w:w="0" w:type="dxa"/>
          <w:trHeight w:val="300" w:hRule="atLeast"/>
          <w:jc w:val="center"/>
        </w:trPr>
        <w:tc>
          <w:tcPr>
            <w:tcW w:w="1060" w:type="dxa"/>
            <w:vMerge w:val="continue"/>
            <w:tcBorders>
              <w:top w:val="nil"/>
              <w:left w:val="single" w:color="auto" w:sz="4" w:space="0"/>
              <w:bottom w:val="single" w:color="auto" w:sz="4" w:space="0"/>
              <w:right w:val="single" w:color="auto" w:sz="4" w:space="0"/>
            </w:tcBorders>
            <w:noWrap w:val="0"/>
            <w:vAlign w:val="center"/>
          </w:tcPr>
          <w:p w14:paraId="06C7CF0F">
            <w:pPr>
              <w:widowControl/>
              <w:jc w:val="left"/>
              <w:rPr>
                <w:rFonts w:ascii="等线" w:hAnsi="等线" w:eastAsia="等线"/>
                <w:color w:val="auto"/>
                <w:kern w:val="0"/>
                <w:sz w:val="18"/>
                <w:szCs w:val="18"/>
                <w:highlight w:val="none"/>
              </w:rPr>
            </w:pPr>
          </w:p>
        </w:tc>
        <w:tc>
          <w:tcPr>
            <w:tcW w:w="1060" w:type="dxa"/>
            <w:vMerge w:val="continue"/>
            <w:tcBorders>
              <w:top w:val="nil"/>
              <w:left w:val="single" w:color="auto" w:sz="4" w:space="0"/>
              <w:bottom w:val="single" w:color="auto" w:sz="4" w:space="0"/>
              <w:right w:val="single" w:color="auto" w:sz="4" w:space="0"/>
            </w:tcBorders>
            <w:noWrap w:val="0"/>
            <w:vAlign w:val="center"/>
          </w:tcPr>
          <w:p w14:paraId="3A886A2A">
            <w:pPr>
              <w:widowControl/>
              <w:jc w:val="left"/>
              <w:rPr>
                <w:rFonts w:ascii="等线" w:hAnsi="等线" w:eastAsia="等线"/>
                <w:color w:val="auto"/>
                <w:kern w:val="0"/>
                <w:sz w:val="18"/>
                <w:szCs w:val="18"/>
                <w:highlight w:val="none"/>
              </w:rPr>
            </w:pPr>
          </w:p>
        </w:tc>
        <w:tc>
          <w:tcPr>
            <w:tcW w:w="2060" w:type="dxa"/>
            <w:tcBorders>
              <w:top w:val="nil"/>
              <w:left w:val="nil"/>
              <w:bottom w:val="single" w:color="auto" w:sz="4" w:space="0"/>
              <w:right w:val="single" w:color="auto" w:sz="4" w:space="0"/>
            </w:tcBorders>
            <w:noWrap w:val="0"/>
            <w:vAlign w:val="center"/>
          </w:tcPr>
          <w:p w14:paraId="0AC622FD">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心跳超时等待时间</w:t>
            </w:r>
          </w:p>
        </w:tc>
        <w:tc>
          <w:tcPr>
            <w:tcW w:w="3900" w:type="dxa"/>
            <w:tcBorders>
              <w:top w:val="nil"/>
              <w:left w:val="nil"/>
              <w:bottom w:val="single" w:color="auto" w:sz="4" w:space="0"/>
              <w:right w:val="single" w:color="auto" w:sz="4" w:space="0"/>
            </w:tcBorders>
            <w:noWrap w:val="0"/>
            <w:vAlign w:val="center"/>
          </w:tcPr>
          <w:p w14:paraId="034C8AC0">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30S</w:t>
            </w:r>
          </w:p>
        </w:tc>
      </w:tr>
      <w:tr w14:paraId="3D6D9988">
        <w:trPr>
          <w:wBefore w:w="0" w:type="dxa"/>
          <w:trHeight w:val="600" w:hRule="atLeast"/>
          <w:jc w:val="center"/>
        </w:trPr>
        <w:tc>
          <w:tcPr>
            <w:tcW w:w="1060" w:type="dxa"/>
            <w:vMerge w:val="continue"/>
            <w:tcBorders>
              <w:top w:val="nil"/>
              <w:left w:val="single" w:color="auto" w:sz="4" w:space="0"/>
              <w:bottom w:val="single" w:color="auto" w:sz="4" w:space="0"/>
              <w:right w:val="single" w:color="auto" w:sz="4" w:space="0"/>
            </w:tcBorders>
            <w:noWrap w:val="0"/>
            <w:vAlign w:val="center"/>
          </w:tcPr>
          <w:p w14:paraId="3AEFE63F">
            <w:pPr>
              <w:widowControl/>
              <w:jc w:val="left"/>
              <w:rPr>
                <w:rFonts w:ascii="等线" w:hAnsi="等线" w:eastAsia="等线"/>
                <w:color w:val="auto"/>
                <w:kern w:val="0"/>
                <w:sz w:val="18"/>
                <w:szCs w:val="18"/>
                <w:highlight w:val="none"/>
              </w:rPr>
            </w:pPr>
          </w:p>
        </w:tc>
        <w:tc>
          <w:tcPr>
            <w:tcW w:w="1060" w:type="dxa"/>
            <w:vMerge w:val="continue"/>
            <w:tcBorders>
              <w:top w:val="nil"/>
              <w:left w:val="single" w:color="auto" w:sz="4" w:space="0"/>
              <w:bottom w:val="single" w:color="auto" w:sz="4" w:space="0"/>
              <w:right w:val="single" w:color="auto" w:sz="4" w:space="0"/>
            </w:tcBorders>
            <w:noWrap w:val="0"/>
            <w:vAlign w:val="center"/>
          </w:tcPr>
          <w:p w14:paraId="72C130E9">
            <w:pPr>
              <w:widowControl/>
              <w:jc w:val="left"/>
              <w:rPr>
                <w:rFonts w:ascii="等线" w:hAnsi="等线" w:eastAsia="等线"/>
                <w:color w:val="auto"/>
                <w:kern w:val="0"/>
                <w:sz w:val="18"/>
                <w:szCs w:val="18"/>
                <w:highlight w:val="none"/>
              </w:rPr>
            </w:pPr>
          </w:p>
        </w:tc>
        <w:tc>
          <w:tcPr>
            <w:tcW w:w="2060" w:type="dxa"/>
            <w:tcBorders>
              <w:top w:val="nil"/>
              <w:left w:val="nil"/>
              <w:bottom w:val="single" w:color="auto" w:sz="4" w:space="0"/>
              <w:right w:val="single" w:color="auto" w:sz="4" w:space="0"/>
            </w:tcBorders>
            <w:noWrap w:val="0"/>
            <w:vAlign w:val="center"/>
          </w:tcPr>
          <w:p w14:paraId="0B1D547C">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查询订单支付结果超时等待时间</w:t>
            </w:r>
          </w:p>
        </w:tc>
        <w:tc>
          <w:tcPr>
            <w:tcW w:w="3900" w:type="dxa"/>
            <w:tcBorders>
              <w:top w:val="nil"/>
              <w:left w:val="nil"/>
              <w:bottom w:val="single" w:color="auto" w:sz="4" w:space="0"/>
              <w:right w:val="single" w:color="auto" w:sz="4" w:space="0"/>
            </w:tcBorders>
            <w:noWrap w:val="0"/>
            <w:vAlign w:val="center"/>
          </w:tcPr>
          <w:p w14:paraId="611237CF">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5s</w:t>
            </w:r>
          </w:p>
        </w:tc>
      </w:tr>
      <w:tr w14:paraId="161EC530">
        <w:trPr>
          <w:wBefore w:w="0" w:type="dxa"/>
          <w:trHeight w:val="900" w:hRule="atLeast"/>
          <w:jc w:val="center"/>
        </w:trPr>
        <w:tc>
          <w:tcPr>
            <w:tcW w:w="1060" w:type="dxa"/>
            <w:vMerge w:val="continue"/>
            <w:tcBorders>
              <w:top w:val="nil"/>
              <w:left w:val="single" w:color="auto" w:sz="4" w:space="0"/>
              <w:bottom w:val="single" w:color="auto" w:sz="4" w:space="0"/>
              <w:right w:val="single" w:color="auto" w:sz="4" w:space="0"/>
            </w:tcBorders>
            <w:noWrap w:val="0"/>
            <w:vAlign w:val="center"/>
          </w:tcPr>
          <w:p w14:paraId="151295AF">
            <w:pPr>
              <w:widowControl/>
              <w:jc w:val="left"/>
              <w:rPr>
                <w:rFonts w:ascii="等线" w:hAnsi="等线" w:eastAsia="等线"/>
                <w:color w:val="auto"/>
                <w:kern w:val="0"/>
                <w:sz w:val="18"/>
                <w:szCs w:val="18"/>
                <w:highlight w:val="none"/>
              </w:rPr>
            </w:pPr>
          </w:p>
        </w:tc>
        <w:tc>
          <w:tcPr>
            <w:tcW w:w="1060" w:type="dxa"/>
            <w:vMerge w:val="continue"/>
            <w:tcBorders>
              <w:top w:val="nil"/>
              <w:left w:val="single" w:color="auto" w:sz="4" w:space="0"/>
              <w:bottom w:val="single" w:color="auto" w:sz="4" w:space="0"/>
              <w:right w:val="single" w:color="auto" w:sz="4" w:space="0"/>
            </w:tcBorders>
            <w:noWrap w:val="0"/>
            <w:vAlign w:val="center"/>
          </w:tcPr>
          <w:p w14:paraId="19FB99BD">
            <w:pPr>
              <w:widowControl/>
              <w:jc w:val="left"/>
              <w:rPr>
                <w:rFonts w:ascii="等线" w:hAnsi="等线" w:eastAsia="等线"/>
                <w:color w:val="auto"/>
                <w:kern w:val="0"/>
                <w:sz w:val="18"/>
                <w:szCs w:val="18"/>
                <w:highlight w:val="none"/>
              </w:rPr>
            </w:pPr>
          </w:p>
        </w:tc>
        <w:tc>
          <w:tcPr>
            <w:tcW w:w="2060" w:type="dxa"/>
            <w:tcBorders>
              <w:top w:val="nil"/>
              <w:left w:val="nil"/>
              <w:bottom w:val="single" w:color="auto" w:sz="4" w:space="0"/>
              <w:right w:val="single" w:color="auto" w:sz="4" w:space="0"/>
            </w:tcBorders>
            <w:noWrap w:val="0"/>
            <w:vAlign w:val="center"/>
          </w:tcPr>
          <w:p w14:paraId="014A6C51">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查询订单支付结果失败后重复查询次数</w:t>
            </w:r>
          </w:p>
        </w:tc>
        <w:tc>
          <w:tcPr>
            <w:tcW w:w="3900" w:type="dxa"/>
            <w:tcBorders>
              <w:top w:val="nil"/>
              <w:left w:val="nil"/>
              <w:bottom w:val="single" w:color="auto" w:sz="4" w:space="0"/>
              <w:right w:val="single" w:color="auto" w:sz="4" w:space="0"/>
            </w:tcBorders>
            <w:noWrap w:val="0"/>
            <w:vAlign w:val="center"/>
          </w:tcPr>
          <w:p w14:paraId="74EB1750">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一直查，等待乘客点取消或者倒计时结束。</w:t>
            </w:r>
          </w:p>
        </w:tc>
      </w:tr>
      <w:tr w14:paraId="2E21E92E">
        <w:trPr>
          <w:wBefore w:w="0" w:type="dxa"/>
          <w:trHeight w:val="600" w:hRule="atLeast"/>
          <w:jc w:val="center"/>
        </w:trPr>
        <w:tc>
          <w:tcPr>
            <w:tcW w:w="1060" w:type="dxa"/>
            <w:tcBorders>
              <w:top w:val="nil"/>
              <w:left w:val="single" w:color="auto" w:sz="4" w:space="0"/>
              <w:bottom w:val="single" w:color="auto" w:sz="4" w:space="0"/>
              <w:right w:val="single" w:color="auto" w:sz="4" w:space="0"/>
            </w:tcBorders>
            <w:noWrap/>
            <w:vAlign w:val="center"/>
          </w:tcPr>
          <w:p w14:paraId="53990A4F">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3</w:t>
            </w:r>
          </w:p>
        </w:tc>
        <w:tc>
          <w:tcPr>
            <w:tcW w:w="1060" w:type="dxa"/>
            <w:tcBorders>
              <w:top w:val="nil"/>
              <w:left w:val="nil"/>
              <w:bottom w:val="single" w:color="auto" w:sz="4" w:space="0"/>
              <w:right w:val="single" w:color="auto" w:sz="4" w:space="0"/>
            </w:tcBorders>
            <w:noWrap/>
            <w:vAlign w:val="center"/>
          </w:tcPr>
          <w:p w14:paraId="4795C890">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时间戳</w:t>
            </w:r>
          </w:p>
        </w:tc>
        <w:tc>
          <w:tcPr>
            <w:tcW w:w="2060" w:type="dxa"/>
            <w:tcBorders>
              <w:top w:val="nil"/>
              <w:left w:val="nil"/>
              <w:bottom w:val="single" w:color="auto" w:sz="4" w:space="0"/>
              <w:right w:val="single" w:color="auto" w:sz="4" w:space="0"/>
            </w:tcBorders>
            <w:noWrap w:val="0"/>
            <w:vAlign w:val="center"/>
          </w:tcPr>
          <w:p w14:paraId="5DA6C570">
            <w:pPr>
              <w:widowControl/>
              <w:jc w:val="center"/>
              <w:rPr>
                <w:rFonts w:ascii="等线" w:hAnsi="等线" w:eastAsia="等线"/>
                <w:color w:val="auto"/>
                <w:kern w:val="0"/>
                <w:sz w:val="18"/>
                <w:szCs w:val="18"/>
                <w:highlight w:val="none"/>
              </w:rPr>
            </w:pPr>
          </w:p>
        </w:tc>
        <w:tc>
          <w:tcPr>
            <w:tcW w:w="3900" w:type="dxa"/>
            <w:tcBorders>
              <w:top w:val="nil"/>
              <w:left w:val="nil"/>
              <w:bottom w:val="single" w:color="auto" w:sz="4" w:space="0"/>
              <w:right w:val="single" w:color="auto" w:sz="4" w:space="0"/>
            </w:tcBorders>
            <w:noWrap w:val="0"/>
            <w:vAlign w:val="center"/>
          </w:tcPr>
          <w:p w14:paraId="57BC6542">
            <w:pPr>
              <w:widowControl/>
              <w:jc w:val="center"/>
              <w:rPr>
                <w:rFonts w:ascii="等线" w:hAnsi="等线" w:eastAsia="等线"/>
                <w:color w:val="auto"/>
                <w:kern w:val="0"/>
                <w:sz w:val="18"/>
                <w:szCs w:val="18"/>
                <w:highlight w:val="none"/>
              </w:rPr>
            </w:pPr>
            <w:r>
              <w:rPr>
                <w:rFonts w:hint="eastAsia" w:ascii="等线" w:hAnsi="等线" w:eastAsia="等线"/>
                <w:color w:val="auto"/>
                <w:kern w:val="0"/>
                <w:sz w:val="18"/>
                <w:szCs w:val="18"/>
                <w:highlight w:val="none"/>
              </w:rPr>
              <w:t>T-20 ---T+偏移量+20</w:t>
            </w:r>
          </w:p>
        </w:tc>
      </w:tr>
    </w:tbl>
    <w:p w14:paraId="1305AA02">
      <w:pPr>
        <w:pStyle w:val="148"/>
        <w:rPr>
          <w:color w:val="auto"/>
          <w:highlight w:val="none"/>
        </w:rPr>
      </w:pPr>
      <w:bookmarkStart w:id="119" w:name="_Toc522489291"/>
      <w:bookmarkStart w:id="120" w:name="_Toc522569477"/>
      <w:bookmarkStart w:id="121" w:name="_Toc522024624"/>
      <w:bookmarkStart w:id="122" w:name="_Toc528144332"/>
      <w:r>
        <w:rPr>
          <w:rFonts w:hint="eastAsia"/>
          <w:color w:val="auto"/>
          <w:highlight w:val="none"/>
        </w:rPr>
        <w:t>BOM乘客事物处理</w:t>
      </w:r>
      <w:bookmarkEnd w:id="119"/>
      <w:bookmarkEnd w:id="120"/>
      <w:bookmarkEnd w:id="121"/>
      <w:bookmarkEnd w:id="122"/>
    </w:p>
    <w:p w14:paraId="4A00929F">
      <w:pPr>
        <w:pStyle w:val="147"/>
        <w:spacing w:before="156" w:after="156"/>
        <w:rPr>
          <w:color w:val="auto"/>
          <w:highlight w:val="none"/>
        </w:rPr>
      </w:pPr>
      <w:r>
        <w:rPr>
          <w:rFonts w:hint="eastAsia"/>
          <w:color w:val="auto"/>
          <w:highlight w:val="none"/>
        </w:rPr>
        <w:t xml:space="preserve"> </w:t>
      </w:r>
      <w:bookmarkStart w:id="123" w:name="_Toc522489292"/>
      <w:r>
        <w:rPr>
          <w:color w:val="auto"/>
          <w:highlight w:val="none"/>
        </w:rPr>
        <w:t>BOM</w:t>
      </w:r>
      <w:r>
        <w:rPr>
          <w:rFonts w:hint="eastAsia"/>
          <w:color w:val="auto"/>
          <w:highlight w:val="none"/>
        </w:rPr>
        <w:t>更新乘车码</w:t>
      </w:r>
      <w:bookmarkEnd w:id="123"/>
    </w:p>
    <w:p w14:paraId="0490C53C">
      <w:pPr>
        <w:pStyle w:val="41"/>
        <w:rPr>
          <w:rFonts w:hAnsi="宋体"/>
          <w:color w:val="auto"/>
          <w:highlight w:val="none"/>
        </w:rPr>
      </w:pPr>
      <w:r>
        <w:rPr>
          <w:rFonts w:hint="eastAsia" w:hAnsi="宋体"/>
          <w:color w:val="auto"/>
          <w:szCs w:val="21"/>
          <w:highlight w:val="none"/>
        </w:rPr>
        <w:t>BOM更新乘车码流程</w:t>
      </w:r>
      <w:r>
        <w:rPr>
          <w:rFonts w:hint="eastAsia"/>
          <w:color w:val="auto"/>
          <w:highlight w:val="none"/>
        </w:rPr>
        <w:t>详见图1</w:t>
      </w:r>
      <w:r>
        <w:rPr>
          <w:color w:val="auto"/>
          <w:highlight w:val="none"/>
        </w:rPr>
        <w:t>5</w:t>
      </w:r>
      <w:r>
        <w:rPr>
          <w:rFonts w:hint="eastAsia"/>
          <w:color w:val="auto"/>
          <w:highlight w:val="none"/>
        </w:rPr>
        <w:t>。</w:t>
      </w:r>
    </w:p>
    <w:p w14:paraId="75075441">
      <w:pPr>
        <w:pStyle w:val="41"/>
        <w:rPr>
          <w:color w:val="auto"/>
          <w:highlight w:val="none"/>
        </w:rPr>
      </w:pPr>
      <w:r>
        <w:rPr>
          <w:color w:val="auto"/>
          <w:highlight w:val="none"/>
        </w:rPr>
        <w:drawing>
          <wp:inline distT="0" distB="0" distL="114300" distR="114300">
            <wp:extent cx="5486400" cy="3653790"/>
            <wp:effectExtent l="0" t="0" r="0" b="0"/>
            <wp:docPr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
                    <pic:cNvPicPr>
                      <a:picLocks noChangeAspect="1"/>
                    </pic:cNvPicPr>
                  </pic:nvPicPr>
                  <pic:blipFill>
                    <a:blip r:embed="rId24"/>
                    <a:stretch>
                      <a:fillRect/>
                    </a:stretch>
                  </pic:blipFill>
                  <pic:spPr>
                    <a:xfrm>
                      <a:off x="0" y="0"/>
                      <a:ext cx="5486400" cy="3653790"/>
                    </a:xfrm>
                    <a:prstGeom prst="rect">
                      <a:avLst/>
                    </a:prstGeom>
                    <a:noFill/>
                    <a:ln>
                      <a:noFill/>
                    </a:ln>
                  </pic:spPr>
                </pic:pic>
              </a:graphicData>
            </a:graphic>
          </wp:inline>
        </w:drawing>
      </w:r>
    </w:p>
    <w:p w14:paraId="153B9F58">
      <w:pPr>
        <w:pStyle w:val="270"/>
        <w:rPr>
          <w:color w:val="auto"/>
          <w:highlight w:val="none"/>
        </w:rPr>
      </w:pPr>
      <w:r>
        <w:rPr>
          <w:rFonts w:hint="eastAsia"/>
          <w:color w:val="auto"/>
          <w:highlight w:val="none"/>
        </w:rPr>
        <w:t>BOM更新乘车码流程</w:t>
      </w:r>
    </w:p>
    <w:p w14:paraId="799121D4">
      <w:pPr>
        <w:pStyle w:val="147"/>
        <w:spacing w:before="156" w:after="156"/>
        <w:rPr>
          <w:color w:val="auto"/>
          <w:highlight w:val="none"/>
        </w:rPr>
      </w:pPr>
      <w:bookmarkStart w:id="124" w:name="_Toc522489293"/>
      <w:r>
        <w:rPr>
          <w:color w:val="auto"/>
          <w:highlight w:val="none"/>
        </w:rPr>
        <w:t>BOM</w:t>
      </w:r>
      <w:r>
        <w:rPr>
          <w:rFonts w:hint="eastAsia"/>
          <w:color w:val="auto"/>
          <w:highlight w:val="none"/>
        </w:rPr>
        <w:t>非现金收款</w:t>
      </w:r>
      <w:bookmarkEnd w:id="124"/>
    </w:p>
    <w:p w14:paraId="78EC73FA">
      <w:pPr>
        <w:pStyle w:val="41"/>
        <w:rPr>
          <w:color w:val="auto"/>
          <w:highlight w:val="none"/>
        </w:rPr>
      </w:pPr>
      <w:r>
        <w:rPr>
          <w:rFonts w:hint="eastAsia"/>
          <w:color w:val="auto"/>
          <w:highlight w:val="none"/>
        </w:rPr>
        <w:t>BOM非现金收款流程详见图1</w:t>
      </w:r>
      <w:r>
        <w:rPr>
          <w:color w:val="auto"/>
          <w:highlight w:val="none"/>
        </w:rPr>
        <w:t>6</w:t>
      </w:r>
      <w:r>
        <w:rPr>
          <w:rFonts w:hint="eastAsia"/>
          <w:color w:val="auto"/>
          <w:highlight w:val="none"/>
        </w:rPr>
        <w:t>。</w:t>
      </w:r>
    </w:p>
    <w:p w14:paraId="493EDBB2">
      <w:pPr>
        <w:pStyle w:val="41"/>
        <w:rPr>
          <w:color w:val="auto"/>
          <w:highlight w:val="none"/>
        </w:rPr>
      </w:pPr>
      <w:r>
        <w:rPr>
          <w:color w:val="auto"/>
          <w:highlight w:val="none"/>
        </w:rPr>
        <w:drawing>
          <wp:inline distT="0" distB="0" distL="114300" distR="114300">
            <wp:extent cx="5484495" cy="3375025"/>
            <wp:effectExtent l="0" t="0" r="1905" b="0"/>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pic:cNvPicPr>
                  </pic:nvPicPr>
                  <pic:blipFill>
                    <a:blip r:embed="rId25"/>
                    <a:stretch>
                      <a:fillRect/>
                    </a:stretch>
                  </pic:blipFill>
                  <pic:spPr>
                    <a:xfrm>
                      <a:off x="0" y="0"/>
                      <a:ext cx="5484495" cy="3375025"/>
                    </a:xfrm>
                    <a:prstGeom prst="rect">
                      <a:avLst/>
                    </a:prstGeom>
                    <a:noFill/>
                    <a:ln>
                      <a:noFill/>
                    </a:ln>
                  </pic:spPr>
                </pic:pic>
              </a:graphicData>
            </a:graphic>
          </wp:inline>
        </w:drawing>
      </w:r>
    </w:p>
    <w:p w14:paraId="510D1017">
      <w:pPr>
        <w:pStyle w:val="270"/>
        <w:rPr>
          <w:color w:val="auto"/>
          <w:highlight w:val="none"/>
        </w:rPr>
      </w:pPr>
      <w:r>
        <w:rPr>
          <w:rFonts w:hint="eastAsia"/>
          <w:color w:val="auto"/>
          <w:highlight w:val="none"/>
        </w:rPr>
        <w:t>BOM非现金收款流程</w:t>
      </w:r>
    </w:p>
    <w:p w14:paraId="63C61BCC">
      <w:pPr>
        <w:pStyle w:val="148"/>
        <w:rPr>
          <w:color w:val="auto"/>
          <w:highlight w:val="none"/>
        </w:rPr>
      </w:pPr>
      <w:bookmarkStart w:id="125" w:name="_Toc528144333"/>
      <w:bookmarkStart w:id="126" w:name="_Toc522489294"/>
      <w:bookmarkStart w:id="127" w:name="_Toc522569478"/>
      <w:bookmarkStart w:id="128" w:name="_Toc522024625"/>
      <w:r>
        <w:rPr>
          <w:color w:val="auto"/>
          <w:highlight w:val="none"/>
        </w:rPr>
        <w:t>NFC-HCE</w:t>
      </w:r>
      <w:r>
        <w:rPr>
          <w:rFonts w:hint="eastAsia"/>
          <w:color w:val="auto"/>
          <w:highlight w:val="none"/>
        </w:rPr>
        <w:t>虚拟电子票过闸业务</w:t>
      </w:r>
      <w:bookmarkEnd w:id="125"/>
      <w:bookmarkEnd w:id="126"/>
      <w:bookmarkEnd w:id="127"/>
      <w:bookmarkEnd w:id="128"/>
      <w:r>
        <w:rPr>
          <w:color w:val="auto"/>
          <w:highlight w:val="none"/>
        </w:rPr>
        <w:t xml:space="preserve"> </w:t>
      </w:r>
    </w:p>
    <w:p w14:paraId="30E6FB80">
      <w:pPr>
        <w:pStyle w:val="41"/>
        <w:rPr>
          <w:color w:val="auto"/>
          <w:highlight w:val="none"/>
        </w:rPr>
      </w:pPr>
      <w:r>
        <w:rPr>
          <w:color w:val="auto"/>
          <w:highlight w:val="none"/>
        </w:rPr>
        <w:t>NFC</w:t>
      </w:r>
      <w:r>
        <w:rPr>
          <w:rFonts w:hint="eastAsia"/>
          <w:color w:val="auto"/>
          <w:highlight w:val="none"/>
        </w:rPr>
        <w:t>-HCE虚拟电子票过闸业务是基于手机</w:t>
      </w:r>
      <w:r>
        <w:rPr>
          <w:color w:val="auto"/>
          <w:highlight w:val="none"/>
        </w:rPr>
        <w:t>NFC</w:t>
      </w:r>
      <w:r>
        <w:rPr>
          <w:rFonts w:hint="eastAsia"/>
          <w:color w:val="auto"/>
          <w:highlight w:val="none"/>
        </w:rPr>
        <w:t>功能，通过</w:t>
      </w:r>
      <w:r>
        <w:rPr>
          <w:color w:val="auto"/>
          <w:highlight w:val="none"/>
        </w:rPr>
        <w:t>NFC</w:t>
      </w:r>
      <w:r>
        <w:rPr>
          <w:rFonts w:hint="eastAsia"/>
          <w:color w:val="auto"/>
          <w:highlight w:val="none"/>
        </w:rPr>
        <w:t>技术，实现手机变成卡，用手机乘坐地铁。</w:t>
      </w:r>
    </w:p>
    <w:p w14:paraId="5D61353E">
      <w:pPr>
        <w:pStyle w:val="147"/>
        <w:spacing w:before="156" w:after="156"/>
        <w:rPr>
          <w:color w:val="auto"/>
          <w:highlight w:val="none"/>
        </w:rPr>
      </w:pPr>
      <w:bookmarkStart w:id="129" w:name="_Toc522489295"/>
      <w:r>
        <w:rPr>
          <w:rFonts w:hint="eastAsia"/>
          <w:color w:val="auto"/>
          <w:highlight w:val="none"/>
        </w:rPr>
        <w:t>业务参与方</w:t>
      </w:r>
      <w:bookmarkEnd w:id="129"/>
    </w:p>
    <w:p w14:paraId="19C99A87">
      <w:pPr>
        <w:pStyle w:val="41"/>
        <w:rPr>
          <w:rFonts w:hint="eastAsia"/>
          <w:color w:val="auto"/>
          <w:highlight w:val="none"/>
        </w:rPr>
      </w:pPr>
      <w:r>
        <w:rPr>
          <w:rFonts w:hint="eastAsia"/>
          <w:color w:val="auto"/>
          <w:highlight w:val="none"/>
        </w:rPr>
        <w:t>NFC虚拟电子票功能业务参与方如下：</w:t>
      </w:r>
    </w:p>
    <w:p w14:paraId="55F10761">
      <w:pPr>
        <w:pStyle w:val="175"/>
        <w:rPr>
          <w:color w:val="auto"/>
          <w:highlight w:val="none"/>
        </w:rPr>
      </w:pPr>
      <w:r>
        <w:rPr>
          <w:rFonts w:hint="eastAsia"/>
          <w:color w:val="auto"/>
          <w:highlight w:val="none"/>
        </w:rPr>
        <w:t>青岛地铁APP；</w:t>
      </w:r>
    </w:p>
    <w:p w14:paraId="3127C3FF">
      <w:pPr>
        <w:pStyle w:val="175"/>
        <w:rPr>
          <w:color w:val="auto"/>
          <w:highlight w:val="none"/>
        </w:rPr>
      </w:pPr>
      <w:r>
        <w:rPr>
          <w:rFonts w:hint="eastAsia"/>
          <w:color w:val="auto"/>
          <w:highlight w:val="none"/>
        </w:rPr>
        <w:t>ITP平台；</w:t>
      </w:r>
    </w:p>
    <w:p w14:paraId="118D041A">
      <w:pPr>
        <w:pStyle w:val="175"/>
        <w:rPr>
          <w:color w:val="auto"/>
          <w:highlight w:val="none"/>
        </w:rPr>
      </w:pPr>
      <w:r>
        <w:rPr>
          <w:rFonts w:hint="eastAsia"/>
          <w:color w:val="auto"/>
          <w:highlight w:val="none"/>
        </w:rPr>
        <w:t>第三方支付渠道；</w:t>
      </w:r>
    </w:p>
    <w:p w14:paraId="2B0ECC3E">
      <w:pPr>
        <w:pStyle w:val="175"/>
        <w:rPr>
          <w:color w:val="auto"/>
          <w:highlight w:val="none"/>
        </w:rPr>
      </w:pPr>
      <w:r>
        <w:rPr>
          <w:rFonts w:hint="eastAsia"/>
          <w:color w:val="auto"/>
          <w:highlight w:val="none"/>
        </w:rPr>
        <w:t>闸机；</w:t>
      </w:r>
    </w:p>
    <w:p w14:paraId="28866EBA">
      <w:pPr>
        <w:pStyle w:val="175"/>
        <w:rPr>
          <w:color w:val="auto"/>
          <w:highlight w:val="none"/>
        </w:rPr>
      </w:pPr>
      <w:r>
        <w:rPr>
          <w:rFonts w:hint="eastAsia"/>
          <w:color w:val="auto"/>
          <w:highlight w:val="none"/>
        </w:rPr>
        <w:t>BOM；</w:t>
      </w:r>
    </w:p>
    <w:p w14:paraId="069C55CA">
      <w:pPr>
        <w:pStyle w:val="175"/>
        <w:rPr>
          <w:color w:val="auto"/>
          <w:highlight w:val="none"/>
        </w:rPr>
      </w:pPr>
      <w:r>
        <w:rPr>
          <w:color w:val="auto"/>
          <w:highlight w:val="none"/>
        </w:rPr>
        <w:t>ACC</w:t>
      </w:r>
      <w:r>
        <w:rPr>
          <w:rFonts w:hint="eastAsia"/>
          <w:color w:val="auto"/>
          <w:highlight w:val="none"/>
        </w:rPr>
        <w:t>。</w:t>
      </w:r>
    </w:p>
    <w:p w14:paraId="1AE0C743">
      <w:pPr>
        <w:pStyle w:val="147"/>
        <w:spacing w:before="156" w:after="156"/>
        <w:rPr>
          <w:color w:val="auto"/>
          <w:highlight w:val="none"/>
        </w:rPr>
      </w:pPr>
      <w:bookmarkStart w:id="130" w:name="_Toc522489296"/>
      <w:r>
        <w:rPr>
          <w:rFonts w:hint="eastAsia"/>
          <w:color w:val="auto"/>
          <w:highlight w:val="none"/>
        </w:rPr>
        <w:t>业务前提</w:t>
      </w:r>
      <w:bookmarkEnd w:id="130"/>
    </w:p>
    <w:p w14:paraId="1B7927EE">
      <w:pPr>
        <w:pStyle w:val="41"/>
        <w:rPr>
          <w:rFonts w:hint="eastAsia"/>
          <w:color w:val="auto"/>
          <w:highlight w:val="none"/>
        </w:rPr>
      </w:pPr>
      <w:r>
        <w:rPr>
          <w:rFonts w:hint="eastAsia"/>
          <w:color w:val="auto"/>
          <w:highlight w:val="none"/>
        </w:rPr>
        <w:t>NFC虚拟电子票功能业务前提如下：</w:t>
      </w:r>
    </w:p>
    <w:p w14:paraId="332F4971">
      <w:pPr>
        <w:pStyle w:val="175"/>
        <w:rPr>
          <w:color w:val="auto"/>
          <w:highlight w:val="none"/>
        </w:rPr>
      </w:pPr>
      <w:r>
        <w:rPr>
          <w:rFonts w:hint="eastAsia"/>
          <w:color w:val="auto"/>
          <w:highlight w:val="none"/>
        </w:rPr>
        <w:t>用户已经注册青岛地铁APP；</w:t>
      </w:r>
    </w:p>
    <w:p w14:paraId="01EE1A5F">
      <w:pPr>
        <w:pStyle w:val="175"/>
        <w:rPr>
          <w:color w:val="auto"/>
          <w:highlight w:val="none"/>
        </w:rPr>
      </w:pPr>
      <w:r>
        <w:rPr>
          <w:rFonts w:hint="eastAsia"/>
          <w:color w:val="auto"/>
          <w:highlight w:val="none"/>
        </w:rPr>
        <w:t>用户已经实现实名认证及签约代扣；</w:t>
      </w:r>
    </w:p>
    <w:p w14:paraId="58CC26AE">
      <w:pPr>
        <w:pStyle w:val="175"/>
        <w:rPr>
          <w:color w:val="auto"/>
          <w:highlight w:val="none"/>
        </w:rPr>
      </w:pPr>
      <w:r>
        <w:rPr>
          <w:rFonts w:hint="eastAsia"/>
          <w:color w:val="auto"/>
          <w:highlight w:val="none"/>
        </w:rPr>
        <w:t>用户不在黑名单中；</w:t>
      </w:r>
    </w:p>
    <w:p w14:paraId="6397990B">
      <w:pPr>
        <w:pStyle w:val="175"/>
        <w:rPr>
          <w:color w:val="auto"/>
          <w:highlight w:val="none"/>
        </w:rPr>
      </w:pPr>
      <w:r>
        <w:rPr>
          <w:rFonts w:hint="eastAsia"/>
          <w:color w:val="auto"/>
          <w:highlight w:val="none"/>
        </w:rPr>
        <w:t>用户手机具备NFC功能并且安卓版本在4.4以上。</w:t>
      </w:r>
    </w:p>
    <w:p w14:paraId="3D6C2350">
      <w:pPr>
        <w:pStyle w:val="147"/>
        <w:spacing w:before="156" w:after="156"/>
        <w:rPr>
          <w:color w:val="auto"/>
          <w:highlight w:val="none"/>
        </w:rPr>
      </w:pPr>
      <w:bookmarkStart w:id="131" w:name="_Toc522489297"/>
      <w:r>
        <w:rPr>
          <w:rFonts w:hint="eastAsia"/>
          <w:color w:val="auto"/>
          <w:highlight w:val="none"/>
        </w:rPr>
        <w:t>HCE模拟票卡</w:t>
      </w:r>
      <w:bookmarkEnd w:id="131"/>
    </w:p>
    <w:p w14:paraId="51FBE71B">
      <w:pPr>
        <w:pStyle w:val="146"/>
        <w:spacing w:before="156" w:after="156"/>
        <w:rPr>
          <w:color w:val="auto"/>
          <w:highlight w:val="none"/>
        </w:rPr>
      </w:pPr>
      <w:r>
        <w:rPr>
          <w:rFonts w:hint="eastAsia"/>
          <w:color w:val="auto"/>
          <w:highlight w:val="none"/>
        </w:rPr>
        <w:t>票卡结构</w:t>
      </w:r>
    </w:p>
    <w:p w14:paraId="6ACA74CE">
      <w:pPr>
        <w:pStyle w:val="41"/>
        <w:rPr>
          <w:color w:val="auto"/>
          <w:highlight w:val="none"/>
        </w:rPr>
      </w:pPr>
      <w:r>
        <w:rPr>
          <w:rFonts w:hint="eastAsia"/>
          <w:color w:val="auto"/>
          <w:highlight w:val="none"/>
        </w:rPr>
        <w:t>票卡结构详见图1</w:t>
      </w:r>
      <w:r>
        <w:rPr>
          <w:color w:val="auto"/>
          <w:highlight w:val="none"/>
        </w:rPr>
        <w:t>7</w:t>
      </w:r>
      <w:r>
        <w:rPr>
          <w:rFonts w:hint="eastAsia"/>
          <w:color w:val="auto"/>
          <w:highlight w:val="none"/>
        </w:rPr>
        <w:t>。</w:t>
      </w:r>
    </w:p>
    <w:p w14:paraId="5AB718A6">
      <w:pPr>
        <w:pStyle w:val="41"/>
        <w:rPr>
          <w:color w:val="auto"/>
          <w:highlight w:val="none"/>
        </w:rPr>
      </w:pPr>
      <w:r>
        <w:rPr>
          <w:rFonts w:hint="eastAsia"/>
          <w:color w:val="auto"/>
          <w:highlight w:val="none"/>
        </w:rPr>
        <w:t xml:space="preserve">       </w:t>
      </w:r>
      <w:r>
        <w:rPr>
          <w:color w:val="auto"/>
          <w:highlight w:val="none"/>
        </w:rPr>
        <w:drawing>
          <wp:inline distT="0" distB="0" distL="114300" distR="114300">
            <wp:extent cx="3911600" cy="2070100"/>
            <wp:effectExtent l="0" t="0" r="0" b="12700"/>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26"/>
                    <a:stretch>
                      <a:fillRect/>
                    </a:stretch>
                  </pic:blipFill>
                  <pic:spPr>
                    <a:xfrm>
                      <a:off x="0" y="0"/>
                      <a:ext cx="3911600" cy="2070100"/>
                    </a:xfrm>
                    <a:prstGeom prst="rect">
                      <a:avLst/>
                    </a:prstGeom>
                    <a:noFill/>
                    <a:ln>
                      <a:noFill/>
                    </a:ln>
                  </pic:spPr>
                </pic:pic>
              </a:graphicData>
            </a:graphic>
          </wp:inline>
        </w:drawing>
      </w:r>
    </w:p>
    <w:p w14:paraId="55838631">
      <w:pPr>
        <w:pStyle w:val="270"/>
        <w:rPr>
          <w:color w:val="auto"/>
          <w:highlight w:val="none"/>
        </w:rPr>
      </w:pPr>
      <w:r>
        <w:rPr>
          <w:rFonts w:hint="eastAsia"/>
          <w:color w:val="auto"/>
          <w:highlight w:val="none"/>
        </w:rPr>
        <w:t>票卡结构</w:t>
      </w:r>
    </w:p>
    <w:p w14:paraId="05C619A8">
      <w:pPr>
        <w:pStyle w:val="146"/>
        <w:spacing w:before="156" w:after="156"/>
        <w:rPr>
          <w:color w:val="auto"/>
          <w:highlight w:val="none"/>
        </w:rPr>
      </w:pPr>
      <w:r>
        <w:rPr>
          <w:rFonts w:hint="eastAsia"/>
          <w:color w:val="auto"/>
          <w:highlight w:val="none"/>
        </w:rPr>
        <w:t>地铁复合消费文件</w:t>
      </w:r>
    </w:p>
    <w:p w14:paraId="1EE7EB7E">
      <w:pPr>
        <w:pStyle w:val="41"/>
        <w:rPr>
          <w:color w:val="auto"/>
          <w:highlight w:val="none"/>
        </w:rPr>
      </w:pPr>
      <w:r>
        <w:rPr>
          <w:rFonts w:hint="eastAsia"/>
          <w:color w:val="auto"/>
          <w:highlight w:val="none"/>
        </w:rPr>
        <w:t>地铁复合消费文件详见表4。</w:t>
      </w:r>
    </w:p>
    <w:p w14:paraId="49A89195">
      <w:pPr>
        <w:pStyle w:val="160"/>
        <w:rPr>
          <w:color w:val="auto"/>
          <w:highlight w:val="none"/>
        </w:rPr>
      </w:pPr>
      <w:r>
        <w:rPr>
          <w:rFonts w:hint="eastAsia"/>
          <w:color w:val="auto"/>
          <w:highlight w:val="none"/>
        </w:rPr>
        <w:t>地铁复合消费文件</w:t>
      </w:r>
    </w:p>
    <w:tbl>
      <w:tblPr>
        <w:tblStyle w:val="56"/>
        <w:tblW w:w="0" w:type="auto"/>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978"/>
        <w:gridCol w:w="2961"/>
        <w:gridCol w:w="1701"/>
        <w:gridCol w:w="3118"/>
      </w:tblGrid>
      <w:tr w14:paraId="25B4A8A5">
        <w:trPr>
          <w:wBefore w:w="0" w:type="dxa"/>
          <w:jc w:val="center"/>
        </w:trPr>
        <w:tc>
          <w:tcPr>
            <w:tcW w:w="5640" w:type="dxa"/>
            <w:gridSpan w:val="3"/>
            <w:tcBorders>
              <w:top w:val="single" w:color="000000" w:sz="12" w:space="0"/>
              <w:left w:val="single" w:color="000000" w:sz="12" w:space="0"/>
              <w:bottom w:val="single" w:color="000000" w:sz="12" w:space="0"/>
              <w:right w:val="single" w:color="000000" w:sz="4" w:space="0"/>
            </w:tcBorders>
            <w:noWrap w:val="0"/>
            <w:vAlign w:val="center"/>
          </w:tcPr>
          <w:p w14:paraId="6858D60D">
            <w:pPr>
              <w:jc w:val="center"/>
              <w:rPr>
                <w:b/>
                <w:color w:val="auto"/>
                <w:highlight w:val="none"/>
              </w:rPr>
            </w:pPr>
            <w:r>
              <w:rPr>
                <w:rFonts w:hint="eastAsia"/>
                <w:b/>
                <w:color w:val="auto"/>
                <w:highlight w:val="none"/>
              </w:rPr>
              <w:t>文件标识（SFI）</w:t>
            </w:r>
          </w:p>
        </w:tc>
        <w:tc>
          <w:tcPr>
            <w:tcW w:w="3118" w:type="dxa"/>
            <w:tcBorders>
              <w:top w:val="single" w:color="000000" w:sz="12" w:space="0"/>
              <w:left w:val="single" w:color="000000" w:sz="4" w:space="0"/>
              <w:bottom w:val="single" w:color="000000" w:sz="12" w:space="0"/>
              <w:right w:val="single" w:color="000000" w:sz="12" w:space="0"/>
            </w:tcBorders>
            <w:noWrap w:val="0"/>
            <w:vAlign w:val="center"/>
          </w:tcPr>
          <w:p w14:paraId="0261ACBB">
            <w:pPr>
              <w:jc w:val="center"/>
              <w:rPr>
                <w:b/>
                <w:color w:val="auto"/>
                <w:highlight w:val="none"/>
              </w:rPr>
            </w:pPr>
            <w:r>
              <w:rPr>
                <w:rFonts w:hint="eastAsia"/>
                <w:b/>
                <w:color w:val="auto"/>
                <w:highlight w:val="none"/>
              </w:rPr>
              <w:t>0x0019</w:t>
            </w:r>
          </w:p>
        </w:tc>
      </w:tr>
      <w:tr w14:paraId="00E65918">
        <w:trPr>
          <w:wBefore w:w="0" w:type="dxa"/>
          <w:jc w:val="center"/>
        </w:trPr>
        <w:tc>
          <w:tcPr>
            <w:tcW w:w="5640" w:type="dxa"/>
            <w:gridSpan w:val="3"/>
            <w:noWrap w:val="0"/>
            <w:vAlign w:val="top"/>
          </w:tcPr>
          <w:p w14:paraId="62902AF0">
            <w:pPr>
              <w:rPr>
                <w:color w:val="auto"/>
                <w:highlight w:val="none"/>
              </w:rPr>
            </w:pPr>
            <w:r>
              <w:rPr>
                <w:rFonts w:hint="eastAsia"/>
                <w:color w:val="auto"/>
                <w:highlight w:val="none"/>
              </w:rPr>
              <w:t>文件类型</w:t>
            </w:r>
          </w:p>
        </w:tc>
        <w:tc>
          <w:tcPr>
            <w:tcW w:w="3118" w:type="dxa"/>
            <w:noWrap w:val="0"/>
            <w:vAlign w:val="top"/>
          </w:tcPr>
          <w:p w14:paraId="3D1BC545">
            <w:pPr>
              <w:rPr>
                <w:color w:val="auto"/>
                <w:highlight w:val="none"/>
              </w:rPr>
            </w:pPr>
            <w:r>
              <w:rPr>
                <w:rFonts w:hint="eastAsia"/>
                <w:color w:val="auto"/>
                <w:highlight w:val="none"/>
              </w:rPr>
              <w:t>变长记录文件</w:t>
            </w:r>
          </w:p>
        </w:tc>
      </w:tr>
      <w:tr w14:paraId="5AAB896D">
        <w:trPr>
          <w:wBefore w:w="0" w:type="dxa"/>
          <w:jc w:val="center"/>
        </w:trPr>
        <w:tc>
          <w:tcPr>
            <w:tcW w:w="5640" w:type="dxa"/>
            <w:gridSpan w:val="3"/>
            <w:noWrap w:val="0"/>
            <w:vAlign w:val="top"/>
          </w:tcPr>
          <w:p w14:paraId="70D7BAB7">
            <w:pPr>
              <w:rPr>
                <w:color w:val="auto"/>
                <w:highlight w:val="none"/>
              </w:rPr>
            </w:pPr>
            <w:r>
              <w:rPr>
                <w:rFonts w:hint="eastAsia"/>
                <w:color w:val="auto"/>
                <w:highlight w:val="none"/>
              </w:rPr>
              <w:t>文件大小</w:t>
            </w:r>
          </w:p>
        </w:tc>
        <w:tc>
          <w:tcPr>
            <w:tcW w:w="3118" w:type="dxa"/>
            <w:noWrap w:val="0"/>
            <w:vAlign w:val="top"/>
          </w:tcPr>
          <w:p w14:paraId="28D38B49">
            <w:pPr>
              <w:rPr>
                <w:color w:val="auto"/>
                <w:highlight w:val="none"/>
              </w:rPr>
            </w:pPr>
            <w:r>
              <w:rPr>
                <w:rFonts w:hint="eastAsia"/>
                <w:color w:val="auto"/>
                <w:highlight w:val="none"/>
              </w:rPr>
              <w:t>64*3Byte</w:t>
            </w:r>
          </w:p>
        </w:tc>
      </w:tr>
      <w:tr w14:paraId="7093BB7E">
        <w:trPr>
          <w:wBefore w:w="0" w:type="dxa"/>
          <w:jc w:val="center"/>
        </w:trPr>
        <w:tc>
          <w:tcPr>
            <w:tcW w:w="3939" w:type="dxa"/>
            <w:gridSpan w:val="2"/>
            <w:noWrap w:val="0"/>
            <w:vAlign w:val="top"/>
          </w:tcPr>
          <w:p w14:paraId="0DCF93F4">
            <w:pPr>
              <w:rPr>
                <w:color w:val="auto"/>
                <w:highlight w:val="none"/>
              </w:rPr>
            </w:pPr>
            <w:r>
              <w:rPr>
                <w:rFonts w:hint="eastAsia"/>
                <w:color w:val="auto"/>
                <w:highlight w:val="none"/>
              </w:rPr>
              <w:t>文件存取控制</w:t>
            </w:r>
          </w:p>
        </w:tc>
        <w:tc>
          <w:tcPr>
            <w:tcW w:w="1701" w:type="dxa"/>
            <w:noWrap w:val="0"/>
            <w:vAlign w:val="top"/>
          </w:tcPr>
          <w:p w14:paraId="37808E7B">
            <w:pPr>
              <w:rPr>
                <w:color w:val="auto"/>
                <w:highlight w:val="none"/>
              </w:rPr>
            </w:pPr>
            <w:r>
              <w:rPr>
                <w:rFonts w:hint="eastAsia"/>
                <w:color w:val="auto"/>
                <w:highlight w:val="none"/>
              </w:rPr>
              <w:t>读= 自由</w:t>
            </w:r>
          </w:p>
        </w:tc>
        <w:tc>
          <w:tcPr>
            <w:tcW w:w="3118" w:type="dxa"/>
            <w:noWrap w:val="0"/>
            <w:vAlign w:val="top"/>
          </w:tcPr>
          <w:p w14:paraId="77090500">
            <w:pPr>
              <w:rPr>
                <w:color w:val="auto"/>
                <w:highlight w:val="none"/>
              </w:rPr>
            </w:pPr>
            <w:r>
              <w:rPr>
                <w:rFonts w:hint="eastAsia"/>
                <w:color w:val="auto"/>
                <w:highlight w:val="none"/>
              </w:rPr>
              <w:t>改写=复合消费中</w:t>
            </w:r>
          </w:p>
        </w:tc>
      </w:tr>
      <w:tr w14:paraId="7495F216">
        <w:trPr>
          <w:wBefore w:w="0" w:type="dxa"/>
          <w:jc w:val="center"/>
        </w:trPr>
        <w:tc>
          <w:tcPr>
            <w:tcW w:w="978" w:type="dxa"/>
            <w:noWrap w:val="0"/>
            <w:vAlign w:val="top"/>
          </w:tcPr>
          <w:p w14:paraId="47C775CD">
            <w:pPr>
              <w:rPr>
                <w:color w:val="auto"/>
                <w:highlight w:val="none"/>
              </w:rPr>
            </w:pPr>
            <w:r>
              <w:rPr>
                <w:rFonts w:hint="eastAsia"/>
                <w:color w:val="auto"/>
                <w:highlight w:val="none"/>
              </w:rPr>
              <w:t>记录号</w:t>
            </w:r>
          </w:p>
        </w:tc>
        <w:tc>
          <w:tcPr>
            <w:tcW w:w="2961" w:type="dxa"/>
            <w:noWrap w:val="0"/>
            <w:vAlign w:val="top"/>
          </w:tcPr>
          <w:p w14:paraId="08F60CC1">
            <w:pPr>
              <w:rPr>
                <w:color w:val="auto"/>
                <w:highlight w:val="none"/>
              </w:rPr>
            </w:pPr>
            <w:r>
              <w:rPr>
                <w:rFonts w:hint="eastAsia"/>
                <w:color w:val="auto"/>
                <w:highlight w:val="none"/>
              </w:rPr>
              <w:t>数据元</w:t>
            </w:r>
          </w:p>
        </w:tc>
        <w:tc>
          <w:tcPr>
            <w:tcW w:w="1701" w:type="dxa"/>
            <w:noWrap w:val="0"/>
            <w:vAlign w:val="top"/>
          </w:tcPr>
          <w:p w14:paraId="133ACACB">
            <w:pPr>
              <w:rPr>
                <w:color w:val="auto"/>
                <w:highlight w:val="none"/>
              </w:rPr>
            </w:pPr>
            <w:r>
              <w:rPr>
                <w:rFonts w:hint="eastAsia"/>
                <w:color w:val="auto"/>
                <w:highlight w:val="none"/>
              </w:rPr>
              <w:t>长度（</w:t>
            </w:r>
            <w:r>
              <w:rPr>
                <w:color w:val="auto"/>
                <w:highlight w:val="none"/>
              </w:rPr>
              <w:t>B</w:t>
            </w:r>
            <w:r>
              <w:rPr>
                <w:rFonts w:hint="eastAsia"/>
                <w:color w:val="auto"/>
                <w:highlight w:val="none"/>
              </w:rPr>
              <w:t>yte）</w:t>
            </w:r>
          </w:p>
        </w:tc>
        <w:tc>
          <w:tcPr>
            <w:tcW w:w="3118" w:type="dxa"/>
            <w:noWrap w:val="0"/>
            <w:vAlign w:val="top"/>
          </w:tcPr>
          <w:p w14:paraId="121509A9">
            <w:pPr>
              <w:rPr>
                <w:color w:val="auto"/>
                <w:highlight w:val="none"/>
              </w:rPr>
            </w:pPr>
            <w:r>
              <w:rPr>
                <w:rFonts w:hint="eastAsia"/>
                <w:color w:val="auto"/>
                <w:highlight w:val="none"/>
              </w:rPr>
              <w:t>备注</w:t>
            </w:r>
          </w:p>
        </w:tc>
      </w:tr>
      <w:tr w14:paraId="4D87366A">
        <w:trPr>
          <w:wBefore w:w="0" w:type="dxa"/>
          <w:jc w:val="center"/>
        </w:trPr>
        <w:tc>
          <w:tcPr>
            <w:tcW w:w="978" w:type="dxa"/>
            <w:noWrap w:val="0"/>
            <w:vAlign w:val="top"/>
          </w:tcPr>
          <w:p w14:paraId="23493068">
            <w:pPr>
              <w:rPr>
                <w:color w:val="auto"/>
                <w:highlight w:val="none"/>
              </w:rPr>
            </w:pPr>
            <w:r>
              <w:rPr>
                <w:rFonts w:hint="eastAsia"/>
                <w:color w:val="auto"/>
                <w:highlight w:val="none"/>
              </w:rPr>
              <w:t>1</w:t>
            </w:r>
          </w:p>
        </w:tc>
        <w:tc>
          <w:tcPr>
            <w:tcW w:w="2961" w:type="dxa"/>
            <w:noWrap w:val="0"/>
            <w:vAlign w:val="top"/>
          </w:tcPr>
          <w:p w14:paraId="7F914ED8">
            <w:pPr>
              <w:rPr>
                <w:color w:val="auto"/>
                <w:highlight w:val="none"/>
              </w:rPr>
            </w:pPr>
            <w:r>
              <w:rPr>
                <w:rFonts w:hint="eastAsia"/>
                <w:color w:val="auto"/>
                <w:highlight w:val="none"/>
              </w:rPr>
              <w:t>单程票64字节</w:t>
            </w:r>
          </w:p>
        </w:tc>
        <w:tc>
          <w:tcPr>
            <w:tcW w:w="1701" w:type="dxa"/>
            <w:noWrap w:val="0"/>
            <w:vAlign w:val="top"/>
          </w:tcPr>
          <w:p w14:paraId="4E54A580">
            <w:pPr>
              <w:rPr>
                <w:color w:val="auto"/>
                <w:highlight w:val="none"/>
              </w:rPr>
            </w:pPr>
            <w:r>
              <w:rPr>
                <w:rFonts w:hint="eastAsia"/>
                <w:color w:val="auto"/>
                <w:highlight w:val="none"/>
              </w:rPr>
              <w:t>64</w:t>
            </w:r>
          </w:p>
        </w:tc>
        <w:tc>
          <w:tcPr>
            <w:tcW w:w="3118" w:type="dxa"/>
            <w:noWrap w:val="0"/>
            <w:vAlign w:val="top"/>
          </w:tcPr>
          <w:p w14:paraId="407608C5">
            <w:pPr>
              <w:rPr>
                <w:color w:val="auto"/>
                <w:highlight w:val="none"/>
              </w:rPr>
            </w:pPr>
            <w:r>
              <w:rPr>
                <w:rFonts w:hint="eastAsia"/>
                <w:color w:val="auto"/>
                <w:highlight w:val="none"/>
              </w:rPr>
              <w:t>附录1</w:t>
            </w:r>
          </w:p>
        </w:tc>
      </w:tr>
      <w:tr w14:paraId="1F742776">
        <w:trPr>
          <w:wBefore w:w="0" w:type="dxa"/>
          <w:jc w:val="center"/>
        </w:trPr>
        <w:tc>
          <w:tcPr>
            <w:tcW w:w="978" w:type="dxa"/>
            <w:noWrap w:val="0"/>
            <w:vAlign w:val="top"/>
          </w:tcPr>
          <w:p w14:paraId="673F90F4">
            <w:pPr>
              <w:rPr>
                <w:color w:val="auto"/>
                <w:highlight w:val="none"/>
              </w:rPr>
            </w:pPr>
            <w:r>
              <w:rPr>
                <w:rFonts w:hint="eastAsia"/>
                <w:color w:val="auto"/>
                <w:highlight w:val="none"/>
              </w:rPr>
              <w:t>2</w:t>
            </w:r>
          </w:p>
        </w:tc>
        <w:tc>
          <w:tcPr>
            <w:tcW w:w="2961" w:type="dxa"/>
            <w:noWrap w:val="0"/>
            <w:vAlign w:val="top"/>
          </w:tcPr>
          <w:p w14:paraId="18FC9653">
            <w:pPr>
              <w:rPr>
                <w:color w:val="auto"/>
                <w:highlight w:val="none"/>
              </w:rPr>
            </w:pPr>
            <w:r>
              <w:rPr>
                <w:rFonts w:hint="eastAsia"/>
                <w:color w:val="auto"/>
                <w:highlight w:val="none"/>
              </w:rPr>
              <w:t>Reserved</w:t>
            </w:r>
          </w:p>
        </w:tc>
        <w:tc>
          <w:tcPr>
            <w:tcW w:w="1701" w:type="dxa"/>
            <w:noWrap w:val="0"/>
            <w:vAlign w:val="top"/>
          </w:tcPr>
          <w:p w14:paraId="466B5EB8">
            <w:pPr>
              <w:rPr>
                <w:color w:val="auto"/>
                <w:highlight w:val="none"/>
              </w:rPr>
            </w:pPr>
            <w:r>
              <w:rPr>
                <w:rFonts w:hint="eastAsia"/>
                <w:color w:val="auto"/>
                <w:highlight w:val="none"/>
              </w:rPr>
              <w:t>64</w:t>
            </w:r>
          </w:p>
        </w:tc>
        <w:tc>
          <w:tcPr>
            <w:tcW w:w="3118" w:type="dxa"/>
            <w:noWrap w:val="0"/>
            <w:vAlign w:val="top"/>
          </w:tcPr>
          <w:p w14:paraId="18355C00">
            <w:pPr>
              <w:rPr>
                <w:color w:val="auto"/>
                <w:highlight w:val="none"/>
              </w:rPr>
            </w:pPr>
            <w:r>
              <w:rPr>
                <w:rFonts w:hint="eastAsia"/>
                <w:color w:val="auto"/>
                <w:highlight w:val="none"/>
              </w:rPr>
              <w:t>保留</w:t>
            </w:r>
          </w:p>
        </w:tc>
      </w:tr>
      <w:tr w14:paraId="72018141">
        <w:trPr>
          <w:wBefore w:w="0" w:type="dxa"/>
          <w:jc w:val="center"/>
        </w:trPr>
        <w:tc>
          <w:tcPr>
            <w:tcW w:w="978" w:type="dxa"/>
            <w:noWrap w:val="0"/>
            <w:vAlign w:val="top"/>
          </w:tcPr>
          <w:p w14:paraId="36D02B08">
            <w:pPr>
              <w:rPr>
                <w:color w:val="auto"/>
                <w:highlight w:val="none"/>
              </w:rPr>
            </w:pPr>
            <w:r>
              <w:rPr>
                <w:rFonts w:hint="eastAsia"/>
                <w:color w:val="auto"/>
                <w:highlight w:val="none"/>
              </w:rPr>
              <w:t>3</w:t>
            </w:r>
          </w:p>
        </w:tc>
        <w:tc>
          <w:tcPr>
            <w:tcW w:w="2961" w:type="dxa"/>
            <w:noWrap w:val="0"/>
            <w:vAlign w:val="top"/>
          </w:tcPr>
          <w:p w14:paraId="5875985C">
            <w:pPr>
              <w:rPr>
                <w:color w:val="auto"/>
                <w:highlight w:val="none"/>
              </w:rPr>
            </w:pPr>
            <w:r>
              <w:rPr>
                <w:rFonts w:hint="eastAsia"/>
                <w:color w:val="auto"/>
                <w:highlight w:val="none"/>
              </w:rPr>
              <w:t>Reserved</w:t>
            </w:r>
          </w:p>
        </w:tc>
        <w:tc>
          <w:tcPr>
            <w:tcW w:w="1701" w:type="dxa"/>
            <w:noWrap w:val="0"/>
            <w:vAlign w:val="top"/>
          </w:tcPr>
          <w:p w14:paraId="71973DDE">
            <w:pPr>
              <w:rPr>
                <w:color w:val="auto"/>
                <w:highlight w:val="none"/>
              </w:rPr>
            </w:pPr>
            <w:r>
              <w:rPr>
                <w:rFonts w:hint="eastAsia"/>
                <w:color w:val="auto"/>
                <w:highlight w:val="none"/>
              </w:rPr>
              <w:t>64</w:t>
            </w:r>
          </w:p>
        </w:tc>
        <w:tc>
          <w:tcPr>
            <w:tcW w:w="3118" w:type="dxa"/>
            <w:noWrap w:val="0"/>
            <w:vAlign w:val="top"/>
          </w:tcPr>
          <w:p w14:paraId="15A1F34A">
            <w:pPr>
              <w:rPr>
                <w:color w:val="auto"/>
                <w:highlight w:val="none"/>
              </w:rPr>
            </w:pPr>
            <w:r>
              <w:rPr>
                <w:rFonts w:hint="eastAsia"/>
                <w:color w:val="auto"/>
                <w:highlight w:val="none"/>
              </w:rPr>
              <w:t>保留</w:t>
            </w:r>
          </w:p>
        </w:tc>
      </w:tr>
    </w:tbl>
    <w:p w14:paraId="6594C11D">
      <w:pPr>
        <w:pStyle w:val="147"/>
        <w:spacing w:before="156" w:after="156"/>
        <w:rPr>
          <w:color w:val="auto"/>
          <w:highlight w:val="none"/>
        </w:rPr>
      </w:pPr>
      <w:bookmarkStart w:id="132" w:name="_Toc522489298"/>
      <w:r>
        <w:rPr>
          <w:rFonts w:hint="eastAsia"/>
          <w:color w:val="auto"/>
          <w:highlight w:val="none"/>
        </w:rPr>
        <w:t>HCE模拟票卡处理步骤</w:t>
      </w:r>
      <w:bookmarkEnd w:id="132"/>
    </w:p>
    <w:p w14:paraId="1756EF03">
      <w:pPr>
        <w:pStyle w:val="41"/>
        <w:rPr>
          <w:color w:val="auto"/>
          <w:highlight w:val="none"/>
        </w:rPr>
      </w:pPr>
      <w:r>
        <w:rPr>
          <w:rFonts w:hint="eastAsia"/>
          <w:color w:val="auto"/>
          <w:highlight w:val="none"/>
        </w:rPr>
        <w:t>HCE模拟票卡处理步骤详见表5。</w:t>
      </w:r>
    </w:p>
    <w:p w14:paraId="57657578">
      <w:pPr>
        <w:pStyle w:val="160"/>
        <w:rPr>
          <w:color w:val="auto"/>
          <w:highlight w:val="none"/>
        </w:rPr>
      </w:pPr>
      <w:r>
        <w:rPr>
          <w:rFonts w:hint="eastAsia"/>
          <w:color w:val="auto"/>
          <w:highlight w:val="none"/>
        </w:rPr>
        <w:t>HCE模拟票卡处理步骤</w:t>
      </w:r>
    </w:p>
    <w:tbl>
      <w:tblPr>
        <w:tblStyle w:val="56"/>
        <w:tblW w:w="0" w:type="auto"/>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672"/>
        <w:gridCol w:w="1360"/>
        <w:gridCol w:w="1864"/>
        <w:gridCol w:w="2094"/>
        <w:gridCol w:w="4608"/>
      </w:tblGrid>
      <w:tr w14:paraId="190D5E90">
        <w:trPr>
          <w:wBefore w:w="0" w:type="dxa"/>
          <w:jc w:val="center"/>
        </w:trPr>
        <w:tc>
          <w:tcPr>
            <w:tcW w:w="672" w:type="dxa"/>
            <w:noWrap w:val="0"/>
            <w:vAlign w:val="top"/>
          </w:tcPr>
          <w:p w14:paraId="1F82522F">
            <w:pPr>
              <w:rPr>
                <w:color w:val="auto"/>
                <w:highlight w:val="none"/>
              </w:rPr>
            </w:pPr>
            <w:bookmarkStart w:id="133" w:name="_Hlk522562388"/>
            <w:r>
              <w:rPr>
                <w:rFonts w:hint="eastAsia"/>
                <w:color w:val="auto"/>
                <w:highlight w:val="none"/>
              </w:rPr>
              <w:t>步骤</w:t>
            </w:r>
          </w:p>
        </w:tc>
        <w:tc>
          <w:tcPr>
            <w:tcW w:w="1360" w:type="dxa"/>
            <w:noWrap w:val="0"/>
            <w:vAlign w:val="top"/>
          </w:tcPr>
          <w:p w14:paraId="73EA5F33">
            <w:pPr>
              <w:rPr>
                <w:color w:val="auto"/>
                <w:highlight w:val="none"/>
              </w:rPr>
            </w:pPr>
            <w:r>
              <w:rPr>
                <w:rFonts w:hint="eastAsia"/>
                <w:color w:val="auto"/>
                <w:highlight w:val="none"/>
              </w:rPr>
              <w:t>功能</w:t>
            </w:r>
          </w:p>
        </w:tc>
        <w:tc>
          <w:tcPr>
            <w:tcW w:w="1864" w:type="dxa"/>
            <w:noWrap w:val="0"/>
            <w:vAlign w:val="top"/>
          </w:tcPr>
          <w:p w14:paraId="07915E4A">
            <w:pPr>
              <w:rPr>
                <w:color w:val="auto"/>
                <w:highlight w:val="none"/>
              </w:rPr>
            </w:pPr>
            <w:r>
              <w:rPr>
                <w:rFonts w:hint="eastAsia"/>
                <w:color w:val="auto"/>
                <w:highlight w:val="none"/>
              </w:rPr>
              <w:t>介质</w:t>
            </w:r>
          </w:p>
        </w:tc>
        <w:tc>
          <w:tcPr>
            <w:tcW w:w="2094" w:type="dxa"/>
            <w:noWrap w:val="0"/>
            <w:vAlign w:val="top"/>
          </w:tcPr>
          <w:p w14:paraId="1C38A4BB">
            <w:pPr>
              <w:rPr>
                <w:color w:val="auto"/>
                <w:highlight w:val="none"/>
              </w:rPr>
            </w:pPr>
            <w:r>
              <w:rPr>
                <w:rFonts w:hint="eastAsia"/>
                <w:color w:val="auto"/>
                <w:highlight w:val="none"/>
              </w:rPr>
              <w:t>发送</w:t>
            </w:r>
          </w:p>
        </w:tc>
        <w:tc>
          <w:tcPr>
            <w:tcW w:w="4608" w:type="dxa"/>
            <w:noWrap w:val="0"/>
            <w:vAlign w:val="top"/>
          </w:tcPr>
          <w:p w14:paraId="3B0DD8EF">
            <w:pPr>
              <w:rPr>
                <w:color w:val="auto"/>
                <w:highlight w:val="none"/>
              </w:rPr>
            </w:pPr>
            <w:r>
              <w:rPr>
                <w:rFonts w:hint="eastAsia"/>
                <w:color w:val="auto"/>
                <w:highlight w:val="none"/>
              </w:rPr>
              <w:t>接收</w:t>
            </w:r>
          </w:p>
        </w:tc>
      </w:tr>
      <w:tr w14:paraId="6F4338A3">
        <w:trPr>
          <w:wBefore w:w="0" w:type="dxa"/>
          <w:jc w:val="center"/>
        </w:trPr>
        <w:tc>
          <w:tcPr>
            <w:tcW w:w="672" w:type="dxa"/>
            <w:noWrap w:val="0"/>
            <w:vAlign w:val="top"/>
          </w:tcPr>
          <w:p w14:paraId="7C60383F">
            <w:pPr>
              <w:rPr>
                <w:color w:val="auto"/>
                <w:highlight w:val="none"/>
              </w:rPr>
            </w:pPr>
            <w:r>
              <w:rPr>
                <w:rFonts w:hint="eastAsia"/>
                <w:color w:val="auto"/>
                <w:highlight w:val="none"/>
              </w:rPr>
              <w:t>1</w:t>
            </w:r>
          </w:p>
        </w:tc>
        <w:tc>
          <w:tcPr>
            <w:tcW w:w="1360" w:type="dxa"/>
            <w:noWrap w:val="0"/>
            <w:vAlign w:val="top"/>
          </w:tcPr>
          <w:p w14:paraId="0DF743CF">
            <w:pPr>
              <w:rPr>
                <w:color w:val="auto"/>
                <w:highlight w:val="none"/>
              </w:rPr>
            </w:pPr>
          </w:p>
        </w:tc>
        <w:tc>
          <w:tcPr>
            <w:tcW w:w="1864" w:type="dxa"/>
            <w:noWrap w:val="0"/>
            <w:vAlign w:val="top"/>
          </w:tcPr>
          <w:p w14:paraId="2855FB1B">
            <w:pPr>
              <w:rPr>
                <w:color w:val="auto"/>
                <w:highlight w:val="none"/>
              </w:rPr>
            </w:pPr>
            <w:r>
              <w:rPr>
                <w:rFonts w:hint="eastAsia"/>
                <w:color w:val="auto"/>
                <w:highlight w:val="none"/>
              </w:rPr>
              <w:t>读写器-&gt;HCE手机</w:t>
            </w:r>
          </w:p>
        </w:tc>
        <w:tc>
          <w:tcPr>
            <w:tcW w:w="2094" w:type="dxa"/>
            <w:noWrap w:val="0"/>
            <w:vAlign w:val="top"/>
          </w:tcPr>
          <w:p w14:paraId="1DA46B6E">
            <w:pPr>
              <w:rPr>
                <w:color w:val="auto"/>
                <w:highlight w:val="none"/>
              </w:rPr>
            </w:pPr>
            <w:r>
              <w:rPr>
                <w:rFonts w:hint="eastAsia"/>
                <w:color w:val="auto"/>
                <w:highlight w:val="none"/>
              </w:rPr>
              <w:t>寻卡/复位</w:t>
            </w:r>
          </w:p>
        </w:tc>
        <w:tc>
          <w:tcPr>
            <w:tcW w:w="4608" w:type="dxa"/>
            <w:noWrap w:val="0"/>
            <w:vAlign w:val="top"/>
          </w:tcPr>
          <w:p w14:paraId="3AEB5082">
            <w:pPr>
              <w:rPr>
                <w:color w:val="auto"/>
                <w:highlight w:val="none"/>
              </w:rPr>
            </w:pPr>
            <w:r>
              <w:rPr>
                <w:rFonts w:hint="eastAsia"/>
                <w:color w:val="auto"/>
                <w:highlight w:val="none"/>
              </w:rPr>
              <w:t>物理卡号、SAK、ATQA</w:t>
            </w:r>
          </w:p>
        </w:tc>
      </w:tr>
      <w:tr w14:paraId="2D511C9C">
        <w:trPr>
          <w:wBefore w:w="0" w:type="dxa"/>
          <w:jc w:val="center"/>
        </w:trPr>
        <w:tc>
          <w:tcPr>
            <w:tcW w:w="672" w:type="dxa"/>
            <w:noWrap w:val="0"/>
            <w:vAlign w:val="top"/>
          </w:tcPr>
          <w:p w14:paraId="5FF2A594">
            <w:pPr>
              <w:rPr>
                <w:color w:val="auto"/>
                <w:highlight w:val="none"/>
              </w:rPr>
            </w:pPr>
            <w:r>
              <w:rPr>
                <w:rFonts w:hint="eastAsia"/>
                <w:color w:val="auto"/>
                <w:highlight w:val="none"/>
              </w:rPr>
              <w:t>2</w:t>
            </w:r>
          </w:p>
        </w:tc>
        <w:tc>
          <w:tcPr>
            <w:tcW w:w="1360" w:type="dxa"/>
            <w:noWrap w:val="0"/>
            <w:vAlign w:val="top"/>
          </w:tcPr>
          <w:p w14:paraId="2880F7B6">
            <w:pPr>
              <w:rPr>
                <w:color w:val="auto"/>
                <w:highlight w:val="none"/>
              </w:rPr>
            </w:pPr>
            <w:r>
              <w:rPr>
                <w:rFonts w:hint="eastAsia"/>
                <w:color w:val="auto"/>
                <w:highlight w:val="none"/>
              </w:rPr>
              <w:t>选应用目录</w:t>
            </w:r>
          </w:p>
        </w:tc>
        <w:tc>
          <w:tcPr>
            <w:tcW w:w="1864" w:type="dxa"/>
            <w:noWrap w:val="0"/>
            <w:vAlign w:val="top"/>
          </w:tcPr>
          <w:p w14:paraId="51DE744A">
            <w:pPr>
              <w:rPr>
                <w:color w:val="auto"/>
                <w:highlight w:val="none"/>
              </w:rPr>
            </w:pPr>
            <w:r>
              <w:rPr>
                <w:rFonts w:hint="eastAsia"/>
                <w:color w:val="auto"/>
                <w:highlight w:val="none"/>
              </w:rPr>
              <w:t>读写器-&gt;HCE手机</w:t>
            </w:r>
          </w:p>
        </w:tc>
        <w:tc>
          <w:tcPr>
            <w:tcW w:w="2094" w:type="dxa"/>
            <w:noWrap w:val="0"/>
            <w:vAlign w:val="top"/>
          </w:tcPr>
          <w:p w14:paraId="35736986">
            <w:pPr>
              <w:rPr>
                <w:color w:val="auto"/>
                <w:highlight w:val="none"/>
              </w:rPr>
            </w:pPr>
            <w:r>
              <w:rPr>
                <w:rFonts w:hint="eastAsia"/>
                <w:color w:val="auto"/>
                <w:highlight w:val="none"/>
              </w:rPr>
              <w:t>00 A4 04 00 09 A0 00 00 00 03 86 98 07 02</w:t>
            </w:r>
          </w:p>
        </w:tc>
        <w:tc>
          <w:tcPr>
            <w:tcW w:w="4608" w:type="dxa"/>
            <w:noWrap w:val="0"/>
            <w:vAlign w:val="top"/>
          </w:tcPr>
          <w:p w14:paraId="0DCDF5EF">
            <w:pPr>
              <w:rPr>
                <w:color w:val="auto"/>
                <w:highlight w:val="none"/>
              </w:rPr>
            </w:pPr>
            <w:r>
              <w:rPr>
                <w:rFonts w:hint="eastAsia"/>
                <w:color w:val="auto"/>
                <w:highlight w:val="none"/>
              </w:rPr>
              <w:t xml:space="preserve">1字节【issueChannelCode01:青岛地铁】+8字节cardId【逻辑卡号】+1字节【signChannelCode】+ 90 00 </w:t>
            </w:r>
          </w:p>
        </w:tc>
      </w:tr>
      <w:tr w14:paraId="3D557A64">
        <w:trPr>
          <w:wBefore w:w="0" w:type="dxa"/>
          <w:jc w:val="center"/>
        </w:trPr>
        <w:tc>
          <w:tcPr>
            <w:tcW w:w="672" w:type="dxa"/>
            <w:noWrap w:val="0"/>
            <w:vAlign w:val="top"/>
          </w:tcPr>
          <w:p w14:paraId="28D22F10">
            <w:pPr>
              <w:rPr>
                <w:color w:val="auto"/>
                <w:highlight w:val="none"/>
              </w:rPr>
            </w:pPr>
            <w:r>
              <w:rPr>
                <w:rFonts w:hint="eastAsia"/>
                <w:color w:val="auto"/>
                <w:highlight w:val="none"/>
              </w:rPr>
              <w:t>3</w:t>
            </w:r>
          </w:p>
        </w:tc>
        <w:tc>
          <w:tcPr>
            <w:tcW w:w="1360" w:type="dxa"/>
            <w:noWrap w:val="0"/>
            <w:vAlign w:val="top"/>
          </w:tcPr>
          <w:p w14:paraId="71DEE35D">
            <w:pPr>
              <w:rPr>
                <w:color w:val="auto"/>
                <w:highlight w:val="none"/>
              </w:rPr>
            </w:pPr>
            <w:r>
              <w:rPr>
                <w:rFonts w:hint="eastAsia"/>
                <w:color w:val="auto"/>
                <w:highlight w:val="none"/>
              </w:rPr>
              <w:t>读地铁交易复合消费文件（0019）</w:t>
            </w:r>
          </w:p>
        </w:tc>
        <w:tc>
          <w:tcPr>
            <w:tcW w:w="1864" w:type="dxa"/>
            <w:noWrap w:val="0"/>
            <w:vAlign w:val="top"/>
          </w:tcPr>
          <w:p w14:paraId="12ED870D">
            <w:pPr>
              <w:rPr>
                <w:color w:val="auto"/>
                <w:highlight w:val="none"/>
              </w:rPr>
            </w:pPr>
            <w:r>
              <w:rPr>
                <w:rFonts w:hint="eastAsia"/>
                <w:color w:val="auto"/>
                <w:highlight w:val="none"/>
              </w:rPr>
              <w:t>读写器-&gt;HCE手机</w:t>
            </w:r>
          </w:p>
        </w:tc>
        <w:tc>
          <w:tcPr>
            <w:tcW w:w="2094" w:type="dxa"/>
            <w:noWrap w:val="0"/>
            <w:vAlign w:val="top"/>
          </w:tcPr>
          <w:p w14:paraId="5065D5C6">
            <w:pPr>
              <w:rPr>
                <w:color w:val="auto"/>
                <w:highlight w:val="none"/>
              </w:rPr>
            </w:pPr>
            <w:r>
              <w:rPr>
                <w:rFonts w:hint="eastAsia"/>
                <w:color w:val="auto"/>
                <w:highlight w:val="none"/>
              </w:rPr>
              <w:t xml:space="preserve">00 B2 01 CC 40 </w:t>
            </w:r>
          </w:p>
        </w:tc>
        <w:tc>
          <w:tcPr>
            <w:tcW w:w="4608" w:type="dxa"/>
            <w:noWrap w:val="0"/>
            <w:vAlign w:val="top"/>
          </w:tcPr>
          <w:p w14:paraId="78404D42">
            <w:pPr>
              <w:rPr>
                <w:color w:val="auto"/>
                <w:highlight w:val="none"/>
              </w:rPr>
            </w:pPr>
            <w:r>
              <w:rPr>
                <w:rFonts w:hint="eastAsia"/>
                <w:color w:val="auto"/>
                <w:highlight w:val="none"/>
              </w:rPr>
              <w:t>04 3E B6 04 82 CE 55 81 98 48 00 00 00 00 00 00 12 00 22 E7 03 00 0A 24 19 70 94 67 01 22 00 0F 00 11 F4 01 22 0E D7 FE 00 C8 EF 6A 00 00 00 00 00 00 00 00 00 00 00 00 00 00 00 00 44 06 A6 62 90 00</w:t>
            </w:r>
          </w:p>
        </w:tc>
      </w:tr>
      <w:tr w14:paraId="57A17B93">
        <w:trPr>
          <w:wBefore w:w="0" w:type="dxa"/>
          <w:jc w:val="center"/>
        </w:trPr>
        <w:tc>
          <w:tcPr>
            <w:tcW w:w="672" w:type="dxa"/>
            <w:noWrap w:val="0"/>
            <w:vAlign w:val="top"/>
          </w:tcPr>
          <w:p w14:paraId="314FCAD1">
            <w:pPr>
              <w:rPr>
                <w:color w:val="auto"/>
                <w:highlight w:val="none"/>
              </w:rPr>
            </w:pPr>
            <w:r>
              <w:rPr>
                <w:rFonts w:hint="eastAsia"/>
                <w:color w:val="auto"/>
                <w:highlight w:val="none"/>
              </w:rPr>
              <w:t>3.5</w:t>
            </w:r>
          </w:p>
        </w:tc>
        <w:tc>
          <w:tcPr>
            <w:tcW w:w="1360" w:type="dxa"/>
            <w:noWrap w:val="0"/>
            <w:vAlign w:val="top"/>
          </w:tcPr>
          <w:p w14:paraId="6E3827A5">
            <w:pPr>
              <w:rPr>
                <w:color w:val="auto"/>
                <w:highlight w:val="none"/>
              </w:rPr>
            </w:pPr>
            <w:r>
              <w:rPr>
                <w:rFonts w:hint="eastAsia"/>
                <w:color w:val="auto"/>
                <w:highlight w:val="none"/>
              </w:rPr>
              <w:t>进站4.1/出站4.2/更</w:t>
            </w:r>
            <w:r>
              <w:rPr>
                <w:color w:val="auto"/>
                <w:highlight w:val="none"/>
              </w:rPr>
              <w:t>新</w:t>
            </w:r>
            <w:r>
              <w:rPr>
                <w:rFonts w:hint="eastAsia"/>
                <w:color w:val="auto"/>
                <w:highlight w:val="none"/>
              </w:rPr>
              <w:t>4.3业务</w:t>
            </w:r>
            <w:r>
              <w:rPr>
                <w:color w:val="auto"/>
                <w:highlight w:val="none"/>
              </w:rPr>
              <w:t>流程</w:t>
            </w:r>
          </w:p>
        </w:tc>
        <w:tc>
          <w:tcPr>
            <w:tcW w:w="1864" w:type="dxa"/>
            <w:noWrap w:val="0"/>
            <w:vAlign w:val="top"/>
          </w:tcPr>
          <w:p w14:paraId="6B767FB2">
            <w:pPr>
              <w:rPr>
                <w:color w:val="auto"/>
                <w:highlight w:val="none"/>
              </w:rPr>
            </w:pPr>
          </w:p>
        </w:tc>
        <w:tc>
          <w:tcPr>
            <w:tcW w:w="2094" w:type="dxa"/>
            <w:noWrap w:val="0"/>
            <w:vAlign w:val="top"/>
          </w:tcPr>
          <w:p w14:paraId="1F284082">
            <w:pPr>
              <w:rPr>
                <w:color w:val="auto"/>
                <w:highlight w:val="none"/>
              </w:rPr>
            </w:pPr>
          </w:p>
        </w:tc>
        <w:tc>
          <w:tcPr>
            <w:tcW w:w="4608" w:type="dxa"/>
            <w:noWrap w:val="0"/>
            <w:vAlign w:val="top"/>
          </w:tcPr>
          <w:p w14:paraId="311DAA13">
            <w:pPr>
              <w:rPr>
                <w:color w:val="auto"/>
                <w:highlight w:val="none"/>
              </w:rPr>
            </w:pPr>
          </w:p>
        </w:tc>
      </w:tr>
      <w:tr w14:paraId="7B570B7D">
        <w:trPr>
          <w:wBefore w:w="0" w:type="dxa"/>
          <w:jc w:val="center"/>
        </w:trPr>
        <w:tc>
          <w:tcPr>
            <w:tcW w:w="672" w:type="dxa"/>
            <w:noWrap w:val="0"/>
            <w:vAlign w:val="top"/>
          </w:tcPr>
          <w:p w14:paraId="75CE3819">
            <w:pPr>
              <w:rPr>
                <w:color w:val="auto"/>
                <w:highlight w:val="none"/>
              </w:rPr>
            </w:pPr>
            <w:r>
              <w:rPr>
                <w:rFonts w:hint="eastAsia"/>
                <w:color w:val="auto"/>
                <w:highlight w:val="none"/>
              </w:rPr>
              <w:t>4</w:t>
            </w:r>
          </w:p>
        </w:tc>
        <w:tc>
          <w:tcPr>
            <w:tcW w:w="1360" w:type="dxa"/>
            <w:noWrap w:val="0"/>
            <w:vAlign w:val="top"/>
          </w:tcPr>
          <w:p w14:paraId="3636D867">
            <w:pPr>
              <w:rPr>
                <w:color w:val="auto"/>
                <w:highlight w:val="none"/>
              </w:rPr>
            </w:pPr>
            <w:r>
              <w:rPr>
                <w:rFonts w:hint="eastAsia"/>
                <w:color w:val="auto"/>
                <w:highlight w:val="none"/>
              </w:rPr>
              <w:t>消费初始化</w:t>
            </w:r>
          </w:p>
        </w:tc>
        <w:tc>
          <w:tcPr>
            <w:tcW w:w="1864" w:type="dxa"/>
            <w:noWrap w:val="0"/>
            <w:vAlign w:val="top"/>
          </w:tcPr>
          <w:p w14:paraId="48D146B2">
            <w:pPr>
              <w:rPr>
                <w:color w:val="auto"/>
                <w:highlight w:val="none"/>
              </w:rPr>
            </w:pPr>
            <w:r>
              <w:rPr>
                <w:rFonts w:hint="eastAsia"/>
                <w:color w:val="auto"/>
                <w:highlight w:val="none"/>
              </w:rPr>
              <w:t>读写器-&gt;HCE手机</w:t>
            </w:r>
          </w:p>
        </w:tc>
        <w:tc>
          <w:tcPr>
            <w:tcW w:w="2094" w:type="dxa"/>
            <w:noWrap w:val="0"/>
            <w:vAlign w:val="top"/>
          </w:tcPr>
          <w:p w14:paraId="46CDEAA5">
            <w:pPr>
              <w:rPr>
                <w:color w:val="auto"/>
                <w:highlight w:val="none"/>
              </w:rPr>
            </w:pPr>
            <w:r>
              <w:rPr>
                <w:rFonts w:hint="eastAsia"/>
                <w:color w:val="auto"/>
                <w:highlight w:val="none"/>
              </w:rPr>
              <w:t>80 50 03 02 0B 01 00 00 00 00 05 32 02 00 01 79 0F</w:t>
            </w:r>
          </w:p>
        </w:tc>
        <w:tc>
          <w:tcPr>
            <w:tcW w:w="4608" w:type="dxa"/>
            <w:noWrap w:val="0"/>
            <w:vAlign w:val="top"/>
          </w:tcPr>
          <w:p w14:paraId="18BB8AF0">
            <w:pPr>
              <w:rPr>
                <w:color w:val="auto"/>
                <w:highlight w:val="none"/>
              </w:rPr>
            </w:pPr>
            <w:r>
              <w:rPr>
                <w:rFonts w:hint="eastAsia"/>
                <w:color w:val="auto"/>
                <w:highlight w:val="none"/>
              </w:rPr>
              <w:t xml:space="preserve">00 00 00 00 00 00 00 00 00 01 00 A3 13 DD 62 90 00 </w:t>
            </w:r>
          </w:p>
        </w:tc>
      </w:tr>
      <w:tr w14:paraId="4C4BEF4C">
        <w:trPr>
          <w:wBefore w:w="0" w:type="dxa"/>
          <w:jc w:val="center"/>
        </w:trPr>
        <w:tc>
          <w:tcPr>
            <w:tcW w:w="672" w:type="dxa"/>
            <w:noWrap w:val="0"/>
            <w:vAlign w:val="top"/>
          </w:tcPr>
          <w:p w14:paraId="13DE24D7">
            <w:pPr>
              <w:rPr>
                <w:color w:val="auto"/>
                <w:highlight w:val="none"/>
              </w:rPr>
            </w:pPr>
            <w:r>
              <w:rPr>
                <w:rFonts w:hint="eastAsia"/>
                <w:color w:val="auto"/>
                <w:highlight w:val="none"/>
              </w:rPr>
              <w:t>5</w:t>
            </w:r>
          </w:p>
        </w:tc>
        <w:tc>
          <w:tcPr>
            <w:tcW w:w="1360" w:type="dxa"/>
            <w:noWrap w:val="0"/>
            <w:vAlign w:val="top"/>
          </w:tcPr>
          <w:p w14:paraId="53E7E998">
            <w:pPr>
              <w:rPr>
                <w:color w:val="auto"/>
                <w:highlight w:val="none"/>
              </w:rPr>
            </w:pPr>
            <w:r>
              <w:rPr>
                <w:rFonts w:hint="eastAsia"/>
                <w:color w:val="auto"/>
                <w:highlight w:val="none"/>
              </w:rPr>
              <w:t>计算MAC1</w:t>
            </w:r>
          </w:p>
        </w:tc>
        <w:tc>
          <w:tcPr>
            <w:tcW w:w="1864" w:type="dxa"/>
            <w:noWrap w:val="0"/>
            <w:vAlign w:val="top"/>
          </w:tcPr>
          <w:p w14:paraId="3BCC9B29">
            <w:pPr>
              <w:rPr>
                <w:color w:val="auto"/>
                <w:highlight w:val="none"/>
              </w:rPr>
            </w:pPr>
            <w:r>
              <w:rPr>
                <w:rFonts w:hint="eastAsia"/>
                <w:color w:val="auto"/>
                <w:highlight w:val="none"/>
              </w:rPr>
              <w:t>读写器-&gt;PSAM</w:t>
            </w:r>
          </w:p>
        </w:tc>
        <w:tc>
          <w:tcPr>
            <w:tcW w:w="2094" w:type="dxa"/>
            <w:noWrap w:val="0"/>
            <w:vAlign w:val="top"/>
          </w:tcPr>
          <w:p w14:paraId="6B2C50C1">
            <w:pPr>
              <w:rPr>
                <w:color w:val="auto"/>
                <w:highlight w:val="none"/>
              </w:rPr>
            </w:pPr>
            <w:r>
              <w:rPr>
                <w:rFonts w:hint="eastAsia"/>
                <w:color w:val="auto"/>
                <w:highlight w:val="none"/>
              </w:rPr>
              <w:t xml:space="preserve">80 70 00 00 1C A3 13 DD 62 00 00 00 00 00 00 09 20 18 07 05 06 31 08 01 00 07 18 03 09 01 03 79 97 </w:t>
            </w:r>
          </w:p>
        </w:tc>
        <w:tc>
          <w:tcPr>
            <w:tcW w:w="4608" w:type="dxa"/>
            <w:noWrap w:val="0"/>
            <w:vAlign w:val="top"/>
          </w:tcPr>
          <w:p w14:paraId="0C2072EF">
            <w:pPr>
              <w:rPr>
                <w:color w:val="auto"/>
                <w:highlight w:val="none"/>
              </w:rPr>
            </w:pPr>
            <w:r>
              <w:rPr>
                <w:rFonts w:hint="eastAsia"/>
                <w:color w:val="auto"/>
                <w:highlight w:val="none"/>
              </w:rPr>
              <w:t>00 00 2A 96 9C 84 2B CF 90 00</w:t>
            </w:r>
          </w:p>
        </w:tc>
      </w:tr>
      <w:tr w14:paraId="730894C8">
        <w:trPr>
          <w:wBefore w:w="0" w:type="dxa"/>
          <w:jc w:val="center"/>
        </w:trPr>
        <w:tc>
          <w:tcPr>
            <w:tcW w:w="672" w:type="dxa"/>
            <w:noWrap w:val="0"/>
            <w:vAlign w:val="top"/>
          </w:tcPr>
          <w:p w14:paraId="22913C68">
            <w:pPr>
              <w:rPr>
                <w:color w:val="auto"/>
                <w:highlight w:val="none"/>
              </w:rPr>
            </w:pPr>
            <w:r>
              <w:rPr>
                <w:rFonts w:hint="eastAsia"/>
                <w:color w:val="auto"/>
                <w:highlight w:val="none"/>
              </w:rPr>
              <w:t>6</w:t>
            </w:r>
          </w:p>
        </w:tc>
        <w:tc>
          <w:tcPr>
            <w:tcW w:w="1360" w:type="dxa"/>
            <w:noWrap w:val="0"/>
            <w:vAlign w:val="top"/>
          </w:tcPr>
          <w:p w14:paraId="3313CD54">
            <w:pPr>
              <w:rPr>
                <w:color w:val="auto"/>
                <w:highlight w:val="none"/>
              </w:rPr>
            </w:pPr>
            <w:r>
              <w:rPr>
                <w:rFonts w:hint="eastAsia"/>
                <w:color w:val="auto"/>
                <w:highlight w:val="none"/>
              </w:rPr>
              <w:t>更新复合应用数据缓存</w:t>
            </w:r>
          </w:p>
        </w:tc>
        <w:tc>
          <w:tcPr>
            <w:tcW w:w="1864" w:type="dxa"/>
            <w:noWrap w:val="0"/>
            <w:vAlign w:val="top"/>
          </w:tcPr>
          <w:p w14:paraId="7492D7B0">
            <w:pPr>
              <w:rPr>
                <w:color w:val="auto"/>
                <w:highlight w:val="none"/>
              </w:rPr>
            </w:pPr>
            <w:r>
              <w:rPr>
                <w:rFonts w:hint="eastAsia"/>
                <w:color w:val="auto"/>
                <w:highlight w:val="none"/>
              </w:rPr>
              <w:t>读写器-&gt;HCE手机</w:t>
            </w:r>
          </w:p>
        </w:tc>
        <w:tc>
          <w:tcPr>
            <w:tcW w:w="2094" w:type="dxa"/>
            <w:noWrap w:val="0"/>
            <w:vAlign w:val="top"/>
          </w:tcPr>
          <w:p w14:paraId="5D6728BD">
            <w:pPr>
              <w:rPr>
                <w:color w:val="auto"/>
                <w:highlight w:val="none"/>
              </w:rPr>
            </w:pPr>
            <w:r>
              <w:rPr>
                <w:rFonts w:hint="eastAsia"/>
                <w:color w:val="auto"/>
                <w:highlight w:val="none"/>
              </w:rPr>
              <w:t>80 DC 01 C8 40 04 3E B6 04 82 CE 55 81 98 48 00 00 00 00 00 00 12 00 22 E7 03 00 0A 24 19 70 94 67 01 22 00 0F 00 11 F4 01 22 0E D7 FE 00 C8 EF 6A 00 00 00 00 00 00 00 00 00 00 00 00 00 00 00 00 44 06 A6 63</w:t>
            </w:r>
          </w:p>
        </w:tc>
        <w:tc>
          <w:tcPr>
            <w:tcW w:w="4608" w:type="dxa"/>
            <w:noWrap w:val="0"/>
            <w:vAlign w:val="top"/>
          </w:tcPr>
          <w:p w14:paraId="24534D5E">
            <w:pPr>
              <w:rPr>
                <w:color w:val="auto"/>
                <w:highlight w:val="none"/>
              </w:rPr>
            </w:pPr>
            <w:r>
              <w:rPr>
                <w:rFonts w:hint="eastAsia"/>
                <w:color w:val="auto"/>
                <w:highlight w:val="none"/>
              </w:rPr>
              <w:t>90 00</w:t>
            </w:r>
          </w:p>
        </w:tc>
      </w:tr>
      <w:tr w14:paraId="13AA437C">
        <w:trPr>
          <w:wBefore w:w="0" w:type="dxa"/>
          <w:jc w:val="center"/>
        </w:trPr>
        <w:tc>
          <w:tcPr>
            <w:tcW w:w="672" w:type="dxa"/>
            <w:noWrap w:val="0"/>
            <w:vAlign w:val="top"/>
          </w:tcPr>
          <w:p w14:paraId="19B0C0EF">
            <w:pPr>
              <w:rPr>
                <w:color w:val="auto"/>
                <w:highlight w:val="none"/>
              </w:rPr>
            </w:pPr>
            <w:r>
              <w:rPr>
                <w:rFonts w:hint="eastAsia"/>
                <w:color w:val="auto"/>
                <w:highlight w:val="none"/>
              </w:rPr>
              <w:t>7</w:t>
            </w:r>
          </w:p>
        </w:tc>
        <w:tc>
          <w:tcPr>
            <w:tcW w:w="1360" w:type="dxa"/>
            <w:noWrap w:val="0"/>
            <w:vAlign w:val="top"/>
          </w:tcPr>
          <w:p w14:paraId="75198925">
            <w:pPr>
              <w:rPr>
                <w:color w:val="auto"/>
                <w:highlight w:val="none"/>
              </w:rPr>
            </w:pPr>
            <w:r>
              <w:rPr>
                <w:rFonts w:hint="eastAsia"/>
                <w:color w:val="auto"/>
                <w:highlight w:val="none"/>
              </w:rPr>
              <w:t>消费指令</w:t>
            </w:r>
          </w:p>
        </w:tc>
        <w:tc>
          <w:tcPr>
            <w:tcW w:w="1864" w:type="dxa"/>
            <w:noWrap w:val="0"/>
            <w:vAlign w:val="top"/>
          </w:tcPr>
          <w:p w14:paraId="40D6A266">
            <w:pPr>
              <w:rPr>
                <w:color w:val="auto"/>
                <w:highlight w:val="none"/>
              </w:rPr>
            </w:pPr>
            <w:r>
              <w:rPr>
                <w:rFonts w:hint="eastAsia"/>
                <w:color w:val="auto"/>
                <w:highlight w:val="none"/>
              </w:rPr>
              <w:t>读写器-&gt;HCE手机</w:t>
            </w:r>
          </w:p>
        </w:tc>
        <w:tc>
          <w:tcPr>
            <w:tcW w:w="2094" w:type="dxa"/>
            <w:noWrap w:val="0"/>
            <w:vAlign w:val="top"/>
          </w:tcPr>
          <w:p w14:paraId="3A94AF67">
            <w:pPr>
              <w:rPr>
                <w:color w:val="auto"/>
                <w:highlight w:val="none"/>
              </w:rPr>
            </w:pPr>
            <w:r>
              <w:rPr>
                <w:rFonts w:hint="eastAsia"/>
                <w:color w:val="auto"/>
                <w:highlight w:val="none"/>
              </w:rPr>
              <w:t>80 54 01 00 0F 00 00 2A 96 20 18 07 05 06 31 08 9C 84 2B CF （手机验证MAC1通过，才能更新复合应用数据：64字节，如果MAC1验证失败，返回错误码0x9302）</w:t>
            </w:r>
          </w:p>
        </w:tc>
        <w:tc>
          <w:tcPr>
            <w:tcW w:w="4608" w:type="dxa"/>
            <w:noWrap w:val="0"/>
            <w:vAlign w:val="top"/>
          </w:tcPr>
          <w:p w14:paraId="52B2445D">
            <w:pPr>
              <w:rPr>
                <w:color w:val="auto"/>
                <w:highlight w:val="none"/>
              </w:rPr>
            </w:pPr>
          </w:p>
          <w:p w14:paraId="1F549E06">
            <w:pPr>
              <w:rPr>
                <w:color w:val="auto"/>
                <w:highlight w:val="none"/>
              </w:rPr>
            </w:pPr>
          </w:p>
        </w:tc>
      </w:tr>
      <w:tr w14:paraId="342F14AE">
        <w:trPr>
          <w:wBefore w:w="0" w:type="dxa"/>
          <w:jc w:val="center"/>
        </w:trPr>
        <w:tc>
          <w:tcPr>
            <w:tcW w:w="672" w:type="dxa"/>
            <w:noWrap w:val="0"/>
            <w:vAlign w:val="top"/>
          </w:tcPr>
          <w:p w14:paraId="479FA2EE">
            <w:pPr>
              <w:rPr>
                <w:color w:val="auto"/>
                <w:highlight w:val="none"/>
              </w:rPr>
            </w:pPr>
          </w:p>
        </w:tc>
        <w:tc>
          <w:tcPr>
            <w:tcW w:w="1360" w:type="dxa"/>
            <w:noWrap w:val="0"/>
            <w:vAlign w:val="top"/>
          </w:tcPr>
          <w:p w14:paraId="23BF9D74">
            <w:pPr>
              <w:rPr>
                <w:color w:val="auto"/>
                <w:highlight w:val="none"/>
              </w:rPr>
            </w:pPr>
            <w:r>
              <w:rPr>
                <w:rFonts w:hint="eastAsia"/>
                <w:color w:val="auto"/>
                <w:highlight w:val="none"/>
              </w:rPr>
              <w:t>手机过程秘钥计算</w:t>
            </w:r>
          </w:p>
        </w:tc>
        <w:tc>
          <w:tcPr>
            <w:tcW w:w="1864" w:type="dxa"/>
            <w:noWrap w:val="0"/>
            <w:vAlign w:val="top"/>
          </w:tcPr>
          <w:p w14:paraId="0B139BA8">
            <w:pPr>
              <w:rPr>
                <w:color w:val="auto"/>
                <w:highlight w:val="none"/>
              </w:rPr>
            </w:pPr>
            <w:r>
              <w:rPr>
                <w:rFonts w:hint="eastAsia"/>
                <w:color w:val="auto"/>
                <w:highlight w:val="none"/>
              </w:rPr>
              <w:t>HCE手机：手机消费子秘钥对数据：4字节随机数+0000+PSAM卡交易序号</w:t>
            </w:r>
          </w:p>
          <w:p w14:paraId="4EB99685">
            <w:pPr>
              <w:rPr>
                <w:color w:val="auto"/>
                <w:highlight w:val="none"/>
              </w:rPr>
            </w:pPr>
            <w:r>
              <w:rPr>
                <w:rFonts w:hint="eastAsia"/>
                <w:color w:val="auto"/>
                <w:highlight w:val="none"/>
              </w:rPr>
              <w:t>（</w:t>
            </w:r>
            <w:r>
              <w:rPr>
                <w:color w:val="auto"/>
                <w:highlight w:val="none"/>
              </w:rPr>
              <w:drawing>
                <wp:inline distT="0" distB="0" distL="114300" distR="114300">
                  <wp:extent cx="4585970" cy="304800"/>
                  <wp:effectExtent l="0" t="0" r="1143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4585970" cy="304800"/>
                          </a:xfrm>
                          <a:prstGeom prst="rect">
                            <a:avLst/>
                          </a:prstGeom>
                          <a:noFill/>
                          <a:ln>
                            <a:noFill/>
                          </a:ln>
                        </pic:spPr>
                      </pic:pic>
                    </a:graphicData>
                  </a:graphic>
                </wp:inline>
              </w:drawing>
            </w:r>
            <w:r>
              <w:rPr>
                <w:rFonts w:hint="eastAsia"/>
                <w:color w:val="auto"/>
                <w:highlight w:val="none"/>
              </w:rPr>
              <w:t>），双DES加密（ECB模式）生成。</w:t>
            </w:r>
          </w:p>
          <w:p w14:paraId="07C1DE05">
            <w:pPr>
              <w:rPr>
                <w:color w:val="auto"/>
                <w:highlight w:val="none"/>
              </w:rPr>
            </w:pPr>
          </w:p>
        </w:tc>
        <w:tc>
          <w:tcPr>
            <w:tcW w:w="2094" w:type="dxa"/>
            <w:noWrap w:val="0"/>
            <w:vAlign w:val="top"/>
          </w:tcPr>
          <w:p w14:paraId="77C8B978">
            <w:pPr>
              <w:rPr>
                <w:color w:val="auto"/>
                <w:highlight w:val="none"/>
              </w:rPr>
            </w:pPr>
          </w:p>
        </w:tc>
        <w:tc>
          <w:tcPr>
            <w:tcW w:w="4608" w:type="dxa"/>
            <w:noWrap w:val="0"/>
            <w:vAlign w:val="top"/>
          </w:tcPr>
          <w:p w14:paraId="6AFF4BDF">
            <w:pPr>
              <w:rPr>
                <w:color w:val="auto"/>
                <w:highlight w:val="none"/>
              </w:rPr>
            </w:pPr>
          </w:p>
        </w:tc>
      </w:tr>
      <w:tr w14:paraId="38E885E0">
        <w:trPr>
          <w:wBefore w:w="0" w:type="dxa"/>
          <w:jc w:val="center"/>
        </w:trPr>
        <w:tc>
          <w:tcPr>
            <w:tcW w:w="672" w:type="dxa"/>
            <w:noWrap w:val="0"/>
            <w:vAlign w:val="top"/>
          </w:tcPr>
          <w:p w14:paraId="62DB9BC6">
            <w:pPr>
              <w:rPr>
                <w:color w:val="auto"/>
                <w:highlight w:val="none"/>
              </w:rPr>
            </w:pPr>
          </w:p>
        </w:tc>
        <w:tc>
          <w:tcPr>
            <w:tcW w:w="1360" w:type="dxa"/>
            <w:noWrap w:val="0"/>
            <w:vAlign w:val="top"/>
          </w:tcPr>
          <w:p w14:paraId="0C4103FD">
            <w:pPr>
              <w:rPr>
                <w:color w:val="auto"/>
                <w:highlight w:val="none"/>
              </w:rPr>
            </w:pPr>
            <w:r>
              <w:rPr>
                <w:rFonts w:hint="eastAsia"/>
                <w:color w:val="auto"/>
                <w:highlight w:val="none"/>
              </w:rPr>
              <w:t>MAC1计算</w:t>
            </w:r>
          </w:p>
        </w:tc>
        <w:tc>
          <w:tcPr>
            <w:tcW w:w="1864" w:type="dxa"/>
            <w:noWrap w:val="0"/>
            <w:vAlign w:val="top"/>
          </w:tcPr>
          <w:p w14:paraId="7C900C6B">
            <w:pPr>
              <w:rPr>
                <w:color w:val="auto"/>
                <w:highlight w:val="none"/>
              </w:rPr>
            </w:pPr>
            <w:r>
              <w:rPr>
                <w:rFonts w:hint="eastAsia"/>
                <w:color w:val="auto"/>
                <w:highlight w:val="none"/>
              </w:rPr>
              <w:t>HCE手机：过程秘钥对数据：00000000+09+6字节终端机编号</w:t>
            </w:r>
          </w:p>
          <w:p w14:paraId="5C53E7BB">
            <w:pPr>
              <w:rPr>
                <w:color w:val="auto"/>
                <w:highlight w:val="none"/>
              </w:rPr>
            </w:pPr>
            <w:r>
              <w:rPr>
                <w:rFonts w:hint="eastAsia"/>
                <w:color w:val="auto"/>
                <w:highlight w:val="none"/>
              </w:rPr>
              <w:t>（</w:t>
            </w:r>
            <w:r>
              <w:rPr>
                <w:color w:val="auto"/>
                <w:highlight w:val="none"/>
              </w:rPr>
              <w:drawing>
                <wp:inline distT="0" distB="0" distL="114300" distR="114300">
                  <wp:extent cx="3908425" cy="273685"/>
                  <wp:effectExtent l="0" t="0" r="3175" b="5715"/>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28"/>
                          <a:stretch>
                            <a:fillRect/>
                          </a:stretch>
                        </pic:blipFill>
                        <pic:spPr>
                          <a:xfrm>
                            <a:off x="0" y="0"/>
                            <a:ext cx="3908425" cy="273685"/>
                          </a:xfrm>
                          <a:prstGeom prst="rect">
                            <a:avLst/>
                          </a:prstGeom>
                          <a:noFill/>
                          <a:ln>
                            <a:noFill/>
                          </a:ln>
                        </pic:spPr>
                      </pic:pic>
                    </a:graphicData>
                  </a:graphic>
                </wp:inline>
              </w:drawing>
            </w:r>
            <w:r>
              <w:rPr>
                <w:rFonts w:hint="eastAsia"/>
                <w:color w:val="auto"/>
                <w:highlight w:val="none"/>
              </w:rPr>
              <w:t>）+终端交易日期时间（</w:t>
            </w:r>
            <w:r>
              <w:rPr>
                <w:color w:val="auto"/>
                <w:highlight w:val="none"/>
              </w:rPr>
              <w:drawing>
                <wp:inline distT="0" distB="0" distL="114300" distR="114300">
                  <wp:extent cx="4523740" cy="257810"/>
                  <wp:effectExtent l="0" t="0" r="22860" b="21590"/>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pic:cNvPicPr>
                            <a:picLocks noChangeAspect="1"/>
                          </pic:cNvPicPr>
                        </pic:nvPicPr>
                        <pic:blipFill>
                          <a:blip r:embed="rId29"/>
                          <a:stretch>
                            <a:fillRect/>
                          </a:stretch>
                        </pic:blipFill>
                        <pic:spPr>
                          <a:xfrm>
                            <a:off x="0" y="0"/>
                            <a:ext cx="4523740" cy="257810"/>
                          </a:xfrm>
                          <a:prstGeom prst="rect">
                            <a:avLst/>
                          </a:prstGeom>
                          <a:noFill/>
                          <a:ln>
                            <a:noFill/>
                          </a:ln>
                        </pic:spPr>
                      </pic:pic>
                    </a:graphicData>
                  </a:graphic>
                </wp:inline>
              </w:drawing>
            </w:r>
            <w:r>
              <w:rPr>
                <w:rFonts w:hint="eastAsia"/>
                <w:color w:val="auto"/>
                <w:highlight w:val="none"/>
              </w:rPr>
              <w:t>），进行MAC算法（PBOC-MAC）单倍DES运算，取前4字节。</w:t>
            </w:r>
          </w:p>
        </w:tc>
        <w:tc>
          <w:tcPr>
            <w:tcW w:w="2094" w:type="dxa"/>
            <w:noWrap w:val="0"/>
            <w:vAlign w:val="top"/>
          </w:tcPr>
          <w:p w14:paraId="1ECFDC94">
            <w:pPr>
              <w:rPr>
                <w:color w:val="auto"/>
                <w:highlight w:val="none"/>
              </w:rPr>
            </w:pPr>
          </w:p>
        </w:tc>
        <w:tc>
          <w:tcPr>
            <w:tcW w:w="4608" w:type="dxa"/>
            <w:noWrap w:val="0"/>
            <w:vAlign w:val="top"/>
          </w:tcPr>
          <w:p w14:paraId="59A87180">
            <w:pPr>
              <w:rPr>
                <w:color w:val="auto"/>
                <w:highlight w:val="none"/>
              </w:rPr>
            </w:pPr>
          </w:p>
        </w:tc>
      </w:tr>
      <w:tr w14:paraId="2B7857CD">
        <w:trPr>
          <w:wBefore w:w="0" w:type="dxa"/>
          <w:jc w:val="center"/>
        </w:trPr>
        <w:tc>
          <w:tcPr>
            <w:tcW w:w="672" w:type="dxa"/>
            <w:noWrap w:val="0"/>
            <w:vAlign w:val="top"/>
          </w:tcPr>
          <w:p w14:paraId="29C90E51">
            <w:pPr>
              <w:rPr>
                <w:color w:val="auto"/>
                <w:highlight w:val="none"/>
              </w:rPr>
            </w:pPr>
          </w:p>
        </w:tc>
        <w:tc>
          <w:tcPr>
            <w:tcW w:w="1360" w:type="dxa"/>
            <w:noWrap w:val="0"/>
            <w:vAlign w:val="top"/>
          </w:tcPr>
          <w:p w14:paraId="54780CF8">
            <w:pPr>
              <w:rPr>
                <w:color w:val="auto"/>
                <w:highlight w:val="none"/>
              </w:rPr>
            </w:pPr>
            <w:r>
              <w:rPr>
                <w:rFonts w:hint="eastAsia"/>
                <w:color w:val="auto"/>
                <w:highlight w:val="none"/>
              </w:rPr>
              <w:t>MAC2计算</w:t>
            </w:r>
          </w:p>
        </w:tc>
        <w:tc>
          <w:tcPr>
            <w:tcW w:w="1864" w:type="dxa"/>
            <w:noWrap w:val="0"/>
            <w:vAlign w:val="top"/>
          </w:tcPr>
          <w:p w14:paraId="5E2F97DF">
            <w:pPr>
              <w:rPr>
                <w:color w:val="auto"/>
                <w:highlight w:val="none"/>
              </w:rPr>
            </w:pPr>
            <w:r>
              <w:rPr>
                <w:rFonts w:hint="eastAsia"/>
                <w:color w:val="auto"/>
                <w:highlight w:val="none"/>
              </w:rPr>
              <w:t>HCE手机：过程秘钥对数据：00000000，进行MAC算法（PBOC-MAC）单倍DES运算，取前4字节。</w:t>
            </w:r>
          </w:p>
        </w:tc>
        <w:tc>
          <w:tcPr>
            <w:tcW w:w="2094" w:type="dxa"/>
            <w:noWrap w:val="0"/>
            <w:vAlign w:val="top"/>
          </w:tcPr>
          <w:p w14:paraId="0ECFA35F">
            <w:pPr>
              <w:rPr>
                <w:color w:val="auto"/>
                <w:highlight w:val="none"/>
              </w:rPr>
            </w:pPr>
          </w:p>
        </w:tc>
        <w:tc>
          <w:tcPr>
            <w:tcW w:w="4608" w:type="dxa"/>
            <w:noWrap w:val="0"/>
            <w:vAlign w:val="top"/>
          </w:tcPr>
          <w:p w14:paraId="59B22DB4">
            <w:pPr>
              <w:rPr>
                <w:color w:val="auto"/>
                <w:highlight w:val="none"/>
              </w:rPr>
            </w:pPr>
            <w:r>
              <w:rPr>
                <w:rFonts w:hint="eastAsia"/>
                <w:color w:val="auto"/>
                <w:highlight w:val="none"/>
              </w:rPr>
              <w:t xml:space="preserve">0C B6 70 C0 FE F0 34 9D 90 00 </w:t>
            </w:r>
          </w:p>
        </w:tc>
      </w:tr>
      <w:tr w14:paraId="58CD6A59">
        <w:trPr>
          <w:wBefore w:w="0" w:type="dxa"/>
          <w:jc w:val="center"/>
        </w:trPr>
        <w:tc>
          <w:tcPr>
            <w:tcW w:w="672" w:type="dxa"/>
            <w:noWrap w:val="0"/>
            <w:vAlign w:val="top"/>
          </w:tcPr>
          <w:p w14:paraId="00F81D42">
            <w:pPr>
              <w:rPr>
                <w:color w:val="auto"/>
                <w:highlight w:val="none"/>
              </w:rPr>
            </w:pPr>
            <w:r>
              <w:rPr>
                <w:rFonts w:hint="eastAsia"/>
                <w:color w:val="auto"/>
                <w:highlight w:val="none"/>
              </w:rPr>
              <w:t>8</w:t>
            </w:r>
          </w:p>
        </w:tc>
        <w:tc>
          <w:tcPr>
            <w:tcW w:w="1360" w:type="dxa"/>
            <w:noWrap w:val="0"/>
            <w:vAlign w:val="top"/>
          </w:tcPr>
          <w:p w14:paraId="64ADAE01">
            <w:pPr>
              <w:rPr>
                <w:color w:val="auto"/>
                <w:highlight w:val="none"/>
              </w:rPr>
            </w:pPr>
            <w:r>
              <w:rPr>
                <w:rFonts w:hint="eastAsia"/>
                <w:color w:val="auto"/>
                <w:highlight w:val="none"/>
              </w:rPr>
              <w:t>验证MAC2</w:t>
            </w:r>
          </w:p>
        </w:tc>
        <w:tc>
          <w:tcPr>
            <w:tcW w:w="1864" w:type="dxa"/>
            <w:noWrap w:val="0"/>
            <w:vAlign w:val="top"/>
          </w:tcPr>
          <w:p w14:paraId="6D3C7B45">
            <w:pPr>
              <w:rPr>
                <w:color w:val="auto"/>
                <w:highlight w:val="none"/>
              </w:rPr>
            </w:pPr>
            <w:r>
              <w:rPr>
                <w:rFonts w:hint="eastAsia"/>
                <w:color w:val="auto"/>
                <w:highlight w:val="none"/>
              </w:rPr>
              <w:t>读写器-&gt;PSAM</w:t>
            </w:r>
          </w:p>
        </w:tc>
        <w:tc>
          <w:tcPr>
            <w:tcW w:w="2094" w:type="dxa"/>
            <w:noWrap w:val="0"/>
            <w:vAlign w:val="top"/>
          </w:tcPr>
          <w:p w14:paraId="428A612B">
            <w:pPr>
              <w:rPr>
                <w:color w:val="auto"/>
                <w:highlight w:val="none"/>
              </w:rPr>
            </w:pPr>
            <w:r>
              <w:rPr>
                <w:rFonts w:hint="eastAsia"/>
                <w:color w:val="auto"/>
                <w:highlight w:val="none"/>
              </w:rPr>
              <w:t xml:space="preserve">80 72 00 00 04 FE F0 34 9D  </w:t>
            </w:r>
          </w:p>
        </w:tc>
        <w:tc>
          <w:tcPr>
            <w:tcW w:w="4608" w:type="dxa"/>
            <w:noWrap w:val="0"/>
            <w:vAlign w:val="top"/>
          </w:tcPr>
          <w:p w14:paraId="3B2FDC9B">
            <w:pPr>
              <w:rPr>
                <w:color w:val="auto"/>
                <w:highlight w:val="none"/>
              </w:rPr>
            </w:pPr>
            <w:r>
              <w:rPr>
                <w:rFonts w:hint="eastAsia"/>
                <w:color w:val="auto"/>
                <w:highlight w:val="none"/>
              </w:rPr>
              <w:t>90 00</w:t>
            </w:r>
          </w:p>
        </w:tc>
      </w:tr>
      <w:bookmarkEnd w:id="133"/>
    </w:tbl>
    <w:p w14:paraId="3D792B8F">
      <w:pPr>
        <w:pStyle w:val="147"/>
        <w:spacing w:before="156" w:after="156"/>
        <w:rPr>
          <w:color w:val="auto"/>
          <w:highlight w:val="none"/>
        </w:rPr>
      </w:pPr>
      <w:bookmarkStart w:id="134" w:name="_Toc522489299"/>
      <w:r>
        <w:rPr>
          <w:rFonts w:hint="eastAsia"/>
          <w:color w:val="auto"/>
          <w:highlight w:val="none"/>
        </w:rPr>
        <w:t>HCE模拟票卡业务流程</w:t>
      </w:r>
      <w:bookmarkEnd w:id="134"/>
    </w:p>
    <w:p w14:paraId="6A6E157D">
      <w:pPr>
        <w:pStyle w:val="146"/>
        <w:spacing w:before="156" w:after="156"/>
        <w:rPr>
          <w:color w:val="auto"/>
          <w:highlight w:val="none"/>
        </w:rPr>
      </w:pPr>
      <w:r>
        <w:rPr>
          <w:rFonts w:hint="eastAsia"/>
          <w:color w:val="auto"/>
          <w:highlight w:val="none"/>
        </w:rPr>
        <w:t>进站</w:t>
      </w:r>
    </w:p>
    <w:p w14:paraId="2207289A">
      <w:pPr>
        <w:pStyle w:val="41"/>
        <w:rPr>
          <w:color w:val="auto"/>
          <w:highlight w:val="none"/>
        </w:rPr>
      </w:pPr>
      <w:r>
        <w:rPr>
          <w:rFonts w:hint="eastAsia"/>
          <w:color w:val="auto"/>
          <w:highlight w:val="none"/>
        </w:rPr>
        <w:t>HCE模拟票卡进站流程详见图1</w:t>
      </w:r>
      <w:r>
        <w:rPr>
          <w:color w:val="auto"/>
          <w:highlight w:val="none"/>
        </w:rPr>
        <w:t>8</w:t>
      </w:r>
      <w:r>
        <w:rPr>
          <w:rFonts w:hint="eastAsia"/>
          <w:color w:val="auto"/>
          <w:highlight w:val="none"/>
        </w:rPr>
        <w:t>。</w:t>
      </w:r>
    </w:p>
    <w:p w14:paraId="398E5C29">
      <w:pPr>
        <w:pStyle w:val="41"/>
        <w:rPr>
          <w:color w:val="auto"/>
          <w:highlight w:val="none"/>
        </w:rPr>
      </w:pPr>
      <w:r>
        <w:rPr>
          <w:color w:val="auto"/>
          <w:highlight w:val="none"/>
        </w:rPr>
        <w:drawing>
          <wp:inline distT="0" distB="0" distL="114300" distR="114300">
            <wp:extent cx="5435600" cy="6718935"/>
            <wp:effectExtent l="0" t="0" r="0" b="12065"/>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30"/>
                    <a:stretch>
                      <a:fillRect/>
                    </a:stretch>
                  </pic:blipFill>
                  <pic:spPr>
                    <a:xfrm>
                      <a:off x="0" y="0"/>
                      <a:ext cx="5435600" cy="6718935"/>
                    </a:xfrm>
                    <a:prstGeom prst="rect">
                      <a:avLst/>
                    </a:prstGeom>
                    <a:noFill/>
                    <a:ln>
                      <a:noFill/>
                    </a:ln>
                  </pic:spPr>
                </pic:pic>
              </a:graphicData>
            </a:graphic>
          </wp:inline>
        </w:drawing>
      </w:r>
    </w:p>
    <w:p w14:paraId="4F7081ED">
      <w:pPr>
        <w:pStyle w:val="270"/>
        <w:rPr>
          <w:color w:val="auto"/>
          <w:highlight w:val="none"/>
        </w:rPr>
      </w:pPr>
      <w:r>
        <w:rPr>
          <w:rFonts w:hint="eastAsia"/>
          <w:color w:val="auto"/>
          <w:highlight w:val="none"/>
        </w:rPr>
        <w:t>HCE模拟票卡进站流程</w:t>
      </w:r>
    </w:p>
    <w:p w14:paraId="34D70654">
      <w:pPr>
        <w:pStyle w:val="146"/>
        <w:spacing w:before="156" w:after="156"/>
        <w:rPr>
          <w:color w:val="auto"/>
          <w:highlight w:val="none"/>
        </w:rPr>
      </w:pPr>
      <w:r>
        <w:rPr>
          <w:rFonts w:hint="eastAsia"/>
          <w:color w:val="auto"/>
          <w:highlight w:val="none"/>
        </w:rPr>
        <w:t>出站</w:t>
      </w:r>
    </w:p>
    <w:p w14:paraId="182A4B18">
      <w:pPr>
        <w:pStyle w:val="41"/>
        <w:rPr>
          <w:color w:val="auto"/>
          <w:highlight w:val="none"/>
        </w:rPr>
      </w:pPr>
      <w:r>
        <w:rPr>
          <w:rFonts w:hint="eastAsia"/>
          <w:color w:val="auto"/>
          <w:highlight w:val="none"/>
        </w:rPr>
        <w:t>HCE模拟票卡出站流程详见图1</w:t>
      </w:r>
      <w:r>
        <w:rPr>
          <w:color w:val="auto"/>
          <w:highlight w:val="none"/>
        </w:rPr>
        <w:t>9</w:t>
      </w:r>
      <w:r>
        <w:rPr>
          <w:rFonts w:hint="eastAsia"/>
          <w:color w:val="auto"/>
          <w:highlight w:val="none"/>
        </w:rPr>
        <w:t>。</w:t>
      </w:r>
    </w:p>
    <w:p w14:paraId="0C89FE80">
      <w:pPr>
        <w:pStyle w:val="41"/>
        <w:rPr>
          <w:color w:val="auto"/>
          <w:highlight w:val="none"/>
        </w:rPr>
      </w:pPr>
      <w:r>
        <w:rPr>
          <w:color w:val="auto"/>
          <w:highlight w:val="none"/>
        </w:rPr>
        <w:drawing>
          <wp:inline distT="0" distB="0" distL="114300" distR="114300">
            <wp:extent cx="5702300" cy="6820535"/>
            <wp:effectExtent l="0" t="0" r="12700" b="12065"/>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31"/>
                    <a:stretch>
                      <a:fillRect/>
                    </a:stretch>
                  </pic:blipFill>
                  <pic:spPr>
                    <a:xfrm>
                      <a:off x="0" y="0"/>
                      <a:ext cx="5702300" cy="6820535"/>
                    </a:xfrm>
                    <a:prstGeom prst="rect">
                      <a:avLst/>
                    </a:prstGeom>
                    <a:noFill/>
                    <a:ln>
                      <a:noFill/>
                    </a:ln>
                  </pic:spPr>
                </pic:pic>
              </a:graphicData>
            </a:graphic>
          </wp:inline>
        </w:drawing>
      </w:r>
    </w:p>
    <w:p w14:paraId="168C64D4">
      <w:pPr>
        <w:pStyle w:val="270"/>
        <w:rPr>
          <w:color w:val="auto"/>
          <w:highlight w:val="none"/>
        </w:rPr>
      </w:pPr>
      <w:r>
        <w:rPr>
          <w:rFonts w:hint="eastAsia"/>
          <w:color w:val="auto"/>
          <w:highlight w:val="none"/>
        </w:rPr>
        <w:t>HCE模拟票卡出站流程</w:t>
      </w:r>
    </w:p>
    <w:p w14:paraId="67232093">
      <w:pPr>
        <w:pStyle w:val="146"/>
        <w:spacing w:before="156" w:after="156"/>
        <w:rPr>
          <w:color w:val="auto"/>
          <w:highlight w:val="none"/>
        </w:rPr>
      </w:pPr>
      <w:r>
        <w:rPr>
          <w:rFonts w:hint="eastAsia"/>
          <w:color w:val="auto"/>
          <w:highlight w:val="none"/>
        </w:rPr>
        <w:t>票卡更新</w:t>
      </w:r>
    </w:p>
    <w:p w14:paraId="7CE42DD3">
      <w:pPr>
        <w:pStyle w:val="41"/>
        <w:rPr>
          <w:color w:val="auto"/>
          <w:highlight w:val="none"/>
        </w:rPr>
      </w:pPr>
      <w:r>
        <w:rPr>
          <w:rFonts w:hint="eastAsia"/>
          <w:color w:val="auto"/>
          <w:highlight w:val="none"/>
        </w:rPr>
        <w:t>HCE模拟票卡更新流程详见图2</w:t>
      </w:r>
      <w:r>
        <w:rPr>
          <w:color w:val="auto"/>
          <w:highlight w:val="none"/>
        </w:rPr>
        <w:t>0</w:t>
      </w:r>
      <w:r>
        <w:rPr>
          <w:rFonts w:hint="eastAsia"/>
          <w:color w:val="auto"/>
          <w:highlight w:val="none"/>
        </w:rPr>
        <w:t>。</w:t>
      </w:r>
    </w:p>
    <w:p w14:paraId="546C28F0">
      <w:pPr>
        <w:rPr>
          <w:color w:val="auto"/>
          <w:highlight w:val="none"/>
        </w:rPr>
      </w:pPr>
      <w:r>
        <w:rPr>
          <w:color w:val="auto"/>
          <w:highlight w:val="none"/>
          <w:lang/>
        </w:rPr>
        <w:drawing>
          <wp:inline distT="0" distB="0" distL="114300" distR="114300">
            <wp:extent cx="5664200" cy="6820535"/>
            <wp:effectExtent l="0" t="0" r="0" b="1206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32"/>
                    <a:stretch>
                      <a:fillRect/>
                    </a:stretch>
                  </pic:blipFill>
                  <pic:spPr>
                    <a:xfrm>
                      <a:off x="0" y="0"/>
                      <a:ext cx="5664200" cy="6820535"/>
                    </a:xfrm>
                    <a:prstGeom prst="rect">
                      <a:avLst/>
                    </a:prstGeom>
                    <a:noFill/>
                    <a:ln>
                      <a:noFill/>
                    </a:ln>
                  </pic:spPr>
                </pic:pic>
              </a:graphicData>
            </a:graphic>
          </wp:inline>
        </w:drawing>
      </w:r>
      <w:r>
        <w:rPr>
          <w:rFonts w:hint="eastAsia"/>
          <w:color w:val="auto"/>
          <w:highlight w:val="none"/>
        </w:rPr>
        <w:t xml:space="preserve">    </w:t>
      </w:r>
    </w:p>
    <w:p w14:paraId="13862377">
      <w:pPr>
        <w:pStyle w:val="270"/>
        <w:rPr>
          <w:color w:val="auto"/>
          <w:highlight w:val="none"/>
        </w:rPr>
      </w:pPr>
      <w:r>
        <w:rPr>
          <w:rFonts w:hint="eastAsia"/>
          <w:color w:val="auto"/>
          <w:highlight w:val="none"/>
        </w:rPr>
        <w:t>HCE模拟票卡更新流程</w:t>
      </w:r>
    </w:p>
    <w:p w14:paraId="010AD634">
      <w:pPr>
        <w:pStyle w:val="147"/>
        <w:spacing w:before="156" w:after="156"/>
        <w:rPr>
          <w:color w:val="auto"/>
          <w:highlight w:val="none"/>
        </w:rPr>
      </w:pPr>
      <w:bookmarkStart w:id="135" w:name="_Toc522489300"/>
      <w:r>
        <w:rPr>
          <w:rFonts w:hint="eastAsia"/>
          <w:color w:val="auto"/>
          <w:highlight w:val="none"/>
        </w:rPr>
        <w:t>HCE后付费</w:t>
      </w:r>
      <w:r>
        <w:rPr>
          <w:color w:val="auto"/>
          <w:highlight w:val="none"/>
        </w:rPr>
        <w:t>业务流程</w:t>
      </w:r>
      <w:bookmarkEnd w:id="135"/>
    </w:p>
    <w:p w14:paraId="3385B401">
      <w:pPr>
        <w:pStyle w:val="146"/>
        <w:spacing w:before="156" w:after="156"/>
        <w:rPr>
          <w:color w:val="auto"/>
          <w:highlight w:val="none"/>
        </w:rPr>
      </w:pPr>
      <w:r>
        <w:rPr>
          <w:rFonts w:hint="eastAsia"/>
          <w:color w:val="auto"/>
          <w:highlight w:val="none"/>
        </w:rPr>
        <w:t>请求</w:t>
      </w:r>
      <w:r>
        <w:rPr>
          <w:color w:val="auto"/>
          <w:highlight w:val="none"/>
        </w:rPr>
        <w:t>开户</w:t>
      </w:r>
      <w:r>
        <w:rPr>
          <w:rFonts w:hint="eastAsia"/>
          <w:color w:val="auto"/>
          <w:highlight w:val="none"/>
        </w:rPr>
        <w:t>HCE后付费</w:t>
      </w:r>
    </w:p>
    <w:p w14:paraId="7AFA951B">
      <w:pPr>
        <w:pStyle w:val="41"/>
        <w:rPr>
          <w:color w:val="auto"/>
          <w:highlight w:val="none"/>
        </w:rPr>
      </w:pPr>
      <w:r>
        <w:rPr>
          <w:rFonts w:hint="eastAsia"/>
          <w:color w:val="auto"/>
          <w:highlight w:val="none"/>
        </w:rPr>
        <w:t>请求</w:t>
      </w:r>
      <w:r>
        <w:rPr>
          <w:color w:val="auto"/>
          <w:highlight w:val="none"/>
        </w:rPr>
        <w:t>开户</w:t>
      </w:r>
      <w:r>
        <w:rPr>
          <w:rFonts w:hint="eastAsia"/>
          <w:color w:val="auto"/>
          <w:highlight w:val="none"/>
        </w:rPr>
        <w:t>HCE后付费流程详见图2</w:t>
      </w:r>
      <w:r>
        <w:rPr>
          <w:color w:val="auto"/>
          <w:highlight w:val="none"/>
        </w:rPr>
        <w:t>1</w:t>
      </w:r>
      <w:r>
        <w:rPr>
          <w:rFonts w:hint="eastAsia"/>
          <w:color w:val="auto"/>
          <w:highlight w:val="none"/>
        </w:rPr>
        <w:t>。</w:t>
      </w:r>
    </w:p>
    <w:p w14:paraId="4736A3C8">
      <w:pPr>
        <w:ind w:firstLine="435"/>
        <w:rPr>
          <w:color w:val="auto"/>
          <w:highlight w:val="none"/>
        </w:rPr>
      </w:pPr>
      <w:r>
        <w:rPr>
          <w:color w:val="auto"/>
          <w:highlight w:val="none"/>
        </w:rPr>
        <w:object>
          <v:shape id="_x0000_i1048" o:spt="75" type="#_x0000_t75" style="height:238.35pt;width:426.5pt;" o:ole="t" filled="f" o:preferrelative="t" stroked="f" coordsize="21600,21600">
            <v:path/>
            <v:fill on="f" focussize="0,0"/>
            <v:stroke on="f"/>
            <v:imagedata r:id="rId34" o:title=""/>
            <o:lock v:ext="edit" aspectratio="t"/>
            <w10:wrap type="none"/>
            <w10:anchorlock/>
          </v:shape>
          <o:OLEObject Type="Embed" ProgID="Visio.Drawing.15" ShapeID="_x0000_i1048" DrawAspect="Content" ObjectID="_1468075725" r:id="rId33">
            <o:LockedField>false</o:LockedField>
          </o:OLEObject>
        </w:object>
      </w:r>
    </w:p>
    <w:p w14:paraId="003C0537">
      <w:pPr>
        <w:pStyle w:val="270"/>
        <w:rPr>
          <w:color w:val="auto"/>
          <w:highlight w:val="none"/>
        </w:rPr>
      </w:pPr>
      <w:r>
        <w:rPr>
          <w:rFonts w:hint="eastAsia"/>
          <w:color w:val="auto"/>
          <w:highlight w:val="none"/>
        </w:rPr>
        <w:t>请求</w:t>
      </w:r>
      <w:r>
        <w:rPr>
          <w:color w:val="auto"/>
          <w:highlight w:val="none"/>
        </w:rPr>
        <w:t>开户</w:t>
      </w:r>
      <w:r>
        <w:rPr>
          <w:rFonts w:hint="eastAsia"/>
          <w:color w:val="auto"/>
          <w:highlight w:val="none"/>
        </w:rPr>
        <w:t>HCE后付费流程</w:t>
      </w:r>
    </w:p>
    <w:p w14:paraId="7A7F6FD2">
      <w:pPr>
        <w:pStyle w:val="41"/>
        <w:rPr>
          <w:color w:val="auto"/>
          <w:highlight w:val="none"/>
        </w:rPr>
      </w:pPr>
      <w:r>
        <w:rPr>
          <w:rFonts w:hint="eastAsia"/>
          <w:color w:val="auto"/>
          <w:highlight w:val="none"/>
        </w:rPr>
        <w:t>接口及</w:t>
      </w:r>
      <w:r>
        <w:rPr>
          <w:color w:val="auto"/>
          <w:highlight w:val="none"/>
        </w:rPr>
        <w:t>说明详见</w:t>
      </w:r>
      <w:r>
        <w:rPr>
          <w:rFonts w:hint="eastAsia"/>
          <w:color w:val="auto"/>
          <w:highlight w:val="none"/>
        </w:rPr>
        <w:t>7</w:t>
      </w:r>
      <w:r>
        <w:rPr>
          <w:color w:val="auto"/>
          <w:highlight w:val="none"/>
        </w:rPr>
        <w:t>.6</w:t>
      </w:r>
      <w:r>
        <w:rPr>
          <w:rFonts w:hint="eastAsia"/>
          <w:color w:val="auto"/>
          <w:highlight w:val="none"/>
        </w:rPr>
        <w:t>青岛地铁ITP与APP对接设计。</w:t>
      </w:r>
    </w:p>
    <w:p w14:paraId="0F78DF20">
      <w:pPr>
        <w:pStyle w:val="146"/>
        <w:spacing w:before="156" w:after="156"/>
        <w:rPr>
          <w:color w:val="auto"/>
          <w:highlight w:val="none"/>
        </w:rPr>
      </w:pPr>
      <w:r>
        <w:rPr>
          <w:rFonts w:hint="eastAsia"/>
          <w:color w:val="auto"/>
          <w:highlight w:val="none"/>
        </w:rPr>
        <w:t>请求同步密钥</w:t>
      </w:r>
    </w:p>
    <w:p w14:paraId="2CFB6335">
      <w:pPr>
        <w:pStyle w:val="41"/>
        <w:rPr>
          <w:color w:val="auto"/>
          <w:highlight w:val="none"/>
        </w:rPr>
      </w:pPr>
      <w:r>
        <w:rPr>
          <w:rFonts w:hint="eastAsia"/>
          <w:color w:val="auto"/>
          <w:highlight w:val="none"/>
        </w:rPr>
        <w:t>请求同步密钥流程详见图2</w:t>
      </w:r>
      <w:r>
        <w:rPr>
          <w:color w:val="auto"/>
          <w:highlight w:val="none"/>
        </w:rPr>
        <w:t>2</w:t>
      </w:r>
      <w:r>
        <w:rPr>
          <w:rFonts w:hint="eastAsia"/>
          <w:color w:val="auto"/>
          <w:highlight w:val="none"/>
        </w:rPr>
        <w:t>。</w:t>
      </w:r>
    </w:p>
    <w:p w14:paraId="3873BE4B">
      <w:pPr>
        <w:rPr>
          <w:color w:val="auto"/>
          <w:highlight w:val="none"/>
        </w:rPr>
      </w:pPr>
      <w:r>
        <w:rPr>
          <w:color w:val="auto"/>
          <w:highlight w:val="none"/>
        </w:rPr>
        <w:object>
          <v:shape id="_x0000_i1049" o:spt="75" type="#_x0000_t75" style="height:254.15pt;width:415.2pt;" o:ole="t" filled="f" o:preferrelative="t" stroked="f" coordsize="21600,21600">
            <v:path/>
            <v:fill on="f" focussize="0,0"/>
            <v:stroke on="f"/>
            <v:imagedata r:id="rId36" o:title=""/>
            <o:lock v:ext="edit" aspectratio="t"/>
            <w10:wrap type="none"/>
            <w10:anchorlock/>
          </v:shape>
          <o:OLEObject Type="Embed" ProgID="Visio.Drawing.15" ShapeID="_x0000_i1049" DrawAspect="Content" ObjectID="_1468075726" r:id="rId35">
            <o:LockedField>false</o:LockedField>
          </o:OLEObject>
        </w:object>
      </w:r>
    </w:p>
    <w:p w14:paraId="668A5274">
      <w:pPr>
        <w:pStyle w:val="270"/>
        <w:rPr>
          <w:color w:val="auto"/>
          <w:highlight w:val="none"/>
        </w:rPr>
      </w:pPr>
      <w:r>
        <w:rPr>
          <w:rFonts w:hint="eastAsia"/>
          <w:color w:val="auto"/>
          <w:highlight w:val="none"/>
        </w:rPr>
        <w:t>请求同步密钥流程</w:t>
      </w:r>
    </w:p>
    <w:p w14:paraId="0F44F9D8">
      <w:pPr>
        <w:pStyle w:val="41"/>
        <w:rPr>
          <w:color w:val="auto"/>
          <w:highlight w:val="none"/>
        </w:rPr>
      </w:pPr>
      <w:r>
        <w:rPr>
          <w:rFonts w:hint="eastAsia"/>
          <w:color w:val="auto"/>
          <w:highlight w:val="none"/>
        </w:rPr>
        <w:t>接口及</w:t>
      </w:r>
      <w:r>
        <w:rPr>
          <w:color w:val="auto"/>
          <w:highlight w:val="none"/>
        </w:rPr>
        <w:t>说明详见</w:t>
      </w:r>
      <w:r>
        <w:rPr>
          <w:rFonts w:hint="eastAsia"/>
          <w:color w:val="auto"/>
          <w:highlight w:val="none"/>
        </w:rPr>
        <w:t>7</w:t>
      </w:r>
      <w:r>
        <w:rPr>
          <w:color w:val="auto"/>
          <w:highlight w:val="none"/>
        </w:rPr>
        <w:t>.6</w:t>
      </w:r>
      <w:r>
        <w:rPr>
          <w:rFonts w:hint="eastAsia"/>
          <w:color w:val="auto"/>
          <w:highlight w:val="none"/>
        </w:rPr>
        <w:t>青岛地铁ITP与APP对接设计。</w:t>
      </w:r>
    </w:p>
    <w:p w14:paraId="1A0FC66D">
      <w:pPr>
        <w:pStyle w:val="146"/>
        <w:spacing w:before="156" w:after="156"/>
        <w:rPr>
          <w:color w:val="auto"/>
          <w:highlight w:val="none"/>
        </w:rPr>
      </w:pPr>
      <w:r>
        <w:rPr>
          <w:rFonts w:hint="eastAsia"/>
          <w:color w:val="auto"/>
          <w:highlight w:val="none"/>
        </w:rPr>
        <w:t>请求</w:t>
      </w:r>
      <w:r>
        <w:rPr>
          <w:color w:val="auto"/>
          <w:highlight w:val="none"/>
        </w:rPr>
        <w:t>行业数据</w:t>
      </w:r>
    </w:p>
    <w:p w14:paraId="2FEFBBED">
      <w:pPr>
        <w:pStyle w:val="41"/>
        <w:rPr>
          <w:color w:val="auto"/>
          <w:highlight w:val="none"/>
        </w:rPr>
      </w:pPr>
      <w:r>
        <w:rPr>
          <w:rFonts w:hint="eastAsia"/>
          <w:color w:val="auto"/>
          <w:highlight w:val="none"/>
        </w:rPr>
        <w:t>请求</w:t>
      </w:r>
      <w:r>
        <w:rPr>
          <w:color w:val="auto"/>
          <w:highlight w:val="none"/>
        </w:rPr>
        <w:t>行业数据</w:t>
      </w:r>
      <w:r>
        <w:rPr>
          <w:rFonts w:hint="eastAsia"/>
          <w:color w:val="auto"/>
          <w:highlight w:val="none"/>
        </w:rPr>
        <w:t>流程详见图2</w:t>
      </w:r>
      <w:r>
        <w:rPr>
          <w:color w:val="auto"/>
          <w:highlight w:val="none"/>
        </w:rPr>
        <w:t>3</w:t>
      </w:r>
      <w:r>
        <w:rPr>
          <w:rFonts w:hint="eastAsia"/>
          <w:color w:val="auto"/>
          <w:highlight w:val="none"/>
        </w:rPr>
        <w:t>。</w:t>
      </w:r>
    </w:p>
    <w:p w14:paraId="3ED7A026">
      <w:pPr>
        <w:rPr>
          <w:color w:val="auto"/>
          <w:highlight w:val="none"/>
        </w:rPr>
      </w:pPr>
      <w:r>
        <w:rPr>
          <w:color w:val="auto"/>
          <w:highlight w:val="none"/>
        </w:rPr>
        <w:object>
          <v:shape id="_x0000_i1050" o:spt="75" type="#_x0000_t75" style="height:282.65pt;width:454.2pt;" o:ole="t" filled="f" o:preferrelative="t" stroked="f" coordsize="21600,21600">
            <v:path/>
            <v:fill on="f" focussize="0,0"/>
            <v:stroke on="f"/>
            <v:imagedata r:id="rId38" o:title=""/>
            <o:lock v:ext="edit" aspectratio="t"/>
            <w10:wrap type="none"/>
            <w10:anchorlock/>
          </v:shape>
          <o:OLEObject Type="Embed" ProgID="Visio.Drawing.15" ShapeID="_x0000_i1050" DrawAspect="Content" ObjectID="_1468075727" r:id="rId37">
            <o:LockedField>false</o:LockedField>
          </o:OLEObject>
        </w:object>
      </w:r>
    </w:p>
    <w:p w14:paraId="0ABC77C2">
      <w:pPr>
        <w:pStyle w:val="270"/>
        <w:rPr>
          <w:color w:val="auto"/>
          <w:highlight w:val="none"/>
        </w:rPr>
      </w:pPr>
      <w:r>
        <w:rPr>
          <w:rFonts w:hint="eastAsia"/>
          <w:color w:val="auto"/>
          <w:highlight w:val="none"/>
        </w:rPr>
        <w:t>请求</w:t>
      </w:r>
      <w:r>
        <w:rPr>
          <w:color w:val="auto"/>
          <w:highlight w:val="none"/>
        </w:rPr>
        <w:t>行业数据</w:t>
      </w:r>
      <w:r>
        <w:rPr>
          <w:rFonts w:hint="eastAsia"/>
          <w:color w:val="auto"/>
          <w:highlight w:val="none"/>
        </w:rPr>
        <w:t>流程</w:t>
      </w:r>
    </w:p>
    <w:p w14:paraId="519330F8">
      <w:pPr>
        <w:pStyle w:val="41"/>
        <w:rPr>
          <w:color w:val="auto"/>
          <w:highlight w:val="none"/>
        </w:rPr>
      </w:pPr>
      <w:r>
        <w:rPr>
          <w:rFonts w:hint="eastAsia"/>
          <w:color w:val="auto"/>
          <w:highlight w:val="none"/>
        </w:rPr>
        <w:t>接口及</w:t>
      </w:r>
      <w:r>
        <w:rPr>
          <w:color w:val="auto"/>
          <w:highlight w:val="none"/>
        </w:rPr>
        <w:t>说明详见</w:t>
      </w:r>
      <w:r>
        <w:rPr>
          <w:rFonts w:hint="eastAsia"/>
          <w:color w:val="auto"/>
          <w:highlight w:val="none"/>
        </w:rPr>
        <w:t>7</w:t>
      </w:r>
      <w:r>
        <w:rPr>
          <w:color w:val="auto"/>
          <w:highlight w:val="none"/>
        </w:rPr>
        <w:t>.6</w:t>
      </w:r>
      <w:r>
        <w:rPr>
          <w:rFonts w:hint="eastAsia"/>
          <w:color w:val="auto"/>
          <w:highlight w:val="none"/>
        </w:rPr>
        <w:t>青岛地铁ITP与APP对接设计。</w:t>
      </w:r>
    </w:p>
    <w:p w14:paraId="0B79B262">
      <w:pPr>
        <w:pStyle w:val="146"/>
        <w:spacing w:before="156" w:after="156"/>
        <w:rPr>
          <w:color w:val="auto"/>
          <w:highlight w:val="none"/>
        </w:rPr>
      </w:pPr>
      <w:r>
        <w:rPr>
          <w:rFonts w:hint="eastAsia"/>
          <w:color w:val="auto"/>
          <w:highlight w:val="none"/>
        </w:rPr>
        <w:t>BOM 更新HCE票卡</w:t>
      </w:r>
      <w:r>
        <w:rPr>
          <w:color w:val="auto"/>
          <w:highlight w:val="none"/>
        </w:rPr>
        <w:t>通知</w:t>
      </w:r>
    </w:p>
    <w:p w14:paraId="5134D914">
      <w:pPr>
        <w:pStyle w:val="41"/>
        <w:rPr>
          <w:color w:val="auto"/>
          <w:highlight w:val="none"/>
        </w:rPr>
      </w:pPr>
      <w:r>
        <w:rPr>
          <w:rFonts w:hint="eastAsia"/>
          <w:color w:val="auto"/>
          <w:highlight w:val="none"/>
        </w:rPr>
        <w:t>BOM 更新HCE票卡通知流程详见图2</w:t>
      </w:r>
      <w:r>
        <w:rPr>
          <w:color w:val="auto"/>
          <w:highlight w:val="none"/>
        </w:rPr>
        <w:t>4</w:t>
      </w:r>
      <w:r>
        <w:rPr>
          <w:rFonts w:hint="eastAsia"/>
          <w:color w:val="auto"/>
          <w:highlight w:val="none"/>
        </w:rPr>
        <w:t>。</w:t>
      </w:r>
    </w:p>
    <w:p w14:paraId="71065F70">
      <w:pPr>
        <w:rPr>
          <w:color w:val="auto"/>
          <w:highlight w:val="none"/>
        </w:rPr>
      </w:pPr>
      <w:r>
        <w:rPr>
          <w:color w:val="auto"/>
          <w:highlight w:val="none"/>
        </w:rPr>
        <w:object>
          <v:shape id="_x0000_i1051" o:spt="75" type="#_x0000_t75" style="height:308.9pt;width:393.9pt;" o:ole="t" filled="f" o:preferrelative="t" stroked="f" coordsize="21600,21600">
            <v:path/>
            <v:fill on="f" focussize="0,0"/>
            <v:stroke on="f"/>
            <v:imagedata r:id="rId40" o:title=""/>
            <o:lock v:ext="edit" aspectratio="t"/>
            <w10:wrap type="none"/>
            <w10:anchorlock/>
          </v:shape>
          <o:OLEObject Type="Embed" ProgID="Visio.Drawing.15" ShapeID="_x0000_i1051" DrawAspect="Content" ObjectID="_1468075728" r:id="rId39">
            <o:LockedField>false</o:LockedField>
          </o:OLEObject>
        </w:object>
      </w:r>
    </w:p>
    <w:p w14:paraId="584A0A5B">
      <w:pPr>
        <w:pStyle w:val="270"/>
        <w:rPr>
          <w:color w:val="auto"/>
          <w:highlight w:val="none"/>
        </w:rPr>
      </w:pPr>
      <w:r>
        <w:rPr>
          <w:rFonts w:hint="eastAsia"/>
          <w:color w:val="auto"/>
          <w:highlight w:val="none"/>
        </w:rPr>
        <w:t>BOM 更新HCE票卡通知流程</w:t>
      </w:r>
    </w:p>
    <w:p w14:paraId="58390F9A">
      <w:pPr>
        <w:pStyle w:val="41"/>
        <w:rPr>
          <w:color w:val="auto"/>
          <w:highlight w:val="none"/>
        </w:rPr>
      </w:pPr>
      <w:r>
        <w:rPr>
          <w:rFonts w:hint="eastAsia"/>
          <w:color w:val="auto"/>
          <w:highlight w:val="none"/>
        </w:rPr>
        <w:t>接口及</w:t>
      </w:r>
      <w:r>
        <w:rPr>
          <w:color w:val="auto"/>
          <w:highlight w:val="none"/>
        </w:rPr>
        <w:t>说明详见</w:t>
      </w:r>
      <w:r>
        <w:rPr>
          <w:rFonts w:hint="eastAsia"/>
          <w:color w:val="auto"/>
          <w:highlight w:val="none"/>
        </w:rPr>
        <w:t>7</w:t>
      </w:r>
      <w:r>
        <w:rPr>
          <w:color w:val="auto"/>
          <w:highlight w:val="none"/>
        </w:rPr>
        <w:t>.6</w:t>
      </w:r>
      <w:r>
        <w:rPr>
          <w:rFonts w:hint="eastAsia"/>
          <w:color w:val="auto"/>
          <w:highlight w:val="none"/>
        </w:rPr>
        <w:t>青岛地铁ITP与APP对接设计。</w:t>
      </w:r>
    </w:p>
    <w:p w14:paraId="2021B800">
      <w:pPr>
        <w:pStyle w:val="146"/>
        <w:spacing w:before="156" w:after="156"/>
        <w:rPr>
          <w:color w:val="auto"/>
          <w:highlight w:val="none"/>
        </w:rPr>
      </w:pPr>
      <w:r>
        <w:rPr>
          <w:rFonts w:hint="eastAsia"/>
          <w:color w:val="auto"/>
          <w:highlight w:val="none"/>
        </w:rPr>
        <w:t>闸机</w:t>
      </w:r>
      <w:r>
        <w:rPr>
          <w:color w:val="auto"/>
          <w:highlight w:val="none"/>
        </w:rPr>
        <w:t>HCE</w:t>
      </w:r>
      <w:r>
        <w:rPr>
          <w:rFonts w:hint="eastAsia"/>
          <w:color w:val="auto"/>
          <w:highlight w:val="none"/>
        </w:rPr>
        <w:t>检票结果通知</w:t>
      </w:r>
    </w:p>
    <w:p w14:paraId="0C2779E8">
      <w:pPr>
        <w:pStyle w:val="41"/>
        <w:rPr>
          <w:color w:val="auto"/>
          <w:highlight w:val="none"/>
        </w:rPr>
      </w:pPr>
      <w:r>
        <w:rPr>
          <w:rFonts w:hint="eastAsia"/>
          <w:color w:val="auto"/>
          <w:highlight w:val="none"/>
        </w:rPr>
        <w:t>闸机</w:t>
      </w:r>
      <w:r>
        <w:rPr>
          <w:color w:val="auto"/>
          <w:highlight w:val="none"/>
        </w:rPr>
        <w:t>HCE</w:t>
      </w:r>
      <w:r>
        <w:rPr>
          <w:rFonts w:hint="eastAsia"/>
          <w:color w:val="auto"/>
          <w:highlight w:val="none"/>
        </w:rPr>
        <w:t>检票结果通知流程详见图2</w:t>
      </w:r>
      <w:r>
        <w:rPr>
          <w:color w:val="auto"/>
          <w:highlight w:val="none"/>
        </w:rPr>
        <w:t>5</w:t>
      </w:r>
      <w:r>
        <w:rPr>
          <w:rFonts w:hint="eastAsia"/>
          <w:color w:val="auto"/>
          <w:highlight w:val="none"/>
        </w:rPr>
        <w:t>。</w:t>
      </w:r>
    </w:p>
    <w:p w14:paraId="718029D6">
      <w:pPr>
        <w:rPr>
          <w:color w:val="auto"/>
          <w:highlight w:val="none"/>
        </w:rPr>
      </w:pPr>
      <w:r>
        <w:rPr>
          <w:rFonts w:hint="eastAsia"/>
          <w:color w:val="auto"/>
          <w:highlight w:val="none"/>
        </w:rPr>
        <w:t xml:space="preserve">  </w:t>
      </w:r>
      <w:r>
        <w:rPr>
          <w:color w:val="auto"/>
          <w:highlight w:val="none"/>
        </w:rPr>
        <w:object>
          <v:shape id="_x0000_i1052" o:spt="75" type="#_x0000_t75" style="height:249.05pt;width:404.3pt;" o:ole="t" filled="f" o:preferrelative="t" stroked="f" coordsize="21600,21600">
            <v:path/>
            <v:fill on="f" focussize="0,0"/>
            <v:stroke on="f"/>
            <v:imagedata r:id="rId42" o:title=""/>
            <o:lock v:ext="edit" aspectratio="t"/>
            <w10:wrap type="none"/>
            <w10:anchorlock/>
          </v:shape>
          <o:OLEObject Type="Embed" ProgID="Visio.Drawing.15" ShapeID="_x0000_i1052" DrawAspect="Content" ObjectID="_1468075729" r:id="rId41">
            <o:LockedField>false</o:LockedField>
          </o:OLEObject>
        </w:object>
      </w:r>
    </w:p>
    <w:p w14:paraId="01CEB9C5">
      <w:pPr>
        <w:pStyle w:val="270"/>
        <w:rPr>
          <w:color w:val="auto"/>
          <w:highlight w:val="none"/>
        </w:rPr>
      </w:pPr>
      <w:r>
        <w:rPr>
          <w:rFonts w:hint="eastAsia"/>
          <w:color w:val="auto"/>
          <w:highlight w:val="none"/>
        </w:rPr>
        <w:t>闸机</w:t>
      </w:r>
      <w:r>
        <w:rPr>
          <w:color w:val="auto"/>
          <w:highlight w:val="none"/>
        </w:rPr>
        <w:t>HCE</w:t>
      </w:r>
      <w:r>
        <w:rPr>
          <w:rFonts w:hint="eastAsia"/>
          <w:color w:val="auto"/>
          <w:highlight w:val="none"/>
        </w:rPr>
        <w:t>检票结果通知流程</w:t>
      </w:r>
    </w:p>
    <w:p w14:paraId="071BA33B">
      <w:pPr>
        <w:pStyle w:val="41"/>
        <w:rPr>
          <w:color w:val="auto"/>
          <w:highlight w:val="none"/>
        </w:rPr>
      </w:pPr>
      <w:r>
        <w:rPr>
          <w:rFonts w:hint="eastAsia"/>
          <w:color w:val="auto"/>
          <w:highlight w:val="none"/>
        </w:rPr>
        <w:t>接口及</w:t>
      </w:r>
      <w:r>
        <w:rPr>
          <w:color w:val="auto"/>
          <w:highlight w:val="none"/>
        </w:rPr>
        <w:t>说明详见</w:t>
      </w:r>
      <w:r>
        <w:rPr>
          <w:rFonts w:hint="eastAsia"/>
          <w:color w:val="auto"/>
          <w:highlight w:val="none"/>
        </w:rPr>
        <w:t>7</w:t>
      </w:r>
      <w:r>
        <w:rPr>
          <w:color w:val="auto"/>
          <w:highlight w:val="none"/>
        </w:rPr>
        <w:t>.4</w:t>
      </w:r>
      <w:r>
        <w:rPr>
          <w:rFonts w:hint="eastAsia"/>
          <w:color w:val="auto"/>
          <w:highlight w:val="none"/>
        </w:rPr>
        <w:t>青岛地铁ITP与AGM对接设计。</w:t>
      </w:r>
    </w:p>
    <w:p w14:paraId="7DBFC49A">
      <w:pPr>
        <w:pStyle w:val="148"/>
        <w:rPr>
          <w:color w:val="auto"/>
          <w:highlight w:val="none"/>
        </w:rPr>
      </w:pPr>
      <w:r>
        <w:rPr>
          <w:rFonts w:hint="eastAsia"/>
          <w:color w:val="auto"/>
          <w:highlight w:val="none"/>
        </w:rPr>
        <w:t>虚拟电子票乘车优惠业务</w:t>
      </w:r>
    </w:p>
    <w:p w14:paraId="6DEEAFE1">
      <w:pPr>
        <w:pStyle w:val="41"/>
        <w:rPr>
          <w:rFonts w:hint="eastAsia"/>
          <w:color w:val="auto"/>
          <w:highlight w:val="none"/>
        </w:rPr>
      </w:pPr>
      <w:r>
        <w:rPr>
          <w:rFonts w:hint="eastAsia"/>
          <w:color w:val="auto"/>
          <w:highlight w:val="none"/>
        </w:rPr>
        <w:t>针对BOM二维码更新流程：仍沿用二维码改造方式，信息完全由平台端计算推送给BOM，BOM按照推送数据完成更新操作。</w:t>
      </w:r>
    </w:p>
    <w:p w14:paraId="1CF43F98">
      <w:pPr>
        <w:pStyle w:val="41"/>
        <w:rPr>
          <w:color w:val="auto"/>
          <w:highlight w:val="none"/>
        </w:rPr>
      </w:pPr>
      <w:r>
        <w:rPr>
          <w:rFonts w:hint="eastAsia"/>
          <w:color w:val="auto"/>
          <w:highlight w:val="none"/>
        </w:rPr>
        <w:t>二维码累计值清零由ITP平台负责。</w:t>
      </w:r>
    </w:p>
    <w:p w14:paraId="08A12E95">
      <w:pPr>
        <w:pStyle w:val="41"/>
        <w:rPr>
          <w:color w:val="auto"/>
          <w:highlight w:val="none"/>
        </w:rPr>
      </w:pPr>
      <w:r>
        <w:rPr>
          <w:rFonts w:hint="eastAsia"/>
          <w:color w:val="auto"/>
          <w:highlight w:val="none"/>
        </w:rPr>
        <w:t>NFC-HCE累计值清零由线路设备负责，按NFC-HCE进站时间判断是否对累计值进行清零。（1）第一次开卡，进站时间没有，累计值为0，此时判断结果为不需要清零；（2）月初的交易处理按照新的月份统计，进出站以及BOM更新时，累计值先清零再按流程处理。</w:t>
      </w:r>
    </w:p>
    <w:p w14:paraId="308DB7F6">
      <w:pPr>
        <w:pStyle w:val="41"/>
        <w:rPr>
          <w:color w:val="auto"/>
          <w:highlight w:val="none"/>
        </w:rPr>
      </w:pPr>
      <w:r>
        <w:rPr>
          <w:rFonts w:hint="eastAsia"/>
          <w:color w:val="auto"/>
          <w:highlight w:val="none"/>
        </w:rPr>
        <w:t>闸机、BOM、读写器、平台等统一累计优惠金额清零规则：时间与琴岛通保持一致，为自然月第一天凌晨00：00：00。</w:t>
      </w:r>
    </w:p>
    <w:p w14:paraId="58F96311">
      <w:pPr>
        <w:pStyle w:val="41"/>
        <w:rPr>
          <w:color w:val="auto"/>
          <w:highlight w:val="none"/>
        </w:rPr>
      </w:pPr>
      <w:r>
        <w:rPr>
          <w:rFonts w:hint="eastAsia"/>
          <w:color w:val="auto"/>
          <w:highlight w:val="none"/>
        </w:rPr>
        <w:t>自助补出站、更新操作、单边自动扣费、超时等涉及的金额不参加累计。自助补进站、BOM赋予进站码操作根据闸机出站扣费原则，金额参加累计。</w:t>
      </w:r>
    </w:p>
    <w:p w14:paraId="453616E1">
      <w:pPr>
        <w:pStyle w:val="41"/>
        <w:rPr>
          <w:rFonts w:hint="eastAsia"/>
          <w:color w:val="auto"/>
          <w:highlight w:val="none"/>
        </w:rPr>
      </w:pPr>
      <w:r>
        <w:rPr>
          <w:rFonts w:hint="eastAsia"/>
          <w:color w:val="auto"/>
          <w:highlight w:val="none"/>
        </w:rPr>
        <w:t>重新定义NFC码结构“优惠标识”：0x01:不享受累计与换乘优惠；0x02:只享受累计不享受换乘优惠。</w:t>
      </w:r>
    </w:p>
    <w:p w14:paraId="70B7E90E">
      <w:pPr>
        <w:pStyle w:val="238"/>
        <w:rPr>
          <w:color w:val="auto"/>
          <w:highlight w:val="none"/>
        </w:rPr>
      </w:pPr>
      <w:bookmarkStart w:id="136" w:name="_Toc528144334"/>
      <w:bookmarkStart w:id="137" w:name="_Toc522489301"/>
      <w:bookmarkStart w:id="138" w:name="_Toc522024626"/>
      <w:bookmarkStart w:id="139" w:name="_Toc522569479"/>
      <w:r>
        <w:rPr>
          <w:rFonts w:hint="eastAsia"/>
          <w:color w:val="auto"/>
          <w:highlight w:val="none"/>
        </w:rPr>
        <w:t>车票数据定义</w:t>
      </w:r>
      <w:bookmarkEnd w:id="136"/>
      <w:bookmarkEnd w:id="137"/>
      <w:bookmarkEnd w:id="138"/>
      <w:bookmarkEnd w:id="139"/>
    </w:p>
    <w:p w14:paraId="7645A311">
      <w:pPr>
        <w:pStyle w:val="148"/>
        <w:rPr>
          <w:color w:val="auto"/>
          <w:highlight w:val="none"/>
        </w:rPr>
      </w:pPr>
      <w:bookmarkStart w:id="140" w:name="_Toc528144335"/>
      <w:bookmarkStart w:id="141" w:name="_Toc522569480"/>
      <w:bookmarkStart w:id="142" w:name="_Toc522489302"/>
      <w:bookmarkStart w:id="143" w:name="_Toc522024627"/>
      <w:r>
        <w:rPr>
          <w:rFonts w:hint="eastAsia"/>
          <w:color w:val="auto"/>
          <w:highlight w:val="none"/>
        </w:rPr>
        <w:t>二维码车票</w:t>
      </w:r>
      <w:bookmarkEnd w:id="140"/>
      <w:bookmarkEnd w:id="141"/>
      <w:bookmarkEnd w:id="142"/>
      <w:bookmarkEnd w:id="143"/>
    </w:p>
    <w:p w14:paraId="6335206B">
      <w:pPr>
        <w:pStyle w:val="147"/>
        <w:spacing w:before="156" w:after="156"/>
        <w:rPr>
          <w:color w:val="auto"/>
          <w:highlight w:val="none"/>
        </w:rPr>
      </w:pPr>
      <w:bookmarkStart w:id="144" w:name="_Toc522489303"/>
      <w:r>
        <w:rPr>
          <w:rFonts w:hint="eastAsia"/>
          <w:color w:val="auto"/>
          <w:highlight w:val="none"/>
        </w:rPr>
        <w:t>总体结构定义</w:t>
      </w:r>
      <w:bookmarkEnd w:id="144"/>
    </w:p>
    <w:p w14:paraId="33BE7A5F">
      <w:pPr>
        <w:pStyle w:val="41"/>
        <w:rPr>
          <w:color w:val="auto"/>
          <w:highlight w:val="none"/>
        </w:rPr>
      </w:pPr>
      <w:r>
        <w:rPr>
          <w:color w:val="auto"/>
          <w:highlight w:val="none"/>
        </w:rPr>
        <w:t>二维码车票数据</w:t>
      </w:r>
      <w:r>
        <w:rPr>
          <w:rFonts w:hint="eastAsia"/>
          <w:color w:val="auto"/>
          <w:highlight w:val="none"/>
        </w:rPr>
        <w:t>结构</w:t>
      </w:r>
      <w:r>
        <w:rPr>
          <w:color w:val="auto"/>
          <w:highlight w:val="none"/>
        </w:rPr>
        <w:t>定义</w:t>
      </w:r>
      <w:r>
        <w:rPr>
          <w:rFonts w:hint="eastAsia"/>
          <w:color w:val="auto"/>
          <w:highlight w:val="none"/>
        </w:rPr>
        <w:t>详见表6。</w:t>
      </w:r>
    </w:p>
    <w:p w14:paraId="61A6CC9F">
      <w:pPr>
        <w:pStyle w:val="160"/>
        <w:rPr>
          <w:color w:val="auto"/>
          <w:highlight w:val="none"/>
        </w:rPr>
      </w:pPr>
      <w:r>
        <w:rPr>
          <w:color w:val="auto"/>
          <w:highlight w:val="none"/>
        </w:rPr>
        <w:t>二维码车票数据</w:t>
      </w:r>
      <w:r>
        <w:rPr>
          <w:rFonts w:hint="eastAsia"/>
          <w:color w:val="auto"/>
          <w:highlight w:val="none"/>
        </w:rPr>
        <w:t>结构</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3"/>
        <w:gridCol w:w="3218"/>
      </w:tblGrid>
      <w:tr w14:paraId="0F05A414">
        <w:trPr>
          <w:wBefore w:w="0" w:type="dxa"/>
          <w:jc w:val="center"/>
        </w:trPr>
        <w:tc>
          <w:tcPr>
            <w:tcW w:w="2593" w:type="dxa"/>
            <w:noWrap w:val="0"/>
            <w:vAlign w:val="top"/>
          </w:tcPr>
          <w:p w14:paraId="19FA4763">
            <w:pPr>
              <w:pStyle w:val="74"/>
              <w:rPr>
                <w:rFonts w:ascii="宋体" w:hAnsi="宋体"/>
                <w:color w:val="auto"/>
                <w:sz w:val="18"/>
                <w:szCs w:val="18"/>
                <w:highlight w:val="none"/>
              </w:rPr>
            </w:pPr>
            <w:r>
              <w:rPr>
                <w:rFonts w:hint="eastAsia" w:ascii="宋体" w:hAnsi="宋体"/>
                <w:color w:val="auto"/>
                <w:sz w:val="18"/>
                <w:szCs w:val="18"/>
                <w:highlight w:val="none"/>
              </w:rPr>
              <w:t>地铁</w:t>
            </w:r>
            <w:r>
              <w:rPr>
                <w:rFonts w:ascii="宋体" w:hAnsi="宋体"/>
                <w:color w:val="auto"/>
                <w:sz w:val="18"/>
                <w:szCs w:val="18"/>
                <w:highlight w:val="none"/>
              </w:rPr>
              <w:t>行业数据</w:t>
            </w:r>
            <w:r>
              <w:rPr>
                <w:rFonts w:hint="eastAsia" w:ascii="宋体" w:hAnsi="宋体"/>
                <w:color w:val="auto"/>
                <w:sz w:val="18"/>
                <w:szCs w:val="18"/>
                <w:highlight w:val="none"/>
              </w:rPr>
              <w:t>段</w:t>
            </w:r>
          </w:p>
        </w:tc>
        <w:tc>
          <w:tcPr>
            <w:tcW w:w="3218" w:type="dxa"/>
            <w:noWrap w:val="0"/>
            <w:vAlign w:val="top"/>
          </w:tcPr>
          <w:p w14:paraId="27F30252">
            <w:pPr>
              <w:pStyle w:val="74"/>
              <w:rPr>
                <w:rFonts w:ascii="宋体" w:hAnsi="宋体"/>
                <w:color w:val="auto"/>
                <w:sz w:val="18"/>
                <w:szCs w:val="18"/>
                <w:highlight w:val="none"/>
              </w:rPr>
            </w:pPr>
            <w:r>
              <w:rPr>
                <w:rFonts w:hint="eastAsia" w:ascii="宋体" w:hAnsi="宋体"/>
                <w:color w:val="auto"/>
                <w:sz w:val="18"/>
                <w:szCs w:val="18"/>
                <w:highlight w:val="none"/>
              </w:rPr>
              <w:t>发码渠道(</w:t>
            </w:r>
            <w:r>
              <w:rPr>
                <w:rFonts w:ascii="宋体" w:hAnsi="宋体"/>
                <w:color w:val="auto"/>
                <w:sz w:val="18"/>
                <w:szCs w:val="18"/>
                <w:highlight w:val="none"/>
              </w:rPr>
              <w:t>APP</w:t>
            </w:r>
            <w:r>
              <w:rPr>
                <w:rFonts w:hint="eastAsia" w:ascii="宋体" w:hAnsi="宋体"/>
                <w:color w:val="auto"/>
                <w:sz w:val="18"/>
                <w:szCs w:val="18"/>
                <w:highlight w:val="none"/>
              </w:rPr>
              <w:t>)</w:t>
            </w:r>
            <w:r>
              <w:rPr>
                <w:rFonts w:ascii="宋体" w:hAnsi="宋体"/>
                <w:color w:val="auto"/>
                <w:sz w:val="18"/>
                <w:szCs w:val="18"/>
                <w:highlight w:val="none"/>
              </w:rPr>
              <w:t>定义数据段</w:t>
            </w:r>
          </w:p>
        </w:tc>
      </w:tr>
    </w:tbl>
    <w:p w14:paraId="589C7B2A">
      <w:pPr>
        <w:pStyle w:val="41"/>
        <w:rPr>
          <w:color w:val="auto"/>
          <w:highlight w:val="none"/>
        </w:rPr>
      </w:pPr>
      <w:r>
        <w:rPr>
          <w:rFonts w:hint="eastAsia"/>
          <w:color w:val="auto"/>
          <w:highlight w:val="none"/>
        </w:rPr>
        <w:t>“地铁</w:t>
      </w:r>
      <w:r>
        <w:rPr>
          <w:color w:val="auto"/>
          <w:highlight w:val="none"/>
        </w:rPr>
        <w:t>行业数据段</w:t>
      </w:r>
      <w:r>
        <w:rPr>
          <w:rFonts w:hint="eastAsia"/>
          <w:color w:val="auto"/>
          <w:highlight w:val="none"/>
        </w:rPr>
        <w:t>”总长度</w:t>
      </w:r>
      <w:r>
        <w:rPr>
          <w:color w:val="auto"/>
          <w:highlight w:val="none"/>
        </w:rPr>
        <w:t>确定，并放在二维码车票的最前面</w:t>
      </w:r>
      <w:r>
        <w:rPr>
          <w:rFonts w:hint="eastAsia"/>
          <w:color w:val="auto"/>
          <w:highlight w:val="none"/>
        </w:rPr>
        <w:t>，</w:t>
      </w:r>
      <w:r>
        <w:rPr>
          <w:color w:val="auto"/>
          <w:highlight w:val="none"/>
        </w:rPr>
        <w:t>用于</w:t>
      </w:r>
      <w:r>
        <w:rPr>
          <w:rFonts w:hint="eastAsia"/>
          <w:color w:val="auto"/>
          <w:highlight w:val="none"/>
        </w:rPr>
        <w:t>AG 解析</w:t>
      </w:r>
      <w:r>
        <w:rPr>
          <w:color w:val="auto"/>
          <w:highlight w:val="none"/>
        </w:rPr>
        <w:t>确认车票业务数据；</w:t>
      </w:r>
    </w:p>
    <w:p w14:paraId="354D8852">
      <w:pPr>
        <w:pStyle w:val="41"/>
        <w:rPr>
          <w:color w:val="auto"/>
          <w:highlight w:val="none"/>
        </w:rPr>
      </w:pPr>
      <w:r>
        <w:rPr>
          <w:rFonts w:hint="eastAsia"/>
          <w:color w:val="auto"/>
          <w:highlight w:val="none"/>
        </w:rPr>
        <w:t>“发码渠道</w:t>
      </w:r>
      <w:r>
        <w:rPr>
          <w:color w:val="auto"/>
          <w:highlight w:val="none"/>
        </w:rPr>
        <w:t>自定义数据段</w:t>
      </w:r>
      <w:r>
        <w:rPr>
          <w:rFonts w:hint="eastAsia"/>
          <w:color w:val="auto"/>
          <w:highlight w:val="none"/>
        </w:rPr>
        <w:t>”由APP端</w:t>
      </w:r>
      <w:r>
        <w:rPr>
          <w:color w:val="auto"/>
          <w:highlight w:val="none"/>
        </w:rPr>
        <w:t>发码</w:t>
      </w:r>
      <w:r>
        <w:rPr>
          <w:rFonts w:hint="eastAsia"/>
          <w:color w:val="auto"/>
          <w:highlight w:val="none"/>
        </w:rPr>
        <w:t>渠道</w:t>
      </w:r>
      <w:r>
        <w:rPr>
          <w:color w:val="auto"/>
          <w:highlight w:val="none"/>
        </w:rPr>
        <w:t>自行约定</w:t>
      </w:r>
      <w:r>
        <w:rPr>
          <w:rFonts w:hint="eastAsia"/>
          <w:color w:val="auto"/>
          <w:highlight w:val="none"/>
        </w:rPr>
        <w:t>，</w:t>
      </w:r>
      <w:r>
        <w:rPr>
          <w:color w:val="auto"/>
          <w:highlight w:val="none"/>
        </w:rPr>
        <w:t>其内容用于实现</w:t>
      </w:r>
      <w:r>
        <w:rPr>
          <w:rFonts w:hint="eastAsia"/>
          <w:color w:val="auto"/>
          <w:highlight w:val="none"/>
        </w:rPr>
        <w:t>发码</w:t>
      </w:r>
      <w:r>
        <w:rPr>
          <w:color w:val="auto"/>
          <w:highlight w:val="none"/>
        </w:rPr>
        <w:t>平台（</w:t>
      </w:r>
      <w:r>
        <w:rPr>
          <w:rFonts w:hint="eastAsia"/>
          <w:color w:val="auto"/>
          <w:highlight w:val="none"/>
        </w:rPr>
        <w:t>即APP平台</w:t>
      </w:r>
      <w:r>
        <w:rPr>
          <w:color w:val="auto"/>
          <w:highlight w:val="none"/>
        </w:rPr>
        <w:t>）自身平台发码所需的安全</w:t>
      </w:r>
      <w:r>
        <w:rPr>
          <w:rFonts w:hint="eastAsia"/>
          <w:color w:val="auto"/>
          <w:highlight w:val="none"/>
        </w:rPr>
        <w:t>认证</w:t>
      </w:r>
      <w:r>
        <w:rPr>
          <w:color w:val="auto"/>
          <w:highlight w:val="none"/>
        </w:rPr>
        <w:t>机制</w:t>
      </w:r>
      <w:r>
        <w:rPr>
          <w:rFonts w:hint="eastAsia"/>
          <w:color w:val="auto"/>
          <w:highlight w:val="none"/>
        </w:rPr>
        <w:t>。</w:t>
      </w:r>
    </w:p>
    <w:p w14:paraId="1ABAF3C0">
      <w:pPr>
        <w:pStyle w:val="147"/>
        <w:spacing w:before="156" w:after="156"/>
        <w:rPr>
          <w:color w:val="auto"/>
          <w:highlight w:val="none"/>
        </w:rPr>
      </w:pPr>
      <w:bookmarkStart w:id="145" w:name="_Toc522489304"/>
      <w:r>
        <w:rPr>
          <w:rFonts w:hint="eastAsia"/>
          <w:color w:val="auto"/>
          <w:highlight w:val="none"/>
        </w:rPr>
        <w:t>地铁行业数据定义</w:t>
      </w:r>
      <w:bookmarkEnd w:id="145"/>
    </w:p>
    <w:p w14:paraId="4D11EA00">
      <w:pPr>
        <w:pStyle w:val="41"/>
        <w:rPr>
          <w:color w:val="auto"/>
          <w:highlight w:val="none"/>
        </w:rPr>
      </w:pPr>
      <w:r>
        <w:rPr>
          <w:rFonts w:hint="eastAsia"/>
          <w:color w:val="auto"/>
          <w:highlight w:val="none"/>
        </w:rPr>
        <w:t>地铁行业数据定义详见表7。</w:t>
      </w:r>
    </w:p>
    <w:p w14:paraId="2F988AFF">
      <w:pPr>
        <w:pStyle w:val="160"/>
        <w:rPr>
          <w:color w:val="auto"/>
          <w:highlight w:val="none"/>
        </w:rPr>
      </w:pPr>
      <w:r>
        <w:rPr>
          <w:rFonts w:hint="eastAsia"/>
          <w:color w:val="auto"/>
          <w:highlight w:val="none"/>
        </w:rPr>
        <w:t>地铁行业数据定义</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1"/>
        <w:gridCol w:w="2440"/>
        <w:gridCol w:w="855"/>
        <w:gridCol w:w="1033"/>
        <w:gridCol w:w="2893"/>
      </w:tblGrid>
      <w:tr w14:paraId="6173127B">
        <w:trPr>
          <w:wBefore w:w="0" w:type="dxa"/>
          <w:jc w:val="center"/>
        </w:trPr>
        <w:tc>
          <w:tcPr>
            <w:tcW w:w="1301" w:type="dxa"/>
            <w:noWrap w:val="0"/>
            <w:vAlign w:val="top"/>
          </w:tcPr>
          <w:p w14:paraId="339E962A">
            <w:pPr>
              <w:pStyle w:val="74"/>
              <w:rPr>
                <w:rFonts w:ascii="宋体" w:hAnsi="宋体"/>
                <w:color w:val="auto"/>
                <w:sz w:val="18"/>
                <w:szCs w:val="18"/>
                <w:highlight w:val="none"/>
              </w:rPr>
            </w:pPr>
            <w:r>
              <w:rPr>
                <w:rFonts w:hint="eastAsia" w:ascii="宋体" w:hAnsi="宋体"/>
                <w:color w:val="auto"/>
                <w:sz w:val="18"/>
                <w:szCs w:val="18"/>
                <w:highlight w:val="none"/>
              </w:rPr>
              <w:t>数据段</w:t>
            </w:r>
          </w:p>
        </w:tc>
        <w:tc>
          <w:tcPr>
            <w:tcW w:w="2440" w:type="dxa"/>
            <w:noWrap w:val="0"/>
            <w:vAlign w:val="top"/>
          </w:tcPr>
          <w:p w14:paraId="77C65C91">
            <w:pPr>
              <w:pStyle w:val="74"/>
              <w:rPr>
                <w:rFonts w:ascii="宋体" w:hAnsi="宋体"/>
                <w:color w:val="auto"/>
                <w:sz w:val="18"/>
                <w:szCs w:val="18"/>
                <w:highlight w:val="none"/>
              </w:rPr>
            </w:pPr>
            <w:r>
              <w:rPr>
                <w:rFonts w:hint="eastAsia" w:ascii="宋体" w:hAnsi="宋体"/>
                <w:color w:val="auto"/>
                <w:sz w:val="18"/>
                <w:szCs w:val="18"/>
                <w:highlight w:val="none"/>
              </w:rPr>
              <w:t>字段</w:t>
            </w:r>
          </w:p>
        </w:tc>
        <w:tc>
          <w:tcPr>
            <w:tcW w:w="855" w:type="dxa"/>
            <w:noWrap w:val="0"/>
            <w:vAlign w:val="top"/>
          </w:tcPr>
          <w:p w14:paraId="59F53D01">
            <w:pPr>
              <w:pStyle w:val="74"/>
              <w:rPr>
                <w:rFonts w:ascii="宋体" w:hAnsi="宋体"/>
                <w:color w:val="auto"/>
                <w:sz w:val="18"/>
                <w:szCs w:val="18"/>
                <w:highlight w:val="none"/>
              </w:rPr>
            </w:pPr>
            <w:r>
              <w:rPr>
                <w:rFonts w:hint="eastAsia" w:ascii="宋体" w:hAnsi="宋体"/>
                <w:color w:val="auto"/>
                <w:sz w:val="18"/>
                <w:szCs w:val="18"/>
                <w:highlight w:val="none"/>
              </w:rPr>
              <w:t>类型</w:t>
            </w:r>
          </w:p>
        </w:tc>
        <w:tc>
          <w:tcPr>
            <w:tcW w:w="1033" w:type="dxa"/>
            <w:noWrap w:val="0"/>
            <w:vAlign w:val="top"/>
          </w:tcPr>
          <w:p w14:paraId="42E14A8F">
            <w:pPr>
              <w:pStyle w:val="74"/>
              <w:rPr>
                <w:rFonts w:ascii="宋体" w:hAnsi="宋体"/>
                <w:color w:val="auto"/>
                <w:sz w:val="18"/>
                <w:szCs w:val="18"/>
                <w:highlight w:val="none"/>
              </w:rPr>
            </w:pPr>
            <w:r>
              <w:rPr>
                <w:rFonts w:ascii="宋体" w:hAnsi="宋体"/>
                <w:color w:val="auto"/>
                <w:sz w:val="18"/>
                <w:szCs w:val="18"/>
                <w:highlight w:val="none"/>
              </w:rPr>
              <w:t>长度</w:t>
            </w:r>
            <w:r>
              <w:rPr>
                <w:rFonts w:hint="eastAsia" w:ascii="宋体" w:hAnsi="宋体"/>
                <w:color w:val="auto"/>
                <w:sz w:val="18"/>
                <w:szCs w:val="18"/>
                <w:highlight w:val="none"/>
              </w:rPr>
              <w:t>(</w:t>
            </w:r>
            <w:r>
              <w:rPr>
                <w:rFonts w:ascii="宋体" w:hAnsi="宋体"/>
                <w:color w:val="auto"/>
                <w:sz w:val="18"/>
                <w:szCs w:val="18"/>
                <w:highlight w:val="none"/>
              </w:rPr>
              <w:t>byte</w:t>
            </w:r>
            <w:r>
              <w:rPr>
                <w:rFonts w:hint="eastAsia" w:ascii="宋体" w:hAnsi="宋体"/>
                <w:color w:val="auto"/>
                <w:sz w:val="18"/>
                <w:szCs w:val="18"/>
                <w:highlight w:val="none"/>
              </w:rPr>
              <w:t>)</w:t>
            </w:r>
          </w:p>
        </w:tc>
        <w:tc>
          <w:tcPr>
            <w:tcW w:w="2893" w:type="dxa"/>
            <w:noWrap w:val="0"/>
            <w:vAlign w:val="top"/>
          </w:tcPr>
          <w:p w14:paraId="437D4684">
            <w:pPr>
              <w:pStyle w:val="74"/>
              <w:rPr>
                <w:rFonts w:ascii="宋体" w:hAnsi="宋体"/>
                <w:color w:val="auto"/>
                <w:sz w:val="18"/>
                <w:szCs w:val="18"/>
                <w:highlight w:val="none"/>
              </w:rPr>
            </w:pPr>
            <w:r>
              <w:rPr>
                <w:rFonts w:hint="eastAsia" w:ascii="宋体" w:hAnsi="宋体"/>
                <w:color w:val="auto"/>
                <w:sz w:val="18"/>
                <w:szCs w:val="18"/>
                <w:highlight w:val="none"/>
              </w:rPr>
              <w:t>描述</w:t>
            </w:r>
          </w:p>
        </w:tc>
      </w:tr>
      <w:tr w14:paraId="19CC2CBC">
        <w:trPr>
          <w:wBefore w:w="0" w:type="dxa"/>
          <w:jc w:val="center"/>
        </w:trPr>
        <w:tc>
          <w:tcPr>
            <w:tcW w:w="1301" w:type="dxa"/>
            <w:vMerge w:val="restart"/>
            <w:noWrap w:val="0"/>
            <w:vAlign w:val="top"/>
          </w:tcPr>
          <w:p w14:paraId="7097D7F6">
            <w:pPr>
              <w:pStyle w:val="74"/>
              <w:rPr>
                <w:rFonts w:ascii="宋体" w:hAnsi="宋体"/>
                <w:color w:val="auto"/>
                <w:sz w:val="18"/>
                <w:szCs w:val="18"/>
                <w:highlight w:val="none"/>
              </w:rPr>
            </w:pPr>
            <w:r>
              <w:rPr>
                <w:rFonts w:hint="eastAsia" w:ascii="宋体" w:hAnsi="宋体"/>
                <w:color w:val="auto"/>
                <w:sz w:val="18"/>
                <w:szCs w:val="18"/>
                <w:highlight w:val="none"/>
              </w:rPr>
              <w:t>地铁</w:t>
            </w:r>
            <w:r>
              <w:rPr>
                <w:rFonts w:ascii="宋体" w:hAnsi="宋体"/>
                <w:color w:val="auto"/>
                <w:sz w:val="18"/>
                <w:szCs w:val="18"/>
                <w:highlight w:val="none"/>
              </w:rPr>
              <w:t>行业数据</w:t>
            </w:r>
            <w:r>
              <w:rPr>
                <w:rFonts w:hint="eastAsia" w:ascii="宋体" w:hAnsi="宋体"/>
                <w:color w:val="auto"/>
                <w:sz w:val="18"/>
                <w:szCs w:val="18"/>
                <w:highlight w:val="none"/>
              </w:rPr>
              <w:t>段</w:t>
            </w:r>
          </w:p>
        </w:tc>
        <w:tc>
          <w:tcPr>
            <w:tcW w:w="2440" w:type="dxa"/>
            <w:noWrap w:val="0"/>
            <w:vAlign w:val="top"/>
          </w:tcPr>
          <w:p w14:paraId="16BF2D44">
            <w:pPr>
              <w:pStyle w:val="74"/>
              <w:rPr>
                <w:rFonts w:ascii="宋体" w:hAnsi="宋体"/>
                <w:color w:val="auto"/>
                <w:sz w:val="18"/>
                <w:szCs w:val="18"/>
                <w:highlight w:val="none"/>
              </w:rPr>
            </w:pPr>
            <w:r>
              <w:rPr>
                <w:rFonts w:hint="eastAsia" w:ascii="宋体" w:hAnsi="宋体"/>
                <w:color w:val="auto"/>
                <w:sz w:val="18"/>
                <w:szCs w:val="18"/>
                <w:highlight w:val="none"/>
              </w:rPr>
              <w:t>ITP_USR_ID</w:t>
            </w:r>
          </w:p>
        </w:tc>
        <w:tc>
          <w:tcPr>
            <w:tcW w:w="855" w:type="dxa"/>
            <w:noWrap w:val="0"/>
            <w:vAlign w:val="top"/>
          </w:tcPr>
          <w:p w14:paraId="462627B3">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033" w:type="dxa"/>
            <w:noWrap w:val="0"/>
            <w:vAlign w:val="top"/>
          </w:tcPr>
          <w:p w14:paraId="349AC94E">
            <w:pPr>
              <w:pStyle w:val="74"/>
              <w:rPr>
                <w:rFonts w:ascii="宋体" w:hAnsi="宋体"/>
                <w:color w:val="auto"/>
                <w:sz w:val="18"/>
                <w:szCs w:val="18"/>
                <w:highlight w:val="none"/>
              </w:rPr>
            </w:pPr>
            <w:r>
              <w:rPr>
                <w:rFonts w:hint="eastAsia" w:ascii="宋体" w:hAnsi="宋体"/>
                <w:color w:val="auto"/>
                <w:sz w:val="18"/>
                <w:szCs w:val="18"/>
                <w:highlight w:val="none"/>
              </w:rPr>
              <w:t>4</w:t>
            </w:r>
          </w:p>
        </w:tc>
        <w:tc>
          <w:tcPr>
            <w:tcW w:w="2893" w:type="dxa"/>
            <w:noWrap w:val="0"/>
            <w:vAlign w:val="top"/>
          </w:tcPr>
          <w:p w14:paraId="377ED011">
            <w:pPr>
              <w:pStyle w:val="74"/>
              <w:rPr>
                <w:rFonts w:ascii="宋体" w:hAnsi="宋体"/>
                <w:color w:val="auto"/>
                <w:sz w:val="18"/>
                <w:szCs w:val="18"/>
                <w:highlight w:val="none"/>
              </w:rPr>
            </w:pPr>
            <w:r>
              <w:rPr>
                <w:rFonts w:hint="eastAsia" w:ascii="宋体" w:hAnsi="宋体"/>
                <w:color w:val="auto"/>
                <w:sz w:val="18"/>
                <w:szCs w:val="18"/>
                <w:highlight w:val="none"/>
              </w:rPr>
              <w:t>ITP 平台</w:t>
            </w:r>
            <w:r>
              <w:rPr>
                <w:rFonts w:ascii="宋体" w:hAnsi="宋体"/>
                <w:color w:val="auto"/>
                <w:sz w:val="18"/>
                <w:szCs w:val="18"/>
                <w:highlight w:val="none"/>
              </w:rPr>
              <w:t>用户ID</w:t>
            </w:r>
            <w:r>
              <w:rPr>
                <w:rFonts w:hint="eastAsia" w:ascii="宋体" w:hAnsi="宋体"/>
                <w:color w:val="auto"/>
                <w:sz w:val="18"/>
                <w:szCs w:val="18"/>
                <w:highlight w:val="none"/>
              </w:rPr>
              <w:t>，ITP平台</w:t>
            </w:r>
            <w:r>
              <w:rPr>
                <w:rFonts w:ascii="宋体" w:hAnsi="宋体"/>
                <w:color w:val="auto"/>
                <w:sz w:val="18"/>
                <w:szCs w:val="18"/>
                <w:highlight w:val="none"/>
              </w:rPr>
              <w:t>流水号</w:t>
            </w:r>
          </w:p>
        </w:tc>
      </w:tr>
      <w:tr w14:paraId="27ADA7B0">
        <w:trPr>
          <w:wBefore w:w="0" w:type="dxa"/>
          <w:jc w:val="center"/>
        </w:trPr>
        <w:tc>
          <w:tcPr>
            <w:tcW w:w="1301" w:type="dxa"/>
            <w:vMerge w:val="continue"/>
            <w:noWrap w:val="0"/>
            <w:vAlign w:val="top"/>
          </w:tcPr>
          <w:p w14:paraId="58377381">
            <w:pPr>
              <w:pStyle w:val="74"/>
              <w:rPr>
                <w:rFonts w:ascii="宋体" w:hAnsi="宋体"/>
                <w:color w:val="auto"/>
                <w:sz w:val="18"/>
                <w:szCs w:val="18"/>
                <w:highlight w:val="none"/>
              </w:rPr>
            </w:pPr>
          </w:p>
        </w:tc>
        <w:tc>
          <w:tcPr>
            <w:tcW w:w="2440" w:type="dxa"/>
            <w:noWrap w:val="0"/>
            <w:vAlign w:val="top"/>
          </w:tcPr>
          <w:p w14:paraId="62479237">
            <w:pPr>
              <w:pStyle w:val="74"/>
              <w:rPr>
                <w:rFonts w:ascii="宋体" w:hAnsi="宋体"/>
                <w:color w:val="auto"/>
                <w:sz w:val="18"/>
                <w:szCs w:val="18"/>
                <w:highlight w:val="none"/>
              </w:rPr>
            </w:pPr>
            <w:r>
              <w:rPr>
                <w:rFonts w:hint="eastAsia" w:ascii="宋体" w:hAnsi="宋体"/>
                <w:color w:val="auto"/>
                <w:sz w:val="18"/>
                <w:szCs w:val="18"/>
                <w:highlight w:val="none"/>
              </w:rPr>
              <w:t>QR_STATUS</w:t>
            </w:r>
          </w:p>
        </w:tc>
        <w:tc>
          <w:tcPr>
            <w:tcW w:w="855" w:type="dxa"/>
            <w:noWrap w:val="0"/>
            <w:vAlign w:val="top"/>
          </w:tcPr>
          <w:p w14:paraId="2D3F737F">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033" w:type="dxa"/>
            <w:noWrap w:val="0"/>
            <w:vAlign w:val="top"/>
          </w:tcPr>
          <w:p w14:paraId="1E60C8AC">
            <w:pPr>
              <w:pStyle w:val="74"/>
              <w:rPr>
                <w:rFonts w:ascii="宋体" w:hAnsi="宋体"/>
                <w:color w:val="auto"/>
                <w:sz w:val="18"/>
                <w:szCs w:val="18"/>
                <w:highlight w:val="none"/>
              </w:rPr>
            </w:pPr>
            <w:r>
              <w:rPr>
                <w:rFonts w:hint="eastAsia" w:ascii="宋体" w:hAnsi="宋体"/>
                <w:color w:val="auto"/>
                <w:sz w:val="18"/>
                <w:szCs w:val="18"/>
                <w:highlight w:val="none"/>
              </w:rPr>
              <w:t>1</w:t>
            </w:r>
          </w:p>
        </w:tc>
        <w:tc>
          <w:tcPr>
            <w:tcW w:w="2893" w:type="dxa"/>
            <w:noWrap w:val="0"/>
            <w:vAlign w:val="top"/>
          </w:tcPr>
          <w:p w14:paraId="366C96BA">
            <w:pPr>
              <w:pStyle w:val="74"/>
              <w:rPr>
                <w:rFonts w:ascii="宋体" w:hAnsi="宋体"/>
                <w:color w:val="auto"/>
                <w:sz w:val="18"/>
                <w:szCs w:val="18"/>
                <w:highlight w:val="none"/>
              </w:rPr>
            </w:pPr>
            <w:r>
              <w:rPr>
                <w:rFonts w:hint="eastAsia" w:ascii="宋体" w:hAnsi="宋体"/>
                <w:color w:val="auto"/>
                <w:sz w:val="18"/>
                <w:szCs w:val="18"/>
                <w:highlight w:val="none"/>
              </w:rPr>
              <w:t>车票</w:t>
            </w:r>
            <w:r>
              <w:rPr>
                <w:rFonts w:ascii="宋体" w:hAnsi="宋体"/>
                <w:color w:val="auto"/>
                <w:sz w:val="18"/>
                <w:szCs w:val="18"/>
                <w:highlight w:val="none"/>
              </w:rPr>
              <w:t>状态</w:t>
            </w:r>
          </w:p>
        </w:tc>
      </w:tr>
      <w:tr w14:paraId="5E7A72B5">
        <w:trPr>
          <w:wBefore w:w="0" w:type="dxa"/>
          <w:jc w:val="center"/>
        </w:trPr>
        <w:tc>
          <w:tcPr>
            <w:tcW w:w="1301" w:type="dxa"/>
            <w:vMerge w:val="continue"/>
            <w:noWrap w:val="0"/>
            <w:vAlign w:val="top"/>
          </w:tcPr>
          <w:p w14:paraId="7CC663DC">
            <w:pPr>
              <w:pStyle w:val="74"/>
              <w:rPr>
                <w:rFonts w:ascii="宋体" w:hAnsi="宋体"/>
                <w:color w:val="auto"/>
                <w:sz w:val="18"/>
                <w:szCs w:val="18"/>
                <w:highlight w:val="none"/>
              </w:rPr>
            </w:pPr>
          </w:p>
        </w:tc>
        <w:tc>
          <w:tcPr>
            <w:tcW w:w="2440" w:type="dxa"/>
            <w:noWrap w:val="0"/>
            <w:vAlign w:val="top"/>
          </w:tcPr>
          <w:p w14:paraId="2A870372">
            <w:pPr>
              <w:pStyle w:val="74"/>
              <w:rPr>
                <w:rFonts w:ascii="宋体" w:hAnsi="宋体"/>
                <w:color w:val="auto"/>
                <w:sz w:val="18"/>
                <w:szCs w:val="18"/>
                <w:highlight w:val="none"/>
              </w:rPr>
            </w:pPr>
            <w:r>
              <w:rPr>
                <w:rFonts w:hint="eastAsia" w:ascii="宋体" w:hAnsi="宋体"/>
                <w:color w:val="auto"/>
                <w:sz w:val="18"/>
                <w:szCs w:val="18"/>
                <w:highlight w:val="none"/>
              </w:rPr>
              <w:t>LAST_STATION_CODE</w:t>
            </w:r>
          </w:p>
        </w:tc>
        <w:tc>
          <w:tcPr>
            <w:tcW w:w="855" w:type="dxa"/>
            <w:noWrap w:val="0"/>
            <w:vAlign w:val="top"/>
          </w:tcPr>
          <w:p w14:paraId="57731E9D">
            <w:pPr>
              <w:pStyle w:val="74"/>
              <w:rPr>
                <w:rFonts w:ascii="宋体" w:hAnsi="宋体"/>
                <w:color w:val="auto"/>
                <w:sz w:val="18"/>
                <w:szCs w:val="18"/>
                <w:highlight w:val="none"/>
              </w:rPr>
            </w:pPr>
            <w:r>
              <w:rPr>
                <w:rFonts w:ascii="宋体" w:hAnsi="宋体"/>
                <w:color w:val="auto"/>
                <w:sz w:val="18"/>
                <w:szCs w:val="18"/>
                <w:highlight w:val="none"/>
              </w:rPr>
              <w:t>HEX</w:t>
            </w:r>
          </w:p>
        </w:tc>
        <w:tc>
          <w:tcPr>
            <w:tcW w:w="1033" w:type="dxa"/>
            <w:noWrap w:val="0"/>
            <w:vAlign w:val="top"/>
          </w:tcPr>
          <w:p w14:paraId="1D4D522B">
            <w:pPr>
              <w:pStyle w:val="74"/>
              <w:rPr>
                <w:rFonts w:ascii="宋体" w:hAnsi="宋体"/>
                <w:color w:val="auto"/>
                <w:sz w:val="18"/>
                <w:szCs w:val="18"/>
                <w:highlight w:val="none"/>
              </w:rPr>
            </w:pPr>
            <w:r>
              <w:rPr>
                <w:rFonts w:hint="eastAsia" w:ascii="宋体" w:hAnsi="宋体"/>
                <w:color w:val="auto"/>
                <w:sz w:val="18"/>
                <w:szCs w:val="18"/>
                <w:highlight w:val="none"/>
              </w:rPr>
              <w:t>2</w:t>
            </w:r>
          </w:p>
        </w:tc>
        <w:tc>
          <w:tcPr>
            <w:tcW w:w="2893" w:type="dxa"/>
            <w:noWrap w:val="0"/>
            <w:vAlign w:val="top"/>
          </w:tcPr>
          <w:p w14:paraId="622D7A30">
            <w:pPr>
              <w:pStyle w:val="74"/>
              <w:rPr>
                <w:rFonts w:ascii="宋体" w:hAnsi="宋体"/>
                <w:color w:val="auto"/>
                <w:sz w:val="18"/>
                <w:szCs w:val="18"/>
                <w:highlight w:val="none"/>
              </w:rPr>
            </w:pPr>
            <w:r>
              <w:rPr>
                <w:rFonts w:hint="eastAsia" w:ascii="宋体" w:hAnsi="宋体"/>
                <w:color w:val="auto"/>
                <w:sz w:val="18"/>
                <w:szCs w:val="18"/>
                <w:highlight w:val="none"/>
              </w:rPr>
              <w:t>上次</w:t>
            </w:r>
            <w:r>
              <w:rPr>
                <w:rFonts w:ascii="宋体" w:hAnsi="宋体"/>
                <w:color w:val="auto"/>
                <w:sz w:val="18"/>
                <w:szCs w:val="18"/>
                <w:highlight w:val="none"/>
              </w:rPr>
              <w:t>处理车票的车站编码</w:t>
            </w:r>
            <w:r>
              <w:rPr>
                <w:rFonts w:hint="eastAsia" w:ascii="宋体" w:hAnsi="宋体"/>
                <w:color w:val="auto"/>
                <w:sz w:val="18"/>
                <w:szCs w:val="18"/>
                <w:highlight w:val="none"/>
              </w:rPr>
              <w:t>。</w:t>
            </w:r>
            <w:r>
              <w:rPr>
                <w:rFonts w:ascii="宋体" w:hAnsi="宋体"/>
                <w:color w:val="auto"/>
                <w:sz w:val="18"/>
                <w:szCs w:val="18"/>
                <w:highlight w:val="none"/>
              </w:rPr>
              <w:t>首次</w:t>
            </w:r>
            <w:r>
              <w:rPr>
                <w:rFonts w:hint="eastAsia" w:ascii="宋体" w:hAnsi="宋体"/>
                <w:color w:val="auto"/>
                <w:sz w:val="18"/>
                <w:szCs w:val="18"/>
                <w:highlight w:val="none"/>
              </w:rPr>
              <w:t>使用前，</w:t>
            </w:r>
            <w:r>
              <w:rPr>
                <w:rFonts w:ascii="宋体" w:hAnsi="宋体"/>
                <w:color w:val="auto"/>
                <w:sz w:val="18"/>
                <w:szCs w:val="18"/>
                <w:highlight w:val="none"/>
              </w:rPr>
              <w:t>默认</w:t>
            </w:r>
            <w:r>
              <w:rPr>
                <w:rFonts w:hint="eastAsia" w:ascii="宋体" w:hAnsi="宋体"/>
                <w:color w:val="auto"/>
                <w:sz w:val="18"/>
                <w:szCs w:val="18"/>
                <w:highlight w:val="none"/>
              </w:rPr>
              <w:t>编码</w:t>
            </w:r>
            <w:r>
              <w:rPr>
                <w:rFonts w:ascii="宋体" w:hAnsi="宋体"/>
                <w:color w:val="auto"/>
                <w:sz w:val="18"/>
                <w:szCs w:val="18"/>
                <w:highlight w:val="none"/>
              </w:rPr>
              <w:t>为</w:t>
            </w:r>
            <w:r>
              <w:rPr>
                <w:rFonts w:hint="eastAsia" w:ascii="宋体" w:hAnsi="宋体"/>
                <w:color w:val="auto"/>
                <w:sz w:val="18"/>
                <w:szCs w:val="18"/>
                <w:highlight w:val="none"/>
              </w:rPr>
              <w:t>0</w:t>
            </w:r>
            <w:r>
              <w:rPr>
                <w:rFonts w:ascii="宋体" w:hAnsi="宋体"/>
                <w:color w:val="auto"/>
                <w:sz w:val="18"/>
                <w:szCs w:val="18"/>
                <w:highlight w:val="none"/>
              </w:rPr>
              <w:t>xFFFF</w:t>
            </w:r>
          </w:p>
        </w:tc>
      </w:tr>
      <w:tr w14:paraId="5ABBE901">
        <w:trPr>
          <w:wBefore w:w="0" w:type="dxa"/>
          <w:jc w:val="center"/>
        </w:trPr>
        <w:tc>
          <w:tcPr>
            <w:tcW w:w="1301" w:type="dxa"/>
            <w:vMerge w:val="continue"/>
            <w:noWrap w:val="0"/>
            <w:vAlign w:val="top"/>
          </w:tcPr>
          <w:p w14:paraId="4A936790">
            <w:pPr>
              <w:pStyle w:val="74"/>
              <w:rPr>
                <w:rFonts w:ascii="宋体" w:hAnsi="宋体"/>
                <w:color w:val="auto"/>
                <w:sz w:val="18"/>
                <w:szCs w:val="18"/>
                <w:highlight w:val="none"/>
              </w:rPr>
            </w:pPr>
          </w:p>
        </w:tc>
        <w:tc>
          <w:tcPr>
            <w:tcW w:w="2440" w:type="dxa"/>
            <w:noWrap w:val="0"/>
            <w:vAlign w:val="top"/>
          </w:tcPr>
          <w:p w14:paraId="0C622845">
            <w:pPr>
              <w:pStyle w:val="74"/>
              <w:rPr>
                <w:rFonts w:ascii="宋体" w:hAnsi="宋体"/>
                <w:color w:val="auto"/>
                <w:sz w:val="18"/>
                <w:szCs w:val="18"/>
                <w:highlight w:val="none"/>
              </w:rPr>
            </w:pPr>
            <w:r>
              <w:rPr>
                <w:rFonts w:hint="eastAsia" w:ascii="宋体" w:hAnsi="宋体"/>
                <w:color w:val="auto"/>
                <w:sz w:val="18"/>
                <w:szCs w:val="18"/>
                <w:highlight w:val="none"/>
              </w:rPr>
              <w:t>QR_HANDLE_DATE</w:t>
            </w:r>
          </w:p>
        </w:tc>
        <w:tc>
          <w:tcPr>
            <w:tcW w:w="855" w:type="dxa"/>
            <w:noWrap w:val="0"/>
            <w:vAlign w:val="top"/>
          </w:tcPr>
          <w:p w14:paraId="7053DD14">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033" w:type="dxa"/>
            <w:noWrap w:val="0"/>
            <w:vAlign w:val="top"/>
          </w:tcPr>
          <w:p w14:paraId="6E851F43">
            <w:pPr>
              <w:pStyle w:val="74"/>
              <w:rPr>
                <w:rFonts w:ascii="宋体" w:hAnsi="宋体"/>
                <w:color w:val="auto"/>
                <w:sz w:val="18"/>
                <w:szCs w:val="18"/>
                <w:highlight w:val="none"/>
              </w:rPr>
            </w:pPr>
            <w:r>
              <w:rPr>
                <w:rFonts w:hint="eastAsia" w:ascii="宋体" w:hAnsi="宋体"/>
                <w:color w:val="auto"/>
                <w:sz w:val="18"/>
                <w:szCs w:val="18"/>
                <w:highlight w:val="none"/>
              </w:rPr>
              <w:t>4</w:t>
            </w:r>
          </w:p>
        </w:tc>
        <w:tc>
          <w:tcPr>
            <w:tcW w:w="2893" w:type="dxa"/>
            <w:noWrap w:val="0"/>
            <w:vAlign w:val="top"/>
          </w:tcPr>
          <w:p w14:paraId="0CFF9D92">
            <w:pPr>
              <w:pStyle w:val="74"/>
              <w:rPr>
                <w:rFonts w:ascii="宋体" w:hAnsi="宋体"/>
                <w:color w:val="auto"/>
                <w:sz w:val="18"/>
                <w:szCs w:val="18"/>
                <w:highlight w:val="none"/>
              </w:rPr>
            </w:pPr>
            <w:r>
              <w:rPr>
                <w:rFonts w:ascii="宋体" w:hAnsi="宋体"/>
                <w:color w:val="auto"/>
                <w:sz w:val="18"/>
                <w:szCs w:val="18"/>
                <w:highlight w:val="none"/>
              </w:rPr>
              <w:t>车票处理时间</w:t>
            </w:r>
            <w:r>
              <w:rPr>
                <w:rFonts w:hint="eastAsia" w:ascii="宋体" w:hAnsi="宋体"/>
                <w:color w:val="auto"/>
                <w:sz w:val="18"/>
                <w:szCs w:val="18"/>
                <w:highlight w:val="none"/>
              </w:rPr>
              <w:t>，从2000年1月1日</w:t>
            </w:r>
            <w:r>
              <w:rPr>
                <w:rFonts w:ascii="宋体" w:hAnsi="宋体"/>
                <w:color w:val="auto"/>
                <w:sz w:val="18"/>
                <w:szCs w:val="18"/>
                <w:highlight w:val="none"/>
              </w:rPr>
              <w:t>到当前的</w:t>
            </w:r>
            <w:r>
              <w:rPr>
                <w:rFonts w:hint="eastAsia" w:ascii="宋体" w:hAnsi="宋体"/>
                <w:color w:val="auto"/>
                <w:sz w:val="18"/>
                <w:szCs w:val="18"/>
                <w:highlight w:val="none"/>
              </w:rPr>
              <w:t>秒数</w:t>
            </w:r>
          </w:p>
        </w:tc>
      </w:tr>
      <w:tr w14:paraId="27A73E8E">
        <w:trPr>
          <w:wBefore w:w="0" w:type="dxa"/>
          <w:jc w:val="center"/>
        </w:trPr>
        <w:tc>
          <w:tcPr>
            <w:tcW w:w="1301" w:type="dxa"/>
            <w:vMerge w:val="continue"/>
            <w:noWrap w:val="0"/>
            <w:vAlign w:val="top"/>
          </w:tcPr>
          <w:p w14:paraId="31170F09">
            <w:pPr>
              <w:pStyle w:val="74"/>
              <w:rPr>
                <w:rFonts w:ascii="宋体" w:hAnsi="宋体"/>
                <w:color w:val="auto"/>
                <w:sz w:val="18"/>
                <w:szCs w:val="18"/>
                <w:highlight w:val="none"/>
              </w:rPr>
            </w:pPr>
          </w:p>
        </w:tc>
        <w:tc>
          <w:tcPr>
            <w:tcW w:w="2440" w:type="dxa"/>
            <w:noWrap w:val="0"/>
            <w:vAlign w:val="top"/>
          </w:tcPr>
          <w:p w14:paraId="33DF0230">
            <w:pPr>
              <w:pStyle w:val="74"/>
              <w:rPr>
                <w:rFonts w:ascii="宋体" w:hAnsi="宋体"/>
                <w:color w:val="auto"/>
                <w:sz w:val="18"/>
                <w:szCs w:val="18"/>
                <w:highlight w:val="none"/>
              </w:rPr>
            </w:pPr>
            <w:r>
              <w:rPr>
                <w:rFonts w:hint="eastAsia" w:ascii="宋体" w:hAnsi="宋体"/>
                <w:color w:val="auto"/>
                <w:sz w:val="18"/>
                <w:szCs w:val="18"/>
                <w:highlight w:val="none"/>
              </w:rPr>
              <w:t>TIME_STAMP</w:t>
            </w:r>
          </w:p>
        </w:tc>
        <w:tc>
          <w:tcPr>
            <w:tcW w:w="855" w:type="dxa"/>
            <w:noWrap w:val="0"/>
            <w:vAlign w:val="top"/>
          </w:tcPr>
          <w:p w14:paraId="08AD581B">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033" w:type="dxa"/>
            <w:noWrap w:val="0"/>
            <w:vAlign w:val="top"/>
          </w:tcPr>
          <w:p w14:paraId="060DFBD4">
            <w:pPr>
              <w:pStyle w:val="74"/>
              <w:rPr>
                <w:rFonts w:ascii="宋体" w:hAnsi="宋体"/>
                <w:color w:val="auto"/>
                <w:sz w:val="18"/>
                <w:szCs w:val="18"/>
                <w:highlight w:val="none"/>
              </w:rPr>
            </w:pPr>
            <w:r>
              <w:rPr>
                <w:rFonts w:hint="eastAsia" w:ascii="宋体" w:hAnsi="宋体"/>
                <w:color w:val="auto"/>
                <w:sz w:val="18"/>
                <w:szCs w:val="18"/>
                <w:highlight w:val="none"/>
              </w:rPr>
              <w:t>4</w:t>
            </w:r>
          </w:p>
        </w:tc>
        <w:tc>
          <w:tcPr>
            <w:tcW w:w="2893" w:type="dxa"/>
            <w:noWrap w:val="0"/>
            <w:vAlign w:val="top"/>
          </w:tcPr>
          <w:p w14:paraId="26AC9708">
            <w:pPr>
              <w:pStyle w:val="74"/>
              <w:rPr>
                <w:rFonts w:ascii="宋体" w:hAnsi="宋体"/>
                <w:color w:val="auto"/>
                <w:sz w:val="18"/>
                <w:szCs w:val="18"/>
                <w:highlight w:val="none"/>
              </w:rPr>
            </w:pPr>
            <w:r>
              <w:rPr>
                <w:rFonts w:hint="eastAsia" w:ascii="宋体" w:hAnsi="宋体"/>
                <w:color w:val="auto"/>
                <w:sz w:val="18"/>
                <w:szCs w:val="18"/>
                <w:highlight w:val="none"/>
              </w:rPr>
              <w:t>ITP 签名</w:t>
            </w:r>
            <w:r>
              <w:rPr>
                <w:rFonts w:ascii="宋体" w:hAnsi="宋体"/>
                <w:color w:val="auto"/>
                <w:sz w:val="18"/>
                <w:szCs w:val="18"/>
                <w:highlight w:val="none"/>
              </w:rPr>
              <w:t>时间戳，</w:t>
            </w:r>
            <w:r>
              <w:rPr>
                <w:rFonts w:hint="eastAsia" w:ascii="宋体" w:hAnsi="宋体"/>
                <w:color w:val="auto"/>
                <w:sz w:val="18"/>
                <w:szCs w:val="18"/>
                <w:highlight w:val="none"/>
              </w:rPr>
              <w:t>用于</w:t>
            </w:r>
            <w:r>
              <w:rPr>
                <w:rFonts w:ascii="宋体" w:hAnsi="宋体"/>
                <w:color w:val="auto"/>
                <w:sz w:val="18"/>
                <w:szCs w:val="18"/>
                <w:highlight w:val="none"/>
              </w:rPr>
              <w:t>限定</w:t>
            </w:r>
            <w:r>
              <w:rPr>
                <w:rFonts w:hint="eastAsia" w:ascii="宋体" w:hAnsi="宋体"/>
                <w:color w:val="auto"/>
                <w:sz w:val="18"/>
                <w:szCs w:val="18"/>
                <w:highlight w:val="none"/>
              </w:rPr>
              <w:t>行业</w:t>
            </w:r>
            <w:r>
              <w:rPr>
                <w:rFonts w:ascii="宋体" w:hAnsi="宋体"/>
                <w:color w:val="auto"/>
                <w:sz w:val="18"/>
                <w:szCs w:val="18"/>
                <w:highlight w:val="none"/>
              </w:rPr>
              <w:t>数据有效期。</w:t>
            </w:r>
            <w:r>
              <w:rPr>
                <w:rFonts w:hint="eastAsia" w:ascii="宋体" w:hAnsi="宋体"/>
                <w:color w:val="auto"/>
                <w:sz w:val="18"/>
                <w:szCs w:val="18"/>
                <w:highlight w:val="none"/>
              </w:rPr>
              <w:t>默认取值</w:t>
            </w:r>
            <w:r>
              <w:rPr>
                <w:rFonts w:ascii="宋体" w:hAnsi="宋体"/>
                <w:color w:val="auto"/>
                <w:sz w:val="18"/>
                <w:szCs w:val="18"/>
                <w:highlight w:val="none"/>
              </w:rPr>
              <w:t>为当前时间+4</w:t>
            </w:r>
            <w:r>
              <w:rPr>
                <w:rFonts w:hint="eastAsia" w:ascii="宋体" w:hAnsi="宋体"/>
                <w:color w:val="auto"/>
                <w:sz w:val="18"/>
                <w:szCs w:val="18"/>
                <w:highlight w:val="none"/>
              </w:rPr>
              <w:t>小时</w:t>
            </w:r>
            <w:r>
              <w:rPr>
                <w:rFonts w:ascii="宋体" w:hAnsi="宋体"/>
                <w:color w:val="auto"/>
                <w:sz w:val="18"/>
                <w:szCs w:val="18"/>
                <w:highlight w:val="none"/>
              </w:rPr>
              <w:t>。</w:t>
            </w:r>
            <w:r>
              <w:rPr>
                <w:rFonts w:hint="eastAsia" w:ascii="宋体" w:hAnsi="宋体"/>
                <w:color w:val="auto"/>
                <w:sz w:val="18"/>
                <w:szCs w:val="18"/>
                <w:highlight w:val="none"/>
              </w:rPr>
              <w:t>从2000年1月1日</w:t>
            </w:r>
            <w:r>
              <w:rPr>
                <w:rFonts w:ascii="宋体" w:hAnsi="宋体"/>
                <w:color w:val="auto"/>
                <w:sz w:val="18"/>
                <w:szCs w:val="18"/>
                <w:highlight w:val="none"/>
              </w:rPr>
              <w:t>到当前的</w:t>
            </w:r>
            <w:r>
              <w:rPr>
                <w:rFonts w:hint="eastAsia" w:ascii="宋体" w:hAnsi="宋体"/>
                <w:color w:val="auto"/>
                <w:sz w:val="18"/>
                <w:szCs w:val="18"/>
                <w:highlight w:val="none"/>
              </w:rPr>
              <w:t>秒数</w:t>
            </w:r>
          </w:p>
        </w:tc>
      </w:tr>
      <w:tr w14:paraId="05D2E86E">
        <w:trPr>
          <w:wBefore w:w="0" w:type="dxa"/>
          <w:jc w:val="center"/>
        </w:trPr>
        <w:tc>
          <w:tcPr>
            <w:tcW w:w="1301" w:type="dxa"/>
            <w:vMerge w:val="continue"/>
            <w:noWrap w:val="0"/>
            <w:vAlign w:val="top"/>
          </w:tcPr>
          <w:p w14:paraId="4AD6FEE7">
            <w:pPr>
              <w:pStyle w:val="74"/>
              <w:rPr>
                <w:rFonts w:ascii="宋体" w:hAnsi="宋体"/>
                <w:color w:val="auto"/>
                <w:sz w:val="18"/>
                <w:szCs w:val="18"/>
                <w:highlight w:val="none"/>
              </w:rPr>
            </w:pPr>
          </w:p>
        </w:tc>
        <w:tc>
          <w:tcPr>
            <w:tcW w:w="2440" w:type="dxa"/>
            <w:noWrap w:val="0"/>
            <w:vAlign w:val="top"/>
          </w:tcPr>
          <w:p w14:paraId="2AA552DC">
            <w:pPr>
              <w:pStyle w:val="74"/>
              <w:rPr>
                <w:rFonts w:ascii="宋体" w:hAnsi="宋体"/>
                <w:color w:val="auto"/>
                <w:sz w:val="18"/>
                <w:szCs w:val="18"/>
                <w:highlight w:val="none"/>
              </w:rPr>
            </w:pPr>
            <w:r>
              <w:rPr>
                <w:rFonts w:hint="eastAsia" w:ascii="宋体" w:hAnsi="宋体"/>
                <w:color w:val="auto"/>
                <w:sz w:val="18"/>
                <w:szCs w:val="18"/>
                <w:highlight w:val="none"/>
              </w:rPr>
              <w:t>TICKET_LOGIC_NO</w:t>
            </w:r>
          </w:p>
        </w:tc>
        <w:tc>
          <w:tcPr>
            <w:tcW w:w="855" w:type="dxa"/>
            <w:noWrap w:val="0"/>
            <w:vAlign w:val="top"/>
          </w:tcPr>
          <w:p w14:paraId="6A53EFA4">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033" w:type="dxa"/>
            <w:noWrap w:val="0"/>
            <w:vAlign w:val="top"/>
          </w:tcPr>
          <w:p w14:paraId="1065AE3C">
            <w:pPr>
              <w:pStyle w:val="74"/>
              <w:rPr>
                <w:rFonts w:ascii="宋体" w:hAnsi="宋体"/>
                <w:color w:val="auto"/>
                <w:sz w:val="18"/>
                <w:szCs w:val="18"/>
                <w:highlight w:val="none"/>
              </w:rPr>
            </w:pPr>
            <w:r>
              <w:rPr>
                <w:rFonts w:hint="eastAsia" w:ascii="宋体" w:hAnsi="宋体"/>
                <w:color w:val="auto"/>
                <w:sz w:val="18"/>
                <w:szCs w:val="18"/>
                <w:highlight w:val="none"/>
              </w:rPr>
              <w:t>8</w:t>
            </w:r>
          </w:p>
        </w:tc>
        <w:tc>
          <w:tcPr>
            <w:tcW w:w="2893" w:type="dxa"/>
            <w:noWrap w:val="0"/>
            <w:vAlign w:val="top"/>
          </w:tcPr>
          <w:p w14:paraId="2EA392CF">
            <w:pPr>
              <w:pStyle w:val="74"/>
              <w:rPr>
                <w:rFonts w:ascii="宋体" w:hAnsi="宋体"/>
                <w:color w:val="auto"/>
                <w:sz w:val="18"/>
                <w:szCs w:val="18"/>
                <w:highlight w:val="none"/>
              </w:rPr>
            </w:pPr>
            <w:r>
              <w:rPr>
                <w:rFonts w:hint="eastAsia" w:ascii="宋体" w:hAnsi="宋体"/>
                <w:color w:val="auto"/>
                <w:sz w:val="18"/>
                <w:szCs w:val="18"/>
                <w:highlight w:val="none"/>
              </w:rPr>
              <w:t>卡片</w:t>
            </w:r>
            <w:r>
              <w:rPr>
                <w:rFonts w:ascii="宋体" w:hAnsi="宋体"/>
                <w:color w:val="auto"/>
                <w:sz w:val="18"/>
                <w:szCs w:val="18"/>
                <w:highlight w:val="none"/>
              </w:rPr>
              <w:t>逻辑卡号</w:t>
            </w:r>
            <w:r>
              <w:rPr>
                <w:rFonts w:hint="eastAsia" w:ascii="宋体" w:hAnsi="宋体"/>
                <w:color w:val="auto"/>
                <w:sz w:val="18"/>
                <w:szCs w:val="18"/>
                <w:highlight w:val="none"/>
              </w:rPr>
              <w:t>，ACC统一</w:t>
            </w:r>
            <w:r>
              <w:rPr>
                <w:rFonts w:ascii="宋体" w:hAnsi="宋体"/>
                <w:color w:val="auto"/>
                <w:sz w:val="18"/>
                <w:szCs w:val="18"/>
                <w:highlight w:val="none"/>
              </w:rPr>
              <w:t>生成</w:t>
            </w:r>
          </w:p>
        </w:tc>
      </w:tr>
      <w:tr w14:paraId="199D8F34">
        <w:trPr>
          <w:wBefore w:w="0" w:type="dxa"/>
          <w:jc w:val="center"/>
        </w:trPr>
        <w:tc>
          <w:tcPr>
            <w:tcW w:w="1301" w:type="dxa"/>
            <w:vMerge w:val="continue"/>
            <w:noWrap w:val="0"/>
            <w:vAlign w:val="top"/>
          </w:tcPr>
          <w:p w14:paraId="4CE0BF0A">
            <w:pPr>
              <w:pStyle w:val="74"/>
              <w:rPr>
                <w:rFonts w:ascii="宋体" w:hAnsi="宋体"/>
                <w:color w:val="auto"/>
                <w:sz w:val="18"/>
                <w:szCs w:val="18"/>
                <w:highlight w:val="none"/>
              </w:rPr>
            </w:pPr>
          </w:p>
        </w:tc>
        <w:tc>
          <w:tcPr>
            <w:tcW w:w="2440" w:type="dxa"/>
            <w:noWrap w:val="0"/>
            <w:vAlign w:val="top"/>
          </w:tcPr>
          <w:p w14:paraId="193931DB">
            <w:pPr>
              <w:pStyle w:val="74"/>
              <w:rPr>
                <w:rFonts w:ascii="宋体" w:hAnsi="宋体"/>
                <w:color w:val="auto"/>
                <w:sz w:val="18"/>
                <w:szCs w:val="18"/>
                <w:highlight w:val="none"/>
              </w:rPr>
            </w:pPr>
            <w:r>
              <w:rPr>
                <w:rFonts w:hint="eastAsia" w:ascii="宋体" w:hAnsi="宋体"/>
                <w:color w:val="auto"/>
                <w:sz w:val="18"/>
                <w:szCs w:val="18"/>
                <w:highlight w:val="none"/>
              </w:rPr>
              <w:t>TICKET_TYPE</w:t>
            </w:r>
          </w:p>
        </w:tc>
        <w:tc>
          <w:tcPr>
            <w:tcW w:w="855" w:type="dxa"/>
            <w:noWrap w:val="0"/>
            <w:vAlign w:val="top"/>
          </w:tcPr>
          <w:p w14:paraId="79F08E17">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033" w:type="dxa"/>
            <w:noWrap w:val="0"/>
            <w:vAlign w:val="top"/>
          </w:tcPr>
          <w:p w14:paraId="6EBB264E">
            <w:pPr>
              <w:pStyle w:val="74"/>
              <w:rPr>
                <w:rFonts w:ascii="宋体" w:hAnsi="宋体"/>
                <w:color w:val="auto"/>
                <w:sz w:val="18"/>
                <w:szCs w:val="18"/>
                <w:highlight w:val="none"/>
              </w:rPr>
            </w:pPr>
            <w:r>
              <w:rPr>
                <w:rFonts w:ascii="宋体" w:hAnsi="宋体"/>
                <w:color w:val="auto"/>
                <w:sz w:val="18"/>
                <w:szCs w:val="18"/>
                <w:highlight w:val="none"/>
              </w:rPr>
              <w:t>2</w:t>
            </w:r>
          </w:p>
        </w:tc>
        <w:tc>
          <w:tcPr>
            <w:tcW w:w="2893" w:type="dxa"/>
            <w:noWrap w:val="0"/>
            <w:vAlign w:val="top"/>
          </w:tcPr>
          <w:p w14:paraId="35E5A327">
            <w:pPr>
              <w:pStyle w:val="74"/>
              <w:rPr>
                <w:rFonts w:ascii="宋体" w:hAnsi="宋体"/>
                <w:color w:val="auto"/>
                <w:sz w:val="18"/>
                <w:szCs w:val="18"/>
                <w:highlight w:val="none"/>
              </w:rPr>
            </w:pPr>
            <w:r>
              <w:rPr>
                <w:rFonts w:hint="eastAsia" w:ascii="宋体" w:hAnsi="宋体"/>
                <w:color w:val="auto"/>
                <w:sz w:val="18"/>
                <w:szCs w:val="18"/>
                <w:highlight w:val="none"/>
              </w:rPr>
              <w:t>车票主</w:t>
            </w:r>
            <w:r>
              <w:rPr>
                <w:rFonts w:ascii="宋体" w:hAnsi="宋体"/>
                <w:color w:val="auto"/>
                <w:sz w:val="18"/>
                <w:szCs w:val="18"/>
                <w:highlight w:val="none"/>
              </w:rPr>
              <w:t>类型</w:t>
            </w:r>
            <w:r>
              <w:rPr>
                <w:rFonts w:hint="eastAsia" w:ascii="宋体" w:hAnsi="宋体"/>
                <w:color w:val="auto"/>
                <w:sz w:val="18"/>
                <w:szCs w:val="18"/>
                <w:highlight w:val="none"/>
              </w:rPr>
              <w:t>+</w:t>
            </w:r>
            <w:r>
              <w:rPr>
                <w:rFonts w:ascii="宋体" w:hAnsi="宋体"/>
                <w:color w:val="auto"/>
                <w:sz w:val="18"/>
                <w:szCs w:val="18"/>
                <w:highlight w:val="none"/>
              </w:rPr>
              <w:t>车票类型</w:t>
            </w:r>
          </w:p>
        </w:tc>
      </w:tr>
      <w:tr w14:paraId="2EDEAD96">
        <w:trPr>
          <w:wBefore w:w="0" w:type="dxa"/>
          <w:jc w:val="center"/>
        </w:trPr>
        <w:tc>
          <w:tcPr>
            <w:tcW w:w="1301" w:type="dxa"/>
            <w:vMerge w:val="continue"/>
            <w:noWrap w:val="0"/>
            <w:vAlign w:val="top"/>
          </w:tcPr>
          <w:p w14:paraId="481BEE75">
            <w:pPr>
              <w:pStyle w:val="74"/>
              <w:rPr>
                <w:rFonts w:ascii="宋体" w:hAnsi="宋体"/>
                <w:color w:val="auto"/>
                <w:sz w:val="18"/>
                <w:szCs w:val="18"/>
                <w:highlight w:val="none"/>
              </w:rPr>
            </w:pPr>
          </w:p>
        </w:tc>
        <w:tc>
          <w:tcPr>
            <w:tcW w:w="2440" w:type="dxa"/>
            <w:noWrap w:val="0"/>
            <w:vAlign w:val="top"/>
          </w:tcPr>
          <w:p w14:paraId="01846AB5">
            <w:pPr>
              <w:pStyle w:val="74"/>
              <w:rPr>
                <w:rFonts w:ascii="宋体" w:hAnsi="宋体"/>
                <w:color w:val="auto"/>
                <w:sz w:val="18"/>
                <w:szCs w:val="18"/>
                <w:highlight w:val="none"/>
              </w:rPr>
            </w:pPr>
            <w:r>
              <w:rPr>
                <w:rFonts w:hint="eastAsia" w:ascii="宋体" w:hAnsi="宋体"/>
                <w:color w:val="auto"/>
                <w:sz w:val="18"/>
                <w:szCs w:val="18"/>
                <w:highlight w:val="none"/>
              </w:rPr>
              <w:t>TRANS_SEQ</w:t>
            </w:r>
          </w:p>
        </w:tc>
        <w:tc>
          <w:tcPr>
            <w:tcW w:w="855" w:type="dxa"/>
            <w:noWrap w:val="0"/>
            <w:vAlign w:val="top"/>
          </w:tcPr>
          <w:p w14:paraId="083F83E8">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033" w:type="dxa"/>
            <w:noWrap w:val="0"/>
            <w:vAlign w:val="top"/>
          </w:tcPr>
          <w:p w14:paraId="6ABDC7AC">
            <w:pPr>
              <w:pStyle w:val="74"/>
              <w:rPr>
                <w:rFonts w:ascii="宋体" w:hAnsi="宋体"/>
                <w:color w:val="auto"/>
                <w:sz w:val="18"/>
                <w:szCs w:val="18"/>
                <w:highlight w:val="none"/>
              </w:rPr>
            </w:pPr>
            <w:r>
              <w:rPr>
                <w:rFonts w:hint="eastAsia" w:ascii="宋体" w:hAnsi="宋体"/>
                <w:color w:val="auto"/>
                <w:sz w:val="18"/>
                <w:szCs w:val="18"/>
                <w:highlight w:val="none"/>
              </w:rPr>
              <w:t>4</w:t>
            </w:r>
          </w:p>
        </w:tc>
        <w:tc>
          <w:tcPr>
            <w:tcW w:w="2893" w:type="dxa"/>
            <w:noWrap w:val="0"/>
            <w:vAlign w:val="top"/>
          </w:tcPr>
          <w:p w14:paraId="08248694">
            <w:pPr>
              <w:pStyle w:val="74"/>
              <w:rPr>
                <w:rFonts w:ascii="宋体" w:hAnsi="宋体"/>
                <w:color w:val="auto"/>
                <w:sz w:val="18"/>
                <w:szCs w:val="18"/>
                <w:highlight w:val="none"/>
              </w:rPr>
            </w:pPr>
            <w:r>
              <w:rPr>
                <w:rFonts w:hint="eastAsia" w:ascii="宋体" w:hAnsi="宋体"/>
                <w:color w:val="auto"/>
                <w:sz w:val="18"/>
                <w:szCs w:val="18"/>
                <w:highlight w:val="none"/>
              </w:rPr>
              <w:t>交易</w:t>
            </w:r>
            <w:r>
              <w:rPr>
                <w:rFonts w:ascii="宋体" w:hAnsi="宋体"/>
                <w:color w:val="auto"/>
                <w:sz w:val="18"/>
                <w:szCs w:val="18"/>
                <w:highlight w:val="none"/>
              </w:rPr>
              <w:t>流水号</w:t>
            </w:r>
            <w:r>
              <w:rPr>
                <w:rFonts w:hint="eastAsia" w:ascii="宋体" w:hAnsi="宋体"/>
                <w:color w:val="auto"/>
                <w:sz w:val="18"/>
                <w:szCs w:val="18"/>
                <w:highlight w:val="none"/>
              </w:rPr>
              <w:t>，每次</w:t>
            </w:r>
            <w:r>
              <w:rPr>
                <w:rFonts w:ascii="宋体" w:hAnsi="宋体"/>
                <w:color w:val="auto"/>
                <w:sz w:val="18"/>
                <w:szCs w:val="18"/>
                <w:highlight w:val="none"/>
              </w:rPr>
              <w:t>交易里程</w:t>
            </w:r>
            <w:r>
              <w:rPr>
                <w:rFonts w:hint="eastAsia" w:ascii="宋体" w:hAnsi="宋体"/>
                <w:color w:val="auto"/>
                <w:sz w:val="18"/>
                <w:szCs w:val="18"/>
                <w:highlight w:val="none"/>
              </w:rPr>
              <w:t>（包含</w:t>
            </w:r>
            <w:r>
              <w:rPr>
                <w:rFonts w:ascii="宋体" w:hAnsi="宋体"/>
                <w:color w:val="auto"/>
                <w:sz w:val="18"/>
                <w:szCs w:val="18"/>
                <w:highlight w:val="none"/>
              </w:rPr>
              <w:t>进站、出站</w:t>
            </w:r>
            <w:r>
              <w:rPr>
                <w:rFonts w:hint="eastAsia" w:ascii="宋体" w:hAnsi="宋体"/>
                <w:color w:val="auto"/>
                <w:sz w:val="18"/>
                <w:szCs w:val="18"/>
                <w:highlight w:val="none"/>
              </w:rPr>
              <w:t>）</w:t>
            </w:r>
            <w:r>
              <w:rPr>
                <w:rFonts w:ascii="宋体" w:hAnsi="宋体"/>
                <w:color w:val="auto"/>
                <w:sz w:val="18"/>
                <w:szCs w:val="18"/>
                <w:highlight w:val="none"/>
              </w:rPr>
              <w:t>使用一个流水号</w:t>
            </w:r>
            <w:r>
              <w:rPr>
                <w:rFonts w:hint="eastAsia" w:ascii="宋体" w:hAnsi="宋体"/>
                <w:color w:val="auto"/>
                <w:sz w:val="18"/>
                <w:szCs w:val="18"/>
                <w:highlight w:val="none"/>
              </w:rPr>
              <w:t>，</w:t>
            </w:r>
            <w:r>
              <w:rPr>
                <w:rFonts w:ascii="宋体" w:hAnsi="宋体"/>
                <w:color w:val="auto"/>
                <w:sz w:val="18"/>
                <w:szCs w:val="18"/>
                <w:highlight w:val="none"/>
              </w:rPr>
              <w:t>取值从</w:t>
            </w:r>
            <w:r>
              <w:rPr>
                <w:rFonts w:hint="eastAsia" w:ascii="宋体" w:hAnsi="宋体"/>
                <w:color w:val="auto"/>
                <w:sz w:val="18"/>
                <w:szCs w:val="18"/>
                <w:highlight w:val="none"/>
              </w:rPr>
              <w:t>0</w:t>
            </w:r>
            <w:r>
              <w:rPr>
                <w:rFonts w:ascii="宋体" w:hAnsi="宋体"/>
                <w:color w:val="auto"/>
                <w:sz w:val="18"/>
                <w:szCs w:val="18"/>
                <w:highlight w:val="none"/>
              </w:rPr>
              <w:t>x00000000~0xFFFFFFFF</w:t>
            </w:r>
          </w:p>
        </w:tc>
      </w:tr>
      <w:tr w14:paraId="72F63476">
        <w:trPr>
          <w:wBefore w:w="0" w:type="dxa"/>
          <w:jc w:val="center"/>
        </w:trPr>
        <w:tc>
          <w:tcPr>
            <w:tcW w:w="1301" w:type="dxa"/>
            <w:vMerge w:val="continue"/>
            <w:noWrap w:val="0"/>
            <w:vAlign w:val="top"/>
          </w:tcPr>
          <w:p w14:paraId="5DC0DC8A">
            <w:pPr>
              <w:pStyle w:val="74"/>
              <w:rPr>
                <w:rFonts w:ascii="宋体" w:hAnsi="宋体"/>
                <w:color w:val="auto"/>
                <w:sz w:val="18"/>
                <w:szCs w:val="18"/>
                <w:highlight w:val="none"/>
              </w:rPr>
            </w:pPr>
          </w:p>
        </w:tc>
        <w:tc>
          <w:tcPr>
            <w:tcW w:w="2440" w:type="dxa"/>
            <w:noWrap w:val="0"/>
            <w:vAlign w:val="top"/>
          </w:tcPr>
          <w:p w14:paraId="19DB8EC9">
            <w:pPr>
              <w:pStyle w:val="74"/>
              <w:rPr>
                <w:rFonts w:ascii="宋体" w:hAnsi="宋体"/>
                <w:color w:val="auto"/>
                <w:sz w:val="18"/>
                <w:szCs w:val="18"/>
                <w:highlight w:val="none"/>
              </w:rPr>
            </w:pPr>
            <w:r>
              <w:rPr>
                <w:rFonts w:hint="eastAsia" w:ascii="宋体" w:hAnsi="宋体"/>
                <w:color w:val="auto"/>
                <w:sz w:val="18"/>
                <w:szCs w:val="18"/>
                <w:highlight w:val="none"/>
              </w:rPr>
              <w:t>ISSUE_CHANNEL_CODE</w:t>
            </w:r>
          </w:p>
        </w:tc>
        <w:tc>
          <w:tcPr>
            <w:tcW w:w="855" w:type="dxa"/>
            <w:noWrap w:val="0"/>
            <w:vAlign w:val="top"/>
          </w:tcPr>
          <w:p w14:paraId="6D9DF65A">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033" w:type="dxa"/>
            <w:noWrap w:val="0"/>
            <w:vAlign w:val="top"/>
          </w:tcPr>
          <w:p w14:paraId="04075B49">
            <w:pPr>
              <w:pStyle w:val="74"/>
              <w:rPr>
                <w:rFonts w:ascii="宋体" w:hAnsi="宋体"/>
                <w:color w:val="auto"/>
                <w:sz w:val="18"/>
                <w:szCs w:val="18"/>
                <w:highlight w:val="none"/>
              </w:rPr>
            </w:pPr>
            <w:r>
              <w:rPr>
                <w:rFonts w:hint="eastAsia" w:ascii="宋体" w:hAnsi="宋体"/>
                <w:color w:val="auto"/>
                <w:sz w:val="18"/>
                <w:szCs w:val="18"/>
                <w:highlight w:val="none"/>
              </w:rPr>
              <w:t>1</w:t>
            </w:r>
          </w:p>
        </w:tc>
        <w:tc>
          <w:tcPr>
            <w:tcW w:w="2893" w:type="dxa"/>
            <w:noWrap w:val="0"/>
            <w:vAlign w:val="top"/>
          </w:tcPr>
          <w:p w14:paraId="1E9C39E3">
            <w:pPr>
              <w:pStyle w:val="74"/>
              <w:rPr>
                <w:rFonts w:ascii="宋体" w:hAnsi="宋体"/>
                <w:color w:val="auto"/>
                <w:sz w:val="18"/>
                <w:szCs w:val="18"/>
                <w:highlight w:val="none"/>
              </w:rPr>
            </w:pPr>
            <w:r>
              <w:rPr>
                <w:rFonts w:hint="eastAsia" w:ascii="宋体" w:hAnsi="宋体"/>
                <w:color w:val="auto"/>
                <w:sz w:val="18"/>
                <w:szCs w:val="18"/>
                <w:highlight w:val="none"/>
              </w:rPr>
              <w:t>发行渠道</w:t>
            </w:r>
            <w:r>
              <w:rPr>
                <w:rFonts w:ascii="宋体" w:hAnsi="宋体"/>
                <w:color w:val="auto"/>
                <w:sz w:val="18"/>
                <w:szCs w:val="18"/>
                <w:highlight w:val="none"/>
              </w:rPr>
              <w:t>代码</w:t>
            </w:r>
          </w:p>
        </w:tc>
      </w:tr>
      <w:tr w14:paraId="0D0B35CD">
        <w:trPr>
          <w:wBefore w:w="0" w:type="dxa"/>
          <w:jc w:val="center"/>
        </w:trPr>
        <w:tc>
          <w:tcPr>
            <w:tcW w:w="1301" w:type="dxa"/>
            <w:vMerge w:val="continue"/>
            <w:noWrap w:val="0"/>
            <w:vAlign w:val="top"/>
          </w:tcPr>
          <w:p w14:paraId="7090947E">
            <w:pPr>
              <w:pStyle w:val="74"/>
              <w:rPr>
                <w:rFonts w:ascii="宋体" w:hAnsi="宋体"/>
                <w:color w:val="auto"/>
                <w:sz w:val="18"/>
                <w:szCs w:val="18"/>
                <w:highlight w:val="none"/>
              </w:rPr>
            </w:pPr>
          </w:p>
        </w:tc>
        <w:tc>
          <w:tcPr>
            <w:tcW w:w="2440" w:type="dxa"/>
            <w:noWrap w:val="0"/>
            <w:vAlign w:val="top"/>
          </w:tcPr>
          <w:p w14:paraId="6F25D473">
            <w:pPr>
              <w:pStyle w:val="74"/>
              <w:rPr>
                <w:rFonts w:ascii="宋体" w:hAnsi="宋体"/>
                <w:color w:val="auto"/>
                <w:sz w:val="18"/>
                <w:szCs w:val="18"/>
                <w:highlight w:val="none"/>
              </w:rPr>
            </w:pPr>
            <w:r>
              <w:rPr>
                <w:rFonts w:ascii="宋体" w:hAnsi="宋体"/>
                <w:color w:val="auto"/>
                <w:sz w:val="18"/>
                <w:szCs w:val="18"/>
                <w:highlight w:val="none"/>
              </w:rPr>
              <w:t>SIGN_CHANNEL_CODE</w:t>
            </w:r>
          </w:p>
        </w:tc>
        <w:tc>
          <w:tcPr>
            <w:tcW w:w="855" w:type="dxa"/>
            <w:noWrap w:val="0"/>
            <w:vAlign w:val="top"/>
          </w:tcPr>
          <w:p w14:paraId="23CABB9C">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033" w:type="dxa"/>
            <w:noWrap w:val="0"/>
            <w:vAlign w:val="top"/>
          </w:tcPr>
          <w:p w14:paraId="7F77F853">
            <w:pPr>
              <w:pStyle w:val="74"/>
              <w:rPr>
                <w:rFonts w:ascii="宋体" w:hAnsi="宋体"/>
                <w:color w:val="auto"/>
                <w:sz w:val="18"/>
                <w:szCs w:val="18"/>
                <w:highlight w:val="none"/>
              </w:rPr>
            </w:pPr>
            <w:r>
              <w:rPr>
                <w:rFonts w:ascii="宋体" w:hAnsi="宋体"/>
                <w:color w:val="auto"/>
                <w:sz w:val="18"/>
                <w:szCs w:val="18"/>
                <w:highlight w:val="none"/>
              </w:rPr>
              <w:t>1</w:t>
            </w:r>
          </w:p>
        </w:tc>
        <w:tc>
          <w:tcPr>
            <w:tcW w:w="2893" w:type="dxa"/>
            <w:noWrap w:val="0"/>
            <w:vAlign w:val="top"/>
          </w:tcPr>
          <w:p w14:paraId="0BFFD5C8">
            <w:pPr>
              <w:pStyle w:val="74"/>
              <w:rPr>
                <w:rFonts w:ascii="宋体" w:hAnsi="宋体"/>
                <w:color w:val="auto"/>
                <w:sz w:val="18"/>
                <w:szCs w:val="18"/>
                <w:highlight w:val="none"/>
              </w:rPr>
            </w:pPr>
            <w:r>
              <w:rPr>
                <w:rFonts w:hint="eastAsia" w:ascii="宋体" w:hAnsi="宋体"/>
                <w:color w:val="auto"/>
                <w:sz w:val="18"/>
                <w:szCs w:val="18"/>
                <w:highlight w:val="none"/>
              </w:rPr>
              <w:t>签约</w:t>
            </w:r>
            <w:r>
              <w:rPr>
                <w:rFonts w:ascii="宋体" w:hAnsi="宋体"/>
                <w:color w:val="auto"/>
                <w:sz w:val="18"/>
                <w:szCs w:val="18"/>
                <w:highlight w:val="none"/>
              </w:rPr>
              <w:t>渠道代码</w:t>
            </w:r>
          </w:p>
        </w:tc>
      </w:tr>
      <w:tr w14:paraId="38AB047F">
        <w:trPr>
          <w:wBefore w:w="0" w:type="dxa"/>
          <w:jc w:val="center"/>
        </w:trPr>
        <w:tc>
          <w:tcPr>
            <w:tcW w:w="1301" w:type="dxa"/>
            <w:vMerge w:val="restart"/>
            <w:noWrap w:val="0"/>
            <w:vAlign w:val="top"/>
          </w:tcPr>
          <w:p w14:paraId="65D3ACCF">
            <w:pPr>
              <w:pStyle w:val="74"/>
              <w:rPr>
                <w:rFonts w:ascii="宋体" w:hAnsi="宋体"/>
                <w:color w:val="auto"/>
                <w:sz w:val="18"/>
                <w:szCs w:val="18"/>
                <w:highlight w:val="none"/>
              </w:rPr>
            </w:pPr>
            <w:r>
              <w:rPr>
                <w:rFonts w:hint="eastAsia" w:ascii="宋体" w:hAnsi="宋体"/>
                <w:color w:val="auto"/>
                <w:sz w:val="18"/>
                <w:szCs w:val="18"/>
                <w:highlight w:val="none"/>
              </w:rPr>
              <w:t>平台</w:t>
            </w:r>
            <w:r>
              <w:rPr>
                <w:rFonts w:ascii="宋体" w:hAnsi="宋体"/>
                <w:color w:val="auto"/>
                <w:sz w:val="18"/>
                <w:szCs w:val="18"/>
                <w:highlight w:val="none"/>
              </w:rPr>
              <w:t>签名</w:t>
            </w:r>
            <w:r>
              <w:rPr>
                <w:rFonts w:hint="eastAsia" w:ascii="宋体" w:hAnsi="宋体"/>
                <w:color w:val="auto"/>
                <w:sz w:val="18"/>
                <w:szCs w:val="18"/>
                <w:highlight w:val="none"/>
              </w:rPr>
              <w:t>数据</w:t>
            </w:r>
            <w:r>
              <w:rPr>
                <w:rFonts w:ascii="宋体" w:hAnsi="宋体"/>
                <w:color w:val="auto"/>
                <w:sz w:val="18"/>
                <w:szCs w:val="18"/>
                <w:highlight w:val="none"/>
              </w:rPr>
              <w:t>段</w:t>
            </w:r>
          </w:p>
        </w:tc>
        <w:tc>
          <w:tcPr>
            <w:tcW w:w="2440" w:type="dxa"/>
            <w:noWrap w:val="0"/>
            <w:vAlign w:val="top"/>
          </w:tcPr>
          <w:p w14:paraId="4755503E">
            <w:pPr>
              <w:pStyle w:val="74"/>
              <w:rPr>
                <w:rFonts w:ascii="宋体" w:hAnsi="宋体"/>
                <w:color w:val="auto"/>
                <w:sz w:val="18"/>
                <w:szCs w:val="18"/>
                <w:highlight w:val="none"/>
              </w:rPr>
            </w:pPr>
            <w:r>
              <w:rPr>
                <w:rFonts w:hint="eastAsia" w:ascii="宋体" w:hAnsi="宋体"/>
                <w:color w:val="auto"/>
                <w:sz w:val="18"/>
                <w:szCs w:val="18"/>
                <w:highlight w:val="none"/>
              </w:rPr>
              <w:t>SIGNATURE</w:t>
            </w:r>
            <w:r>
              <w:rPr>
                <w:rFonts w:ascii="宋体" w:hAnsi="宋体"/>
                <w:color w:val="auto"/>
                <w:sz w:val="18"/>
                <w:szCs w:val="18"/>
                <w:highlight w:val="none"/>
              </w:rPr>
              <w:t>_TYPE</w:t>
            </w:r>
          </w:p>
        </w:tc>
        <w:tc>
          <w:tcPr>
            <w:tcW w:w="855" w:type="dxa"/>
            <w:noWrap w:val="0"/>
            <w:vAlign w:val="top"/>
          </w:tcPr>
          <w:p w14:paraId="6DD2AE3C">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033" w:type="dxa"/>
            <w:noWrap w:val="0"/>
            <w:vAlign w:val="top"/>
          </w:tcPr>
          <w:p w14:paraId="3946FD38">
            <w:pPr>
              <w:pStyle w:val="74"/>
              <w:rPr>
                <w:rFonts w:ascii="宋体" w:hAnsi="宋体"/>
                <w:color w:val="auto"/>
                <w:sz w:val="18"/>
                <w:szCs w:val="18"/>
                <w:highlight w:val="none"/>
              </w:rPr>
            </w:pPr>
            <w:r>
              <w:rPr>
                <w:rFonts w:hint="eastAsia" w:ascii="宋体" w:hAnsi="宋体"/>
                <w:color w:val="auto"/>
                <w:sz w:val="18"/>
                <w:szCs w:val="18"/>
                <w:highlight w:val="none"/>
              </w:rPr>
              <w:t>1</w:t>
            </w:r>
          </w:p>
        </w:tc>
        <w:tc>
          <w:tcPr>
            <w:tcW w:w="2893" w:type="dxa"/>
            <w:noWrap w:val="0"/>
            <w:vAlign w:val="top"/>
          </w:tcPr>
          <w:p w14:paraId="5D3F9F36">
            <w:pPr>
              <w:pStyle w:val="74"/>
              <w:rPr>
                <w:rFonts w:ascii="宋体" w:hAnsi="宋体"/>
                <w:color w:val="auto"/>
                <w:sz w:val="18"/>
                <w:szCs w:val="18"/>
                <w:highlight w:val="none"/>
              </w:rPr>
            </w:pPr>
            <w:r>
              <w:rPr>
                <w:rFonts w:hint="eastAsia" w:ascii="宋体" w:hAnsi="宋体"/>
                <w:color w:val="auto"/>
                <w:sz w:val="18"/>
                <w:szCs w:val="18"/>
                <w:highlight w:val="none"/>
              </w:rPr>
              <w:t>签名数据</w:t>
            </w:r>
            <w:r>
              <w:rPr>
                <w:rFonts w:ascii="宋体" w:hAnsi="宋体"/>
                <w:color w:val="auto"/>
                <w:sz w:val="18"/>
                <w:szCs w:val="18"/>
                <w:highlight w:val="none"/>
              </w:rPr>
              <w:t>秘钥类型（</w:t>
            </w:r>
            <w:r>
              <w:rPr>
                <w:rFonts w:hint="eastAsia" w:ascii="宋体" w:hAnsi="宋体"/>
                <w:color w:val="auto"/>
                <w:sz w:val="18"/>
                <w:szCs w:val="18"/>
                <w:highlight w:val="none"/>
              </w:rPr>
              <w:t>ACC定义</w:t>
            </w:r>
            <w:r>
              <w:rPr>
                <w:rFonts w:ascii="宋体" w:hAnsi="宋体"/>
                <w:color w:val="auto"/>
                <w:sz w:val="18"/>
                <w:szCs w:val="18"/>
                <w:highlight w:val="none"/>
              </w:rPr>
              <w:t>）</w:t>
            </w:r>
          </w:p>
        </w:tc>
      </w:tr>
      <w:tr w14:paraId="7C9FA422">
        <w:trPr>
          <w:wBefore w:w="0" w:type="dxa"/>
          <w:jc w:val="center"/>
        </w:trPr>
        <w:tc>
          <w:tcPr>
            <w:tcW w:w="1301" w:type="dxa"/>
            <w:vMerge w:val="continue"/>
            <w:noWrap w:val="0"/>
            <w:vAlign w:val="top"/>
          </w:tcPr>
          <w:p w14:paraId="55D23AC4">
            <w:pPr>
              <w:pStyle w:val="74"/>
              <w:rPr>
                <w:rFonts w:ascii="宋体" w:hAnsi="宋体"/>
                <w:color w:val="auto"/>
                <w:sz w:val="18"/>
                <w:szCs w:val="18"/>
                <w:highlight w:val="none"/>
              </w:rPr>
            </w:pPr>
          </w:p>
        </w:tc>
        <w:tc>
          <w:tcPr>
            <w:tcW w:w="2440" w:type="dxa"/>
            <w:noWrap w:val="0"/>
            <w:vAlign w:val="top"/>
          </w:tcPr>
          <w:p w14:paraId="70AB2B3F">
            <w:pPr>
              <w:pStyle w:val="74"/>
              <w:rPr>
                <w:rFonts w:ascii="宋体" w:hAnsi="宋体"/>
                <w:color w:val="auto"/>
                <w:sz w:val="18"/>
                <w:szCs w:val="18"/>
                <w:highlight w:val="none"/>
              </w:rPr>
            </w:pPr>
            <w:r>
              <w:rPr>
                <w:rFonts w:hint="eastAsia" w:ascii="宋体" w:hAnsi="宋体"/>
                <w:color w:val="auto"/>
                <w:sz w:val="18"/>
                <w:szCs w:val="18"/>
                <w:highlight w:val="none"/>
              </w:rPr>
              <w:t>ITP_SIGNATURE</w:t>
            </w:r>
          </w:p>
        </w:tc>
        <w:tc>
          <w:tcPr>
            <w:tcW w:w="855" w:type="dxa"/>
            <w:noWrap w:val="0"/>
            <w:vAlign w:val="top"/>
          </w:tcPr>
          <w:p w14:paraId="40A15813">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033" w:type="dxa"/>
            <w:noWrap w:val="0"/>
            <w:vAlign w:val="top"/>
          </w:tcPr>
          <w:p w14:paraId="67CC8C47">
            <w:pPr>
              <w:pStyle w:val="74"/>
              <w:rPr>
                <w:rFonts w:ascii="宋体" w:hAnsi="宋体"/>
                <w:color w:val="auto"/>
                <w:sz w:val="18"/>
                <w:szCs w:val="18"/>
                <w:highlight w:val="none"/>
              </w:rPr>
            </w:pPr>
            <w:r>
              <w:rPr>
                <w:rFonts w:hint="eastAsia" w:ascii="宋体" w:hAnsi="宋体"/>
                <w:color w:val="auto"/>
                <w:sz w:val="18"/>
                <w:szCs w:val="18"/>
                <w:highlight w:val="none"/>
              </w:rPr>
              <w:t>8</w:t>
            </w:r>
          </w:p>
        </w:tc>
        <w:tc>
          <w:tcPr>
            <w:tcW w:w="2893" w:type="dxa"/>
            <w:noWrap w:val="0"/>
            <w:vAlign w:val="top"/>
          </w:tcPr>
          <w:p w14:paraId="29B32C18">
            <w:pPr>
              <w:pStyle w:val="74"/>
              <w:rPr>
                <w:rFonts w:ascii="宋体" w:hAnsi="宋体"/>
                <w:color w:val="auto"/>
                <w:sz w:val="18"/>
                <w:szCs w:val="18"/>
                <w:highlight w:val="none"/>
              </w:rPr>
            </w:pPr>
            <w:r>
              <w:rPr>
                <w:rFonts w:hint="eastAsia" w:ascii="宋体" w:hAnsi="宋体"/>
                <w:color w:val="auto"/>
                <w:sz w:val="18"/>
                <w:szCs w:val="18"/>
                <w:highlight w:val="none"/>
              </w:rPr>
              <w:t>详见</w:t>
            </w:r>
            <w:r>
              <w:rPr>
                <w:rFonts w:ascii="宋体" w:hAnsi="宋体"/>
                <w:color w:val="auto"/>
                <w:sz w:val="18"/>
                <w:szCs w:val="18"/>
                <w:highlight w:val="none"/>
              </w:rPr>
              <w:t>地铁行业数据签名</w:t>
            </w:r>
            <w:r>
              <w:rPr>
                <w:rFonts w:hint="eastAsia" w:ascii="宋体" w:hAnsi="宋体"/>
                <w:color w:val="auto"/>
                <w:sz w:val="18"/>
                <w:szCs w:val="18"/>
                <w:highlight w:val="none"/>
              </w:rPr>
              <w:t>方式</w:t>
            </w:r>
            <w:r>
              <w:rPr>
                <w:rFonts w:ascii="宋体" w:hAnsi="宋体"/>
                <w:color w:val="auto"/>
                <w:sz w:val="18"/>
                <w:szCs w:val="18"/>
                <w:highlight w:val="none"/>
              </w:rPr>
              <w:t>说明</w:t>
            </w:r>
          </w:p>
        </w:tc>
      </w:tr>
    </w:tbl>
    <w:p w14:paraId="1BC8286E">
      <w:pPr>
        <w:pStyle w:val="147"/>
        <w:spacing w:before="156" w:after="156"/>
        <w:rPr>
          <w:color w:val="auto"/>
          <w:highlight w:val="none"/>
        </w:rPr>
      </w:pPr>
      <w:bookmarkStart w:id="146" w:name="_Toc522489305"/>
      <w:r>
        <w:rPr>
          <w:rFonts w:hint="eastAsia"/>
          <w:color w:val="auto"/>
          <w:highlight w:val="none"/>
        </w:rPr>
        <w:t>APP定义数据段</w:t>
      </w:r>
      <w:bookmarkEnd w:id="146"/>
    </w:p>
    <w:p w14:paraId="7B335729">
      <w:pPr>
        <w:pStyle w:val="41"/>
        <w:rPr>
          <w:color w:val="auto"/>
          <w:highlight w:val="none"/>
        </w:rPr>
      </w:pPr>
      <w:r>
        <w:rPr>
          <w:rFonts w:hint="eastAsia"/>
          <w:color w:val="auto"/>
          <w:highlight w:val="none"/>
        </w:rPr>
        <w:t>A</w:t>
      </w:r>
      <w:r>
        <w:rPr>
          <w:color w:val="auto"/>
          <w:highlight w:val="none"/>
        </w:rPr>
        <w:t>PP</w:t>
      </w:r>
      <w:r>
        <w:rPr>
          <w:rFonts w:hint="eastAsia"/>
          <w:color w:val="auto"/>
          <w:highlight w:val="none"/>
        </w:rPr>
        <w:t>平台</w:t>
      </w:r>
      <w:r>
        <w:rPr>
          <w:color w:val="auto"/>
          <w:highlight w:val="none"/>
        </w:rPr>
        <w:t>从</w:t>
      </w:r>
      <w:r>
        <w:rPr>
          <w:rFonts w:hint="eastAsia"/>
          <w:color w:val="auto"/>
          <w:highlight w:val="none"/>
        </w:rPr>
        <w:t>ITP平台</w:t>
      </w:r>
      <w:r>
        <w:rPr>
          <w:color w:val="auto"/>
          <w:highlight w:val="none"/>
        </w:rPr>
        <w:t>获取到</w:t>
      </w:r>
      <w:r>
        <w:rPr>
          <w:rFonts w:hint="eastAsia"/>
          <w:color w:val="auto"/>
          <w:highlight w:val="none"/>
        </w:rPr>
        <w:t>地铁</w:t>
      </w:r>
      <w:r>
        <w:rPr>
          <w:color w:val="auto"/>
          <w:highlight w:val="none"/>
        </w:rPr>
        <w:t>行业数据信息后，</w:t>
      </w:r>
      <w:r>
        <w:rPr>
          <w:rFonts w:hint="eastAsia"/>
          <w:color w:val="auto"/>
          <w:highlight w:val="none"/>
        </w:rPr>
        <w:t>为了</w:t>
      </w:r>
      <w:r>
        <w:rPr>
          <w:color w:val="auto"/>
          <w:highlight w:val="none"/>
        </w:rPr>
        <w:t>保证地铁行业数据在</w:t>
      </w:r>
      <w:r>
        <w:rPr>
          <w:rFonts w:hint="eastAsia"/>
          <w:color w:val="auto"/>
          <w:highlight w:val="none"/>
        </w:rPr>
        <w:t>APP侧</w:t>
      </w:r>
      <w:r>
        <w:rPr>
          <w:color w:val="auto"/>
          <w:highlight w:val="none"/>
        </w:rPr>
        <w:t>的安全以及蓝牙回写交易的处理需要，由</w:t>
      </w:r>
      <w:r>
        <w:rPr>
          <w:rFonts w:hint="eastAsia"/>
          <w:color w:val="auto"/>
          <w:highlight w:val="none"/>
        </w:rPr>
        <w:t>APP侧</w:t>
      </w:r>
      <w:r>
        <w:rPr>
          <w:color w:val="auto"/>
          <w:highlight w:val="none"/>
        </w:rPr>
        <w:t>对</w:t>
      </w:r>
      <w:r>
        <w:rPr>
          <w:rFonts w:hint="eastAsia"/>
          <w:color w:val="auto"/>
          <w:highlight w:val="none"/>
        </w:rPr>
        <w:t>ITP平台</w:t>
      </w:r>
      <w:r>
        <w:rPr>
          <w:color w:val="auto"/>
          <w:highlight w:val="none"/>
        </w:rPr>
        <w:t>数据进行二次封装</w:t>
      </w:r>
      <w:r>
        <w:rPr>
          <w:rFonts w:hint="eastAsia"/>
          <w:color w:val="auto"/>
          <w:highlight w:val="none"/>
        </w:rPr>
        <w:t>。由APP平台</w:t>
      </w:r>
      <w:r>
        <w:rPr>
          <w:color w:val="auto"/>
          <w:highlight w:val="none"/>
        </w:rPr>
        <w:t>数据的数据</w:t>
      </w:r>
      <w:r>
        <w:rPr>
          <w:rFonts w:hint="eastAsia"/>
          <w:color w:val="auto"/>
          <w:highlight w:val="none"/>
        </w:rPr>
        <w:t>结构详见表8。</w:t>
      </w:r>
    </w:p>
    <w:p w14:paraId="5CC5DB9A">
      <w:pPr>
        <w:pStyle w:val="160"/>
        <w:rPr>
          <w:color w:val="auto"/>
          <w:highlight w:val="none"/>
        </w:rPr>
      </w:pPr>
      <w:r>
        <w:rPr>
          <w:rFonts w:hint="eastAsia"/>
          <w:color w:val="auto"/>
          <w:highlight w:val="none"/>
        </w:rPr>
        <w:t>APP平台</w:t>
      </w:r>
      <w:r>
        <w:rPr>
          <w:color w:val="auto"/>
          <w:highlight w:val="none"/>
        </w:rPr>
        <w:t>数据</w:t>
      </w:r>
      <w:r>
        <w:rPr>
          <w:rFonts w:hint="eastAsia"/>
          <w:color w:val="auto"/>
          <w:highlight w:val="none"/>
        </w:rPr>
        <w:t>结构</w:t>
      </w:r>
    </w:p>
    <w:tbl>
      <w:tblPr>
        <w:tblStyle w:val="56"/>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1409"/>
        <w:gridCol w:w="2301"/>
        <w:gridCol w:w="709"/>
        <w:gridCol w:w="1289"/>
        <w:gridCol w:w="3015"/>
      </w:tblGrid>
      <w:tr w14:paraId="26E44DE7">
        <w:trPr>
          <w:wBefore w:w="0" w:type="dxa"/>
          <w:trHeight w:val="420" w:hRule="atLeast"/>
          <w:jc w:val="center"/>
        </w:trPr>
        <w:tc>
          <w:tcPr>
            <w:tcW w:w="1409" w:type="dxa"/>
            <w:noWrap w:val="0"/>
            <w:vAlign w:val="top"/>
          </w:tcPr>
          <w:p w14:paraId="3747BE24">
            <w:pPr>
              <w:pStyle w:val="74"/>
              <w:rPr>
                <w:rFonts w:ascii="宋体" w:hAnsi="宋体"/>
                <w:color w:val="auto"/>
                <w:sz w:val="18"/>
                <w:szCs w:val="18"/>
                <w:highlight w:val="none"/>
              </w:rPr>
            </w:pPr>
            <w:r>
              <w:rPr>
                <w:rFonts w:hint="eastAsia" w:ascii="宋体" w:hAnsi="宋体"/>
                <w:color w:val="auto"/>
                <w:sz w:val="18"/>
                <w:szCs w:val="18"/>
                <w:highlight w:val="none"/>
              </w:rPr>
              <w:t>数据段</w:t>
            </w:r>
          </w:p>
        </w:tc>
        <w:tc>
          <w:tcPr>
            <w:tcW w:w="2301" w:type="dxa"/>
            <w:noWrap w:val="0"/>
            <w:tcMar>
              <w:top w:w="15" w:type="dxa"/>
              <w:left w:w="15" w:type="dxa"/>
              <w:bottom w:w="15" w:type="dxa"/>
              <w:right w:w="15" w:type="dxa"/>
            </w:tcMar>
            <w:vAlign w:val="center"/>
          </w:tcPr>
          <w:p w14:paraId="66CE55DF">
            <w:pPr>
              <w:pStyle w:val="74"/>
              <w:rPr>
                <w:rFonts w:ascii="宋体" w:hAnsi="宋体"/>
                <w:color w:val="auto"/>
                <w:sz w:val="18"/>
                <w:szCs w:val="18"/>
                <w:highlight w:val="none"/>
              </w:rPr>
            </w:pPr>
            <w:r>
              <w:rPr>
                <w:rFonts w:hint="eastAsia" w:ascii="宋体" w:hAnsi="宋体"/>
                <w:color w:val="auto"/>
                <w:sz w:val="18"/>
                <w:szCs w:val="18"/>
                <w:highlight w:val="none"/>
              </w:rPr>
              <w:t>字段</w:t>
            </w:r>
          </w:p>
        </w:tc>
        <w:tc>
          <w:tcPr>
            <w:tcW w:w="709" w:type="dxa"/>
            <w:noWrap w:val="0"/>
            <w:vAlign w:val="top"/>
          </w:tcPr>
          <w:p w14:paraId="5E2F7A18">
            <w:pPr>
              <w:pStyle w:val="74"/>
              <w:rPr>
                <w:rFonts w:ascii="宋体" w:hAnsi="宋体"/>
                <w:color w:val="auto"/>
                <w:sz w:val="18"/>
                <w:szCs w:val="18"/>
                <w:highlight w:val="none"/>
              </w:rPr>
            </w:pPr>
            <w:r>
              <w:rPr>
                <w:rFonts w:hint="eastAsia" w:ascii="宋体" w:hAnsi="宋体"/>
                <w:color w:val="auto"/>
                <w:sz w:val="18"/>
                <w:szCs w:val="18"/>
                <w:highlight w:val="none"/>
              </w:rPr>
              <w:t>类型</w:t>
            </w:r>
          </w:p>
        </w:tc>
        <w:tc>
          <w:tcPr>
            <w:tcW w:w="1289" w:type="dxa"/>
            <w:noWrap w:val="0"/>
            <w:tcMar>
              <w:top w:w="15" w:type="dxa"/>
              <w:left w:w="15" w:type="dxa"/>
              <w:bottom w:w="15" w:type="dxa"/>
              <w:right w:w="15" w:type="dxa"/>
            </w:tcMar>
            <w:vAlign w:val="center"/>
          </w:tcPr>
          <w:p w14:paraId="783177A8">
            <w:pPr>
              <w:pStyle w:val="74"/>
              <w:rPr>
                <w:rFonts w:ascii="宋体" w:hAnsi="宋体"/>
                <w:color w:val="auto"/>
                <w:sz w:val="18"/>
                <w:szCs w:val="18"/>
                <w:highlight w:val="none"/>
              </w:rPr>
            </w:pPr>
            <w:r>
              <w:rPr>
                <w:rFonts w:hint="eastAsia" w:ascii="宋体" w:hAnsi="宋体"/>
                <w:color w:val="auto"/>
                <w:sz w:val="18"/>
                <w:szCs w:val="18"/>
                <w:highlight w:val="none"/>
              </w:rPr>
              <w:t>长度（byte）</w:t>
            </w:r>
          </w:p>
        </w:tc>
        <w:tc>
          <w:tcPr>
            <w:tcW w:w="3015" w:type="dxa"/>
            <w:noWrap w:val="0"/>
            <w:tcMar>
              <w:top w:w="15" w:type="dxa"/>
              <w:left w:w="15" w:type="dxa"/>
              <w:bottom w:w="15" w:type="dxa"/>
              <w:right w:w="15" w:type="dxa"/>
            </w:tcMar>
            <w:vAlign w:val="center"/>
          </w:tcPr>
          <w:p w14:paraId="282FA39E">
            <w:pPr>
              <w:pStyle w:val="74"/>
              <w:rPr>
                <w:rFonts w:ascii="宋体" w:hAnsi="宋体"/>
                <w:color w:val="auto"/>
                <w:sz w:val="18"/>
                <w:szCs w:val="18"/>
                <w:highlight w:val="none"/>
              </w:rPr>
            </w:pPr>
            <w:r>
              <w:rPr>
                <w:rFonts w:hint="eastAsia" w:ascii="宋体" w:hAnsi="宋体"/>
                <w:color w:val="auto"/>
                <w:sz w:val="18"/>
                <w:szCs w:val="18"/>
                <w:highlight w:val="none"/>
              </w:rPr>
              <w:t>描述</w:t>
            </w:r>
          </w:p>
        </w:tc>
      </w:tr>
      <w:tr w14:paraId="36411BD4">
        <w:trPr>
          <w:wBefore w:w="0" w:type="dxa"/>
          <w:trHeight w:val="432" w:hRule="atLeast"/>
          <w:jc w:val="center"/>
        </w:trPr>
        <w:tc>
          <w:tcPr>
            <w:tcW w:w="1409" w:type="dxa"/>
            <w:vMerge w:val="restart"/>
            <w:noWrap w:val="0"/>
            <w:vAlign w:val="top"/>
          </w:tcPr>
          <w:p w14:paraId="642E88AA">
            <w:pPr>
              <w:pStyle w:val="74"/>
              <w:rPr>
                <w:rFonts w:ascii="宋体" w:hAnsi="宋体"/>
                <w:color w:val="auto"/>
                <w:sz w:val="18"/>
                <w:szCs w:val="18"/>
                <w:highlight w:val="none"/>
              </w:rPr>
            </w:pPr>
            <w:r>
              <w:rPr>
                <w:rFonts w:hint="eastAsia" w:ascii="宋体" w:hAnsi="宋体"/>
                <w:color w:val="auto"/>
                <w:sz w:val="18"/>
                <w:szCs w:val="18"/>
                <w:highlight w:val="none"/>
              </w:rPr>
              <w:t>蓝牙</w:t>
            </w:r>
            <w:r>
              <w:rPr>
                <w:rFonts w:ascii="宋体" w:hAnsi="宋体"/>
                <w:color w:val="auto"/>
                <w:sz w:val="18"/>
                <w:szCs w:val="18"/>
                <w:highlight w:val="none"/>
              </w:rPr>
              <w:t>回写数据段</w:t>
            </w:r>
          </w:p>
        </w:tc>
        <w:tc>
          <w:tcPr>
            <w:tcW w:w="2301" w:type="dxa"/>
            <w:noWrap w:val="0"/>
            <w:tcMar>
              <w:top w:w="15" w:type="dxa"/>
              <w:left w:w="15" w:type="dxa"/>
              <w:bottom w:w="15" w:type="dxa"/>
              <w:right w:w="15" w:type="dxa"/>
            </w:tcMar>
            <w:vAlign w:val="center"/>
          </w:tcPr>
          <w:p w14:paraId="2DF12CDA">
            <w:pPr>
              <w:pStyle w:val="74"/>
              <w:rPr>
                <w:rFonts w:ascii="宋体" w:hAnsi="宋体"/>
                <w:color w:val="auto"/>
                <w:sz w:val="18"/>
                <w:szCs w:val="18"/>
                <w:highlight w:val="none"/>
              </w:rPr>
            </w:pPr>
            <w:r>
              <w:rPr>
                <w:rFonts w:hint="eastAsia" w:ascii="宋体" w:hAnsi="宋体"/>
                <w:color w:val="auto"/>
                <w:sz w:val="18"/>
                <w:szCs w:val="18"/>
                <w:highlight w:val="none"/>
              </w:rPr>
              <w:t>LOCAL_QR_STATUS</w:t>
            </w:r>
          </w:p>
        </w:tc>
        <w:tc>
          <w:tcPr>
            <w:tcW w:w="709" w:type="dxa"/>
            <w:noWrap w:val="0"/>
            <w:vAlign w:val="top"/>
          </w:tcPr>
          <w:p w14:paraId="28850AA5">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289" w:type="dxa"/>
            <w:noWrap w:val="0"/>
            <w:tcMar>
              <w:top w:w="15" w:type="dxa"/>
              <w:left w:w="15" w:type="dxa"/>
              <w:bottom w:w="15" w:type="dxa"/>
              <w:right w:w="15" w:type="dxa"/>
            </w:tcMar>
            <w:vAlign w:val="center"/>
          </w:tcPr>
          <w:p w14:paraId="2CE9757D">
            <w:pPr>
              <w:pStyle w:val="74"/>
              <w:rPr>
                <w:rFonts w:ascii="宋体" w:hAnsi="宋体"/>
                <w:color w:val="auto"/>
                <w:sz w:val="18"/>
                <w:szCs w:val="18"/>
                <w:highlight w:val="none"/>
              </w:rPr>
            </w:pPr>
            <w:r>
              <w:rPr>
                <w:rFonts w:hint="eastAsia" w:ascii="宋体" w:hAnsi="宋体"/>
                <w:color w:val="auto"/>
                <w:sz w:val="18"/>
                <w:szCs w:val="18"/>
                <w:highlight w:val="none"/>
              </w:rPr>
              <w:t>1</w:t>
            </w:r>
          </w:p>
        </w:tc>
        <w:tc>
          <w:tcPr>
            <w:tcW w:w="3015" w:type="dxa"/>
            <w:noWrap w:val="0"/>
            <w:tcMar>
              <w:top w:w="15" w:type="dxa"/>
              <w:left w:w="15" w:type="dxa"/>
              <w:bottom w:w="15" w:type="dxa"/>
              <w:right w:w="15" w:type="dxa"/>
            </w:tcMar>
            <w:vAlign w:val="center"/>
          </w:tcPr>
          <w:p w14:paraId="720C9920">
            <w:pPr>
              <w:pStyle w:val="74"/>
              <w:rPr>
                <w:rFonts w:ascii="宋体" w:hAnsi="宋体"/>
                <w:color w:val="auto"/>
                <w:sz w:val="18"/>
                <w:szCs w:val="18"/>
                <w:highlight w:val="none"/>
              </w:rPr>
            </w:pPr>
            <w:r>
              <w:rPr>
                <w:rFonts w:hint="eastAsia" w:ascii="宋体" w:hAnsi="宋体"/>
                <w:color w:val="auto"/>
                <w:sz w:val="18"/>
                <w:szCs w:val="18"/>
                <w:highlight w:val="none"/>
              </w:rPr>
              <w:t>车票状态。</w:t>
            </w:r>
          </w:p>
        </w:tc>
      </w:tr>
      <w:tr w14:paraId="0690BFF7">
        <w:trPr>
          <w:wBefore w:w="0" w:type="dxa"/>
          <w:trHeight w:val="720" w:hRule="atLeast"/>
          <w:jc w:val="center"/>
        </w:trPr>
        <w:tc>
          <w:tcPr>
            <w:tcW w:w="1409" w:type="dxa"/>
            <w:vMerge w:val="continue"/>
            <w:noWrap w:val="0"/>
            <w:vAlign w:val="top"/>
          </w:tcPr>
          <w:p w14:paraId="34911655">
            <w:pPr>
              <w:pStyle w:val="74"/>
              <w:rPr>
                <w:rFonts w:ascii="宋体" w:hAnsi="宋体"/>
                <w:color w:val="auto"/>
                <w:sz w:val="18"/>
                <w:szCs w:val="18"/>
                <w:highlight w:val="none"/>
              </w:rPr>
            </w:pPr>
          </w:p>
        </w:tc>
        <w:tc>
          <w:tcPr>
            <w:tcW w:w="2301" w:type="dxa"/>
            <w:noWrap w:val="0"/>
            <w:tcMar>
              <w:top w:w="15" w:type="dxa"/>
              <w:left w:w="15" w:type="dxa"/>
              <w:bottom w:w="15" w:type="dxa"/>
              <w:right w:w="15" w:type="dxa"/>
            </w:tcMar>
            <w:vAlign w:val="center"/>
          </w:tcPr>
          <w:p w14:paraId="6A8F01C7">
            <w:pPr>
              <w:pStyle w:val="74"/>
              <w:rPr>
                <w:rFonts w:ascii="宋体" w:hAnsi="宋体"/>
                <w:color w:val="auto"/>
                <w:sz w:val="18"/>
                <w:szCs w:val="18"/>
                <w:highlight w:val="none"/>
              </w:rPr>
            </w:pPr>
            <w:r>
              <w:rPr>
                <w:rFonts w:hint="eastAsia" w:ascii="宋体" w:hAnsi="宋体"/>
                <w:color w:val="auto"/>
                <w:sz w:val="18"/>
                <w:szCs w:val="18"/>
                <w:highlight w:val="none"/>
              </w:rPr>
              <w:t>LOCAL_LAST_STATION_CODE</w:t>
            </w:r>
          </w:p>
        </w:tc>
        <w:tc>
          <w:tcPr>
            <w:tcW w:w="709" w:type="dxa"/>
            <w:noWrap w:val="0"/>
            <w:vAlign w:val="top"/>
          </w:tcPr>
          <w:p w14:paraId="4349FCC3">
            <w:pPr>
              <w:pStyle w:val="74"/>
              <w:rPr>
                <w:rFonts w:ascii="宋体" w:hAnsi="宋体"/>
                <w:color w:val="auto"/>
                <w:sz w:val="18"/>
                <w:szCs w:val="18"/>
                <w:highlight w:val="none"/>
              </w:rPr>
            </w:pPr>
            <w:r>
              <w:rPr>
                <w:rFonts w:ascii="宋体" w:hAnsi="宋体"/>
                <w:color w:val="auto"/>
                <w:sz w:val="18"/>
                <w:szCs w:val="18"/>
                <w:highlight w:val="none"/>
              </w:rPr>
              <w:t>HEX</w:t>
            </w:r>
          </w:p>
        </w:tc>
        <w:tc>
          <w:tcPr>
            <w:tcW w:w="1289" w:type="dxa"/>
            <w:noWrap w:val="0"/>
            <w:tcMar>
              <w:top w:w="15" w:type="dxa"/>
              <w:left w:w="15" w:type="dxa"/>
              <w:bottom w:w="15" w:type="dxa"/>
              <w:right w:w="15" w:type="dxa"/>
            </w:tcMar>
            <w:vAlign w:val="center"/>
          </w:tcPr>
          <w:p w14:paraId="461BF405">
            <w:pPr>
              <w:pStyle w:val="74"/>
              <w:rPr>
                <w:rFonts w:ascii="宋体" w:hAnsi="宋体"/>
                <w:color w:val="auto"/>
                <w:sz w:val="18"/>
                <w:szCs w:val="18"/>
                <w:highlight w:val="none"/>
              </w:rPr>
            </w:pPr>
            <w:r>
              <w:rPr>
                <w:rFonts w:hint="eastAsia" w:ascii="宋体" w:hAnsi="宋体"/>
                <w:color w:val="auto"/>
                <w:sz w:val="18"/>
                <w:szCs w:val="18"/>
                <w:highlight w:val="none"/>
              </w:rPr>
              <w:t>2</w:t>
            </w:r>
          </w:p>
        </w:tc>
        <w:tc>
          <w:tcPr>
            <w:tcW w:w="3015" w:type="dxa"/>
            <w:noWrap w:val="0"/>
            <w:tcMar>
              <w:top w:w="15" w:type="dxa"/>
              <w:left w:w="15" w:type="dxa"/>
              <w:bottom w:w="15" w:type="dxa"/>
              <w:right w:w="15" w:type="dxa"/>
            </w:tcMar>
            <w:vAlign w:val="center"/>
          </w:tcPr>
          <w:p w14:paraId="2E1A7E21">
            <w:pPr>
              <w:pStyle w:val="74"/>
              <w:rPr>
                <w:rFonts w:ascii="宋体" w:hAnsi="宋体"/>
                <w:color w:val="auto"/>
                <w:sz w:val="18"/>
                <w:szCs w:val="18"/>
                <w:highlight w:val="none"/>
              </w:rPr>
            </w:pPr>
            <w:r>
              <w:rPr>
                <w:rFonts w:hint="eastAsia" w:ascii="宋体" w:hAnsi="宋体"/>
                <w:color w:val="auto"/>
                <w:sz w:val="18"/>
                <w:szCs w:val="18"/>
                <w:highlight w:val="none"/>
              </w:rPr>
              <w:t>处理车票的车站编码</w:t>
            </w:r>
          </w:p>
        </w:tc>
      </w:tr>
      <w:tr w14:paraId="45AE02F6">
        <w:trPr>
          <w:wBefore w:w="0" w:type="dxa"/>
          <w:trHeight w:val="720" w:hRule="atLeast"/>
          <w:jc w:val="center"/>
        </w:trPr>
        <w:tc>
          <w:tcPr>
            <w:tcW w:w="1409" w:type="dxa"/>
            <w:vMerge w:val="continue"/>
            <w:noWrap w:val="0"/>
            <w:vAlign w:val="top"/>
          </w:tcPr>
          <w:p w14:paraId="41519E76">
            <w:pPr>
              <w:pStyle w:val="74"/>
              <w:rPr>
                <w:rFonts w:ascii="宋体" w:hAnsi="宋体"/>
                <w:color w:val="auto"/>
                <w:sz w:val="18"/>
                <w:szCs w:val="18"/>
                <w:highlight w:val="none"/>
              </w:rPr>
            </w:pPr>
          </w:p>
        </w:tc>
        <w:tc>
          <w:tcPr>
            <w:tcW w:w="2301" w:type="dxa"/>
            <w:noWrap w:val="0"/>
            <w:tcMar>
              <w:top w:w="15" w:type="dxa"/>
              <w:left w:w="15" w:type="dxa"/>
              <w:bottom w:w="15" w:type="dxa"/>
              <w:right w:w="15" w:type="dxa"/>
            </w:tcMar>
            <w:vAlign w:val="center"/>
          </w:tcPr>
          <w:p w14:paraId="6350CBCA">
            <w:pPr>
              <w:pStyle w:val="74"/>
              <w:rPr>
                <w:rFonts w:ascii="宋体" w:hAnsi="宋体"/>
                <w:color w:val="auto"/>
                <w:sz w:val="18"/>
                <w:szCs w:val="18"/>
                <w:highlight w:val="none"/>
              </w:rPr>
            </w:pPr>
            <w:r>
              <w:rPr>
                <w:rFonts w:hint="eastAsia" w:ascii="宋体" w:hAnsi="宋体"/>
                <w:color w:val="auto"/>
                <w:sz w:val="18"/>
                <w:szCs w:val="18"/>
                <w:highlight w:val="none"/>
              </w:rPr>
              <w:t>LOCAL_QR_HANDLE_DATE</w:t>
            </w:r>
          </w:p>
        </w:tc>
        <w:tc>
          <w:tcPr>
            <w:tcW w:w="709" w:type="dxa"/>
            <w:noWrap w:val="0"/>
            <w:vAlign w:val="top"/>
          </w:tcPr>
          <w:p w14:paraId="3771FCA1">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289" w:type="dxa"/>
            <w:noWrap w:val="0"/>
            <w:tcMar>
              <w:top w:w="15" w:type="dxa"/>
              <w:left w:w="15" w:type="dxa"/>
              <w:bottom w:w="15" w:type="dxa"/>
              <w:right w:w="15" w:type="dxa"/>
            </w:tcMar>
            <w:vAlign w:val="center"/>
          </w:tcPr>
          <w:p w14:paraId="36ABE419">
            <w:pPr>
              <w:pStyle w:val="74"/>
              <w:rPr>
                <w:rFonts w:ascii="宋体" w:hAnsi="宋体"/>
                <w:color w:val="auto"/>
                <w:sz w:val="18"/>
                <w:szCs w:val="18"/>
                <w:highlight w:val="none"/>
              </w:rPr>
            </w:pPr>
            <w:r>
              <w:rPr>
                <w:rFonts w:hint="eastAsia" w:ascii="宋体" w:hAnsi="宋体"/>
                <w:color w:val="auto"/>
                <w:sz w:val="18"/>
                <w:szCs w:val="18"/>
                <w:highlight w:val="none"/>
              </w:rPr>
              <w:t>4</w:t>
            </w:r>
          </w:p>
        </w:tc>
        <w:tc>
          <w:tcPr>
            <w:tcW w:w="3015" w:type="dxa"/>
            <w:noWrap w:val="0"/>
            <w:tcMar>
              <w:top w:w="15" w:type="dxa"/>
              <w:left w:w="15" w:type="dxa"/>
              <w:bottom w:w="15" w:type="dxa"/>
              <w:right w:w="15" w:type="dxa"/>
            </w:tcMar>
            <w:vAlign w:val="center"/>
          </w:tcPr>
          <w:p w14:paraId="0CC0B39F">
            <w:pPr>
              <w:pStyle w:val="74"/>
              <w:rPr>
                <w:rFonts w:ascii="宋体" w:hAnsi="宋体"/>
                <w:color w:val="auto"/>
                <w:sz w:val="18"/>
                <w:szCs w:val="18"/>
                <w:highlight w:val="none"/>
              </w:rPr>
            </w:pPr>
            <w:r>
              <w:rPr>
                <w:rFonts w:hint="eastAsia" w:ascii="宋体" w:hAnsi="宋体"/>
                <w:color w:val="auto"/>
                <w:sz w:val="18"/>
                <w:szCs w:val="18"/>
                <w:highlight w:val="none"/>
              </w:rPr>
              <w:t>车票处理时间</w:t>
            </w:r>
          </w:p>
        </w:tc>
      </w:tr>
      <w:tr w14:paraId="6A3B802C">
        <w:trPr>
          <w:wBefore w:w="0" w:type="dxa"/>
          <w:trHeight w:val="420" w:hRule="atLeast"/>
          <w:jc w:val="center"/>
        </w:trPr>
        <w:tc>
          <w:tcPr>
            <w:tcW w:w="1409" w:type="dxa"/>
            <w:vMerge w:val="continue"/>
            <w:noWrap w:val="0"/>
            <w:vAlign w:val="top"/>
          </w:tcPr>
          <w:p w14:paraId="32C336B9">
            <w:pPr>
              <w:pStyle w:val="74"/>
              <w:rPr>
                <w:rFonts w:ascii="宋体" w:hAnsi="宋体"/>
                <w:color w:val="auto"/>
                <w:sz w:val="18"/>
                <w:szCs w:val="18"/>
                <w:highlight w:val="none"/>
              </w:rPr>
            </w:pPr>
          </w:p>
        </w:tc>
        <w:tc>
          <w:tcPr>
            <w:tcW w:w="2301" w:type="dxa"/>
            <w:noWrap w:val="0"/>
            <w:tcMar>
              <w:top w:w="15" w:type="dxa"/>
              <w:left w:w="15" w:type="dxa"/>
              <w:bottom w:w="15" w:type="dxa"/>
              <w:right w:w="15" w:type="dxa"/>
            </w:tcMar>
            <w:vAlign w:val="center"/>
          </w:tcPr>
          <w:p w14:paraId="7E6FAA1A">
            <w:pPr>
              <w:pStyle w:val="74"/>
              <w:rPr>
                <w:rFonts w:ascii="宋体" w:hAnsi="宋体"/>
                <w:color w:val="auto"/>
                <w:sz w:val="18"/>
                <w:szCs w:val="18"/>
                <w:highlight w:val="none"/>
              </w:rPr>
            </w:pPr>
            <w:r>
              <w:rPr>
                <w:rFonts w:hint="eastAsia" w:ascii="宋体" w:hAnsi="宋体"/>
                <w:color w:val="auto"/>
                <w:sz w:val="18"/>
                <w:szCs w:val="18"/>
                <w:highlight w:val="none"/>
              </w:rPr>
              <w:t>LOCAL_TRANS_SEQ</w:t>
            </w:r>
          </w:p>
        </w:tc>
        <w:tc>
          <w:tcPr>
            <w:tcW w:w="709" w:type="dxa"/>
            <w:noWrap w:val="0"/>
            <w:vAlign w:val="top"/>
          </w:tcPr>
          <w:p w14:paraId="76127F3C">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289" w:type="dxa"/>
            <w:noWrap w:val="0"/>
            <w:tcMar>
              <w:top w:w="15" w:type="dxa"/>
              <w:left w:w="15" w:type="dxa"/>
              <w:bottom w:w="15" w:type="dxa"/>
              <w:right w:w="15" w:type="dxa"/>
            </w:tcMar>
            <w:vAlign w:val="center"/>
          </w:tcPr>
          <w:p w14:paraId="00653FBE">
            <w:pPr>
              <w:pStyle w:val="74"/>
              <w:rPr>
                <w:rFonts w:ascii="宋体" w:hAnsi="宋体"/>
                <w:color w:val="auto"/>
                <w:sz w:val="18"/>
                <w:szCs w:val="18"/>
                <w:highlight w:val="none"/>
              </w:rPr>
            </w:pPr>
            <w:r>
              <w:rPr>
                <w:rFonts w:hint="eastAsia" w:ascii="宋体" w:hAnsi="宋体"/>
                <w:color w:val="auto"/>
                <w:sz w:val="18"/>
                <w:szCs w:val="18"/>
                <w:highlight w:val="none"/>
              </w:rPr>
              <w:t>4</w:t>
            </w:r>
          </w:p>
        </w:tc>
        <w:tc>
          <w:tcPr>
            <w:tcW w:w="3015" w:type="dxa"/>
            <w:noWrap w:val="0"/>
            <w:tcMar>
              <w:top w:w="15" w:type="dxa"/>
              <w:left w:w="15" w:type="dxa"/>
              <w:bottom w:w="15" w:type="dxa"/>
              <w:right w:w="15" w:type="dxa"/>
            </w:tcMar>
            <w:vAlign w:val="center"/>
          </w:tcPr>
          <w:p w14:paraId="6A34D926">
            <w:pPr>
              <w:pStyle w:val="74"/>
              <w:rPr>
                <w:rFonts w:ascii="宋体" w:hAnsi="宋体"/>
                <w:color w:val="auto"/>
                <w:sz w:val="18"/>
                <w:szCs w:val="18"/>
                <w:highlight w:val="none"/>
              </w:rPr>
            </w:pPr>
            <w:r>
              <w:rPr>
                <w:rFonts w:hint="eastAsia" w:ascii="宋体" w:hAnsi="宋体"/>
                <w:color w:val="auto"/>
                <w:sz w:val="18"/>
                <w:szCs w:val="18"/>
                <w:highlight w:val="none"/>
              </w:rPr>
              <w:t>交易序列号</w:t>
            </w:r>
          </w:p>
        </w:tc>
      </w:tr>
      <w:tr w14:paraId="1B655B53">
        <w:trPr>
          <w:wBefore w:w="0" w:type="dxa"/>
          <w:trHeight w:val="420" w:hRule="atLeast"/>
          <w:jc w:val="center"/>
        </w:trPr>
        <w:tc>
          <w:tcPr>
            <w:tcW w:w="1409" w:type="dxa"/>
            <w:vMerge w:val="continue"/>
            <w:noWrap w:val="0"/>
            <w:vAlign w:val="top"/>
          </w:tcPr>
          <w:p w14:paraId="561C7300">
            <w:pPr>
              <w:pStyle w:val="74"/>
              <w:rPr>
                <w:rFonts w:ascii="宋体" w:hAnsi="宋体"/>
                <w:color w:val="auto"/>
                <w:sz w:val="18"/>
                <w:szCs w:val="18"/>
                <w:highlight w:val="none"/>
              </w:rPr>
            </w:pPr>
          </w:p>
        </w:tc>
        <w:tc>
          <w:tcPr>
            <w:tcW w:w="2301" w:type="dxa"/>
            <w:noWrap w:val="0"/>
            <w:tcMar>
              <w:top w:w="15" w:type="dxa"/>
              <w:left w:w="15" w:type="dxa"/>
              <w:bottom w:w="15" w:type="dxa"/>
              <w:right w:w="15" w:type="dxa"/>
            </w:tcMar>
            <w:vAlign w:val="center"/>
          </w:tcPr>
          <w:p w14:paraId="69E96938">
            <w:pPr>
              <w:pStyle w:val="74"/>
              <w:rPr>
                <w:rFonts w:ascii="宋体" w:hAnsi="宋体"/>
                <w:color w:val="auto"/>
                <w:sz w:val="18"/>
                <w:szCs w:val="18"/>
                <w:highlight w:val="none"/>
              </w:rPr>
            </w:pPr>
            <w:r>
              <w:rPr>
                <w:rFonts w:hint="eastAsia" w:ascii="宋体" w:hAnsi="宋体"/>
                <w:color w:val="auto"/>
                <w:sz w:val="18"/>
                <w:szCs w:val="18"/>
                <w:highlight w:val="none"/>
              </w:rPr>
              <w:t>LOCAL_GEN_TIME</w:t>
            </w:r>
          </w:p>
        </w:tc>
        <w:tc>
          <w:tcPr>
            <w:tcW w:w="709" w:type="dxa"/>
            <w:noWrap w:val="0"/>
            <w:vAlign w:val="top"/>
          </w:tcPr>
          <w:p w14:paraId="6D6C621F">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289" w:type="dxa"/>
            <w:noWrap w:val="0"/>
            <w:tcMar>
              <w:top w:w="15" w:type="dxa"/>
              <w:left w:w="15" w:type="dxa"/>
              <w:bottom w:w="15" w:type="dxa"/>
              <w:right w:w="15" w:type="dxa"/>
            </w:tcMar>
            <w:vAlign w:val="center"/>
          </w:tcPr>
          <w:p w14:paraId="3C79010C">
            <w:pPr>
              <w:pStyle w:val="74"/>
              <w:rPr>
                <w:rFonts w:ascii="宋体" w:hAnsi="宋体"/>
                <w:color w:val="auto"/>
                <w:sz w:val="18"/>
                <w:szCs w:val="18"/>
                <w:highlight w:val="none"/>
              </w:rPr>
            </w:pPr>
            <w:r>
              <w:rPr>
                <w:rFonts w:hint="eastAsia" w:ascii="宋体" w:hAnsi="宋体"/>
                <w:color w:val="auto"/>
                <w:sz w:val="18"/>
                <w:szCs w:val="18"/>
                <w:highlight w:val="none"/>
              </w:rPr>
              <w:t>4</w:t>
            </w:r>
          </w:p>
        </w:tc>
        <w:tc>
          <w:tcPr>
            <w:tcW w:w="3015" w:type="dxa"/>
            <w:noWrap w:val="0"/>
            <w:tcMar>
              <w:top w:w="15" w:type="dxa"/>
              <w:left w:w="15" w:type="dxa"/>
              <w:bottom w:w="15" w:type="dxa"/>
              <w:right w:w="15" w:type="dxa"/>
            </w:tcMar>
            <w:vAlign w:val="center"/>
          </w:tcPr>
          <w:p w14:paraId="211422CA">
            <w:pPr>
              <w:pStyle w:val="74"/>
              <w:rPr>
                <w:rFonts w:ascii="宋体" w:hAnsi="宋体"/>
                <w:color w:val="auto"/>
                <w:sz w:val="18"/>
                <w:szCs w:val="18"/>
                <w:highlight w:val="none"/>
              </w:rPr>
            </w:pPr>
            <w:r>
              <w:rPr>
                <w:rFonts w:hint="eastAsia" w:ascii="宋体" w:hAnsi="宋体"/>
                <w:color w:val="auto"/>
                <w:sz w:val="18"/>
                <w:szCs w:val="18"/>
                <w:highlight w:val="none"/>
              </w:rPr>
              <w:t>本地生成二维码的时间</w:t>
            </w:r>
          </w:p>
        </w:tc>
      </w:tr>
      <w:tr w14:paraId="7D14BE78">
        <w:trPr>
          <w:wBefore w:w="0" w:type="dxa"/>
          <w:trHeight w:val="1080" w:hRule="atLeast"/>
          <w:jc w:val="center"/>
        </w:trPr>
        <w:tc>
          <w:tcPr>
            <w:tcW w:w="1409" w:type="dxa"/>
            <w:vMerge w:val="continue"/>
            <w:noWrap w:val="0"/>
            <w:vAlign w:val="top"/>
          </w:tcPr>
          <w:p w14:paraId="4050EEA9">
            <w:pPr>
              <w:pStyle w:val="74"/>
              <w:rPr>
                <w:rFonts w:ascii="宋体" w:hAnsi="宋体"/>
                <w:color w:val="auto"/>
                <w:sz w:val="18"/>
                <w:szCs w:val="18"/>
                <w:highlight w:val="none"/>
              </w:rPr>
            </w:pPr>
          </w:p>
        </w:tc>
        <w:tc>
          <w:tcPr>
            <w:tcW w:w="2301" w:type="dxa"/>
            <w:noWrap w:val="0"/>
            <w:tcMar>
              <w:top w:w="15" w:type="dxa"/>
              <w:left w:w="15" w:type="dxa"/>
              <w:bottom w:w="15" w:type="dxa"/>
              <w:right w:w="15" w:type="dxa"/>
            </w:tcMar>
            <w:vAlign w:val="center"/>
          </w:tcPr>
          <w:p w14:paraId="43CD5010">
            <w:pPr>
              <w:pStyle w:val="74"/>
              <w:rPr>
                <w:rFonts w:ascii="宋体" w:hAnsi="宋体"/>
                <w:color w:val="auto"/>
                <w:sz w:val="18"/>
                <w:szCs w:val="18"/>
                <w:highlight w:val="none"/>
              </w:rPr>
            </w:pPr>
            <w:r>
              <w:rPr>
                <w:rFonts w:hint="eastAsia" w:ascii="宋体" w:hAnsi="宋体"/>
                <w:color w:val="auto"/>
                <w:sz w:val="18"/>
                <w:szCs w:val="18"/>
                <w:highlight w:val="none"/>
              </w:rPr>
              <w:t>LOCAL_TIME_STAMP</w:t>
            </w:r>
          </w:p>
        </w:tc>
        <w:tc>
          <w:tcPr>
            <w:tcW w:w="709" w:type="dxa"/>
            <w:noWrap w:val="0"/>
            <w:vAlign w:val="top"/>
          </w:tcPr>
          <w:p w14:paraId="38D2F158">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289" w:type="dxa"/>
            <w:noWrap w:val="0"/>
            <w:tcMar>
              <w:top w:w="15" w:type="dxa"/>
              <w:left w:w="15" w:type="dxa"/>
              <w:bottom w:w="15" w:type="dxa"/>
              <w:right w:w="15" w:type="dxa"/>
            </w:tcMar>
            <w:vAlign w:val="center"/>
          </w:tcPr>
          <w:p w14:paraId="761F9A63">
            <w:pPr>
              <w:pStyle w:val="74"/>
              <w:rPr>
                <w:rFonts w:ascii="宋体" w:hAnsi="宋体"/>
                <w:color w:val="auto"/>
                <w:sz w:val="18"/>
                <w:szCs w:val="18"/>
                <w:highlight w:val="none"/>
              </w:rPr>
            </w:pPr>
            <w:r>
              <w:rPr>
                <w:rFonts w:ascii="宋体" w:hAnsi="宋体"/>
                <w:color w:val="auto"/>
                <w:sz w:val="18"/>
                <w:szCs w:val="18"/>
                <w:highlight w:val="none"/>
              </w:rPr>
              <w:t>1</w:t>
            </w:r>
          </w:p>
        </w:tc>
        <w:tc>
          <w:tcPr>
            <w:tcW w:w="3015" w:type="dxa"/>
            <w:noWrap w:val="0"/>
            <w:tcMar>
              <w:top w:w="15" w:type="dxa"/>
              <w:left w:w="15" w:type="dxa"/>
              <w:bottom w:w="15" w:type="dxa"/>
              <w:right w:w="15" w:type="dxa"/>
            </w:tcMar>
            <w:vAlign w:val="center"/>
          </w:tcPr>
          <w:p w14:paraId="7C12F126">
            <w:pPr>
              <w:pStyle w:val="74"/>
              <w:rPr>
                <w:rFonts w:ascii="宋体" w:hAnsi="宋体"/>
                <w:color w:val="auto"/>
                <w:sz w:val="18"/>
                <w:szCs w:val="18"/>
                <w:highlight w:val="none"/>
              </w:rPr>
            </w:pPr>
            <w:r>
              <w:rPr>
                <w:rFonts w:hint="eastAsia" w:ascii="宋体" w:hAnsi="宋体"/>
                <w:color w:val="auto"/>
                <w:sz w:val="18"/>
                <w:szCs w:val="18"/>
                <w:highlight w:val="none"/>
              </w:rPr>
              <w:t xml:space="preserve">APP本地二维码有效秒数。LOCAL_GEN_TIME + LOCAL_TIME_STAMP </w:t>
            </w:r>
            <w:r>
              <w:rPr>
                <w:rFonts w:ascii="宋体" w:hAnsi="宋体"/>
                <w:color w:val="auto"/>
                <w:sz w:val="18"/>
                <w:szCs w:val="18"/>
                <w:highlight w:val="none"/>
              </w:rPr>
              <w:t>=</w:t>
            </w:r>
            <w:r>
              <w:rPr>
                <w:rFonts w:hint="eastAsia" w:ascii="宋体" w:hAnsi="宋体"/>
                <w:color w:val="auto"/>
                <w:sz w:val="18"/>
                <w:szCs w:val="18"/>
                <w:highlight w:val="none"/>
              </w:rPr>
              <w:t>二维码实际有效期</w:t>
            </w:r>
          </w:p>
        </w:tc>
      </w:tr>
      <w:tr w14:paraId="5EDDB8DD">
        <w:trPr>
          <w:wBefore w:w="0" w:type="dxa"/>
          <w:trHeight w:val="840" w:hRule="atLeast"/>
          <w:jc w:val="center"/>
        </w:trPr>
        <w:tc>
          <w:tcPr>
            <w:tcW w:w="1409" w:type="dxa"/>
            <w:vMerge w:val="restart"/>
            <w:noWrap w:val="0"/>
            <w:vAlign w:val="top"/>
          </w:tcPr>
          <w:p w14:paraId="220B100F">
            <w:pPr>
              <w:pStyle w:val="74"/>
              <w:rPr>
                <w:rFonts w:ascii="宋体" w:hAnsi="宋体"/>
                <w:color w:val="auto"/>
                <w:sz w:val="18"/>
                <w:szCs w:val="18"/>
                <w:highlight w:val="none"/>
              </w:rPr>
            </w:pPr>
            <w:r>
              <w:rPr>
                <w:rFonts w:hint="eastAsia" w:ascii="宋体" w:hAnsi="宋体"/>
                <w:color w:val="auto"/>
                <w:sz w:val="18"/>
                <w:szCs w:val="18"/>
                <w:highlight w:val="none"/>
              </w:rPr>
              <w:t>客户端</w:t>
            </w:r>
            <w:r>
              <w:rPr>
                <w:rFonts w:ascii="宋体" w:hAnsi="宋体"/>
                <w:color w:val="auto"/>
                <w:sz w:val="18"/>
                <w:szCs w:val="18"/>
                <w:highlight w:val="none"/>
              </w:rPr>
              <w:t>随机数</w:t>
            </w:r>
          </w:p>
          <w:p w14:paraId="029D44CC">
            <w:pPr>
              <w:pStyle w:val="74"/>
              <w:rPr>
                <w:rFonts w:ascii="宋体" w:hAnsi="宋体"/>
                <w:color w:val="auto"/>
                <w:sz w:val="18"/>
                <w:szCs w:val="18"/>
                <w:highlight w:val="none"/>
              </w:rPr>
            </w:pPr>
          </w:p>
        </w:tc>
        <w:tc>
          <w:tcPr>
            <w:tcW w:w="2301" w:type="dxa"/>
            <w:noWrap w:val="0"/>
            <w:tcMar>
              <w:top w:w="15" w:type="dxa"/>
              <w:left w:w="15" w:type="dxa"/>
              <w:bottom w:w="15" w:type="dxa"/>
              <w:right w:w="15" w:type="dxa"/>
            </w:tcMar>
            <w:vAlign w:val="center"/>
          </w:tcPr>
          <w:p w14:paraId="1896B8A0">
            <w:pPr>
              <w:pStyle w:val="74"/>
              <w:rPr>
                <w:rFonts w:ascii="宋体" w:hAnsi="宋体"/>
                <w:color w:val="auto"/>
                <w:sz w:val="18"/>
                <w:szCs w:val="18"/>
                <w:highlight w:val="none"/>
              </w:rPr>
            </w:pPr>
            <w:r>
              <w:rPr>
                <w:rFonts w:ascii="宋体" w:hAnsi="宋体"/>
                <w:color w:val="auto"/>
                <w:sz w:val="18"/>
                <w:szCs w:val="18"/>
                <w:highlight w:val="none"/>
              </w:rPr>
              <w:t>APP</w:t>
            </w:r>
            <w:r>
              <w:rPr>
                <w:rFonts w:hint="eastAsia" w:ascii="宋体" w:hAnsi="宋体"/>
                <w:color w:val="auto"/>
                <w:sz w:val="18"/>
                <w:szCs w:val="18"/>
                <w:highlight w:val="none"/>
              </w:rPr>
              <w:t>_</w:t>
            </w:r>
            <w:r>
              <w:rPr>
                <w:rFonts w:ascii="宋体" w:hAnsi="宋体"/>
                <w:color w:val="auto"/>
                <w:sz w:val="18"/>
                <w:szCs w:val="18"/>
                <w:highlight w:val="none"/>
              </w:rPr>
              <w:t>RANDOM_NUMBER</w:t>
            </w:r>
          </w:p>
        </w:tc>
        <w:tc>
          <w:tcPr>
            <w:tcW w:w="709" w:type="dxa"/>
            <w:noWrap w:val="0"/>
            <w:vAlign w:val="top"/>
          </w:tcPr>
          <w:p w14:paraId="065684DB">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289" w:type="dxa"/>
            <w:noWrap w:val="0"/>
            <w:tcMar>
              <w:top w:w="15" w:type="dxa"/>
              <w:left w:w="15" w:type="dxa"/>
              <w:bottom w:w="15" w:type="dxa"/>
              <w:right w:w="15" w:type="dxa"/>
            </w:tcMar>
            <w:vAlign w:val="center"/>
          </w:tcPr>
          <w:p w14:paraId="58318450">
            <w:pPr>
              <w:pStyle w:val="74"/>
              <w:rPr>
                <w:rFonts w:ascii="宋体" w:hAnsi="宋体"/>
                <w:color w:val="auto"/>
                <w:sz w:val="18"/>
                <w:szCs w:val="18"/>
                <w:highlight w:val="none"/>
              </w:rPr>
            </w:pPr>
            <w:r>
              <w:rPr>
                <w:rFonts w:ascii="宋体" w:hAnsi="宋体"/>
                <w:color w:val="auto"/>
                <w:sz w:val="18"/>
                <w:szCs w:val="18"/>
                <w:highlight w:val="none"/>
              </w:rPr>
              <w:t>6</w:t>
            </w:r>
          </w:p>
        </w:tc>
        <w:tc>
          <w:tcPr>
            <w:tcW w:w="3015" w:type="dxa"/>
            <w:noWrap w:val="0"/>
            <w:tcMar>
              <w:top w:w="15" w:type="dxa"/>
              <w:left w:w="15" w:type="dxa"/>
              <w:bottom w:w="15" w:type="dxa"/>
              <w:right w:w="15" w:type="dxa"/>
            </w:tcMar>
            <w:vAlign w:val="center"/>
          </w:tcPr>
          <w:p w14:paraId="453D5112">
            <w:pPr>
              <w:pStyle w:val="74"/>
              <w:rPr>
                <w:rFonts w:ascii="宋体" w:hAnsi="宋体"/>
                <w:color w:val="auto"/>
                <w:sz w:val="18"/>
                <w:szCs w:val="18"/>
                <w:highlight w:val="none"/>
              </w:rPr>
            </w:pPr>
            <w:r>
              <w:rPr>
                <w:rFonts w:hint="eastAsia" w:ascii="宋体" w:hAnsi="宋体"/>
                <w:color w:val="auto"/>
                <w:sz w:val="18"/>
                <w:szCs w:val="18"/>
                <w:highlight w:val="none"/>
              </w:rPr>
              <w:t>客户端</w:t>
            </w:r>
            <w:r>
              <w:rPr>
                <w:rFonts w:ascii="宋体" w:hAnsi="宋体"/>
                <w:color w:val="auto"/>
                <w:sz w:val="18"/>
                <w:szCs w:val="18"/>
                <w:highlight w:val="none"/>
              </w:rPr>
              <w:t>随机产生</w:t>
            </w:r>
            <w:r>
              <w:rPr>
                <w:rFonts w:hint="eastAsia" w:ascii="宋体" w:hAnsi="宋体"/>
                <w:color w:val="auto"/>
                <w:sz w:val="18"/>
                <w:szCs w:val="18"/>
                <w:highlight w:val="none"/>
              </w:rPr>
              <w:t>，</w:t>
            </w:r>
            <w:r>
              <w:rPr>
                <w:rFonts w:ascii="宋体" w:hAnsi="宋体"/>
                <w:color w:val="auto"/>
                <w:sz w:val="18"/>
                <w:szCs w:val="18"/>
                <w:highlight w:val="none"/>
              </w:rPr>
              <w:t>保证</w:t>
            </w:r>
            <w:r>
              <w:rPr>
                <w:rFonts w:hint="eastAsia" w:ascii="宋体" w:hAnsi="宋体"/>
                <w:color w:val="auto"/>
                <w:sz w:val="18"/>
                <w:szCs w:val="18"/>
                <w:highlight w:val="none"/>
              </w:rPr>
              <w:t>每天</w:t>
            </w:r>
            <w:r>
              <w:rPr>
                <w:rFonts w:ascii="宋体" w:hAnsi="宋体"/>
                <w:color w:val="auto"/>
                <w:sz w:val="18"/>
                <w:szCs w:val="18"/>
                <w:highlight w:val="none"/>
              </w:rPr>
              <w:t>产生的</w:t>
            </w:r>
            <w:r>
              <w:rPr>
                <w:rFonts w:hint="eastAsia" w:ascii="宋体" w:hAnsi="宋体"/>
                <w:color w:val="auto"/>
                <w:sz w:val="18"/>
                <w:szCs w:val="18"/>
                <w:highlight w:val="none"/>
              </w:rPr>
              <w:t>随机数</w:t>
            </w:r>
            <w:r>
              <w:rPr>
                <w:rFonts w:ascii="宋体" w:hAnsi="宋体"/>
                <w:color w:val="auto"/>
                <w:sz w:val="18"/>
                <w:szCs w:val="18"/>
                <w:highlight w:val="none"/>
              </w:rPr>
              <w:t>不重复</w:t>
            </w:r>
          </w:p>
        </w:tc>
      </w:tr>
      <w:tr w14:paraId="2FB5A11F">
        <w:trPr>
          <w:wBefore w:w="0" w:type="dxa"/>
          <w:trHeight w:val="840" w:hRule="atLeast"/>
          <w:jc w:val="center"/>
        </w:trPr>
        <w:tc>
          <w:tcPr>
            <w:tcW w:w="1409" w:type="dxa"/>
            <w:vMerge w:val="continue"/>
            <w:noWrap w:val="0"/>
            <w:vAlign w:val="top"/>
          </w:tcPr>
          <w:p w14:paraId="025589CC">
            <w:pPr>
              <w:pStyle w:val="74"/>
              <w:rPr>
                <w:rFonts w:ascii="宋体" w:hAnsi="宋体"/>
                <w:color w:val="auto"/>
                <w:sz w:val="18"/>
                <w:szCs w:val="18"/>
                <w:highlight w:val="none"/>
              </w:rPr>
            </w:pPr>
          </w:p>
        </w:tc>
        <w:tc>
          <w:tcPr>
            <w:tcW w:w="2301" w:type="dxa"/>
            <w:noWrap w:val="0"/>
            <w:tcMar>
              <w:top w:w="15" w:type="dxa"/>
              <w:left w:w="15" w:type="dxa"/>
              <w:bottom w:w="15" w:type="dxa"/>
              <w:right w:w="15" w:type="dxa"/>
            </w:tcMar>
            <w:vAlign w:val="center"/>
          </w:tcPr>
          <w:p w14:paraId="271C7AF3">
            <w:pPr>
              <w:pStyle w:val="74"/>
              <w:rPr>
                <w:rFonts w:ascii="宋体" w:hAnsi="宋体"/>
                <w:color w:val="auto"/>
                <w:sz w:val="18"/>
                <w:szCs w:val="18"/>
                <w:highlight w:val="none"/>
              </w:rPr>
            </w:pPr>
            <w:r>
              <w:rPr>
                <w:rFonts w:ascii="宋体" w:hAnsi="宋体"/>
                <w:color w:val="auto"/>
                <w:sz w:val="18"/>
                <w:szCs w:val="18"/>
                <w:highlight w:val="none"/>
              </w:rPr>
              <w:t>APP_RANDOM_ALGORITHM</w:t>
            </w:r>
          </w:p>
        </w:tc>
        <w:tc>
          <w:tcPr>
            <w:tcW w:w="709" w:type="dxa"/>
            <w:noWrap w:val="0"/>
            <w:vAlign w:val="top"/>
          </w:tcPr>
          <w:p w14:paraId="339789FB">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289" w:type="dxa"/>
            <w:noWrap w:val="0"/>
            <w:tcMar>
              <w:top w:w="15" w:type="dxa"/>
              <w:left w:w="15" w:type="dxa"/>
              <w:bottom w:w="15" w:type="dxa"/>
              <w:right w:w="15" w:type="dxa"/>
            </w:tcMar>
            <w:vAlign w:val="center"/>
          </w:tcPr>
          <w:p w14:paraId="779FF142">
            <w:pPr>
              <w:pStyle w:val="74"/>
              <w:rPr>
                <w:rFonts w:ascii="宋体" w:hAnsi="宋体"/>
                <w:color w:val="auto"/>
                <w:sz w:val="18"/>
                <w:szCs w:val="18"/>
                <w:highlight w:val="none"/>
              </w:rPr>
            </w:pPr>
            <w:r>
              <w:rPr>
                <w:rFonts w:hint="eastAsia" w:ascii="宋体" w:hAnsi="宋体"/>
                <w:color w:val="auto"/>
                <w:sz w:val="18"/>
                <w:szCs w:val="18"/>
                <w:highlight w:val="none"/>
              </w:rPr>
              <w:t>1</w:t>
            </w:r>
          </w:p>
        </w:tc>
        <w:tc>
          <w:tcPr>
            <w:tcW w:w="3015" w:type="dxa"/>
            <w:noWrap w:val="0"/>
            <w:tcMar>
              <w:top w:w="15" w:type="dxa"/>
              <w:left w:w="15" w:type="dxa"/>
              <w:bottom w:w="15" w:type="dxa"/>
              <w:right w:w="15" w:type="dxa"/>
            </w:tcMar>
            <w:vAlign w:val="center"/>
          </w:tcPr>
          <w:p w14:paraId="48C01A30">
            <w:pPr>
              <w:pStyle w:val="74"/>
              <w:rPr>
                <w:rFonts w:ascii="宋体" w:hAnsi="宋体"/>
                <w:color w:val="auto"/>
                <w:sz w:val="18"/>
                <w:szCs w:val="18"/>
                <w:highlight w:val="none"/>
              </w:rPr>
            </w:pPr>
            <w:r>
              <w:rPr>
                <w:rFonts w:hint="eastAsia" w:ascii="宋体" w:hAnsi="宋体"/>
                <w:color w:val="auto"/>
                <w:sz w:val="18"/>
                <w:szCs w:val="18"/>
                <w:highlight w:val="none"/>
              </w:rPr>
              <w:t>随机数加密</w:t>
            </w:r>
            <w:r>
              <w:rPr>
                <w:rFonts w:ascii="宋体" w:hAnsi="宋体"/>
                <w:color w:val="auto"/>
                <w:sz w:val="18"/>
                <w:szCs w:val="18"/>
                <w:highlight w:val="none"/>
              </w:rPr>
              <w:t>保护算法</w:t>
            </w:r>
          </w:p>
        </w:tc>
      </w:tr>
      <w:tr w14:paraId="36CB17ED">
        <w:trPr>
          <w:wBefore w:w="0" w:type="dxa"/>
          <w:trHeight w:val="840" w:hRule="atLeast"/>
          <w:jc w:val="center"/>
        </w:trPr>
        <w:tc>
          <w:tcPr>
            <w:tcW w:w="1409" w:type="dxa"/>
            <w:vMerge w:val="restart"/>
            <w:noWrap w:val="0"/>
            <w:vAlign w:val="top"/>
          </w:tcPr>
          <w:p w14:paraId="568A36A6">
            <w:pPr>
              <w:pStyle w:val="74"/>
              <w:rPr>
                <w:rFonts w:ascii="宋体" w:hAnsi="宋体"/>
                <w:color w:val="auto"/>
                <w:sz w:val="18"/>
                <w:szCs w:val="18"/>
                <w:highlight w:val="none"/>
              </w:rPr>
            </w:pPr>
            <w:r>
              <w:rPr>
                <w:rFonts w:hint="eastAsia" w:ascii="宋体" w:hAnsi="宋体"/>
                <w:color w:val="auto"/>
                <w:sz w:val="18"/>
                <w:szCs w:val="18"/>
                <w:highlight w:val="none"/>
              </w:rPr>
              <w:t>用户</w:t>
            </w:r>
            <w:r>
              <w:rPr>
                <w:rFonts w:ascii="宋体" w:hAnsi="宋体"/>
                <w:color w:val="auto"/>
                <w:sz w:val="18"/>
                <w:szCs w:val="18"/>
                <w:highlight w:val="none"/>
              </w:rPr>
              <w:t>私钥签名</w:t>
            </w:r>
            <w:r>
              <w:rPr>
                <w:rFonts w:hint="eastAsia" w:ascii="宋体" w:hAnsi="宋体"/>
                <w:color w:val="auto"/>
                <w:sz w:val="18"/>
                <w:szCs w:val="18"/>
                <w:highlight w:val="none"/>
              </w:rPr>
              <w:t>信息</w:t>
            </w:r>
          </w:p>
          <w:p w14:paraId="3F12C62F">
            <w:pPr>
              <w:pStyle w:val="74"/>
              <w:rPr>
                <w:rFonts w:ascii="宋体" w:hAnsi="宋体"/>
                <w:color w:val="auto"/>
                <w:sz w:val="18"/>
                <w:szCs w:val="18"/>
                <w:highlight w:val="none"/>
              </w:rPr>
            </w:pPr>
          </w:p>
        </w:tc>
        <w:tc>
          <w:tcPr>
            <w:tcW w:w="2301" w:type="dxa"/>
            <w:noWrap w:val="0"/>
            <w:tcMar>
              <w:top w:w="15" w:type="dxa"/>
              <w:left w:w="15" w:type="dxa"/>
              <w:bottom w:w="15" w:type="dxa"/>
              <w:right w:w="15" w:type="dxa"/>
            </w:tcMar>
            <w:vAlign w:val="center"/>
          </w:tcPr>
          <w:p w14:paraId="5FE45456">
            <w:pPr>
              <w:pStyle w:val="74"/>
              <w:rPr>
                <w:rFonts w:ascii="宋体" w:hAnsi="宋体"/>
                <w:color w:val="auto"/>
                <w:sz w:val="18"/>
                <w:szCs w:val="18"/>
                <w:highlight w:val="none"/>
              </w:rPr>
            </w:pPr>
            <w:r>
              <w:rPr>
                <w:rFonts w:hint="eastAsia" w:ascii="宋体" w:hAnsi="宋体"/>
                <w:color w:val="auto"/>
                <w:sz w:val="18"/>
                <w:szCs w:val="18"/>
                <w:highlight w:val="none"/>
              </w:rPr>
              <w:t>SIGN</w:t>
            </w:r>
            <w:r>
              <w:rPr>
                <w:rFonts w:ascii="宋体" w:hAnsi="宋体"/>
                <w:color w:val="auto"/>
                <w:sz w:val="18"/>
                <w:szCs w:val="18"/>
                <w:highlight w:val="none"/>
              </w:rPr>
              <w:t>ATURE</w:t>
            </w:r>
            <w:r>
              <w:rPr>
                <w:rFonts w:hint="eastAsia" w:ascii="宋体" w:hAnsi="宋体"/>
                <w:color w:val="auto"/>
                <w:sz w:val="18"/>
                <w:szCs w:val="18"/>
                <w:highlight w:val="none"/>
              </w:rPr>
              <w:t>_ALGORITHM</w:t>
            </w:r>
          </w:p>
        </w:tc>
        <w:tc>
          <w:tcPr>
            <w:tcW w:w="709" w:type="dxa"/>
            <w:noWrap w:val="0"/>
            <w:vAlign w:val="top"/>
          </w:tcPr>
          <w:p w14:paraId="06CF13E9">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289" w:type="dxa"/>
            <w:noWrap w:val="0"/>
            <w:tcMar>
              <w:top w:w="15" w:type="dxa"/>
              <w:left w:w="15" w:type="dxa"/>
              <w:bottom w:w="15" w:type="dxa"/>
              <w:right w:w="15" w:type="dxa"/>
            </w:tcMar>
            <w:vAlign w:val="center"/>
          </w:tcPr>
          <w:p w14:paraId="5EBB122F">
            <w:pPr>
              <w:pStyle w:val="74"/>
              <w:rPr>
                <w:rFonts w:ascii="宋体" w:hAnsi="宋体"/>
                <w:color w:val="auto"/>
                <w:sz w:val="18"/>
                <w:szCs w:val="18"/>
                <w:highlight w:val="none"/>
              </w:rPr>
            </w:pPr>
            <w:r>
              <w:rPr>
                <w:rFonts w:hint="eastAsia" w:ascii="宋体" w:hAnsi="宋体"/>
                <w:color w:val="auto"/>
                <w:sz w:val="18"/>
                <w:szCs w:val="18"/>
                <w:highlight w:val="none"/>
              </w:rPr>
              <w:t>1</w:t>
            </w:r>
          </w:p>
        </w:tc>
        <w:tc>
          <w:tcPr>
            <w:tcW w:w="3015" w:type="dxa"/>
            <w:noWrap w:val="0"/>
            <w:tcMar>
              <w:top w:w="15" w:type="dxa"/>
              <w:left w:w="15" w:type="dxa"/>
              <w:bottom w:w="15" w:type="dxa"/>
              <w:right w:w="15" w:type="dxa"/>
            </w:tcMar>
            <w:vAlign w:val="center"/>
          </w:tcPr>
          <w:p w14:paraId="32C5A808">
            <w:pPr>
              <w:pStyle w:val="74"/>
              <w:rPr>
                <w:rFonts w:ascii="宋体" w:hAnsi="宋体"/>
                <w:color w:val="auto"/>
                <w:sz w:val="18"/>
                <w:szCs w:val="18"/>
                <w:highlight w:val="none"/>
              </w:rPr>
            </w:pPr>
            <w:r>
              <w:rPr>
                <w:rFonts w:hint="eastAsia" w:ascii="宋体" w:hAnsi="宋体"/>
                <w:color w:val="auto"/>
                <w:sz w:val="18"/>
                <w:szCs w:val="18"/>
                <w:highlight w:val="none"/>
              </w:rPr>
              <w:t>用于</w:t>
            </w:r>
            <w:r>
              <w:rPr>
                <w:rFonts w:ascii="宋体" w:hAnsi="宋体"/>
                <w:color w:val="auto"/>
                <w:sz w:val="18"/>
                <w:szCs w:val="18"/>
                <w:highlight w:val="none"/>
              </w:rPr>
              <w:t>约定app端私钥签名算法</w:t>
            </w:r>
            <w:r>
              <w:rPr>
                <w:rFonts w:hint="eastAsia" w:ascii="宋体" w:hAnsi="宋体"/>
                <w:color w:val="auto"/>
                <w:sz w:val="18"/>
                <w:szCs w:val="18"/>
                <w:highlight w:val="none"/>
              </w:rPr>
              <w:t>。</w:t>
            </w:r>
            <w:r>
              <w:rPr>
                <w:rFonts w:ascii="宋体" w:hAnsi="宋体"/>
                <w:color w:val="auto"/>
                <w:sz w:val="18"/>
                <w:szCs w:val="18"/>
                <w:highlight w:val="none"/>
              </w:rPr>
              <w:t>取值</w:t>
            </w:r>
            <w:r>
              <w:rPr>
                <w:rFonts w:hint="eastAsia" w:ascii="宋体" w:hAnsi="宋体"/>
                <w:color w:val="auto"/>
                <w:sz w:val="18"/>
                <w:szCs w:val="18"/>
                <w:highlight w:val="none"/>
              </w:rPr>
              <w:t>见</w:t>
            </w:r>
            <w:r>
              <w:rPr>
                <w:rFonts w:ascii="宋体" w:hAnsi="宋体"/>
                <w:color w:val="auto"/>
                <w:sz w:val="18"/>
                <w:szCs w:val="18"/>
                <w:highlight w:val="none"/>
              </w:rPr>
              <w:t>下文</w:t>
            </w:r>
          </w:p>
        </w:tc>
      </w:tr>
      <w:tr w14:paraId="2EE3C9D4">
        <w:trPr>
          <w:wBefore w:w="0" w:type="dxa"/>
          <w:trHeight w:val="840" w:hRule="atLeast"/>
          <w:jc w:val="center"/>
        </w:trPr>
        <w:tc>
          <w:tcPr>
            <w:tcW w:w="1409" w:type="dxa"/>
            <w:vMerge w:val="continue"/>
            <w:noWrap w:val="0"/>
            <w:vAlign w:val="top"/>
          </w:tcPr>
          <w:p w14:paraId="3DD78D43">
            <w:pPr>
              <w:pStyle w:val="74"/>
              <w:rPr>
                <w:rFonts w:ascii="宋体" w:hAnsi="宋体"/>
                <w:color w:val="auto"/>
                <w:sz w:val="18"/>
                <w:szCs w:val="18"/>
                <w:highlight w:val="none"/>
              </w:rPr>
            </w:pPr>
          </w:p>
        </w:tc>
        <w:tc>
          <w:tcPr>
            <w:tcW w:w="2301" w:type="dxa"/>
            <w:noWrap w:val="0"/>
            <w:tcMar>
              <w:top w:w="15" w:type="dxa"/>
              <w:left w:w="15" w:type="dxa"/>
              <w:bottom w:w="15" w:type="dxa"/>
              <w:right w:w="15" w:type="dxa"/>
            </w:tcMar>
            <w:vAlign w:val="center"/>
          </w:tcPr>
          <w:p w14:paraId="44492B25">
            <w:pPr>
              <w:pStyle w:val="74"/>
              <w:rPr>
                <w:rFonts w:ascii="宋体" w:hAnsi="宋体"/>
                <w:color w:val="auto"/>
                <w:sz w:val="18"/>
                <w:szCs w:val="18"/>
                <w:highlight w:val="none"/>
              </w:rPr>
            </w:pPr>
            <w:r>
              <w:rPr>
                <w:rFonts w:hint="eastAsia" w:ascii="宋体" w:hAnsi="宋体"/>
                <w:color w:val="auto"/>
                <w:sz w:val="18"/>
                <w:szCs w:val="18"/>
                <w:highlight w:val="none"/>
              </w:rPr>
              <w:t>USER_SIGNATURE</w:t>
            </w:r>
          </w:p>
        </w:tc>
        <w:tc>
          <w:tcPr>
            <w:tcW w:w="709" w:type="dxa"/>
            <w:noWrap w:val="0"/>
            <w:vAlign w:val="top"/>
          </w:tcPr>
          <w:p w14:paraId="1D6255DF">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289" w:type="dxa"/>
            <w:noWrap w:val="0"/>
            <w:tcMar>
              <w:top w:w="15" w:type="dxa"/>
              <w:left w:w="15" w:type="dxa"/>
              <w:bottom w:w="15" w:type="dxa"/>
              <w:right w:w="15" w:type="dxa"/>
            </w:tcMar>
            <w:vAlign w:val="center"/>
          </w:tcPr>
          <w:p w14:paraId="10CD3AFC">
            <w:pPr>
              <w:pStyle w:val="74"/>
              <w:rPr>
                <w:rFonts w:ascii="宋体" w:hAnsi="宋体"/>
                <w:color w:val="auto"/>
                <w:sz w:val="18"/>
                <w:szCs w:val="18"/>
                <w:highlight w:val="none"/>
              </w:rPr>
            </w:pPr>
            <w:r>
              <w:rPr>
                <w:rFonts w:hint="eastAsia" w:ascii="宋体" w:hAnsi="宋体"/>
                <w:color w:val="auto"/>
                <w:sz w:val="18"/>
                <w:szCs w:val="18"/>
                <w:highlight w:val="none"/>
              </w:rPr>
              <w:t>64</w:t>
            </w:r>
          </w:p>
        </w:tc>
        <w:tc>
          <w:tcPr>
            <w:tcW w:w="3015" w:type="dxa"/>
            <w:noWrap w:val="0"/>
            <w:tcMar>
              <w:top w:w="15" w:type="dxa"/>
              <w:left w:w="15" w:type="dxa"/>
              <w:bottom w:w="15" w:type="dxa"/>
              <w:right w:w="15" w:type="dxa"/>
            </w:tcMar>
            <w:vAlign w:val="center"/>
          </w:tcPr>
          <w:p w14:paraId="244304A7">
            <w:pPr>
              <w:pStyle w:val="74"/>
              <w:rPr>
                <w:rFonts w:ascii="宋体" w:hAnsi="宋体"/>
                <w:color w:val="auto"/>
                <w:sz w:val="18"/>
                <w:szCs w:val="18"/>
                <w:highlight w:val="none"/>
              </w:rPr>
            </w:pPr>
            <w:r>
              <w:rPr>
                <w:rFonts w:hint="eastAsia" w:ascii="宋体" w:hAnsi="宋体"/>
                <w:color w:val="auto"/>
                <w:sz w:val="18"/>
                <w:szCs w:val="18"/>
                <w:highlight w:val="none"/>
              </w:rPr>
              <w:t>用户私钥签名</w:t>
            </w:r>
          </w:p>
        </w:tc>
      </w:tr>
      <w:tr w14:paraId="30594EA4">
        <w:trPr>
          <w:wBefore w:w="0" w:type="dxa"/>
          <w:trHeight w:val="840" w:hRule="atLeast"/>
          <w:jc w:val="center"/>
        </w:trPr>
        <w:tc>
          <w:tcPr>
            <w:tcW w:w="1409" w:type="dxa"/>
            <w:vMerge w:val="restart"/>
            <w:noWrap w:val="0"/>
            <w:vAlign w:val="top"/>
          </w:tcPr>
          <w:p w14:paraId="66DFD3EF">
            <w:pPr>
              <w:pStyle w:val="74"/>
              <w:rPr>
                <w:rFonts w:ascii="宋体" w:hAnsi="宋体"/>
                <w:color w:val="auto"/>
                <w:sz w:val="18"/>
                <w:szCs w:val="18"/>
                <w:highlight w:val="none"/>
              </w:rPr>
            </w:pPr>
            <w:r>
              <w:rPr>
                <w:rFonts w:hint="eastAsia" w:ascii="宋体" w:hAnsi="宋体"/>
                <w:color w:val="auto"/>
                <w:sz w:val="18"/>
                <w:szCs w:val="18"/>
                <w:highlight w:val="none"/>
              </w:rPr>
              <w:t>用户</w:t>
            </w:r>
            <w:r>
              <w:rPr>
                <w:rFonts w:ascii="宋体" w:hAnsi="宋体"/>
                <w:color w:val="auto"/>
                <w:sz w:val="18"/>
                <w:szCs w:val="18"/>
                <w:highlight w:val="none"/>
              </w:rPr>
              <w:t>公钥信息</w:t>
            </w:r>
          </w:p>
        </w:tc>
        <w:tc>
          <w:tcPr>
            <w:tcW w:w="2301" w:type="dxa"/>
            <w:noWrap w:val="0"/>
            <w:tcMar>
              <w:top w:w="15" w:type="dxa"/>
              <w:left w:w="15" w:type="dxa"/>
              <w:bottom w:w="15" w:type="dxa"/>
              <w:right w:w="15" w:type="dxa"/>
            </w:tcMar>
            <w:vAlign w:val="center"/>
          </w:tcPr>
          <w:p w14:paraId="515468E1">
            <w:pPr>
              <w:pStyle w:val="74"/>
              <w:rPr>
                <w:rFonts w:ascii="宋体" w:hAnsi="宋体"/>
                <w:color w:val="auto"/>
                <w:sz w:val="18"/>
                <w:szCs w:val="18"/>
                <w:highlight w:val="none"/>
              </w:rPr>
            </w:pPr>
            <w:r>
              <w:rPr>
                <w:rFonts w:hint="eastAsia" w:ascii="宋体" w:hAnsi="宋体"/>
                <w:color w:val="auto"/>
                <w:sz w:val="18"/>
                <w:szCs w:val="18"/>
                <w:highlight w:val="none"/>
              </w:rPr>
              <w:t>USER_PUB_</w:t>
            </w:r>
            <w:r>
              <w:rPr>
                <w:rFonts w:ascii="宋体" w:hAnsi="宋体"/>
                <w:color w:val="auto"/>
                <w:sz w:val="18"/>
                <w:szCs w:val="18"/>
                <w:highlight w:val="none"/>
              </w:rPr>
              <w:t>PK_LEN</w:t>
            </w:r>
          </w:p>
        </w:tc>
        <w:tc>
          <w:tcPr>
            <w:tcW w:w="709" w:type="dxa"/>
            <w:noWrap w:val="0"/>
            <w:vAlign w:val="top"/>
          </w:tcPr>
          <w:p w14:paraId="340E3FE2">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289" w:type="dxa"/>
            <w:noWrap w:val="0"/>
            <w:tcMar>
              <w:top w:w="15" w:type="dxa"/>
              <w:left w:w="15" w:type="dxa"/>
              <w:bottom w:w="15" w:type="dxa"/>
              <w:right w:w="15" w:type="dxa"/>
            </w:tcMar>
            <w:vAlign w:val="center"/>
          </w:tcPr>
          <w:p w14:paraId="3481F160">
            <w:pPr>
              <w:pStyle w:val="74"/>
              <w:rPr>
                <w:rFonts w:ascii="宋体" w:hAnsi="宋体"/>
                <w:color w:val="auto"/>
                <w:sz w:val="18"/>
                <w:szCs w:val="18"/>
                <w:highlight w:val="none"/>
              </w:rPr>
            </w:pPr>
            <w:r>
              <w:rPr>
                <w:rFonts w:hint="eastAsia" w:ascii="宋体" w:hAnsi="宋体"/>
                <w:color w:val="auto"/>
                <w:sz w:val="18"/>
                <w:szCs w:val="18"/>
                <w:highlight w:val="none"/>
              </w:rPr>
              <w:t>1</w:t>
            </w:r>
          </w:p>
        </w:tc>
        <w:tc>
          <w:tcPr>
            <w:tcW w:w="3015" w:type="dxa"/>
            <w:noWrap w:val="0"/>
            <w:tcMar>
              <w:top w:w="15" w:type="dxa"/>
              <w:left w:w="15" w:type="dxa"/>
              <w:bottom w:w="15" w:type="dxa"/>
              <w:right w:w="15" w:type="dxa"/>
            </w:tcMar>
            <w:vAlign w:val="center"/>
          </w:tcPr>
          <w:p w14:paraId="112CDE45">
            <w:pPr>
              <w:pStyle w:val="74"/>
              <w:rPr>
                <w:rFonts w:ascii="宋体" w:hAnsi="宋体"/>
                <w:color w:val="auto"/>
                <w:sz w:val="18"/>
                <w:szCs w:val="18"/>
                <w:highlight w:val="none"/>
              </w:rPr>
            </w:pPr>
            <w:r>
              <w:rPr>
                <w:rFonts w:hint="eastAsia" w:ascii="宋体" w:hAnsi="宋体"/>
                <w:color w:val="auto"/>
                <w:sz w:val="18"/>
                <w:szCs w:val="18"/>
                <w:highlight w:val="none"/>
              </w:rPr>
              <w:t>用户</w:t>
            </w:r>
            <w:r>
              <w:rPr>
                <w:rFonts w:ascii="宋体" w:hAnsi="宋体"/>
                <w:color w:val="auto"/>
                <w:sz w:val="18"/>
                <w:szCs w:val="18"/>
                <w:highlight w:val="none"/>
              </w:rPr>
              <w:t>公钥信息长度</w:t>
            </w:r>
          </w:p>
        </w:tc>
      </w:tr>
      <w:tr w14:paraId="75504AD6">
        <w:trPr>
          <w:wBefore w:w="0" w:type="dxa"/>
          <w:trHeight w:val="840" w:hRule="atLeast"/>
          <w:jc w:val="center"/>
        </w:trPr>
        <w:tc>
          <w:tcPr>
            <w:tcW w:w="1409" w:type="dxa"/>
            <w:vMerge w:val="continue"/>
            <w:noWrap w:val="0"/>
            <w:vAlign w:val="top"/>
          </w:tcPr>
          <w:p w14:paraId="5D2079ED">
            <w:pPr>
              <w:pStyle w:val="74"/>
              <w:rPr>
                <w:rFonts w:ascii="宋体" w:hAnsi="宋体"/>
                <w:color w:val="auto"/>
                <w:sz w:val="18"/>
                <w:szCs w:val="18"/>
                <w:highlight w:val="none"/>
              </w:rPr>
            </w:pPr>
          </w:p>
        </w:tc>
        <w:tc>
          <w:tcPr>
            <w:tcW w:w="2301" w:type="dxa"/>
            <w:noWrap w:val="0"/>
            <w:tcMar>
              <w:top w:w="15" w:type="dxa"/>
              <w:left w:w="15" w:type="dxa"/>
              <w:bottom w:w="15" w:type="dxa"/>
              <w:right w:w="15" w:type="dxa"/>
            </w:tcMar>
            <w:vAlign w:val="center"/>
          </w:tcPr>
          <w:p w14:paraId="22409AD0">
            <w:pPr>
              <w:pStyle w:val="74"/>
              <w:rPr>
                <w:rFonts w:ascii="宋体" w:hAnsi="宋体"/>
                <w:color w:val="auto"/>
                <w:sz w:val="18"/>
                <w:szCs w:val="18"/>
                <w:highlight w:val="none"/>
              </w:rPr>
            </w:pPr>
            <w:r>
              <w:rPr>
                <w:rFonts w:hint="eastAsia" w:ascii="宋体" w:hAnsi="宋体"/>
                <w:color w:val="auto"/>
                <w:sz w:val="18"/>
                <w:szCs w:val="18"/>
                <w:highlight w:val="none"/>
              </w:rPr>
              <w:t>USER_</w:t>
            </w:r>
            <w:r>
              <w:rPr>
                <w:rFonts w:ascii="宋体" w:hAnsi="宋体"/>
                <w:color w:val="auto"/>
                <w:sz w:val="18"/>
                <w:szCs w:val="18"/>
                <w:highlight w:val="none"/>
              </w:rPr>
              <w:t>PUB_</w:t>
            </w:r>
            <w:r>
              <w:rPr>
                <w:rFonts w:hint="eastAsia" w:ascii="宋体" w:hAnsi="宋体"/>
                <w:color w:val="auto"/>
                <w:sz w:val="18"/>
                <w:szCs w:val="18"/>
                <w:highlight w:val="none"/>
              </w:rPr>
              <w:t>PK</w:t>
            </w:r>
          </w:p>
        </w:tc>
        <w:tc>
          <w:tcPr>
            <w:tcW w:w="709" w:type="dxa"/>
            <w:noWrap w:val="0"/>
            <w:vAlign w:val="top"/>
          </w:tcPr>
          <w:p w14:paraId="347E9B1F">
            <w:pPr>
              <w:pStyle w:val="74"/>
              <w:rPr>
                <w:rFonts w:ascii="宋体" w:hAnsi="宋体"/>
                <w:color w:val="auto"/>
                <w:sz w:val="18"/>
                <w:szCs w:val="18"/>
                <w:highlight w:val="none"/>
              </w:rPr>
            </w:pPr>
            <w:r>
              <w:rPr>
                <w:rFonts w:hint="eastAsia" w:ascii="宋体" w:hAnsi="宋体"/>
                <w:color w:val="auto"/>
                <w:sz w:val="18"/>
                <w:szCs w:val="18"/>
                <w:highlight w:val="none"/>
              </w:rPr>
              <w:t>HEX</w:t>
            </w:r>
          </w:p>
        </w:tc>
        <w:tc>
          <w:tcPr>
            <w:tcW w:w="1289" w:type="dxa"/>
            <w:noWrap w:val="0"/>
            <w:tcMar>
              <w:top w:w="15" w:type="dxa"/>
              <w:left w:w="15" w:type="dxa"/>
              <w:bottom w:w="15" w:type="dxa"/>
              <w:right w:w="15" w:type="dxa"/>
            </w:tcMar>
            <w:vAlign w:val="center"/>
          </w:tcPr>
          <w:p w14:paraId="4190938B">
            <w:pPr>
              <w:pStyle w:val="74"/>
              <w:rPr>
                <w:rFonts w:ascii="宋体" w:hAnsi="宋体"/>
                <w:color w:val="auto"/>
                <w:sz w:val="18"/>
                <w:szCs w:val="18"/>
                <w:highlight w:val="none"/>
              </w:rPr>
            </w:pPr>
            <w:r>
              <w:rPr>
                <w:rFonts w:hint="eastAsia" w:ascii="宋体" w:hAnsi="宋体"/>
                <w:color w:val="auto"/>
                <w:sz w:val="18"/>
                <w:szCs w:val="18"/>
                <w:highlight w:val="none"/>
              </w:rPr>
              <w:t>变长</w:t>
            </w:r>
          </w:p>
        </w:tc>
        <w:tc>
          <w:tcPr>
            <w:tcW w:w="3015" w:type="dxa"/>
            <w:noWrap w:val="0"/>
            <w:tcMar>
              <w:top w:w="15" w:type="dxa"/>
              <w:left w:w="15" w:type="dxa"/>
              <w:bottom w:w="15" w:type="dxa"/>
              <w:right w:w="15" w:type="dxa"/>
            </w:tcMar>
            <w:vAlign w:val="center"/>
          </w:tcPr>
          <w:p w14:paraId="58ACB893">
            <w:pPr>
              <w:pStyle w:val="74"/>
              <w:rPr>
                <w:rFonts w:ascii="宋体" w:hAnsi="宋体"/>
                <w:color w:val="auto"/>
                <w:sz w:val="18"/>
                <w:szCs w:val="18"/>
                <w:highlight w:val="none"/>
              </w:rPr>
            </w:pPr>
            <w:r>
              <w:rPr>
                <w:rFonts w:hint="eastAsia" w:ascii="宋体" w:hAnsi="宋体"/>
                <w:color w:val="auto"/>
                <w:sz w:val="18"/>
                <w:szCs w:val="18"/>
                <w:highlight w:val="none"/>
              </w:rPr>
              <w:t>用户公钥信息</w:t>
            </w:r>
            <w:r>
              <w:rPr>
                <w:rFonts w:ascii="宋体" w:hAnsi="宋体"/>
                <w:color w:val="auto"/>
                <w:sz w:val="18"/>
                <w:szCs w:val="18"/>
                <w:highlight w:val="none"/>
              </w:rPr>
              <w:t>（</w:t>
            </w:r>
            <w:r>
              <w:rPr>
                <w:rFonts w:hint="eastAsia" w:ascii="宋体" w:hAnsi="宋体"/>
                <w:color w:val="auto"/>
                <w:sz w:val="18"/>
                <w:szCs w:val="18"/>
                <w:highlight w:val="none"/>
              </w:rPr>
              <w:t>含</w:t>
            </w:r>
            <w:r>
              <w:rPr>
                <w:rFonts w:ascii="宋体" w:hAnsi="宋体"/>
                <w:color w:val="auto"/>
                <w:sz w:val="18"/>
                <w:szCs w:val="18"/>
                <w:highlight w:val="none"/>
              </w:rPr>
              <w:t>公钥证书、公钥信息长度、公钥有效期）</w:t>
            </w:r>
          </w:p>
        </w:tc>
      </w:tr>
    </w:tbl>
    <w:p w14:paraId="3767446F">
      <w:pPr>
        <w:pStyle w:val="41"/>
        <w:rPr>
          <w:color w:val="auto"/>
          <w:highlight w:val="none"/>
        </w:rPr>
      </w:pPr>
      <w:r>
        <w:rPr>
          <w:rFonts w:hint="eastAsia"/>
          <w:color w:val="auto"/>
          <w:highlight w:val="none"/>
        </w:rPr>
        <w:t>客户端</w:t>
      </w:r>
      <w:r>
        <w:rPr>
          <w:color w:val="auto"/>
          <w:highlight w:val="none"/>
        </w:rPr>
        <w:t>随机数以及随机算法用于保护蓝牙广播数据安全。</w:t>
      </w:r>
    </w:p>
    <w:p w14:paraId="4649F571">
      <w:pPr>
        <w:pStyle w:val="147"/>
        <w:spacing w:before="156" w:after="156"/>
        <w:rPr>
          <w:color w:val="auto"/>
          <w:highlight w:val="none"/>
        </w:rPr>
      </w:pPr>
      <w:bookmarkStart w:id="147" w:name="_Toc522489306"/>
      <w:r>
        <w:rPr>
          <w:rFonts w:hint="eastAsia"/>
          <w:color w:val="auto"/>
          <w:highlight w:val="none"/>
        </w:rPr>
        <w:t>数据取值定义</w:t>
      </w:r>
      <w:bookmarkEnd w:id="147"/>
    </w:p>
    <w:p w14:paraId="387E5798">
      <w:pPr>
        <w:pStyle w:val="41"/>
        <w:rPr>
          <w:color w:val="auto"/>
          <w:highlight w:val="none"/>
        </w:rPr>
      </w:pPr>
      <w:r>
        <w:rPr>
          <w:rFonts w:hint="eastAsia"/>
          <w:color w:val="auto"/>
          <w:highlight w:val="none"/>
        </w:rPr>
        <w:t>QR_STATUS：</w:t>
      </w:r>
      <w:r>
        <w:rPr>
          <w:color w:val="auto"/>
          <w:highlight w:val="none"/>
        </w:rPr>
        <w:t>车票状态取值</w:t>
      </w:r>
      <w:r>
        <w:rPr>
          <w:rFonts w:hint="eastAsia"/>
          <w:color w:val="auto"/>
          <w:highlight w:val="none"/>
        </w:rPr>
        <w:t>详见表9。</w:t>
      </w:r>
    </w:p>
    <w:p w14:paraId="558485D7">
      <w:pPr>
        <w:pStyle w:val="160"/>
        <w:rPr>
          <w:color w:val="auto"/>
          <w:highlight w:val="none"/>
          <w:lang/>
        </w:rPr>
      </w:pPr>
      <w:r>
        <w:rPr>
          <w:color w:val="auto"/>
          <w:highlight w:val="none"/>
          <w:lang/>
        </w:rPr>
        <w:t>车票状态</w:t>
      </w:r>
      <w:r>
        <w:rPr>
          <w:rFonts w:hint="eastAsia"/>
          <w:color w:val="auto"/>
          <w:highlight w:val="none"/>
          <w:lang/>
        </w:rPr>
        <w:t>取值定义表</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5"/>
        <w:gridCol w:w="2126"/>
        <w:gridCol w:w="3685"/>
      </w:tblGrid>
      <w:tr w14:paraId="7BA624F1">
        <w:trPr>
          <w:wBefore w:w="0" w:type="dxa"/>
          <w:jc w:val="center"/>
        </w:trPr>
        <w:tc>
          <w:tcPr>
            <w:tcW w:w="1335" w:type="dxa"/>
            <w:noWrap w:val="0"/>
            <w:vAlign w:val="top"/>
          </w:tcPr>
          <w:p w14:paraId="14D13EDB">
            <w:pPr>
              <w:pStyle w:val="74"/>
              <w:rPr>
                <w:rFonts w:ascii="宋体" w:hAnsi="宋体"/>
                <w:color w:val="auto"/>
                <w:sz w:val="18"/>
                <w:szCs w:val="18"/>
                <w:highlight w:val="none"/>
              </w:rPr>
            </w:pPr>
            <w:r>
              <w:rPr>
                <w:rFonts w:hint="eastAsia" w:ascii="宋体" w:hAnsi="宋体"/>
                <w:color w:val="auto"/>
                <w:sz w:val="18"/>
                <w:szCs w:val="18"/>
                <w:highlight w:val="none"/>
              </w:rPr>
              <w:t>序号</w:t>
            </w:r>
          </w:p>
        </w:tc>
        <w:tc>
          <w:tcPr>
            <w:tcW w:w="2126" w:type="dxa"/>
            <w:noWrap w:val="0"/>
            <w:vAlign w:val="top"/>
          </w:tcPr>
          <w:p w14:paraId="56FC994C">
            <w:pPr>
              <w:pStyle w:val="74"/>
              <w:rPr>
                <w:rFonts w:ascii="宋体" w:hAnsi="宋体"/>
                <w:color w:val="auto"/>
                <w:sz w:val="18"/>
                <w:szCs w:val="18"/>
                <w:highlight w:val="none"/>
              </w:rPr>
            </w:pPr>
            <w:r>
              <w:rPr>
                <w:rFonts w:hint="eastAsia" w:ascii="宋体" w:hAnsi="宋体"/>
                <w:color w:val="auto"/>
                <w:sz w:val="18"/>
                <w:szCs w:val="18"/>
                <w:highlight w:val="none"/>
              </w:rPr>
              <w:t>取值</w:t>
            </w:r>
          </w:p>
        </w:tc>
        <w:tc>
          <w:tcPr>
            <w:tcW w:w="3685" w:type="dxa"/>
            <w:noWrap w:val="0"/>
            <w:vAlign w:val="top"/>
          </w:tcPr>
          <w:p w14:paraId="329CF60B">
            <w:pPr>
              <w:pStyle w:val="74"/>
              <w:rPr>
                <w:rFonts w:ascii="宋体" w:hAnsi="宋体"/>
                <w:color w:val="auto"/>
                <w:sz w:val="18"/>
                <w:szCs w:val="18"/>
                <w:highlight w:val="none"/>
              </w:rPr>
            </w:pPr>
            <w:r>
              <w:rPr>
                <w:rFonts w:hint="eastAsia" w:ascii="宋体" w:hAnsi="宋体"/>
                <w:color w:val="auto"/>
                <w:sz w:val="18"/>
                <w:szCs w:val="18"/>
                <w:highlight w:val="none"/>
              </w:rPr>
              <w:t>说明</w:t>
            </w:r>
          </w:p>
        </w:tc>
      </w:tr>
      <w:tr w14:paraId="01B8EBA5">
        <w:trPr>
          <w:wBefore w:w="0" w:type="dxa"/>
          <w:jc w:val="center"/>
        </w:trPr>
        <w:tc>
          <w:tcPr>
            <w:tcW w:w="1335" w:type="dxa"/>
            <w:noWrap w:val="0"/>
            <w:vAlign w:val="top"/>
          </w:tcPr>
          <w:p w14:paraId="551C71AB">
            <w:pPr>
              <w:pStyle w:val="74"/>
              <w:rPr>
                <w:rFonts w:ascii="宋体" w:hAnsi="宋体"/>
                <w:color w:val="auto"/>
                <w:sz w:val="18"/>
                <w:szCs w:val="18"/>
                <w:highlight w:val="none"/>
              </w:rPr>
            </w:pPr>
            <w:r>
              <w:rPr>
                <w:rFonts w:hint="eastAsia" w:ascii="宋体" w:hAnsi="宋体"/>
                <w:color w:val="auto"/>
                <w:sz w:val="18"/>
                <w:szCs w:val="18"/>
                <w:highlight w:val="none"/>
              </w:rPr>
              <w:t>1</w:t>
            </w:r>
          </w:p>
        </w:tc>
        <w:tc>
          <w:tcPr>
            <w:tcW w:w="2126" w:type="dxa"/>
            <w:noWrap w:val="0"/>
            <w:vAlign w:val="top"/>
          </w:tcPr>
          <w:p w14:paraId="71CD5838">
            <w:pPr>
              <w:pStyle w:val="74"/>
              <w:rPr>
                <w:rFonts w:ascii="宋体" w:hAnsi="宋体"/>
                <w:color w:val="auto"/>
                <w:sz w:val="18"/>
                <w:szCs w:val="18"/>
                <w:highlight w:val="none"/>
              </w:rPr>
            </w:pPr>
            <w:r>
              <w:rPr>
                <w:rFonts w:ascii="宋体" w:hAnsi="宋体"/>
                <w:color w:val="auto"/>
                <w:sz w:val="18"/>
                <w:szCs w:val="18"/>
                <w:highlight w:val="none"/>
              </w:rPr>
              <w:t>0x</w:t>
            </w:r>
            <w:r>
              <w:rPr>
                <w:rFonts w:hint="eastAsia" w:ascii="宋体" w:hAnsi="宋体"/>
                <w:color w:val="auto"/>
                <w:sz w:val="18"/>
                <w:szCs w:val="18"/>
                <w:highlight w:val="none"/>
              </w:rPr>
              <w:t>00</w:t>
            </w:r>
          </w:p>
        </w:tc>
        <w:tc>
          <w:tcPr>
            <w:tcW w:w="3685" w:type="dxa"/>
            <w:noWrap w:val="0"/>
            <w:vAlign w:val="top"/>
          </w:tcPr>
          <w:p w14:paraId="0C11A776">
            <w:pPr>
              <w:pStyle w:val="74"/>
              <w:rPr>
                <w:rFonts w:ascii="宋体" w:hAnsi="宋体"/>
                <w:color w:val="auto"/>
                <w:sz w:val="18"/>
                <w:szCs w:val="18"/>
                <w:highlight w:val="none"/>
              </w:rPr>
            </w:pPr>
            <w:r>
              <w:rPr>
                <w:rFonts w:hint="eastAsia" w:ascii="宋体" w:hAnsi="宋体"/>
                <w:color w:val="auto"/>
                <w:sz w:val="18"/>
                <w:szCs w:val="18"/>
                <w:highlight w:val="none"/>
              </w:rPr>
              <w:t>预留</w:t>
            </w:r>
          </w:p>
        </w:tc>
      </w:tr>
      <w:tr w14:paraId="751171BA">
        <w:trPr>
          <w:wBefore w:w="0" w:type="dxa"/>
          <w:jc w:val="center"/>
        </w:trPr>
        <w:tc>
          <w:tcPr>
            <w:tcW w:w="1335" w:type="dxa"/>
            <w:noWrap w:val="0"/>
            <w:vAlign w:val="top"/>
          </w:tcPr>
          <w:p w14:paraId="304DEA89">
            <w:pPr>
              <w:pStyle w:val="74"/>
              <w:rPr>
                <w:rFonts w:ascii="宋体" w:hAnsi="宋体"/>
                <w:color w:val="auto"/>
                <w:sz w:val="18"/>
                <w:szCs w:val="18"/>
                <w:highlight w:val="none"/>
              </w:rPr>
            </w:pPr>
            <w:r>
              <w:rPr>
                <w:rFonts w:hint="eastAsia" w:ascii="宋体" w:hAnsi="宋体"/>
                <w:color w:val="auto"/>
                <w:sz w:val="18"/>
                <w:szCs w:val="18"/>
                <w:highlight w:val="none"/>
              </w:rPr>
              <w:t>2</w:t>
            </w:r>
          </w:p>
        </w:tc>
        <w:tc>
          <w:tcPr>
            <w:tcW w:w="2126" w:type="dxa"/>
            <w:noWrap w:val="0"/>
            <w:vAlign w:val="top"/>
          </w:tcPr>
          <w:p w14:paraId="7ADD3B44">
            <w:pPr>
              <w:pStyle w:val="74"/>
              <w:rPr>
                <w:rFonts w:ascii="宋体" w:hAnsi="宋体"/>
                <w:color w:val="auto"/>
                <w:sz w:val="18"/>
                <w:szCs w:val="18"/>
                <w:highlight w:val="none"/>
              </w:rPr>
            </w:pPr>
            <w:r>
              <w:rPr>
                <w:rFonts w:ascii="宋体" w:hAnsi="宋体"/>
                <w:color w:val="auto"/>
                <w:sz w:val="18"/>
                <w:szCs w:val="18"/>
                <w:highlight w:val="none"/>
              </w:rPr>
              <w:t>0x</w:t>
            </w:r>
            <w:r>
              <w:rPr>
                <w:rFonts w:hint="eastAsia" w:ascii="宋体" w:hAnsi="宋体"/>
                <w:color w:val="auto"/>
                <w:sz w:val="18"/>
                <w:szCs w:val="18"/>
                <w:highlight w:val="none"/>
              </w:rPr>
              <w:t>01</w:t>
            </w:r>
          </w:p>
        </w:tc>
        <w:tc>
          <w:tcPr>
            <w:tcW w:w="3685" w:type="dxa"/>
            <w:noWrap w:val="0"/>
            <w:vAlign w:val="top"/>
          </w:tcPr>
          <w:p w14:paraId="1B784D00">
            <w:pPr>
              <w:pStyle w:val="74"/>
              <w:rPr>
                <w:rFonts w:ascii="宋体" w:hAnsi="宋体"/>
                <w:color w:val="auto"/>
                <w:sz w:val="18"/>
                <w:szCs w:val="18"/>
                <w:highlight w:val="none"/>
              </w:rPr>
            </w:pPr>
            <w:r>
              <w:rPr>
                <w:rFonts w:hint="eastAsia" w:ascii="宋体" w:hAnsi="宋体"/>
                <w:color w:val="auto"/>
                <w:sz w:val="18"/>
                <w:szCs w:val="18"/>
                <w:highlight w:val="none"/>
              </w:rPr>
              <w:t>预留</w:t>
            </w:r>
          </w:p>
        </w:tc>
      </w:tr>
      <w:tr w14:paraId="0B449546">
        <w:trPr>
          <w:wBefore w:w="0" w:type="dxa"/>
          <w:jc w:val="center"/>
        </w:trPr>
        <w:tc>
          <w:tcPr>
            <w:tcW w:w="1335" w:type="dxa"/>
            <w:noWrap w:val="0"/>
            <w:vAlign w:val="top"/>
          </w:tcPr>
          <w:p w14:paraId="61629336">
            <w:pPr>
              <w:pStyle w:val="74"/>
              <w:rPr>
                <w:rFonts w:ascii="宋体" w:hAnsi="宋体"/>
                <w:color w:val="auto"/>
                <w:sz w:val="18"/>
                <w:szCs w:val="18"/>
                <w:highlight w:val="none"/>
              </w:rPr>
            </w:pPr>
            <w:r>
              <w:rPr>
                <w:rFonts w:hint="eastAsia" w:ascii="宋体" w:hAnsi="宋体"/>
                <w:color w:val="auto"/>
                <w:sz w:val="18"/>
                <w:szCs w:val="18"/>
                <w:highlight w:val="none"/>
              </w:rPr>
              <w:t>3</w:t>
            </w:r>
          </w:p>
        </w:tc>
        <w:tc>
          <w:tcPr>
            <w:tcW w:w="2126" w:type="dxa"/>
            <w:noWrap w:val="0"/>
            <w:vAlign w:val="top"/>
          </w:tcPr>
          <w:p w14:paraId="406CA3E1">
            <w:pPr>
              <w:pStyle w:val="74"/>
              <w:rPr>
                <w:rFonts w:ascii="宋体" w:hAnsi="宋体"/>
                <w:color w:val="auto"/>
                <w:sz w:val="18"/>
                <w:szCs w:val="18"/>
                <w:highlight w:val="none"/>
              </w:rPr>
            </w:pPr>
            <w:r>
              <w:rPr>
                <w:rFonts w:ascii="宋体" w:hAnsi="宋体"/>
                <w:color w:val="auto"/>
                <w:sz w:val="18"/>
                <w:szCs w:val="18"/>
                <w:highlight w:val="none"/>
              </w:rPr>
              <w:t>0x</w:t>
            </w:r>
            <w:r>
              <w:rPr>
                <w:rFonts w:hint="eastAsia" w:ascii="宋体" w:hAnsi="宋体"/>
                <w:color w:val="auto"/>
                <w:sz w:val="18"/>
                <w:szCs w:val="18"/>
                <w:highlight w:val="none"/>
              </w:rPr>
              <w:t>02</w:t>
            </w:r>
          </w:p>
        </w:tc>
        <w:tc>
          <w:tcPr>
            <w:tcW w:w="3685" w:type="dxa"/>
            <w:noWrap w:val="0"/>
            <w:vAlign w:val="top"/>
          </w:tcPr>
          <w:p w14:paraId="45F32F34">
            <w:pPr>
              <w:pStyle w:val="74"/>
              <w:rPr>
                <w:rFonts w:ascii="宋体" w:hAnsi="宋体"/>
                <w:color w:val="auto"/>
                <w:sz w:val="18"/>
                <w:szCs w:val="18"/>
                <w:highlight w:val="none"/>
              </w:rPr>
            </w:pPr>
            <w:r>
              <w:rPr>
                <w:rFonts w:hint="eastAsia" w:ascii="宋体" w:hAnsi="宋体"/>
                <w:color w:val="auto"/>
                <w:sz w:val="18"/>
                <w:szCs w:val="18"/>
                <w:highlight w:val="none"/>
              </w:rPr>
              <w:t>结束</w:t>
            </w:r>
            <w:r>
              <w:rPr>
                <w:rFonts w:ascii="宋体" w:hAnsi="宋体"/>
                <w:color w:val="auto"/>
                <w:sz w:val="18"/>
                <w:szCs w:val="18"/>
                <w:highlight w:val="none"/>
              </w:rPr>
              <w:t>行程</w:t>
            </w:r>
          </w:p>
        </w:tc>
      </w:tr>
      <w:tr w14:paraId="3115735F">
        <w:trPr>
          <w:wBefore w:w="0" w:type="dxa"/>
          <w:jc w:val="center"/>
        </w:trPr>
        <w:tc>
          <w:tcPr>
            <w:tcW w:w="1335" w:type="dxa"/>
            <w:noWrap w:val="0"/>
            <w:vAlign w:val="top"/>
          </w:tcPr>
          <w:p w14:paraId="54A7211A">
            <w:pPr>
              <w:pStyle w:val="74"/>
              <w:rPr>
                <w:rFonts w:ascii="宋体" w:hAnsi="宋体"/>
                <w:color w:val="auto"/>
                <w:sz w:val="18"/>
                <w:szCs w:val="18"/>
                <w:highlight w:val="none"/>
              </w:rPr>
            </w:pPr>
            <w:r>
              <w:rPr>
                <w:rFonts w:hint="eastAsia" w:ascii="宋体" w:hAnsi="宋体"/>
                <w:color w:val="auto"/>
                <w:sz w:val="18"/>
                <w:szCs w:val="18"/>
                <w:highlight w:val="none"/>
              </w:rPr>
              <w:t>4</w:t>
            </w:r>
          </w:p>
        </w:tc>
        <w:tc>
          <w:tcPr>
            <w:tcW w:w="2126" w:type="dxa"/>
            <w:noWrap w:val="0"/>
            <w:vAlign w:val="top"/>
          </w:tcPr>
          <w:p w14:paraId="6E4CA5DF">
            <w:pPr>
              <w:pStyle w:val="74"/>
              <w:rPr>
                <w:rFonts w:ascii="宋体" w:hAnsi="宋体"/>
                <w:color w:val="auto"/>
                <w:sz w:val="18"/>
                <w:szCs w:val="18"/>
                <w:highlight w:val="none"/>
              </w:rPr>
            </w:pPr>
            <w:r>
              <w:rPr>
                <w:rFonts w:ascii="宋体" w:hAnsi="宋体"/>
                <w:color w:val="auto"/>
                <w:sz w:val="18"/>
                <w:szCs w:val="18"/>
                <w:highlight w:val="none"/>
              </w:rPr>
              <w:t>0x</w:t>
            </w:r>
            <w:r>
              <w:rPr>
                <w:rFonts w:hint="eastAsia" w:ascii="宋体" w:hAnsi="宋体"/>
                <w:color w:val="auto"/>
                <w:sz w:val="18"/>
                <w:szCs w:val="18"/>
                <w:highlight w:val="none"/>
              </w:rPr>
              <w:t>03</w:t>
            </w:r>
          </w:p>
        </w:tc>
        <w:tc>
          <w:tcPr>
            <w:tcW w:w="3685" w:type="dxa"/>
            <w:noWrap w:val="0"/>
            <w:vAlign w:val="top"/>
          </w:tcPr>
          <w:p w14:paraId="49668D2D">
            <w:pPr>
              <w:pStyle w:val="74"/>
              <w:rPr>
                <w:rFonts w:ascii="宋体" w:hAnsi="宋体"/>
                <w:color w:val="auto"/>
                <w:sz w:val="18"/>
                <w:szCs w:val="18"/>
                <w:highlight w:val="none"/>
              </w:rPr>
            </w:pPr>
            <w:r>
              <w:rPr>
                <w:rFonts w:hint="eastAsia" w:ascii="宋体" w:hAnsi="宋体"/>
                <w:color w:val="auto"/>
                <w:sz w:val="18"/>
                <w:szCs w:val="18"/>
                <w:highlight w:val="none"/>
              </w:rPr>
              <w:t>初始化</w:t>
            </w:r>
          </w:p>
        </w:tc>
      </w:tr>
      <w:tr w14:paraId="0661FBC4">
        <w:trPr>
          <w:wBefore w:w="0" w:type="dxa"/>
          <w:jc w:val="center"/>
        </w:trPr>
        <w:tc>
          <w:tcPr>
            <w:tcW w:w="1335" w:type="dxa"/>
            <w:noWrap w:val="0"/>
            <w:vAlign w:val="top"/>
          </w:tcPr>
          <w:p w14:paraId="4767A5F3">
            <w:pPr>
              <w:pStyle w:val="74"/>
              <w:rPr>
                <w:rFonts w:ascii="宋体" w:hAnsi="宋体"/>
                <w:color w:val="auto"/>
                <w:sz w:val="18"/>
                <w:szCs w:val="18"/>
                <w:highlight w:val="none"/>
              </w:rPr>
            </w:pPr>
            <w:r>
              <w:rPr>
                <w:rFonts w:hint="eastAsia" w:ascii="宋体" w:hAnsi="宋体"/>
                <w:color w:val="auto"/>
                <w:sz w:val="18"/>
                <w:szCs w:val="18"/>
                <w:highlight w:val="none"/>
              </w:rPr>
              <w:t>5</w:t>
            </w:r>
          </w:p>
        </w:tc>
        <w:tc>
          <w:tcPr>
            <w:tcW w:w="2126" w:type="dxa"/>
            <w:noWrap w:val="0"/>
            <w:vAlign w:val="top"/>
          </w:tcPr>
          <w:p w14:paraId="02EAC0D7">
            <w:pPr>
              <w:pStyle w:val="74"/>
              <w:rPr>
                <w:rFonts w:ascii="宋体" w:hAnsi="宋体"/>
                <w:color w:val="auto"/>
                <w:sz w:val="18"/>
                <w:szCs w:val="18"/>
                <w:highlight w:val="none"/>
              </w:rPr>
            </w:pPr>
            <w:r>
              <w:rPr>
                <w:rFonts w:ascii="宋体" w:hAnsi="宋体"/>
                <w:color w:val="auto"/>
                <w:sz w:val="18"/>
                <w:szCs w:val="18"/>
                <w:highlight w:val="none"/>
              </w:rPr>
              <w:t>0x</w:t>
            </w:r>
            <w:r>
              <w:rPr>
                <w:rFonts w:hint="eastAsia" w:ascii="宋体" w:hAnsi="宋体"/>
                <w:color w:val="auto"/>
                <w:sz w:val="18"/>
                <w:szCs w:val="18"/>
                <w:highlight w:val="none"/>
              </w:rPr>
              <w:t>04</w:t>
            </w:r>
          </w:p>
        </w:tc>
        <w:tc>
          <w:tcPr>
            <w:tcW w:w="3685" w:type="dxa"/>
            <w:noWrap w:val="0"/>
            <w:vAlign w:val="top"/>
          </w:tcPr>
          <w:p w14:paraId="526A2E09">
            <w:pPr>
              <w:pStyle w:val="74"/>
              <w:rPr>
                <w:rFonts w:ascii="宋体" w:hAnsi="宋体"/>
                <w:color w:val="auto"/>
                <w:sz w:val="18"/>
                <w:szCs w:val="18"/>
                <w:highlight w:val="none"/>
              </w:rPr>
            </w:pPr>
            <w:r>
              <w:rPr>
                <w:rFonts w:hint="eastAsia" w:ascii="宋体" w:hAnsi="宋体"/>
                <w:color w:val="auto"/>
                <w:sz w:val="18"/>
                <w:szCs w:val="18"/>
                <w:highlight w:val="none"/>
              </w:rPr>
              <w:t>已进站</w:t>
            </w:r>
          </w:p>
        </w:tc>
      </w:tr>
      <w:tr w14:paraId="4DB2E844">
        <w:trPr>
          <w:wBefore w:w="0" w:type="dxa"/>
          <w:jc w:val="center"/>
        </w:trPr>
        <w:tc>
          <w:tcPr>
            <w:tcW w:w="1335" w:type="dxa"/>
            <w:noWrap w:val="0"/>
            <w:vAlign w:val="top"/>
          </w:tcPr>
          <w:p w14:paraId="107F6FDD">
            <w:pPr>
              <w:pStyle w:val="74"/>
              <w:rPr>
                <w:rFonts w:ascii="宋体" w:hAnsi="宋体"/>
                <w:color w:val="auto"/>
                <w:sz w:val="18"/>
                <w:szCs w:val="18"/>
                <w:highlight w:val="none"/>
              </w:rPr>
            </w:pPr>
            <w:r>
              <w:rPr>
                <w:rFonts w:hint="eastAsia" w:ascii="宋体" w:hAnsi="宋体"/>
                <w:color w:val="auto"/>
                <w:sz w:val="18"/>
                <w:szCs w:val="18"/>
                <w:highlight w:val="none"/>
              </w:rPr>
              <w:t>6</w:t>
            </w:r>
          </w:p>
        </w:tc>
        <w:tc>
          <w:tcPr>
            <w:tcW w:w="2126" w:type="dxa"/>
            <w:noWrap w:val="0"/>
            <w:vAlign w:val="top"/>
          </w:tcPr>
          <w:p w14:paraId="64C3E98C">
            <w:pPr>
              <w:pStyle w:val="74"/>
              <w:rPr>
                <w:rFonts w:ascii="宋体" w:hAnsi="宋体"/>
                <w:color w:val="auto"/>
                <w:sz w:val="18"/>
                <w:szCs w:val="18"/>
                <w:highlight w:val="none"/>
              </w:rPr>
            </w:pPr>
            <w:r>
              <w:rPr>
                <w:rFonts w:ascii="宋体" w:hAnsi="宋体"/>
                <w:color w:val="auto"/>
                <w:sz w:val="18"/>
                <w:szCs w:val="18"/>
                <w:highlight w:val="none"/>
              </w:rPr>
              <w:t>0x</w:t>
            </w:r>
            <w:r>
              <w:rPr>
                <w:rFonts w:hint="eastAsia" w:ascii="宋体" w:hAnsi="宋体"/>
                <w:color w:val="auto"/>
                <w:sz w:val="18"/>
                <w:szCs w:val="18"/>
                <w:highlight w:val="none"/>
              </w:rPr>
              <w:t>05</w:t>
            </w:r>
          </w:p>
        </w:tc>
        <w:tc>
          <w:tcPr>
            <w:tcW w:w="3685" w:type="dxa"/>
            <w:noWrap w:val="0"/>
            <w:vAlign w:val="top"/>
          </w:tcPr>
          <w:p w14:paraId="407077A7">
            <w:pPr>
              <w:pStyle w:val="74"/>
              <w:rPr>
                <w:rFonts w:ascii="宋体" w:hAnsi="宋体"/>
                <w:color w:val="auto"/>
                <w:sz w:val="18"/>
                <w:szCs w:val="18"/>
                <w:highlight w:val="none"/>
              </w:rPr>
            </w:pPr>
            <w:r>
              <w:rPr>
                <w:rFonts w:hint="eastAsia" w:ascii="宋体" w:hAnsi="宋体"/>
                <w:color w:val="auto"/>
                <w:sz w:val="18"/>
                <w:szCs w:val="18"/>
                <w:highlight w:val="none"/>
              </w:rPr>
              <w:t>已出站</w:t>
            </w:r>
          </w:p>
        </w:tc>
      </w:tr>
      <w:tr w14:paraId="04676128">
        <w:trPr>
          <w:wBefore w:w="0" w:type="dxa"/>
          <w:jc w:val="center"/>
        </w:trPr>
        <w:tc>
          <w:tcPr>
            <w:tcW w:w="1335" w:type="dxa"/>
            <w:noWrap w:val="0"/>
            <w:vAlign w:val="top"/>
          </w:tcPr>
          <w:p w14:paraId="3D9B1C69">
            <w:pPr>
              <w:pStyle w:val="74"/>
              <w:rPr>
                <w:rFonts w:ascii="宋体" w:hAnsi="宋体"/>
                <w:color w:val="auto"/>
                <w:sz w:val="18"/>
                <w:szCs w:val="18"/>
                <w:highlight w:val="none"/>
              </w:rPr>
            </w:pPr>
            <w:r>
              <w:rPr>
                <w:rFonts w:hint="eastAsia" w:ascii="宋体" w:hAnsi="宋体"/>
                <w:color w:val="auto"/>
                <w:sz w:val="18"/>
                <w:szCs w:val="18"/>
                <w:highlight w:val="none"/>
              </w:rPr>
              <w:t>7</w:t>
            </w:r>
          </w:p>
        </w:tc>
        <w:tc>
          <w:tcPr>
            <w:tcW w:w="2126" w:type="dxa"/>
            <w:noWrap w:val="0"/>
            <w:vAlign w:val="top"/>
          </w:tcPr>
          <w:p w14:paraId="261AB966">
            <w:pPr>
              <w:pStyle w:val="74"/>
              <w:rPr>
                <w:rFonts w:ascii="宋体" w:hAnsi="宋体"/>
                <w:color w:val="auto"/>
                <w:sz w:val="18"/>
                <w:szCs w:val="18"/>
                <w:highlight w:val="none"/>
              </w:rPr>
            </w:pPr>
            <w:r>
              <w:rPr>
                <w:rFonts w:hint="eastAsia" w:ascii="宋体" w:hAnsi="宋体"/>
                <w:color w:val="auto"/>
                <w:sz w:val="18"/>
                <w:szCs w:val="18"/>
                <w:highlight w:val="none"/>
              </w:rPr>
              <w:t>0x06</w:t>
            </w:r>
          </w:p>
        </w:tc>
        <w:tc>
          <w:tcPr>
            <w:tcW w:w="3685" w:type="dxa"/>
            <w:noWrap w:val="0"/>
            <w:vAlign w:val="top"/>
          </w:tcPr>
          <w:p w14:paraId="66F6B090">
            <w:pPr>
              <w:pStyle w:val="74"/>
              <w:rPr>
                <w:rFonts w:ascii="宋体" w:hAnsi="宋体"/>
                <w:color w:val="auto"/>
                <w:sz w:val="18"/>
                <w:szCs w:val="18"/>
                <w:highlight w:val="none"/>
              </w:rPr>
            </w:pPr>
            <w:r>
              <w:rPr>
                <w:rFonts w:hint="eastAsia" w:ascii="宋体" w:hAnsi="宋体"/>
                <w:color w:val="auto"/>
                <w:sz w:val="18"/>
                <w:szCs w:val="18"/>
                <w:highlight w:val="none"/>
              </w:rPr>
              <w:t>超时出站</w:t>
            </w:r>
          </w:p>
        </w:tc>
      </w:tr>
      <w:tr w14:paraId="33EB9CA8">
        <w:trPr>
          <w:wBefore w:w="0" w:type="dxa"/>
          <w:jc w:val="center"/>
        </w:trPr>
        <w:tc>
          <w:tcPr>
            <w:tcW w:w="1335" w:type="dxa"/>
            <w:noWrap w:val="0"/>
            <w:vAlign w:val="top"/>
          </w:tcPr>
          <w:p w14:paraId="321C4F3F">
            <w:pPr>
              <w:pStyle w:val="74"/>
              <w:rPr>
                <w:rFonts w:ascii="宋体" w:hAnsi="宋体"/>
                <w:color w:val="auto"/>
                <w:sz w:val="18"/>
                <w:szCs w:val="18"/>
                <w:highlight w:val="none"/>
              </w:rPr>
            </w:pPr>
            <w:r>
              <w:rPr>
                <w:rFonts w:hint="eastAsia" w:ascii="宋体" w:hAnsi="宋体"/>
                <w:color w:val="auto"/>
                <w:sz w:val="18"/>
                <w:szCs w:val="18"/>
                <w:highlight w:val="none"/>
              </w:rPr>
              <w:t>8</w:t>
            </w:r>
          </w:p>
        </w:tc>
        <w:tc>
          <w:tcPr>
            <w:tcW w:w="2126" w:type="dxa"/>
            <w:noWrap w:val="0"/>
            <w:vAlign w:val="top"/>
          </w:tcPr>
          <w:p w14:paraId="35B68C46">
            <w:pPr>
              <w:pStyle w:val="74"/>
              <w:rPr>
                <w:rFonts w:ascii="宋体" w:hAnsi="宋体"/>
                <w:color w:val="auto"/>
                <w:sz w:val="18"/>
                <w:szCs w:val="18"/>
                <w:highlight w:val="none"/>
              </w:rPr>
            </w:pPr>
            <w:r>
              <w:rPr>
                <w:rFonts w:hint="eastAsia" w:ascii="宋体" w:hAnsi="宋体"/>
                <w:color w:val="auto"/>
                <w:sz w:val="18"/>
                <w:szCs w:val="18"/>
                <w:highlight w:val="none"/>
              </w:rPr>
              <w:t>0</w:t>
            </w:r>
            <w:r>
              <w:rPr>
                <w:rFonts w:ascii="宋体" w:hAnsi="宋体"/>
                <w:color w:val="auto"/>
                <w:sz w:val="18"/>
                <w:szCs w:val="18"/>
                <w:highlight w:val="none"/>
              </w:rPr>
              <w:t>x08</w:t>
            </w:r>
          </w:p>
        </w:tc>
        <w:tc>
          <w:tcPr>
            <w:tcW w:w="3685" w:type="dxa"/>
            <w:noWrap w:val="0"/>
            <w:vAlign w:val="top"/>
          </w:tcPr>
          <w:p w14:paraId="3D10CA33">
            <w:pPr>
              <w:pStyle w:val="74"/>
              <w:rPr>
                <w:rFonts w:ascii="宋体" w:hAnsi="宋体"/>
                <w:color w:val="auto"/>
                <w:sz w:val="18"/>
                <w:szCs w:val="18"/>
                <w:highlight w:val="none"/>
              </w:rPr>
            </w:pPr>
            <w:r>
              <w:rPr>
                <w:rFonts w:hint="eastAsia" w:ascii="宋体" w:hAnsi="宋体"/>
                <w:color w:val="auto"/>
                <w:sz w:val="18"/>
                <w:szCs w:val="18"/>
                <w:highlight w:val="none"/>
              </w:rPr>
              <w:t>20分钟内免费更新（BOM非付费区）</w:t>
            </w:r>
          </w:p>
        </w:tc>
      </w:tr>
      <w:tr w14:paraId="1F6CFE64">
        <w:trPr>
          <w:wBefore w:w="0" w:type="dxa"/>
          <w:jc w:val="center"/>
        </w:trPr>
        <w:tc>
          <w:tcPr>
            <w:tcW w:w="1335" w:type="dxa"/>
            <w:noWrap w:val="0"/>
            <w:vAlign w:val="top"/>
          </w:tcPr>
          <w:p w14:paraId="5BCC6BCF">
            <w:pPr>
              <w:pStyle w:val="74"/>
              <w:rPr>
                <w:rFonts w:ascii="宋体" w:hAnsi="宋体"/>
                <w:color w:val="auto"/>
                <w:sz w:val="18"/>
                <w:szCs w:val="18"/>
                <w:highlight w:val="none"/>
              </w:rPr>
            </w:pPr>
            <w:r>
              <w:rPr>
                <w:rFonts w:hint="eastAsia" w:ascii="宋体" w:hAnsi="宋体"/>
                <w:color w:val="auto"/>
                <w:sz w:val="18"/>
                <w:szCs w:val="18"/>
                <w:highlight w:val="none"/>
              </w:rPr>
              <w:t>9</w:t>
            </w:r>
          </w:p>
        </w:tc>
        <w:tc>
          <w:tcPr>
            <w:tcW w:w="2126" w:type="dxa"/>
            <w:noWrap w:val="0"/>
            <w:vAlign w:val="top"/>
          </w:tcPr>
          <w:p w14:paraId="56120E3E">
            <w:pPr>
              <w:pStyle w:val="74"/>
              <w:rPr>
                <w:rFonts w:ascii="宋体" w:hAnsi="宋体"/>
                <w:color w:val="auto"/>
                <w:sz w:val="18"/>
                <w:szCs w:val="18"/>
                <w:highlight w:val="none"/>
              </w:rPr>
            </w:pPr>
            <w:r>
              <w:rPr>
                <w:rFonts w:hint="eastAsia" w:ascii="宋体" w:hAnsi="宋体"/>
                <w:color w:val="auto"/>
                <w:sz w:val="18"/>
                <w:szCs w:val="18"/>
                <w:highlight w:val="none"/>
              </w:rPr>
              <w:t>0</w:t>
            </w:r>
            <w:r>
              <w:rPr>
                <w:rFonts w:ascii="宋体" w:hAnsi="宋体"/>
                <w:color w:val="auto"/>
                <w:sz w:val="18"/>
                <w:szCs w:val="18"/>
                <w:highlight w:val="none"/>
              </w:rPr>
              <w:t>x09</w:t>
            </w:r>
          </w:p>
        </w:tc>
        <w:tc>
          <w:tcPr>
            <w:tcW w:w="3685" w:type="dxa"/>
            <w:noWrap w:val="0"/>
            <w:vAlign w:val="top"/>
          </w:tcPr>
          <w:p w14:paraId="55F36C56">
            <w:pPr>
              <w:pStyle w:val="74"/>
              <w:rPr>
                <w:rFonts w:ascii="宋体" w:hAnsi="宋体"/>
                <w:color w:val="auto"/>
                <w:sz w:val="18"/>
                <w:szCs w:val="18"/>
                <w:highlight w:val="none"/>
              </w:rPr>
            </w:pPr>
            <w:r>
              <w:rPr>
                <w:rFonts w:hint="eastAsia" w:ascii="宋体" w:hAnsi="宋体"/>
                <w:color w:val="auto"/>
                <w:sz w:val="18"/>
                <w:szCs w:val="18"/>
                <w:highlight w:val="none"/>
              </w:rPr>
              <w:t>20分钟内付费更新（BOM非付费区）</w:t>
            </w:r>
          </w:p>
        </w:tc>
      </w:tr>
      <w:tr w14:paraId="5CA52FAA">
        <w:trPr>
          <w:wBefore w:w="0" w:type="dxa"/>
          <w:jc w:val="center"/>
        </w:trPr>
        <w:tc>
          <w:tcPr>
            <w:tcW w:w="1335" w:type="dxa"/>
            <w:noWrap w:val="0"/>
            <w:vAlign w:val="top"/>
          </w:tcPr>
          <w:p w14:paraId="532C9C7D">
            <w:pPr>
              <w:pStyle w:val="74"/>
              <w:rPr>
                <w:rFonts w:ascii="宋体" w:hAnsi="宋体"/>
                <w:color w:val="auto"/>
                <w:sz w:val="18"/>
                <w:szCs w:val="18"/>
                <w:highlight w:val="none"/>
              </w:rPr>
            </w:pPr>
            <w:r>
              <w:rPr>
                <w:rFonts w:hint="eastAsia" w:ascii="宋体" w:hAnsi="宋体"/>
                <w:color w:val="auto"/>
                <w:sz w:val="18"/>
                <w:szCs w:val="18"/>
                <w:highlight w:val="none"/>
              </w:rPr>
              <w:t>10</w:t>
            </w:r>
          </w:p>
        </w:tc>
        <w:tc>
          <w:tcPr>
            <w:tcW w:w="2126" w:type="dxa"/>
            <w:noWrap w:val="0"/>
            <w:vAlign w:val="top"/>
          </w:tcPr>
          <w:p w14:paraId="46B6AB93">
            <w:pPr>
              <w:pStyle w:val="74"/>
              <w:rPr>
                <w:rFonts w:ascii="宋体" w:hAnsi="宋体"/>
                <w:color w:val="auto"/>
                <w:sz w:val="18"/>
                <w:szCs w:val="18"/>
                <w:highlight w:val="none"/>
              </w:rPr>
            </w:pPr>
            <w:r>
              <w:rPr>
                <w:rFonts w:hint="eastAsia" w:ascii="宋体" w:hAnsi="宋体"/>
                <w:color w:val="auto"/>
                <w:sz w:val="18"/>
                <w:szCs w:val="18"/>
                <w:highlight w:val="none"/>
              </w:rPr>
              <w:t>0</w:t>
            </w:r>
            <w:r>
              <w:rPr>
                <w:rFonts w:ascii="宋体" w:hAnsi="宋体"/>
                <w:color w:val="auto"/>
                <w:sz w:val="18"/>
                <w:szCs w:val="18"/>
                <w:highlight w:val="none"/>
              </w:rPr>
              <w:t>x10</w:t>
            </w:r>
          </w:p>
        </w:tc>
        <w:tc>
          <w:tcPr>
            <w:tcW w:w="3685" w:type="dxa"/>
            <w:noWrap w:val="0"/>
            <w:vAlign w:val="top"/>
          </w:tcPr>
          <w:p w14:paraId="361DC968">
            <w:pPr>
              <w:pStyle w:val="74"/>
              <w:rPr>
                <w:rFonts w:ascii="宋体" w:hAnsi="宋体"/>
                <w:color w:val="auto"/>
                <w:sz w:val="18"/>
                <w:szCs w:val="18"/>
                <w:highlight w:val="none"/>
              </w:rPr>
            </w:pPr>
            <w:r>
              <w:rPr>
                <w:rFonts w:hint="eastAsia" w:ascii="宋体" w:hAnsi="宋体"/>
                <w:color w:val="auto"/>
                <w:sz w:val="18"/>
                <w:szCs w:val="18"/>
                <w:highlight w:val="none"/>
              </w:rPr>
              <w:t>入站码</w:t>
            </w:r>
            <w:r>
              <w:rPr>
                <w:rFonts w:ascii="宋体" w:hAnsi="宋体"/>
                <w:color w:val="auto"/>
                <w:sz w:val="18"/>
                <w:szCs w:val="18"/>
                <w:highlight w:val="none"/>
              </w:rPr>
              <w:t>更新</w:t>
            </w:r>
          </w:p>
        </w:tc>
      </w:tr>
      <w:tr w14:paraId="6BF0EC0A">
        <w:trPr>
          <w:wBefore w:w="0" w:type="dxa"/>
          <w:jc w:val="center"/>
        </w:trPr>
        <w:tc>
          <w:tcPr>
            <w:tcW w:w="1335" w:type="dxa"/>
            <w:noWrap w:val="0"/>
            <w:vAlign w:val="top"/>
          </w:tcPr>
          <w:p w14:paraId="6C07C0D3">
            <w:pPr>
              <w:pStyle w:val="74"/>
              <w:rPr>
                <w:rFonts w:ascii="宋体" w:hAnsi="宋体"/>
                <w:color w:val="auto"/>
                <w:sz w:val="18"/>
                <w:szCs w:val="18"/>
                <w:highlight w:val="none"/>
              </w:rPr>
            </w:pPr>
            <w:r>
              <w:rPr>
                <w:rFonts w:hint="eastAsia" w:ascii="宋体" w:hAnsi="宋体"/>
                <w:color w:val="auto"/>
                <w:sz w:val="18"/>
                <w:szCs w:val="18"/>
                <w:highlight w:val="none"/>
              </w:rPr>
              <w:t>11</w:t>
            </w:r>
          </w:p>
        </w:tc>
        <w:tc>
          <w:tcPr>
            <w:tcW w:w="2126" w:type="dxa"/>
            <w:noWrap w:val="0"/>
            <w:vAlign w:val="top"/>
          </w:tcPr>
          <w:p w14:paraId="472789BF">
            <w:pPr>
              <w:pStyle w:val="74"/>
              <w:rPr>
                <w:rFonts w:ascii="宋体" w:hAnsi="宋体"/>
                <w:color w:val="auto"/>
                <w:sz w:val="18"/>
                <w:szCs w:val="18"/>
                <w:highlight w:val="none"/>
              </w:rPr>
            </w:pPr>
            <w:r>
              <w:rPr>
                <w:rFonts w:hint="eastAsia" w:ascii="宋体" w:hAnsi="宋体"/>
                <w:color w:val="auto"/>
                <w:sz w:val="18"/>
                <w:szCs w:val="18"/>
                <w:highlight w:val="none"/>
              </w:rPr>
              <w:t>0x80</w:t>
            </w:r>
          </w:p>
        </w:tc>
        <w:tc>
          <w:tcPr>
            <w:tcW w:w="3685" w:type="dxa"/>
            <w:noWrap w:val="0"/>
            <w:vAlign w:val="top"/>
          </w:tcPr>
          <w:p w14:paraId="6EB47991">
            <w:pPr>
              <w:pStyle w:val="74"/>
              <w:rPr>
                <w:rFonts w:ascii="宋体" w:hAnsi="宋体"/>
                <w:color w:val="auto"/>
                <w:sz w:val="18"/>
                <w:szCs w:val="18"/>
                <w:highlight w:val="none"/>
              </w:rPr>
            </w:pPr>
            <w:r>
              <w:rPr>
                <w:rFonts w:hint="eastAsia" w:ascii="宋体" w:hAnsi="宋体"/>
                <w:color w:val="auto"/>
                <w:sz w:val="18"/>
                <w:szCs w:val="18"/>
                <w:highlight w:val="none"/>
              </w:rPr>
              <w:t>APP自助补出站更新</w:t>
            </w:r>
          </w:p>
        </w:tc>
      </w:tr>
      <w:tr w14:paraId="6683D94D">
        <w:trPr>
          <w:wBefore w:w="0" w:type="dxa"/>
          <w:jc w:val="center"/>
        </w:trPr>
        <w:tc>
          <w:tcPr>
            <w:tcW w:w="1335" w:type="dxa"/>
            <w:noWrap w:val="0"/>
            <w:vAlign w:val="top"/>
          </w:tcPr>
          <w:p w14:paraId="65C6B385">
            <w:pPr>
              <w:pStyle w:val="74"/>
              <w:rPr>
                <w:rFonts w:ascii="宋体" w:hAnsi="宋体"/>
                <w:color w:val="auto"/>
                <w:sz w:val="18"/>
                <w:szCs w:val="18"/>
                <w:highlight w:val="none"/>
              </w:rPr>
            </w:pPr>
            <w:r>
              <w:rPr>
                <w:rFonts w:hint="eastAsia" w:ascii="宋体" w:hAnsi="宋体"/>
                <w:color w:val="auto"/>
                <w:sz w:val="18"/>
                <w:szCs w:val="18"/>
                <w:highlight w:val="none"/>
              </w:rPr>
              <w:t>12</w:t>
            </w:r>
          </w:p>
        </w:tc>
        <w:tc>
          <w:tcPr>
            <w:tcW w:w="2126" w:type="dxa"/>
            <w:noWrap w:val="0"/>
            <w:vAlign w:val="top"/>
          </w:tcPr>
          <w:p w14:paraId="6D8A0A2E">
            <w:pPr>
              <w:pStyle w:val="74"/>
              <w:rPr>
                <w:rFonts w:ascii="宋体" w:hAnsi="宋体"/>
                <w:color w:val="auto"/>
                <w:sz w:val="18"/>
                <w:szCs w:val="18"/>
                <w:highlight w:val="none"/>
              </w:rPr>
            </w:pPr>
            <w:r>
              <w:rPr>
                <w:rFonts w:hint="eastAsia" w:ascii="宋体" w:hAnsi="宋体"/>
                <w:color w:val="auto"/>
                <w:sz w:val="18"/>
                <w:szCs w:val="18"/>
                <w:highlight w:val="none"/>
              </w:rPr>
              <w:t>0x81</w:t>
            </w:r>
          </w:p>
        </w:tc>
        <w:tc>
          <w:tcPr>
            <w:tcW w:w="3685" w:type="dxa"/>
            <w:noWrap w:val="0"/>
            <w:vAlign w:val="top"/>
          </w:tcPr>
          <w:p w14:paraId="2276FCD3">
            <w:pPr>
              <w:pStyle w:val="74"/>
              <w:rPr>
                <w:rFonts w:ascii="宋体" w:hAnsi="宋体"/>
                <w:color w:val="auto"/>
                <w:sz w:val="18"/>
                <w:szCs w:val="18"/>
                <w:highlight w:val="none"/>
              </w:rPr>
            </w:pPr>
            <w:r>
              <w:rPr>
                <w:rFonts w:hint="eastAsia" w:ascii="宋体" w:hAnsi="宋体"/>
                <w:color w:val="auto"/>
                <w:sz w:val="18"/>
                <w:szCs w:val="18"/>
                <w:highlight w:val="none"/>
              </w:rPr>
              <w:t>APP自助补进站更新</w:t>
            </w:r>
          </w:p>
        </w:tc>
      </w:tr>
      <w:tr w14:paraId="165A6FBA">
        <w:trPr>
          <w:wBefore w:w="0" w:type="dxa"/>
          <w:jc w:val="center"/>
        </w:trPr>
        <w:tc>
          <w:tcPr>
            <w:tcW w:w="1335" w:type="dxa"/>
            <w:noWrap w:val="0"/>
            <w:vAlign w:val="top"/>
          </w:tcPr>
          <w:p w14:paraId="1E68CAFD">
            <w:pPr>
              <w:pStyle w:val="74"/>
              <w:rPr>
                <w:rFonts w:ascii="宋体" w:hAnsi="宋体"/>
                <w:color w:val="auto"/>
                <w:sz w:val="18"/>
                <w:szCs w:val="18"/>
                <w:highlight w:val="none"/>
              </w:rPr>
            </w:pPr>
            <w:r>
              <w:rPr>
                <w:rFonts w:hint="eastAsia" w:ascii="宋体" w:hAnsi="宋体"/>
                <w:color w:val="auto"/>
                <w:sz w:val="18"/>
                <w:szCs w:val="18"/>
                <w:highlight w:val="none"/>
              </w:rPr>
              <w:t>13</w:t>
            </w:r>
          </w:p>
        </w:tc>
        <w:tc>
          <w:tcPr>
            <w:tcW w:w="2126" w:type="dxa"/>
            <w:noWrap w:val="0"/>
            <w:vAlign w:val="top"/>
          </w:tcPr>
          <w:p w14:paraId="0C022790">
            <w:pPr>
              <w:pStyle w:val="74"/>
              <w:rPr>
                <w:rFonts w:ascii="宋体" w:hAnsi="宋体"/>
                <w:color w:val="auto"/>
                <w:sz w:val="18"/>
                <w:szCs w:val="18"/>
                <w:highlight w:val="none"/>
              </w:rPr>
            </w:pPr>
            <w:r>
              <w:rPr>
                <w:rFonts w:hint="eastAsia" w:ascii="宋体" w:hAnsi="宋体"/>
                <w:color w:val="auto"/>
                <w:sz w:val="18"/>
                <w:szCs w:val="18"/>
                <w:highlight w:val="none"/>
              </w:rPr>
              <w:t>其他</w:t>
            </w:r>
          </w:p>
        </w:tc>
        <w:tc>
          <w:tcPr>
            <w:tcW w:w="3685" w:type="dxa"/>
            <w:noWrap w:val="0"/>
            <w:vAlign w:val="top"/>
          </w:tcPr>
          <w:p w14:paraId="22AA9F86">
            <w:pPr>
              <w:pStyle w:val="74"/>
              <w:rPr>
                <w:rFonts w:ascii="宋体" w:hAnsi="宋体"/>
                <w:color w:val="auto"/>
                <w:sz w:val="18"/>
                <w:szCs w:val="18"/>
                <w:highlight w:val="none"/>
              </w:rPr>
            </w:pPr>
            <w:r>
              <w:rPr>
                <w:rFonts w:hint="eastAsia" w:ascii="宋体" w:hAnsi="宋体"/>
                <w:color w:val="auto"/>
                <w:sz w:val="18"/>
                <w:szCs w:val="18"/>
                <w:highlight w:val="none"/>
              </w:rPr>
              <w:t>预留</w:t>
            </w:r>
          </w:p>
        </w:tc>
      </w:tr>
    </w:tbl>
    <w:p w14:paraId="4B686E5E">
      <w:pPr>
        <w:rPr>
          <w:rFonts w:ascii="宋体"/>
          <w:vanish/>
          <w:color w:val="auto"/>
          <w:szCs w:val="21"/>
          <w:highlight w:val="none"/>
        </w:rPr>
      </w:pPr>
    </w:p>
    <w:tbl>
      <w:tblPr>
        <w:tblStyle w:val="56"/>
        <w:tblpPr w:leftFromText="180" w:rightFromText="180" w:vertAnchor="text" w:horzAnchor="page" w:tblpX="1285" w:tblpY="-190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1518"/>
        <w:gridCol w:w="2744"/>
      </w:tblGrid>
      <w:tr w14:paraId="2E164345">
        <w:trPr>
          <w:wBefore w:w="0" w:type="dxa"/>
        </w:trPr>
        <w:tc>
          <w:tcPr>
            <w:tcW w:w="2130" w:type="dxa"/>
            <w:noWrap w:val="0"/>
            <w:vAlign w:val="top"/>
          </w:tcPr>
          <w:p w14:paraId="061DC799">
            <w:pPr>
              <w:spacing w:line="360" w:lineRule="auto"/>
              <w:rPr>
                <w:rFonts w:ascii="宋体" w:hAnsi="宋体"/>
                <w:color w:val="auto"/>
                <w:sz w:val="18"/>
                <w:szCs w:val="18"/>
                <w:highlight w:val="none"/>
              </w:rPr>
            </w:pPr>
            <w:r>
              <w:rPr>
                <w:rFonts w:hint="eastAsia" w:ascii="宋体" w:hAnsi="宋体"/>
                <w:color w:val="auto"/>
                <w:sz w:val="18"/>
                <w:szCs w:val="18"/>
                <w:highlight w:val="none"/>
              </w:rPr>
              <w:t>业务</w:t>
            </w:r>
            <w:r>
              <w:rPr>
                <w:rFonts w:ascii="宋体" w:hAnsi="宋体"/>
                <w:color w:val="auto"/>
                <w:sz w:val="18"/>
                <w:szCs w:val="18"/>
                <w:highlight w:val="none"/>
              </w:rPr>
              <w:t>功能</w:t>
            </w:r>
          </w:p>
        </w:tc>
        <w:tc>
          <w:tcPr>
            <w:tcW w:w="2130" w:type="dxa"/>
            <w:noWrap w:val="0"/>
            <w:vAlign w:val="top"/>
          </w:tcPr>
          <w:p w14:paraId="6AC4621D">
            <w:pPr>
              <w:spacing w:line="360" w:lineRule="auto"/>
              <w:rPr>
                <w:rFonts w:ascii="宋体" w:hAnsi="宋体"/>
                <w:color w:val="auto"/>
                <w:sz w:val="18"/>
                <w:szCs w:val="18"/>
                <w:highlight w:val="none"/>
              </w:rPr>
            </w:pPr>
            <w:r>
              <w:rPr>
                <w:rFonts w:hint="eastAsia" w:ascii="宋体" w:hAnsi="宋体"/>
                <w:color w:val="auto"/>
                <w:sz w:val="18"/>
                <w:szCs w:val="18"/>
                <w:highlight w:val="none"/>
              </w:rPr>
              <w:t>数据</w:t>
            </w:r>
            <w:r>
              <w:rPr>
                <w:rFonts w:ascii="宋体" w:hAnsi="宋体"/>
                <w:color w:val="auto"/>
                <w:sz w:val="18"/>
                <w:szCs w:val="18"/>
                <w:highlight w:val="none"/>
              </w:rPr>
              <w:t>范围</w:t>
            </w:r>
          </w:p>
        </w:tc>
        <w:tc>
          <w:tcPr>
            <w:tcW w:w="1518" w:type="dxa"/>
            <w:noWrap w:val="0"/>
            <w:vAlign w:val="top"/>
          </w:tcPr>
          <w:p w14:paraId="7F312451">
            <w:pPr>
              <w:spacing w:line="360" w:lineRule="auto"/>
              <w:rPr>
                <w:rFonts w:ascii="宋体" w:hAnsi="宋体"/>
                <w:color w:val="auto"/>
                <w:sz w:val="18"/>
                <w:szCs w:val="18"/>
                <w:highlight w:val="none"/>
              </w:rPr>
            </w:pPr>
            <w:r>
              <w:rPr>
                <w:rFonts w:hint="eastAsia" w:ascii="宋体" w:hAnsi="宋体"/>
                <w:color w:val="auto"/>
                <w:sz w:val="18"/>
                <w:szCs w:val="18"/>
                <w:highlight w:val="none"/>
              </w:rPr>
              <w:t>数据</w:t>
            </w:r>
            <w:r>
              <w:rPr>
                <w:rFonts w:ascii="宋体" w:hAnsi="宋体"/>
                <w:color w:val="auto"/>
                <w:sz w:val="18"/>
                <w:szCs w:val="18"/>
                <w:highlight w:val="none"/>
              </w:rPr>
              <w:t>方向</w:t>
            </w:r>
          </w:p>
        </w:tc>
        <w:tc>
          <w:tcPr>
            <w:tcW w:w="2744" w:type="dxa"/>
            <w:noWrap w:val="0"/>
            <w:vAlign w:val="top"/>
          </w:tcPr>
          <w:p w14:paraId="380A7E9E">
            <w:pPr>
              <w:spacing w:line="360" w:lineRule="auto"/>
              <w:rPr>
                <w:rFonts w:ascii="宋体" w:hAnsi="宋体"/>
                <w:color w:val="auto"/>
                <w:sz w:val="18"/>
                <w:szCs w:val="18"/>
                <w:highlight w:val="none"/>
              </w:rPr>
            </w:pPr>
            <w:r>
              <w:rPr>
                <w:rFonts w:hint="eastAsia" w:ascii="宋体" w:hAnsi="宋体"/>
                <w:color w:val="auto"/>
                <w:sz w:val="18"/>
                <w:szCs w:val="18"/>
                <w:highlight w:val="none"/>
              </w:rPr>
              <w:t>说明</w:t>
            </w:r>
          </w:p>
        </w:tc>
      </w:tr>
      <w:tr w14:paraId="6D4E5E11">
        <w:trPr>
          <w:wBefore w:w="0" w:type="dxa"/>
          <w:trHeight w:val="625" w:hRule="atLeast"/>
        </w:trPr>
        <w:tc>
          <w:tcPr>
            <w:tcW w:w="2130" w:type="dxa"/>
            <w:vMerge w:val="restart"/>
            <w:noWrap w:val="0"/>
            <w:vAlign w:val="top"/>
          </w:tcPr>
          <w:p w14:paraId="39F54A8B">
            <w:pPr>
              <w:spacing w:line="360" w:lineRule="auto"/>
              <w:rPr>
                <w:rFonts w:ascii="宋体" w:hAnsi="宋体"/>
                <w:color w:val="auto"/>
                <w:sz w:val="18"/>
                <w:szCs w:val="18"/>
                <w:highlight w:val="none"/>
              </w:rPr>
            </w:pPr>
            <w:r>
              <w:rPr>
                <w:rFonts w:hint="eastAsia" w:ascii="宋体" w:hAnsi="宋体"/>
                <w:color w:val="auto"/>
                <w:sz w:val="18"/>
                <w:szCs w:val="18"/>
                <w:highlight w:val="none"/>
              </w:rPr>
              <w:t>在线</w:t>
            </w:r>
            <w:r>
              <w:rPr>
                <w:rFonts w:ascii="宋体" w:hAnsi="宋体"/>
                <w:color w:val="auto"/>
                <w:sz w:val="18"/>
                <w:szCs w:val="18"/>
                <w:highlight w:val="none"/>
              </w:rPr>
              <w:t>购票购票</w:t>
            </w:r>
            <w:r>
              <w:rPr>
                <w:rFonts w:hint="eastAsia" w:ascii="宋体" w:hAnsi="宋体"/>
                <w:color w:val="auto"/>
                <w:sz w:val="18"/>
                <w:szCs w:val="18"/>
                <w:highlight w:val="none"/>
              </w:rPr>
              <w:t>、</w:t>
            </w:r>
            <w:r>
              <w:rPr>
                <w:rFonts w:ascii="宋体" w:hAnsi="宋体"/>
                <w:color w:val="auto"/>
                <w:sz w:val="18"/>
                <w:szCs w:val="18"/>
                <w:highlight w:val="none"/>
              </w:rPr>
              <w:t>现场取票</w:t>
            </w:r>
          </w:p>
        </w:tc>
        <w:tc>
          <w:tcPr>
            <w:tcW w:w="2130" w:type="dxa"/>
            <w:noWrap w:val="0"/>
            <w:vAlign w:val="top"/>
          </w:tcPr>
          <w:p w14:paraId="3C5FD7E7">
            <w:pPr>
              <w:spacing w:line="360" w:lineRule="auto"/>
              <w:rPr>
                <w:rFonts w:ascii="宋体" w:hAnsi="宋体"/>
                <w:color w:val="auto"/>
                <w:sz w:val="18"/>
                <w:szCs w:val="18"/>
                <w:highlight w:val="none"/>
              </w:rPr>
            </w:pPr>
            <w:r>
              <w:rPr>
                <w:rFonts w:hint="eastAsia" w:ascii="宋体" w:hAnsi="宋体"/>
                <w:color w:val="auto"/>
                <w:sz w:val="18"/>
                <w:szCs w:val="18"/>
                <w:highlight w:val="none"/>
              </w:rPr>
              <w:t>ACC参数：车票</w:t>
            </w:r>
            <w:r>
              <w:rPr>
                <w:rFonts w:ascii="宋体" w:hAnsi="宋体"/>
                <w:color w:val="auto"/>
                <w:sz w:val="18"/>
                <w:szCs w:val="18"/>
                <w:highlight w:val="none"/>
              </w:rPr>
              <w:t>参数、线路参数</w:t>
            </w:r>
          </w:p>
        </w:tc>
        <w:tc>
          <w:tcPr>
            <w:tcW w:w="1518" w:type="dxa"/>
            <w:noWrap w:val="0"/>
            <w:vAlign w:val="top"/>
          </w:tcPr>
          <w:p w14:paraId="472976F0">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3469D4E1">
            <w:pPr>
              <w:spacing w:line="360" w:lineRule="auto"/>
              <w:rPr>
                <w:rFonts w:ascii="宋体" w:hAnsi="宋体"/>
                <w:color w:val="auto"/>
                <w:sz w:val="18"/>
                <w:szCs w:val="18"/>
                <w:highlight w:val="none"/>
              </w:rPr>
            </w:pPr>
            <w:r>
              <w:rPr>
                <w:rFonts w:hint="eastAsia" w:ascii="宋体" w:hAnsi="宋体"/>
                <w:color w:val="auto"/>
                <w:sz w:val="18"/>
                <w:szCs w:val="18"/>
                <w:highlight w:val="none"/>
              </w:rPr>
              <w:t>定时数据</w:t>
            </w:r>
            <w:r>
              <w:rPr>
                <w:rFonts w:ascii="宋体" w:hAnsi="宋体"/>
                <w:color w:val="auto"/>
                <w:sz w:val="18"/>
                <w:szCs w:val="18"/>
                <w:highlight w:val="none"/>
              </w:rPr>
              <w:t>交换</w:t>
            </w:r>
          </w:p>
        </w:tc>
      </w:tr>
      <w:tr w14:paraId="57D765F9">
        <w:trPr>
          <w:wBefore w:w="0" w:type="dxa"/>
          <w:trHeight w:val="625" w:hRule="atLeast"/>
        </w:trPr>
        <w:tc>
          <w:tcPr>
            <w:tcW w:w="2130" w:type="dxa"/>
            <w:vMerge w:val="continue"/>
            <w:noWrap w:val="0"/>
            <w:vAlign w:val="top"/>
          </w:tcPr>
          <w:p w14:paraId="342B8913">
            <w:pPr>
              <w:spacing w:line="360" w:lineRule="auto"/>
              <w:rPr>
                <w:rFonts w:ascii="宋体" w:hAnsi="宋体"/>
                <w:color w:val="auto"/>
                <w:sz w:val="18"/>
                <w:szCs w:val="18"/>
                <w:highlight w:val="none"/>
              </w:rPr>
            </w:pPr>
          </w:p>
        </w:tc>
        <w:tc>
          <w:tcPr>
            <w:tcW w:w="2130" w:type="dxa"/>
            <w:noWrap w:val="0"/>
            <w:vAlign w:val="top"/>
          </w:tcPr>
          <w:p w14:paraId="7F5BCB9F">
            <w:pPr>
              <w:spacing w:line="360" w:lineRule="auto"/>
              <w:rPr>
                <w:rFonts w:ascii="宋体" w:hAnsi="宋体"/>
                <w:color w:val="auto"/>
                <w:sz w:val="18"/>
                <w:szCs w:val="18"/>
                <w:highlight w:val="none"/>
              </w:rPr>
            </w:pPr>
            <w:r>
              <w:rPr>
                <w:rFonts w:hint="eastAsia" w:ascii="宋体" w:hAnsi="宋体"/>
                <w:color w:val="auto"/>
                <w:sz w:val="18"/>
                <w:szCs w:val="18"/>
                <w:highlight w:val="none"/>
              </w:rPr>
              <w:t>单程票售票</w:t>
            </w:r>
            <w:r>
              <w:rPr>
                <w:rFonts w:ascii="宋体" w:hAnsi="宋体"/>
                <w:color w:val="auto"/>
                <w:sz w:val="18"/>
                <w:szCs w:val="18"/>
                <w:highlight w:val="none"/>
              </w:rPr>
              <w:t>交易对账</w:t>
            </w:r>
            <w:r>
              <w:rPr>
                <w:rFonts w:hint="eastAsia" w:ascii="宋体" w:hAnsi="宋体"/>
                <w:color w:val="auto"/>
                <w:sz w:val="18"/>
                <w:szCs w:val="18"/>
                <w:highlight w:val="none"/>
              </w:rPr>
              <w:t>文件</w:t>
            </w:r>
          </w:p>
        </w:tc>
        <w:tc>
          <w:tcPr>
            <w:tcW w:w="1518" w:type="dxa"/>
            <w:noWrap w:val="0"/>
            <w:vAlign w:val="top"/>
          </w:tcPr>
          <w:p w14:paraId="2CC32400">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7C32DEB8">
            <w:pPr>
              <w:spacing w:line="360" w:lineRule="auto"/>
              <w:rPr>
                <w:rFonts w:ascii="宋体" w:hAnsi="宋体"/>
                <w:color w:val="auto"/>
                <w:sz w:val="18"/>
                <w:szCs w:val="18"/>
                <w:highlight w:val="none"/>
              </w:rPr>
            </w:pPr>
            <w:r>
              <w:rPr>
                <w:rFonts w:hint="eastAsia" w:ascii="宋体" w:hAnsi="宋体"/>
                <w:color w:val="auto"/>
                <w:sz w:val="18"/>
                <w:szCs w:val="18"/>
                <w:highlight w:val="none"/>
              </w:rPr>
              <w:t>ACC根据</w:t>
            </w:r>
            <w:r>
              <w:rPr>
                <w:rFonts w:ascii="宋体" w:hAnsi="宋体"/>
                <w:color w:val="auto"/>
                <w:sz w:val="18"/>
                <w:szCs w:val="18"/>
                <w:highlight w:val="none"/>
              </w:rPr>
              <w:t>收到的单程票售票交易文件与</w:t>
            </w:r>
            <w:r>
              <w:rPr>
                <w:rFonts w:hint="eastAsia" w:ascii="宋体" w:hAnsi="宋体"/>
                <w:color w:val="auto"/>
                <w:sz w:val="18"/>
                <w:szCs w:val="18"/>
                <w:highlight w:val="none"/>
              </w:rPr>
              <w:t>ITP的</w:t>
            </w:r>
            <w:r>
              <w:rPr>
                <w:rFonts w:ascii="宋体" w:hAnsi="宋体"/>
                <w:color w:val="auto"/>
                <w:sz w:val="18"/>
                <w:szCs w:val="18"/>
                <w:highlight w:val="none"/>
              </w:rPr>
              <w:t>在线订单交易进行核对</w:t>
            </w:r>
          </w:p>
          <w:p w14:paraId="7F8ED2B1">
            <w:pPr>
              <w:spacing w:line="360" w:lineRule="auto"/>
              <w:rPr>
                <w:rFonts w:ascii="宋体" w:hAnsi="宋体"/>
                <w:color w:val="auto"/>
                <w:sz w:val="18"/>
                <w:szCs w:val="18"/>
                <w:highlight w:val="none"/>
              </w:rPr>
            </w:pPr>
            <w:r>
              <w:rPr>
                <w:rFonts w:hint="eastAsia" w:ascii="宋体" w:hAnsi="宋体"/>
                <w:color w:val="auto"/>
                <w:sz w:val="18"/>
                <w:szCs w:val="18"/>
                <w:highlight w:val="none"/>
              </w:rPr>
              <w:t>定时</w:t>
            </w:r>
            <w:r>
              <w:rPr>
                <w:rFonts w:ascii="宋体" w:hAnsi="宋体"/>
                <w:color w:val="auto"/>
                <w:sz w:val="18"/>
                <w:szCs w:val="18"/>
                <w:highlight w:val="none"/>
              </w:rPr>
              <w:t>数据交换</w:t>
            </w:r>
          </w:p>
        </w:tc>
      </w:tr>
      <w:tr w14:paraId="170CA18A">
        <w:trPr>
          <w:wBefore w:w="0" w:type="dxa"/>
          <w:trHeight w:val="233" w:hRule="atLeast"/>
        </w:trPr>
        <w:tc>
          <w:tcPr>
            <w:tcW w:w="2130" w:type="dxa"/>
            <w:vMerge w:val="restart"/>
            <w:noWrap w:val="0"/>
            <w:vAlign w:val="top"/>
          </w:tcPr>
          <w:p w14:paraId="2045F2B4">
            <w:pPr>
              <w:spacing w:line="360" w:lineRule="auto"/>
              <w:rPr>
                <w:rFonts w:ascii="宋体" w:hAnsi="宋体"/>
                <w:color w:val="auto"/>
                <w:sz w:val="18"/>
                <w:szCs w:val="18"/>
                <w:highlight w:val="none"/>
              </w:rPr>
            </w:pPr>
            <w:r>
              <w:rPr>
                <w:rFonts w:hint="eastAsia" w:ascii="宋体" w:hAnsi="宋体"/>
                <w:color w:val="auto"/>
                <w:sz w:val="18"/>
                <w:szCs w:val="18"/>
                <w:highlight w:val="none"/>
              </w:rPr>
              <w:t>现场</w:t>
            </w:r>
            <w:r>
              <w:rPr>
                <w:rFonts w:ascii="宋体" w:hAnsi="宋体"/>
                <w:color w:val="auto"/>
                <w:sz w:val="18"/>
                <w:szCs w:val="18"/>
                <w:highlight w:val="none"/>
              </w:rPr>
              <w:t>购票、取票</w:t>
            </w:r>
          </w:p>
        </w:tc>
        <w:tc>
          <w:tcPr>
            <w:tcW w:w="2130" w:type="dxa"/>
            <w:noWrap w:val="0"/>
            <w:vAlign w:val="top"/>
          </w:tcPr>
          <w:p w14:paraId="2B5376BE">
            <w:pPr>
              <w:spacing w:line="360" w:lineRule="auto"/>
              <w:rPr>
                <w:rFonts w:ascii="宋体" w:hAnsi="宋体"/>
                <w:color w:val="auto"/>
                <w:sz w:val="18"/>
                <w:szCs w:val="18"/>
                <w:highlight w:val="none"/>
              </w:rPr>
            </w:pPr>
            <w:r>
              <w:rPr>
                <w:rFonts w:hint="eastAsia" w:ascii="宋体" w:hAnsi="宋体"/>
                <w:color w:val="auto"/>
                <w:sz w:val="18"/>
                <w:szCs w:val="18"/>
                <w:highlight w:val="none"/>
              </w:rPr>
              <w:t>ACC参数：车票</w:t>
            </w:r>
            <w:r>
              <w:rPr>
                <w:rFonts w:ascii="宋体" w:hAnsi="宋体"/>
                <w:color w:val="auto"/>
                <w:sz w:val="18"/>
                <w:szCs w:val="18"/>
                <w:highlight w:val="none"/>
              </w:rPr>
              <w:t>参数、线路参数</w:t>
            </w:r>
          </w:p>
        </w:tc>
        <w:tc>
          <w:tcPr>
            <w:tcW w:w="1518" w:type="dxa"/>
            <w:noWrap w:val="0"/>
            <w:vAlign w:val="top"/>
          </w:tcPr>
          <w:p w14:paraId="58D8B7CA">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108D3962">
            <w:pPr>
              <w:spacing w:line="360" w:lineRule="auto"/>
              <w:rPr>
                <w:rFonts w:ascii="宋体" w:hAnsi="宋体"/>
                <w:color w:val="auto"/>
                <w:sz w:val="18"/>
                <w:szCs w:val="18"/>
                <w:highlight w:val="none"/>
              </w:rPr>
            </w:pPr>
            <w:r>
              <w:rPr>
                <w:rFonts w:hint="eastAsia" w:ascii="宋体" w:hAnsi="宋体"/>
                <w:color w:val="auto"/>
                <w:sz w:val="18"/>
                <w:szCs w:val="18"/>
                <w:highlight w:val="none"/>
              </w:rPr>
              <w:t>定时</w:t>
            </w:r>
            <w:r>
              <w:rPr>
                <w:rFonts w:ascii="宋体" w:hAnsi="宋体"/>
                <w:color w:val="auto"/>
                <w:sz w:val="18"/>
                <w:szCs w:val="18"/>
                <w:highlight w:val="none"/>
              </w:rPr>
              <w:t>数据交换</w:t>
            </w:r>
          </w:p>
        </w:tc>
      </w:tr>
      <w:tr w14:paraId="7FF53080">
        <w:trPr>
          <w:wBefore w:w="0" w:type="dxa"/>
          <w:trHeight w:val="232" w:hRule="atLeast"/>
        </w:trPr>
        <w:tc>
          <w:tcPr>
            <w:tcW w:w="2130" w:type="dxa"/>
            <w:vMerge w:val="continue"/>
            <w:noWrap w:val="0"/>
            <w:vAlign w:val="top"/>
          </w:tcPr>
          <w:p w14:paraId="60ACAED2">
            <w:pPr>
              <w:spacing w:line="360" w:lineRule="auto"/>
              <w:rPr>
                <w:rFonts w:ascii="宋体" w:hAnsi="宋体"/>
                <w:color w:val="auto"/>
                <w:sz w:val="18"/>
                <w:szCs w:val="18"/>
                <w:highlight w:val="none"/>
              </w:rPr>
            </w:pPr>
          </w:p>
        </w:tc>
        <w:tc>
          <w:tcPr>
            <w:tcW w:w="2130" w:type="dxa"/>
            <w:noWrap w:val="0"/>
            <w:vAlign w:val="top"/>
          </w:tcPr>
          <w:p w14:paraId="65909C7F">
            <w:pPr>
              <w:spacing w:line="360" w:lineRule="auto"/>
              <w:rPr>
                <w:rFonts w:ascii="宋体" w:hAnsi="宋体"/>
                <w:color w:val="auto"/>
                <w:sz w:val="18"/>
                <w:szCs w:val="18"/>
                <w:highlight w:val="none"/>
              </w:rPr>
            </w:pPr>
            <w:r>
              <w:rPr>
                <w:rFonts w:hint="eastAsia" w:ascii="宋体" w:hAnsi="宋体"/>
                <w:color w:val="auto"/>
                <w:sz w:val="18"/>
                <w:szCs w:val="18"/>
                <w:highlight w:val="none"/>
              </w:rPr>
              <w:t>单程票售票</w:t>
            </w:r>
            <w:r>
              <w:rPr>
                <w:rFonts w:ascii="宋体" w:hAnsi="宋体"/>
                <w:color w:val="auto"/>
                <w:sz w:val="18"/>
                <w:szCs w:val="18"/>
                <w:highlight w:val="none"/>
              </w:rPr>
              <w:t>交易对账</w:t>
            </w:r>
            <w:r>
              <w:rPr>
                <w:rFonts w:hint="eastAsia" w:ascii="宋体" w:hAnsi="宋体"/>
                <w:color w:val="auto"/>
                <w:sz w:val="18"/>
                <w:szCs w:val="18"/>
                <w:highlight w:val="none"/>
              </w:rPr>
              <w:t>文件</w:t>
            </w:r>
          </w:p>
        </w:tc>
        <w:tc>
          <w:tcPr>
            <w:tcW w:w="1518" w:type="dxa"/>
            <w:noWrap w:val="0"/>
            <w:vAlign w:val="top"/>
          </w:tcPr>
          <w:p w14:paraId="5109D07A">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1F418822">
            <w:pPr>
              <w:spacing w:line="360" w:lineRule="auto"/>
              <w:rPr>
                <w:rFonts w:ascii="宋体" w:hAnsi="宋体"/>
                <w:color w:val="auto"/>
                <w:sz w:val="18"/>
                <w:szCs w:val="18"/>
                <w:highlight w:val="none"/>
              </w:rPr>
            </w:pPr>
            <w:r>
              <w:rPr>
                <w:rFonts w:hint="eastAsia" w:ascii="宋体" w:hAnsi="宋体"/>
                <w:color w:val="auto"/>
                <w:sz w:val="18"/>
                <w:szCs w:val="18"/>
                <w:highlight w:val="none"/>
              </w:rPr>
              <w:t>ACC根据</w:t>
            </w:r>
            <w:r>
              <w:rPr>
                <w:rFonts w:ascii="宋体" w:hAnsi="宋体"/>
                <w:color w:val="auto"/>
                <w:sz w:val="18"/>
                <w:szCs w:val="18"/>
                <w:highlight w:val="none"/>
              </w:rPr>
              <w:t>收到的单程票售票交易文件与</w:t>
            </w:r>
            <w:r>
              <w:rPr>
                <w:rFonts w:hint="eastAsia" w:ascii="宋体" w:hAnsi="宋体"/>
                <w:color w:val="auto"/>
                <w:sz w:val="18"/>
                <w:szCs w:val="18"/>
                <w:highlight w:val="none"/>
              </w:rPr>
              <w:t>ITP的</w:t>
            </w:r>
            <w:r>
              <w:rPr>
                <w:rFonts w:ascii="宋体" w:hAnsi="宋体"/>
                <w:color w:val="auto"/>
                <w:sz w:val="18"/>
                <w:szCs w:val="18"/>
                <w:highlight w:val="none"/>
              </w:rPr>
              <w:t>在线订单交易进行核对</w:t>
            </w:r>
          </w:p>
          <w:p w14:paraId="0391373E">
            <w:pPr>
              <w:spacing w:line="360" w:lineRule="auto"/>
              <w:rPr>
                <w:rFonts w:ascii="宋体" w:hAnsi="宋体"/>
                <w:color w:val="auto"/>
                <w:sz w:val="18"/>
                <w:szCs w:val="18"/>
                <w:highlight w:val="none"/>
              </w:rPr>
            </w:pPr>
            <w:r>
              <w:rPr>
                <w:rFonts w:hint="eastAsia" w:ascii="宋体" w:hAnsi="宋体"/>
                <w:color w:val="auto"/>
                <w:sz w:val="18"/>
                <w:szCs w:val="18"/>
                <w:highlight w:val="none"/>
              </w:rPr>
              <w:t>定时</w:t>
            </w:r>
            <w:r>
              <w:rPr>
                <w:rFonts w:ascii="宋体" w:hAnsi="宋体"/>
                <w:color w:val="auto"/>
                <w:sz w:val="18"/>
                <w:szCs w:val="18"/>
                <w:highlight w:val="none"/>
              </w:rPr>
              <w:t>数据交换</w:t>
            </w:r>
          </w:p>
        </w:tc>
      </w:tr>
      <w:tr w14:paraId="5B399000">
        <w:trPr>
          <w:wBefore w:w="0" w:type="dxa"/>
          <w:trHeight w:val="465" w:hRule="atLeast"/>
        </w:trPr>
        <w:tc>
          <w:tcPr>
            <w:tcW w:w="2130" w:type="dxa"/>
            <w:vMerge w:val="restart"/>
            <w:noWrap w:val="0"/>
            <w:vAlign w:val="top"/>
          </w:tcPr>
          <w:p w14:paraId="7B7C09AB">
            <w:pPr>
              <w:spacing w:line="360" w:lineRule="auto"/>
              <w:rPr>
                <w:rFonts w:ascii="宋体" w:hAnsi="宋体"/>
                <w:color w:val="auto"/>
                <w:sz w:val="18"/>
                <w:szCs w:val="18"/>
                <w:highlight w:val="none"/>
              </w:rPr>
            </w:pPr>
            <w:r>
              <w:rPr>
                <w:rFonts w:hint="eastAsia" w:ascii="宋体" w:hAnsi="宋体"/>
                <w:color w:val="auto"/>
                <w:sz w:val="18"/>
                <w:szCs w:val="18"/>
                <w:highlight w:val="none"/>
              </w:rPr>
              <w:t>在线</w:t>
            </w:r>
            <w:r>
              <w:rPr>
                <w:rFonts w:ascii="宋体" w:hAnsi="宋体"/>
                <w:color w:val="auto"/>
                <w:sz w:val="18"/>
                <w:szCs w:val="18"/>
                <w:highlight w:val="none"/>
              </w:rPr>
              <w:t>支付、现场实体卡充值</w:t>
            </w:r>
          </w:p>
        </w:tc>
        <w:tc>
          <w:tcPr>
            <w:tcW w:w="2130" w:type="dxa"/>
            <w:noWrap w:val="0"/>
            <w:vAlign w:val="top"/>
          </w:tcPr>
          <w:p w14:paraId="3C059634">
            <w:pPr>
              <w:spacing w:line="360" w:lineRule="auto"/>
              <w:rPr>
                <w:rFonts w:ascii="宋体" w:hAnsi="宋体"/>
                <w:color w:val="auto"/>
                <w:sz w:val="18"/>
                <w:szCs w:val="18"/>
                <w:highlight w:val="none"/>
              </w:rPr>
            </w:pPr>
            <w:r>
              <w:rPr>
                <w:rFonts w:hint="eastAsia" w:ascii="宋体" w:hAnsi="宋体"/>
                <w:color w:val="auto"/>
                <w:sz w:val="18"/>
                <w:szCs w:val="18"/>
                <w:highlight w:val="none"/>
              </w:rPr>
              <w:t>ACC参数：车票</w:t>
            </w:r>
            <w:r>
              <w:rPr>
                <w:rFonts w:ascii="宋体" w:hAnsi="宋体"/>
                <w:color w:val="auto"/>
                <w:sz w:val="18"/>
                <w:szCs w:val="18"/>
                <w:highlight w:val="none"/>
              </w:rPr>
              <w:t>参数、线路参数</w:t>
            </w:r>
          </w:p>
        </w:tc>
        <w:tc>
          <w:tcPr>
            <w:tcW w:w="1518" w:type="dxa"/>
            <w:noWrap w:val="0"/>
            <w:vAlign w:val="top"/>
          </w:tcPr>
          <w:p w14:paraId="138D63B1">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3CAF7281">
            <w:pPr>
              <w:spacing w:line="360" w:lineRule="auto"/>
              <w:rPr>
                <w:rFonts w:ascii="宋体" w:hAnsi="宋体"/>
                <w:color w:val="auto"/>
                <w:sz w:val="18"/>
                <w:szCs w:val="18"/>
                <w:highlight w:val="none"/>
              </w:rPr>
            </w:pPr>
            <w:r>
              <w:rPr>
                <w:rFonts w:hint="eastAsia" w:ascii="宋体" w:hAnsi="宋体"/>
                <w:color w:val="auto"/>
                <w:sz w:val="18"/>
                <w:szCs w:val="18"/>
                <w:highlight w:val="none"/>
              </w:rPr>
              <w:t>定时</w:t>
            </w:r>
            <w:r>
              <w:rPr>
                <w:rFonts w:ascii="宋体" w:hAnsi="宋体"/>
                <w:color w:val="auto"/>
                <w:sz w:val="18"/>
                <w:szCs w:val="18"/>
                <w:highlight w:val="none"/>
              </w:rPr>
              <w:t>数据交换</w:t>
            </w:r>
          </w:p>
        </w:tc>
      </w:tr>
      <w:tr w14:paraId="2011277E">
        <w:trPr>
          <w:wBefore w:w="0" w:type="dxa"/>
          <w:trHeight w:val="465" w:hRule="atLeast"/>
        </w:trPr>
        <w:tc>
          <w:tcPr>
            <w:tcW w:w="2130" w:type="dxa"/>
            <w:vMerge w:val="continue"/>
            <w:noWrap w:val="0"/>
            <w:vAlign w:val="top"/>
          </w:tcPr>
          <w:p w14:paraId="38C7EDFE">
            <w:pPr>
              <w:spacing w:line="360" w:lineRule="auto"/>
              <w:rPr>
                <w:rFonts w:ascii="宋体" w:hAnsi="宋体"/>
                <w:color w:val="auto"/>
                <w:sz w:val="18"/>
                <w:szCs w:val="18"/>
                <w:highlight w:val="none"/>
              </w:rPr>
            </w:pPr>
          </w:p>
        </w:tc>
        <w:tc>
          <w:tcPr>
            <w:tcW w:w="2130" w:type="dxa"/>
            <w:noWrap w:val="0"/>
            <w:vAlign w:val="top"/>
          </w:tcPr>
          <w:p w14:paraId="21D0FA8F">
            <w:pPr>
              <w:spacing w:line="360" w:lineRule="auto"/>
              <w:rPr>
                <w:rFonts w:ascii="宋体" w:hAnsi="宋体"/>
                <w:color w:val="auto"/>
                <w:sz w:val="18"/>
                <w:szCs w:val="18"/>
                <w:highlight w:val="none"/>
              </w:rPr>
            </w:pPr>
            <w:r>
              <w:rPr>
                <w:rFonts w:hint="eastAsia" w:ascii="宋体" w:hAnsi="宋体"/>
                <w:color w:val="auto"/>
                <w:sz w:val="18"/>
                <w:szCs w:val="18"/>
                <w:highlight w:val="none"/>
              </w:rPr>
              <w:t>储值卡</w:t>
            </w:r>
            <w:r>
              <w:rPr>
                <w:rFonts w:ascii="宋体" w:hAnsi="宋体"/>
                <w:color w:val="auto"/>
                <w:sz w:val="18"/>
                <w:szCs w:val="18"/>
                <w:highlight w:val="none"/>
              </w:rPr>
              <w:t>充值交易对账文件</w:t>
            </w:r>
          </w:p>
        </w:tc>
        <w:tc>
          <w:tcPr>
            <w:tcW w:w="1518" w:type="dxa"/>
            <w:noWrap w:val="0"/>
            <w:vAlign w:val="top"/>
          </w:tcPr>
          <w:p w14:paraId="2B1B4FD1">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43A36D52">
            <w:pPr>
              <w:spacing w:line="360" w:lineRule="auto"/>
              <w:rPr>
                <w:rFonts w:ascii="宋体" w:hAnsi="宋体"/>
                <w:color w:val="auto"/>
                <w:sz w:val="18"/>
                <w:szCs w:val="18"/>
                <w:highlight w:val="none"/>
              </w:rPr>
            </w:pPr>
            <w:r>
              <w:rPr>
                <w:rFonts w:hint="eastAsia" w:ascii="宋体" w:hAnsi="宋体"/>
                <w:color w:val="auto"/>
                <w:sz w:val="18"/>
                <w:szCs w:val="18"/>
                <w:highlight w:val="none"/>
              </w:rPr>
              <w:t>ACC根据</w:t>
            </w:r>
            <w:r>
              <w:rPr>
                <w:rFonts w:ascii="宋体" w:hAnsi="宋体"/>
                <w:color w:val="auto"/>
                <w:sz w:val="18"/>
                <w:szCs w:val="18"/>
                <w:highlight w:val="none"/>
              </w:rPr>
              <w:t>收到的</w:t>
            </w:r>
            <w:r>
              <w:rPr>
                <w:rFonts w:hint="eastAsia" w:ascii="宋体" w:hAnsi="宋体"/>
                <w:color w:val="auto"/>
                <w:sz w:val="18"/>
                <w:szCs w:val="18"/>
                <w:highlight w:val="none"/>
              </w:rPr>
              <w:t>储值卡充值</w:t>
            </w:r>
            <w:r>
              <w:rPr>
                <w:rFonts w:ascii="宋体" w:hAnsi="宋体"/>
                <w:color w:val="auto"/>
                <w:sz w:val="18"/>
                <w:szCs w:val="18"/>
                <w:highlight w:val="none"/>
              </w:rPr>
              <w:t>交易文件与</w:t>
            </w:r>
            <w:r>
              <w:rPr>
                <w:rFonts w:hint="eastAsia" w:ascii="宋体" w:hAnsi="宋体"/>
                <w:color w:val="auto"/>
                <w:sz w:val="18"/>
                <w:szCs w:val="18"/>
                <w:highlight w:val="none"/>
              </w:rPr>
              <w:t>ITP的</w:t>
            </w:r>
            <w:r>
              <w:rPr>
                <w:rFonts w:ascii="宋体" w:hAnsi="宋体"/>
                <w:color w:val="auto"/>
                <w:sz w:val="18"/>
                <w:szCs w:val="18"/>
                <w:highlight w:val="none"/>
              </w:rPr>
              <w:t>在线订单交易进行核对</w:t>
            </w:r>
          </w:p>
          <w:p w14:paraId="429B7910">
            <w:pPr>
              <w:spacing w:line="360" w:lineRule="auto"/>
              <w:rPr>
                <w:rFonts w:ascii="宋体" w:hAnsi="宋体"/>
                <w:color w:val="auto"/>
                <w:sz w:val="18"/>
                <w:szCs w:val="18"/>
                <w:highlight w:val="none"/>
              </w:rPr>
            </w:pPr>
            <w:r>
              <w:rPr>
                <w:rFonts w:hint="eastAsia" w:ascii="宋体" w:hAnsi="宋体"/>
                <w:color w:val="auto"/>
                <w:sz w:val="18"/>
                <w:szCs w:val="18"/>
                <w:highlight w:val="none"/>
              </w:rPr>
              <w:t>定时</w:t>
            </w:r>
            <w:r>
              <w:rPr>
                <w:rFonts w:ascii="宋体" w:hAnsi="宋体"/>
                <w:color w:val="auto"/>
                <w:sz w:val="18"/>
                <w:szCs w:val="18"/>
                <w:highlight w:val="none"/>
              </w:rPr>
              <w:t>数据交换</w:t>
            </w:r>
          </w:p>
        </w:tc>
      </w:tr>
      <w:tr w14:paraId="062B608D">
        <w:trPr>
          <w:wBefore w:w="0" w:type="dxa"/>
          <w:trHeight w:val="465" w:hRule="atLeast"/>
        </w:trPr>
        <w:tc>
          <w:tcPr>
            <w:tcW w:w="2130" w:type="dxa"/>
            <w:vMerge w:val="restart"/>
            <w:noWrap w:val="0"/>
            <w:vAlign w:val="top"/>
          </w:tcPr>
          <w:p w14:paraId="09FA77D4">
            <w:pPr>
              <w:spacing w:line="360" w:lineRule="auto"/>
              <w:rPr>
                <w:rFonts w:ascii="宋体" w:hAnsi="宋体"/>
                <w:color w:val="auto"/>
                <w:sz w:val="18"/>
                <w:szCs w:val="18"/>
                <w:highlight w:val="none"/>
              </w:rPr>
            </w:pPr>
            <w:r>
              <w:rPr>
                <w:rFonts w:hint="eastAsia" w:ascii="宋体" w:hAnsi="宋体"/>
                <w:color w:val="auto"/>
                <w:sz w:val="18"/>
                <w:szCs w:val="18"/>
                <w:highlight w:val="none"/>
              </w:rPr>
              <w:t>二维码后付费</w:t>
            </w:r>
            <w:r>
              <w:rPr>
                <w:rFonts w:ascii="宋体" w:hAnsi="宋体"/>
                <w:color w:val="auto"/>
                <w:sz w:val="18"/>
                <w:szCs w:val="18"/>
                <w:highlight w:val="none"/>
              </w:rPr>
              <w:t>过闸</w:t>
            </w:r>
          </w:p>
        </w:tc>
        <w:tc>
          <w:tcPr>
            <w:tcW w:w="2130" w:type="dxa"/>
            <w:noWrap w:val="0"/>
            <w:vAlign w:val="top"/>
          </w:tcPr>
          <w:p w14:paraId="31353866">
            <w:pPr>
              <w:spacing w:line="360" w:lineRule="auto"/>
              <w:rPr>
                <w:rFonts w:ascii="宋体" w:hAnsi="宋体"/>
                <w:color w:val="auto"/>
                <w:sz w:val="18"/>
                <w:szCs w:val="18"/>
                <w:highlight w:val="none"/>
              </w:rPr>
            </w:pPr>
            <w:r>
              <w:rPr>
                <w:rFonts w:hint="eastAsia" w:ascii="宋体" w:hAnsi="宋体"/>
                <w:color w:val="auto"/>
                <w:sz w:val="18"/>
                <w:szCs w:val="18"/>
                <w:highlight w:val="none"/>
              </w:rPr>
              <w:t>ACC参数：车票</w:t>
            </w:r>
            <w:r>
              <w:rPr>
                <w:rFonts w:ascii="宋体" w:hAnsi="宋体"/>
                <w:color w:val="auto"/>
                <w:sz w:val="18"/>
                <w:szCs w:val="18"/>
                <w:highlight w:val="none"/>
              </w:rPr>
              <w:t>参数、线路参数</w:t>
            </w:r>
          </w:p>
        </w:tc>
        <w:tc>
          <w:tcPr>
            <w:tcW w:w="1518" w:type="dxa"/>
            <w:noWrap w:val="0"/>
            <w:vAlign w:val="top"/>
          </w:tcPr>
          <w:p w14:paraId="714DB3B4">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5A1E5E45">
            <w:pPr>
              <w:spacing w:line="360" w:lineRule="auto"/>
              <w:rPr>
                <w:rFonts w:ascii="宋体" w:hAnsi="宋体"/>
                <w:color w:val="auto"/>
                <w:sz w:val="18"/>
                <w:szCs w:val="18"/>
                <w:highlight w:val="none"/>
              </w:rPr>
            </w:pPr>
            <w:r>
              <w:rPr>
                <w:rFonts w:hint="eastAsia" w:ascii="宋体" w:hAnsi="宋体"/>
                <w:color w:val="auto"/>
                <w:sz w:val="18"/>
                <w:szCs w:val="18"/>
                <w:highlight w:val="none"/>
              </w:rPr>
              <w:t>定时</w:t>
            </w:r>
            <w:r>
              <w:rPr>
                <w:rFonts w:ascii="宋体" w:hAnsi="宋体"/>
                <w:color w:val="auto"/>
                <w:sz w:val="18"/>
                <w:szCs w:val="18"/>
                <w:highlight w:val="none"/>
              </w:rPr>
              <w:t>数据交换</w:t>
            </w:r>
          </w:p>
        </w:tc>
      </w:tr>
      <w:tr w14:paraId="73D22695">
        <w:trPr>
          <w:wBefore w:w="0" w:type="dxa"/>
          <w:trHeight w:val="465" w:hRule="atLeast"/>
        </w:trPr>
        <w:tc>
          <w:tcPr>
            <w:tcW w:w="2130" w:type="dxa"/>
            <w:vMerge w:val="continue"/>
            <w:noWrap w:val="0"/>
            <w:vAlign w:val="top"/>
          </w:tcPr>
          <w:p w14:paraId="5C81BF18">
            <w:pPr>
              <w:spacing w:line="360" w:lineRule="auto"/>
              <w:rPr>
                <w:rFonts w:ascii="宋体" w:hAnsi="宋体"/>
                <w:color w:val="auto"/>
                <w:sz w:val="18"/>
                <w:szCs w:val="18"/>
                <w:highlight w:val="none"/>
              </w:rPr>
            </w:pPr>
          </w:p>
        </w:tc>
        <w:tc>
          <w:tcPr>
            <w:tcW w:w="2130" w:type="dxa"/>
            <w:noWrap w:val="0"/>
            <w:vAlign w:val="top"/>
          </w:tcPr>
          <w:p w14:paraId="6DF72541">
            <w:pPr>
              <w:spacing w:line="360" w:lineRule="auto"/>
              <w:rPr>
                <w:rFonts w:ascii="宋体" w:hAnsi="宋体"/>
                <w:color w:val="auto"/>
                <w:sz w:val="18"/>
                <w:szCs w:val="18"/>
                <w:highlight w:val="none"/>
              </w:rPr>
            </w:pPr>
            <w:r>
              <w:rPr>
                <w:rFonts w:hint="eastAsia" w:ascii="宋体" w:hAnsi="宋体"/>
                <w:color w:val="auto"/>
                <w:sz w:val="18"/>
                <w:szCs w:val="18"/>
                <w:highlight w:val="none"/>
              </w:rPr>
              <w:t>车票数据</w:t>
            </w:r>
            <w:r>
              <w:rPr>
                <w:rFonts w:ascii="宋体" w:hAnsi="宋体"/>
                <w:color w:val="auto"/>
                <w:sz w:val="18"/>
                <w:szCs w:val="18"/>
                <w:highlight w:val="none"/>
              </w:rPr>
              <w:t>加密</w:t>
            </w:r>
          </w:p>
          <w:p w14:paraId="370416A4">
            <w:pPr>
              <w:spacing w:line="360" w:lineRule="auto"/>
              <w:rPr>
                <w:rFonts w:ascii="宋体" w:hAnsi="宋体"/>
                <w:color w:val="auto"/>
                <w:sz w:val="18"/>
                <w:szCs w:val="18"/>
                <w:highlight w:val="none"/>
              </w:rPr>
            </w:pPr>
            <w:r>
              <w:rPr>
                <w:rFonts w:hint="eastAsia" w:ascii="宋体" w:hAnsi="宋体"/>
                <w:color w:val="auto"/>
                <w:sz w:val="18"/>
                <w:szCs w:val="18"/>
                <w:highlight w:val="none"/>
              </w:rPr>
              <w:t>秘钥</w:t>
            </w:r>
          </w:p>
        </w:tc>
        <w:tc>
          <w:tcPr>
            <w:tcW w:w="1518" w:type="dxa"/>
            <w:noWrap w:val="0"/>
            <w:vAlign w:val="top"/>
          </w:tcPr>
          <w:p w14:paraId="311DF577">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4944729D">
            <w:pPr>
              <w:numPr>
                <w:ilvl w:val="0"/>
                <w:numId w:val="29"/>
              </w:numPr>
              <w:spacing w:line="360" w:lineRule="auto"/>
              <w:rPr>
                <w:rFonts w:ascii="宋体" w:hAnsi="宋体"/>
                <w:color w:val="auto"/>
                <w:sz w:val="18"/>
                <w:szCs w:val="18"/>
                <w:highlight w:val="none"/>
              </w:rPr>
            </w:pPr>
            <w:r>
              <w:rPr>
                <w:rFonts w:hint="eastAsia" w:ascii="宋体" w:hAnsi="宋体"/>
                <w:color w:val="auto"/>
                <w:sz w:val="18"/>
                <w:szCs w:val="18"/>
                <w:highlight w:val="none"/>
              </w:rPr>
              <w:t>ITP从ACC获取</w:t>
            </w:r>
            <w:r>
              <w:rPr>
                <w:rFonts w:ascii="宋体" w:hAnsi="宋体"/>
                <w:color w:val="auto"/>
                <w:sz w:val="18"/>
                <w:szCs w:val="18"/>
                <w:highlight w:val="none"/>
              </w:rPr>
              <w:t>秘钥</w:t>
            </w:r>
          </w:p>
          <w:p w14:paraId="2B221979">
            <w:pPr>
              <w:numPr>
                <w:ilvl w:val="0"/>
                <w:numId w:val="29"/>
              </w:numPr>
              <w:spacing w:line="360" w:lineRule="auto"/>
              <w:rPr>
                <w:rFonts w:ascii="宋体" w:hAnsi="宋体"/>
                <w:color w:val="auto"/>
                <w:sz w:val="18"/>
                <w:szCs w:val="18"/>
                <w:highlight w:val="none"/>
              </w:rPr>
            </w:pPr>
            <w:r>
              <w:rPr>
                <w:rFonts w:ascii="宋体" w:hAnsi="宋体"/>
                <w:color w:val="auto"/>
                <w:sz w:val="18"/>
                <w:szCs w:val="18"/>
                <w:highlight w:val="none"/>
              </w:rPr>
              <w:t>ITP</w:t>
            </w:r>
            <w:r>
              <w:rPr>
                <w:rFonts w:hint="eastAsia" w:ascii="宋体" w:hAnsi="宋体"/>
                <w:color w:val="auto"/>
                <w:sz w:val="18"/>
                <w:szCs w:val="18"/>
                <w:highlight w:val="none"/>
              </w:rPr>
              <w:t>从ACC获取</w:t>
            </w:r>
            <w:r>
              <w:rPr>
                <w:rFonts w:ascii="宋体" w:hAnsi="宋体"/>
                <w:color w:val="auto"/>
                <w:sz w:val="18"/>
                <w:szCs w:val="18"/>
                <w:highlight w:val="none"/>
              </w:rPr>
              <w:t>加密后的数据</w:t>
            </w:r>
          </w:p>
          <w:p w14:paraId="58CA4F73">
            <w:pPr>
              <w:spacing w:line="360" w:lineRule="auto"/>
              <w:rPr>
                <w:rFonts w:ascii="宋体" w:hAnsi="宋体"/>
                <w:color w:val="auto"/>
                <w:sz w:val="18"/>
                <w:szCs w:val="18"/>
                <w:highlight w:val="none"/>
              </w:rPr>
            </w:pPr>
            <w:r>
              <w:rPr>
                <w:rFonts w:hint="eastAsia" w:ascii="宋体" w:hAnsi="宋体"/>
                <w:color w:val="auto"/>
                <w:sz w:val="18"/>
                <w:szCs w:val="18"/>
                <w:highlight w:val="none"/>
              </w:rPr>
              <w:t>实时</w:t>
            </w:r>
            <w:r>
              <w:rPr>
                <w:rFonts w:ascii="宋体" w:hAnsi="宋体"/>
                <w:color w:val="auto"/>
                <w:sz w:val="18"/>
                <w:szCs w:val="18"/>
                <w:highlight w:val="none"/>
              </w:rPr>
              <w:t>数据交换</w:t>
            </w:r>
          </w:p>
        </w:tc>
      </w:tr>
      <w:tr w14:paraId="39006FF1">
        <w:trPr>
          <w:wBefore w:w="0" w:type="dxa"/>
          <w:trHeight w:val="465" w:hRule="atLeast"/>
        </w:trPr>
        <w:tc>
          <w:tcPr>
            <w:tcW w:w="2130" w:type="dxa"/>
            <w:vMerge w:val="continue"/>
            <w:noWrap w:val="0"/>
            <w:vAlign w:val="top"/>
          </w:tcPr>
          <w:p w14:paraId="083DA89C">
            <w:pPr>
              <w:spacing w:line="360" w:lineRule="auto"/>
              <w:rPr>
                <w:rFonts w:ascii="宋体" w:hAnsi="宋体"/>
                <w:color w:val="auto"/>
                <w:sz w:val="18"/>
                <w:szCs w:val="18"/>
                <w:highlight w:val="none"/>
              </w:rPr>
            </w:pPr>
          </w:p>
        </w:tc>
        <w:tc>
          <w:tcPr>
            <w:tcW w:w="2130" w:type="dxa"/>
            <w:noWrap w:val="0"/>
            <w:vAlign w:val="top"/>
          </w:tcPr>
          <w:p w14:paraId="0E45C3F9">
            <w:pPr>
              <w:spacing w:line="360" w:lineRule="auto"/>
              <w:rPr>
                <w:rFonts w:ascii="宋体" w:hAnsi="宋体"/>
                <w:color w:val="auto"/>
                <w:sz w:val="18"/>
                <w:szCs w:val="18"/>
                <w:highlight w:val="none"/>
              </w:rPr>
            </w:pPr>
            <w:r>
              <w:rPr>
                <w:rFonts w:hint="eastAsia" w:ascii="宋体" w:hAnsi="宋体"/>
                <w:color w:val="auto"/>
                <w:sz w:val="18"/>
                <w:szCs w:val="18"/>
                <w:highlight w:val="none"/>
              </w:rPr>
              <w:t>后付费</w:t>
            </w:r>
            <w:r>
              <w:rPr>
                <w:rFonts w:ascii="宋体" w:hAnsi="宋体"/>
                <w:color w:val="auto"/>
                <w:sz w:val="18"/>
                <w:szCs w:val="18"/>
                <w:highlight w:val="none"/>
              </w:rPr>
              <w:t>车票交易数据</w:t>
            </w:r>
          </w:p>
        </w:tc>
        <w:tc>
          <w:tcPr>
            <w:tcW w:w="1518" w:type="dxa"/>
            <w:noWrap w:val="0"/>
            <w:vAlign w:val="top"/>
          </w:tcPr>
          <w:p w14:paraId="5521B7EB">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30869407">
            <w:pPr>
              <w:spacing w:line="360" w:lineRule="auto"/>
              <w:rPr>
                <w:rFonts w:ascii="宋体" w:hAnsi="宋体"/>
                <w:color w:val="auto"/>
                <w:sz w:val="18"/>
                <w:szCs w:val="18"/>
                <w:highlight w:val="none"/>
              </w:rPr>
            </w:pPr>
            <w:r>
              <w:rPr>
                <w:rFonts w:hint="eastAsia" w:ascii="宋体" w:hAnsi="宋体"/>
                <w:color w:val="auto"/>
                <w:sz w:val="18"/>
                <w:szCs w:val="18"/>
                <w:highlight w:val="none"/>
              </w:rPr>
              <w:t>定时</w:t>
            </w:r>
            <w:r>
              <w:rPr>
                <w:rFonts w:ascii="宋体" w:hAnsi="宋体"/>
                <w:color w:val="auto"/>
                <w:sz w:val="18"/>
                <w:szCs w:val="18"/>
                <w:highlight w:val="none"/>
              </w:rPr>
              <w:t>数据交换</w:t>
            </w:r>
          </w:p>
        </w:tc>
      </w:tr>
      <w:tr w14:paraId="0BFB0CC1">
        <w:trPr>
          <w:wBefore w:w="0" w:type="dxa"/>
          <w:trHeight w:val="465" w:hRule="atLeast"/>
        </w:trPr>
        <w:tc>
          <w:tcPr>
            <w:tcW w:w="2130" w:type="dxa"/>
            <w:vMerge w:val="continue"/>
            <w:noWrap w:val="0"/>
            <w:vAlign w:val="top"/>
          </w:tcPr>
          <w:p w14:paraId="38DC6497">
            <w:pPr>
              <w:spacing w:line="360" w:lineRule="auto"/>
              <w:rPr>
                <w:rFonts w:ascii="宋体" w:hAnsi="宋体"/>
                <w:color w:val="auto"/>
                <w:sz w:val="18"/>
                <w:szCs w:val="18"/>
                <w:highlight w:val="none"/>
              </w:rPr>
            </w:pPr>
          </w:p>
        </w:tc>
        <w:tc>
          <w:tcPr>
            <w:tcW w:w="2130" w:type="dxa"/>
            <w:noWrap w:val="0"/>
            <w:vAlign w:val="top"/>
          </w:tcPr>
          <w:p w14:paraId="2B67B678">
            <w:pPr>
              <w:spacing w:line="360" w:lineRule="auto"/>
              <w:rPr>
                <w:rFonts w:ascii="宋体" w:hAnsi="宋体"/>
                <w:color w:val="auto"/>
                <w:sz w:val="18"/>
                <w:szCs w:val="18"/>
                <w:highlight w:val="none"/>
              </w:rPr>
            </w:pPr>
            <w:r>
              <w:rPr>
                <w:rFonts w:hint="eastAsia" w:ascii="宋体" w:hAnsi="宋体"/>
                <w:color w:val="auto"/>
                <w:sz w:val="18"/>
                <w:szCs w:val="18"/>
                <w:highlight w:val="none"/>
              </w:rPr>
              <w:t>传输</w:t>
            </w:r>
            <w:r>
              <w:rPr>
                <w:rFonts w:ascii="宋体" w:hAnsi="宋体"/>
                <w:color w:val="auto"/>
                <w:sz w:val="18"/>
                <w:szCs w:val="18"/>
                <w:highlight w:val="none"/>
              </w:rPr>
              <w:t>审计数据</w:t>
            </w:r>
            <w:r>
              <w:rPr>
                <w:rFonts w:hint="eastAsia" w:ascii="宋体" w:hAnsi="宋体"/>
                <w:color w:val="auto"/>
                <w:sz w:val="18"/>
                <w:szCs w:val="18"/>
                <w:highlight w:val="none"/>
              </w:rPr>
              <w:t>、</w:t>
            </w:r>
            <w:r>
              <w:rPr>
                <w:rFonts w:ascii="宋体" w:hAnsi="宋体"/>
                <w:color w:val="auto"/>
                <w:sz w:val="18"/>
                <w:szCs w:val="18"/>
                <w:highlight w:val="none"/>
              </w:rPr>
              <w:t>对账数据</w:t>
            </w:r>
          </w:p>
        </w:tc>
        <w:tc>
          <w:tcPr>
            <w:tcW w:w="1518" w:type="dxa"/>
            <w:noWrap w:val="0"/>
            <w:vAlign w:val="top"/>
          </w:tcPr>
          <w:p w14:paraId="7A149CF4">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DF"/>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5E354863">
            <w:pPr>
              <w:spacing w:line="360" w:lineRule="auto"/>
              <w:rPr>
                <w:rFonts w:ascii="宋体" w:hAnsi="宋体"/>
                <w:color w:val="auto"/>
                <w:sz w:val="18"/>
                <w:szCs w:val="18"/>
                <w:highlight w:val="none"/>
              </w:rPr>
            </w:pPr>
            <w:r>
              <w:rPr>
                <w:rFonts w:hint="eastAsia" w:ascii="宋体" w:hAnsi="宋体"/>
                <w:color w:val="auto"/>
                <w:sz w:val="18"/>
                <w:szCs w:val="18"/>
                <w:highlight w:val="none"/>
              </w:rPr>
              <w:t>ITP与ACC进行</w:t>
            </w:r>
            <w:r>
              <w:rPr>
                <w:rFonts w:ascii="宋体" w:hAnsi="宋体"/>
                <w:color w:val="auto"/>
                <w:sz w:val="18"/>
                <w:szCs w:val="18"/>
                <w:highlight w:val="none"/>
              </w:rPr>
              <w:t>数据传输审计、交易</w:t>
            </w:r>
            <w:r>
              <w:rPr>
                <w:rFonts w:hint="eastAsia" w:ascii="宋体" w:hAnsi="宋体"/>
                <w:color w:val="auto"/>
                <w:sz w:val="18"/>
                <w:szCs w:val="18"/>
                <w:highlight w:val="none"/>
              </w:rPr>
              <w:t>数据</w:t>
            </w:r>
            <w:r>
              <w:rPr>
                <w:rFonts w:ascii="宋体" w:hAnsi="宋体"/>
                <w:color w:val="auto"/>
                <w:sz w:val="18"/>
                <w:szCs w:val="18"/>
                <w:highlight w:val="none"/>
              </w:rPr>
              <w:t>对账</w:t>
            </w:r>
          </w:p>
          <w:p w14:paraId="30351C19">
            <w:pPr>
              <w:spacing w:line="360" w:lineRule="auto"/>
              <w:rPr>
                <w:rFonts w:ascii="宋体" w:hAnsi="宋体"/>
                <w:color w:val="auto"/>
                <w:sz w:val="18"/>
                <w:szCs w:val="18"/>
                <w:highlight w:val="none"/>
              </w:rPr>
            </w:pPr>
            <w:r>
              <w:rPr>
                <w:rFonts w:hint="eastAsia" w:ascii="宋体" w:hAnsi="宋体"/>
                <w:color w:val="auto"/>
                <w:sz w:val="18"/>
                <w:szCs w:val="18"/>
                <w:highlight w:val="none"/>
              </w:rPr>
              <w:t>定时</w:t>
            </w:r>
            <w:r>
              <w:rPr>
                <w:rFonts w:ascii="宋体" w:hAnsi="宋体"/>
                <w:color w:val="auto"/>
                <w:sz w:val="18"/>
                <w:szCs w:val="18"/>
                <w:highlight w:val="none"/>
              </w:rPr>
              <w:t>数据交换</w:t>
            </w:r>
          </w:p>
        </w:tc>
      </w:tr>
      <w:tr w14:paraId="7171BE60">
        <w:trPr>
          <w:wBefore w:w="0" w:type="dxa"/>
          <w:trHeight w:val="155" w:hRule="atLeast"/>
        </w:trPr>
        <w:tc>
          <w:tcPr>
            <w:tcW w:w="2130" w:type="dxa"/>
            <w:vMerge w:val="restart"/>
            <w:noWrap w:val="0"/>
            <w:vAlign w:val="top"/>
          </w:tcPr>
          <w:p w14:paraId="1B23D9E7">
            <w:pPr>
              <w:spacing w:line="360" w:lineRule="auto"/>
              <w:rPr>
                <w:rFonts w:ascii="宋体" w:hAnsi="宋体"/>
                <w:color w:val="auto"/>
                <w:sz w:val="18"/>
                <w:szCs w:val="18"/>
                <w:highlight w:val="none"/>
              </w:rPr>
            </w:pPr>
            <w:r>
              <w:rPr>
                <w:rFonts w:hint="eastAsia" w:ascii="宋体" w:hAnsi="宋体"/>
                <w:color w:val="auto"/>
                <w:sz w:val="18"/>
                <w:szCs w:val="18"/>
                <w:highlight w:val="none"/>
              </w:rPr>
              <w:t>NFC车票</w:t>
            </w:r>
            <w:r>
              <w:rPr>
                <w:rFonts w:ascii="宋体" w:hAnsi="宋体"/>
                <w:color w:val="auto"/>
                <w:sz w:val="18"/>
                <w:szCs w:val="18"/>
                <w:highlight w:val="none"/>
              </w:rPr>
              <w:t>过闸</w:t>
            </w:r>
          </w:p>
        </w:tc>
        <w:tc>
          <w:tcPr>
            <w:tcW w:w="2130" w:type="dxa"/>
            <w:noWrap w:val="0"/>
            <w:vAlign w:val="top"/>
          </w:tcPr>
          <w:p w14:paraId="47C6B58C">
            <w:pPr>
              <w:spacing w:line="360" w:lineRule="auto"/>
              <w:rPr>
                <w:rFonts w:ascii="宋体" w:hAnsi="宋体"/>
                <w:color w:val="auto"/>
                <w:sz w:val="18"/>
                <w:szCs w:val="18"/>
                <w:highlight w:val="none"/>
              </w:rPr>
            </w:pPr>
            <w:r>
              <w:rPr>
                <w:rFonts w:hint="eastAsia" w:ascii="宋体" w:hAnsi="宋体"/>
                <w:color w:val="auto"/>
                <w:sz w:val="18"/>
                <w:szCs w:val="18"/>
                <w:highlight w:val="none"/>
              </w:rPr>
              <w:t>ACC参数：车票</w:t>
            </w:r>
            <w:r>
              <w:rPr>
                <w:rFonts w:ascii="宋体" w:hAnsi="宋体"/>
                <w:color w:val="auto"/>
                <w:sz w:val="18"/>
                <w:szCs w:val="18"/>
                <w:highlight w:val="none"/>
              </w:rPr>
              <w:t>参数、线路参数</w:t>
            </w:r>
          </w:p>
        </w:tc>
        <w:tc>
          <w:tcPr>
            <w:tcW w:w="1518" w:type="dxa"/>
            <w:noWrap w:val="0"/>
            <w:vAlign w:val="top"/>
          </w:tcPr>
          <w:p w14:paraId="4D5FA65A">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1D6818E0">
            <w:pPr>
              <w:spacing w:line="360" w:lineRule="auto"/>
              <w:rPr>
                <w:rFonts w:ascii="宋体" w:hAnsi="宋体"/>
                <w:color w:val="auto"/>
                <w:sz w:val="18"/>
                <w:szCs w:val="18"/>
                <w:highlight w:val="none"/>
              </w:rPr>
            </w:pPr>
            <w:r>
              <w:rPr>
                <w:rFonts w:hint="eastAsia" w:ascii="宋体" w:hAnsi="宋体"/>
                <w:color w:val="auto"/>
                <w:sz w:val="18"/>
                <w:szCs w:val="18"/>
                <w:highlight w:val="none"/>
              </w:rPr>
              <w:t>定时</w:t>
            </w:r>
            <w:r>
              <w:rPr>
                <w:rFonts w:ascii="宋体" w:hAnsi="宋体"/>
                <w:color w:val="auto"/>
                <w:sz w:val="18"/>
                <w:szCs w:val="18"/>
                <w:highlight w:val="none"/>
              </w:rPr>
              <w:t>数据交换</w:t>
            </w:r>
          </w:p>
        </w:tc>
      </w:tr>
      <w:tr w14:paraId="12661A8A">
        <w:trPr>
          <w:wBefore w:w="0" w:type="dxa"/>
          <w:trHeight w:val="155" w:hRule="atLeast"/>
        </w:trPr>
        <w:tc>
          <w:tcPr>
            <w:tcW w:w="2130" w:type="dxa"/>
            <w:vMerge w:val="continue"/>
            <w:noWrap w:val="0"/>
            <w:vAlign w:val="top"/>
          </w:tcPr>
          <w:p w14:paraId="23979B63">
            <w:pPr>
              <w:spacing w:line="360" w:lineRule="auto"/>
              <w:rPr>
                <w:rFonts w:ascii="宋体" w:hAnsi="宋体"/>
                <w:color w:val="auto"/>
                <w:sz w:val="18"/>
                <w:szCs w:val="18"/>
                <w:highlight w:val="none"/>
              </w:rPr>
            </w:pPr>
          </w:p>
        </w:tc>
        <w:tc>
          <w:tcPr>
            <w:tcW w:w="2130" w:type="dxa"/>
            <w:noWrap w:val="0"/>
            <w:vAlign w:val="top"/>
          </w:tcPr>
          <w:p w14:paraId="26F60027">
            <w:pPr>
              <w:spacing w:line="360" w:lineRule="auto"/>
              <w:rPr>
                <w:rFonts w:ascii="宋体" w:hAnsi="宋体"/>
                <w:color w:val="auto"/>
                <w:sz w:val="18"/>
                <w:szCs w:val="18"/>
                <w:highlight w:val="none"/>
              </w:rPr>
            </w:pPr>
            <w:r>
              <w:rPr>
                <w:rFonts w:hint="eastAsia" w:ascii="宋体" w:hAnsi="宋体"/>
                <w:color w:val="auto"/>
                <w:sz w:val="18"/>
                <w:szCs w:val="18"/>
                <w:highlight w:val="none"/>
              </w:rPr>
              <w:t>车票数据</w:t>
            </w:r>
            <w:r>
              <w:rPr>
                <w:rFonts w:ascii="宋体" w:hAnsi="宋体"/>
                <w:color w:val="auto"/>
                <w:sz w:val="18"/>
                <w:szCs w:val="18"/>
                <w:highlight w:val="none"/>
              </w:rPr>
              <w:t>加密</w:t>
            </w:r>
          </w:p>
          <w:p w14:paraId="4F940C27">
            <w:pPr>
              <w:spacing w:line="360" w:lineRule="auto"/>
              <w:rPr>
                <w:rFonts w:ascii="宋体" w:hAnsi="宋体"/>
                <w:color w:val="auto"/>
                <w:sz w:val="18"/>
                <w:szCs w:val="18"/>
                <w:highlight w:val="none"/>
              </w:rPr>
            </w:pPr>
            <w:r>
              <w:rPr>
                <w:rFonts w:hint="eastAsia" w:ascii="宋体" w:hAnsi="宋体"/>
                <w:color w:val="auto"/>
                <w:sz w:val="18"/>
                <w:szCs w:val="18"/>
                <w:highlight w:val="none"/>
              </w:rPr>
              <w:t>秘钥</w:t>
            </w:r>
          </w:p>
        </w:tc>
        <w:tc>
          <w:tcPr>
            <w:tcW w:w="1518" w:type="dxa"/>
            <w:noWrap w:val="0"/>
            <w:vAlign w:val="top"/>
          </w:tcPr>
          <w:p w14:paraId="72F0F834">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79F77EAF">
            <w:pPr>
              <w:numPr>
                <w:ilvl w:val="0"/>
                <w:numId w:val="30"/>
              </w:numPr>
              <w:spacing w:line="360" w:lineRule="auto"/>
              <w:rPr>
                <w:rFonts w:ascii="宋体" w:hAnsi="宋体"/>
                <w:color w:val="auto"/>
                <w:sz w:val="18"/>
                <w:szCs w:val="18"/>
                <w:highlight w:val="none"/>
              </w:rPr>
            </w:pPr>
            <w:r>
              <w:rPr>
                <w:rFonts w:hint="eastAsia" w:ascii="宋体" w:hAnsi="宋体"/>
                <w:color w:val="auto"/>
                <w:sz w:val="18"/>
                <w:szCs w:val="18"/>
                <w:highlight w:val="none"/>
              </w:rPr>
              <w:t>ITP从ACC获取</w:t>
            </w:r>
            <w:r>
              <w:rPr>
                <w:rFonts w:ascii="宋体" w:hAnsi="宋体"/>
                <w:color w:val="auto"/>
                <w:sz w:val="18"/>
                <w:szCs w:val="18"/>
                <w:highlight w:val="none"/>
              </w:rPr>
              <w:t>秘钥</w:t>
            </w:r>
          </w:p>
          <w:p w14:paraId="1A04FFA1">
            <w:pPr>
              <w:numPr>
                <w:ilvl w:val="0"/>
                <w:numId w:val="30"/>
              </w:numPr>
              <w:spacing w:line="360" w:lineRule="auto"/>
              <w:rPr>
                <w:rFonts w:ascii="宋体" w:hAnsi="宋体"/>
                <w:color w:val="auto"/>
                <w:sz w:val="18"/>
                <w:szCs w:val="18"/>
                <w:highlight w:val="none"/>
              </w:rPr>
            </w:pPr>
            <w:r>
              <w:rPr>
                <w:rFonts w:ascii="宋体" w:hAnsi="宋体"/>
                <w:color w:val="auto"/>
                <w:sz w:val="18"/>
                <w:szCs w:val="18"/>
                <w:highlight w:val="none"/>
              </w:rPr>
              <w:t>ITP</w:t>
            </w:r>
            <w:r>
              <w:rPr>
                <w:rFonts w:hint="eastAsia" w:ascii="宋体" w:hAnsi="宋体"/>
                <w:color w:val="auto"/>
                <w:sz w:val="18"/>
                <w:szCs w:val="18"/>
                <w:highlight w:val="none"/>
              </w:rPr>
              <w:t>从ACC获取</w:t>
            </w:r>
            <w:r>
              <w:rPr>
                <w:rFonts w:ascii="宋体" w:hAnsi="宋体"/>
                <w:color w:val="auto"/>
                <w:sz w:val="18"/>
                <w:szCs w:val="18"/>
                <w:highlight w:val="none"/>
              </w:rPr>
              <w:t>加密后的数据</w:t>
            </w:r>
          </w:p>
          <w:p w14:paraId="3A5BAF59">
            <w:pPr>
              <w:spacing w:line="360" w:lineRule="auto"/>
              <w:rPr>
                <w:rFonts w:ascii="宋体" w:hAnsi="宋体"/>
                <w:color w:val="auto"/>
                <w:sz w:val="18"/>
                <w:szCs w:val="18"/>
                <w:highlight w:val="none"/>
              </w:rPr>
            </w:pPr>
            <w:r>
              <w:rPr>
                <w:rFonts w:hint="eastAsia" w:ascii="宋体" w:hAnsi="宋体"/>
                <w:color w:val="auto"/>
                <w:sz w:val="18"/>
                <w:szCs w:val="18"/>
                <w:highlight w:val="none"/>
              </w:rPr>
              <w:t>实时</w:t>
            </w:r>
            <w:r>
              <w:rPr>
                <w:rFonts w:ascii="宋体" w:hAnsi="宋体"/>
                <w:color w:val="auto"/>
                <w:sz w:val="18"/>
                <w:szCs w:val="18"/>
                <w:highlight w:val="none"/>
              </w:rPr>
              <w:t>数据交换</w:t>
            </w:r>
          </w:p>
        </w:tc>
      </w:tr>
      <w:tr w14:paraId="117FE704">
        <w:trPr>
          <w:wBefore w:w="0" w:type="dxa"/>
          <w:trHeight w:val="155" w:hRule="atLeast"/>
        </w:trPr>
        <w:tc>
          <w:tcPr>
            <w:tcW w:w="2130" w:type="dxa"/>
            <w:vMerge w:val="continue"/>
            <w:noWrap w:val="0"/>
            <w:vAlign w:val="top"/>
          </w:tcPr>
          <w:p w14:paraId="4474A0B0">
            <w:pPr>
              <w:spacing w:line="360" w:lineRule="auto"/>
              <w:rPr>
                <w:rFonts w:ascii="宋体" w:hAnsi="宋体"/>
                <w:color w:val="auto"/>
                <w:sz w:val="18"/>
                <w:szCs w:val="18"/>
                <w:highlight w:val="none"/>
              </w:rPr>
            </w:pPr>
          </w:p>
        </w:tc>
        <w:tc>
          <w:tcPr>
            <w:tcW w:w="2130" w:type="dxa"/>
            <w:noWrap w:val="0"/>
            <w:vAlign w:val="top"/>
          </w:tcPr>
          <w:p w14:paraId="6B3C8389">
            <w:pPr>
              <w:spacing w:line="360" w:lineRule="auto"/>
              <w:rPr>
                <w:rFonts w:ascii="宋体" w:hAnsi="宋体"/>
                <w:color w:val="auto"/>
                <w:sz w:val="18"/>
                <w:szCs w:val="18"/>
                <w:highlight w:val="none"/>
              </w:rPr>
            </w:pPr>
            <w:r>
              <w:rPr>
                <w:rFonts w:hint="eastAsia" w:ascii="宋体" w:hAnsi="宋体"/>
                <w:color w:val="auto"/>
                <w:sz w:val="18"/>
                <w:szCs w:val="18"/>
                <w:highlight w:val="none"/>
              </w:rPr>
              <w:t>NFC车票</w:t>
            </w:r>
            <w:r>
              <w:rPr>
                <w:rFonts w:ascii="宋体" w:hAnsi="宋体"/>
                <w:color w:val="auto"/>
                <w:sz w:val="18"/>
                <w:szCs w:val="18"/>
                <w:highlight w:val="none"/>
              </w:rPr>
              <w:t>交易数据</w:t>
            </w:r>
          </w:p>
        </w:tc>
        <w:tc>
          <w:tcPr>
            <w:tcW w:w="1518" w:type="dxa"/>
            <w:noWrap w:val="0"/>
            <w:vAlign w:val="top"/>
          </w:tcPr>
          <w:p w14:paraId="7DCB6505">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49DEA989">
            <w:pPr>
              <w:spacing w:line="360" w:lineRule="auto"/>
              <w:rPr>
                <w:rFonts w:ascii="宋体" w:hAnsi="宋体"/>
                <w:color w:val="auto"/>
                <w:sz w:val="18"/>
                <w:szCs w:val="18"/>
                <w:highlight w:val="none"/>
              </w:rPr>
            </w:pPr>
            <w:r>
              <w:rPr>
                <w:rFonts w:hint="eastAsia" w:ascii="宋体" w:hAnsi="宋体"/>
                <w:color w:val="auto"/>
                <w:sz w:val="18"/>
                <w:szCs w:val="18"/>
                <w:highlight w:val="none"/>
              </w:rPr>
              <w:t>实时</w:t>
            </w:r>
            <w:r>
              <w:rPr>
                <w:rFonts w:ascii="宋体" w:hAnsi="宋体"/>
                <w:color w:val="auto"/>
                <w:sz w:val="18"/>
                <w:szCs w:val="18"/>
                <w:highlight w:val="none"/>
              </w:rPr>
              <w:t>数据交换</w:t>
            </w:r>
          </w:p>
        </w:tc>
      </w:tr>
      <w:tr w14:paraId="1673C742">
        <w:trPr>
          <w:wBefore w:w="0" w:type="dxa"/>
          <w:trHeight w:val="155" w:hRule="atLeast"/>
        </w:trPr>
        <w:tc>
          <w:tcPr>
            <w:tcW w:w="2130" w:type="dxa"/>
            <w:vMerge w:val="continue"/>
            <w:noWrap w:val="0"/>
            <w:vAlign w:val="top"/>
          </w:tcPr>
          <w:p w14:paraId="19E7755C">
            <w:pPr>
              <w:spacing w:line="360" w:lineRule="auto"/>
              <w:rPr>
                <w:rFonts w:ascii="宋体" w:hAnsi="宋体"/>
                <w:color w:val="auto"/>
                <w:sz w:val="18"/>
                <w:szCs w:val="18"/>
                <w:highlight w:val="none"/>
              </w:rPr>
            </w:pPr>
          </w:p>
        </w:tc>
        <w:tc>
          <w:tcPr>
            <w:tcW w:w="2130" w:type="dxa"/>
            <w:noWrap w:val="0"/>
            <w:vAlign w:val="top"/>
          </w:tcPr>
          <w:p w14:paraId="41AF07E1">
            <w:pPr>
              <w:spacing w:line="360" w:lineRule="auto"/>
              <w:rPr>
                <w:rFonts w:ascii="宋体" w:hAnsi="宋体"/>
                <w:color w:val="auto"/>
                <w:sz w:val="18"/>
                <w:szCs w:val="18"/>
                <w:highlight w:val="none"/>
              </w:rPr>
            </w:pPr>
            <w:r>
              <w:rPr>
                <w:rFonts w:hint="eastAsia" w:ascii="宋体" w:hAnsi="宋体"/>
                <w:color w:val="auto"/>
                <w:sz w:val="18"/>
                <w:szCs w:val="18"/>
                <w:highlight w:val="none"/>
              </w:rPr>
              <w:t>传输</w:t>
            </w:r>
            <w:r>
              <w:rPr>
                <w:rFonts w:ascii="宋体" w:hAnsi="宋体"/>
                <w:color w:val="auto"/>
                <w:sz w:val="18"/>
                <w:szCs w:val="18"/>
                <w:highlight w:val="none"/>
              </w:rPr>
              <w:t>审计数据</w:t>
            </w:r>
            <w:r>
              <w:rPr>
                <w:rFonts w:hint="eastAsia" w:ascii="宋体" w:hAnsi="宋体"/>
                <w:color w:val="auto"/>
                <w:sz w:val="18"/>
                <w:szCs w:val="18"/>
                <w:highlight w:val="none"/>
              </w:rPr>
              <w:t>、</w:t>
            </w:r>
            <w:r>
              <w:rPr>
                <w:rFonts w:ascii="宋体" w:hAnsi="宋体"/>
                <w:color w:val="auto"/>
                <w:sz w:val="18"/>
                <w:szCs w:val="18"/>
                <w:highlight w:val="none"/>
              </w:rPr>
              <w:t>对账数据</w:t>
            </w:r>
          </w:p>
        </w:tc>
        <w:tc>
          <w:tcPr>
            <w:tcW w:w="1518" w:type="dxa"/>
            <w:noWrap w:val="0"/>
            <w:vAlign w:val="top"/>
          </w:tcPr>
          <w:p w14:paraId="63C1E8C4">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DF"/>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6D7CB889">
            <w:pPr>
              <w:spacing w:line="360" w:lineRule="auto"/>
              <w:rPr>
                <w:rFonts w:ascii="宋体" w:hAnsi="宋体"/>
                <w:color w:val="auto"/>
                <w:sz w:val="18"/>
                <w:szCs w:val="18"/>
                <w:highlight w:val="none"/>
              </w:rPr>
            </w:pPr>
            <w:r>
              <w:rPr>
                <w:rFonts w:hint="eastAsia" w:ascii="宋体" w:hAnsi="宋体"/>
                <w:color w:val="auto"/>
                <w:sz w:val="18"/>
                <w:szCs w:val="18"/>
                <w:highlight w:val="none"/>
              </w:rPr>
              <w:t>ITP与ACC进行</w:t>
            </w:r>
            <w:r>
              <w:rPr>
                <w:rFonts w:ascii="宋体" w:hAnsi="宋体"/>
                <w:color w:val="auto"/>
                <w:sz w:val="18"/>
                <w:szCs w:val="18"/>
                <w:highlight w:val="none"/>
              </w:rPr>
              <w:t>数据传输审计、交易</w:t>
            </w:r>
            <w:r>
              <w:rPr>
                <w:rFonts w:hint="eastAsia" w:ascii="宋体" w:hAnsi="宋体"/>
                <w:color w:val="auto"/>
                <w:sz w:val="18"/>
                <w:szCs w:val="18"/>
                <w:highlight w:val="none"/>
              </w:rPr>
              <w:t>数据</w:t>
            </w:r>
            <w:r>
              <w:rPr>
                <w:rFonts w:ascii="宋体" w:hAnsi="宋体"/>
                <w:color w:val="auto"/>
                <w:sz w:val="18"/>
                <w:szCs w:val="18"/>
                <w:highlight w:val="none"/>
              </w:rPr>
              <w:t>对账</w:t>
            </w:r>
          </w:p>
          <w:p w14:paraId="098A880D">
            <w:pPr>
              <w:spacing w:line="360" w:lineRule="auto"/>
              <w:rPr>
                <w:rFonts w:ascii="宋体" w:hAnsi="宋体"/>
                <w:color w:val="auto"/>
                <w:sz w:val="18"/>
                <w:szCs w:val="18"/>
                <w:highlight w:val="none"/>
              </w:rPr>
            </w:pPr>
            <w:r>
              <w:rPr>
                <w:rFonts w:hint="eastAsia" w:ascii="宋体" w:hAnsi="宋体"/>
                <w:color w:val="auto"/>
                <w:sz w:val="18"/>
                <w:szCs w:val="18"/>
                <w:highlight w:val="none"/>
              </w:rPr>
              <w:t>定时</w:t>
            </w:r>
            <w:r>
              <w:rPr>
                <w:rFonts w:ascii="宋体" w:hAnsi="宋体"/>
                <w:color w:val="auto"/>
                <w:sz w:val="18"/>
                <w:szCs w:val="18"/>
                <w:highlight w:val="none"/>
              </w:rPr>
              <w:t>数据交换</w:t>
            </w:r>
          </w:p>
        </w:tc>
      </w:tr>
      <w:tr w14:paraId="67A13407">
        <w:trPr>
          <w:wBefore w:w="0" w:type="dxa"/>
          <w:trHeight w:val="234" w:hRule="atLeast"/>
        </w:trPr>
        <w:tc>
          <w:tcPr>
            <w:tcW w:w="2130" w:type="dxa"/>
            <w:vMerge w:val="restart"/>
            <w:noWrap w:val="0"/>
            <w:vAlign w:val="top"/>
          </w:tcPr>
          <w:p w14:paraId="798A3080">
            <w:pPr>
              <w:spacing w:line="360" w:lineRule="auto"/>
              <w:rPr>
                <w:rFonts w:ascii="宋体" w:hAnsi="宋体"/>
                <w:color w:val="auto"/>
                <w:sz w:val="18"/>
                <w:szCs w:val="18"/>
                <w:highlight w:val="none"/>
              </w:rPr>
            </w:pPr>
            <w:r>
              <w:rPr>
                <w:rFonts w:hint="eastAsia" w:ascii="宋体" w:hAnsi="宋体"/>
                <w:color w:val="auto"/>
                <w:sz w:val="18"/>
                <w:szCs w:val="18"/>
                <w:highlight w:val="none"/>
              </w:rPr>
              <w:t>BOM乘客</w:t>
            </w:r>
            <w:r>
              <w:rPr>
                <w:rFonts w:ascii="宋体" w:hAnsi="宋体"/>
                <w:color w:val="auto"/>
                <w:sz w:val="18"/>
                <w:szCs w:val="18"/>
                <w:highlight w:val="none"/>
              </w:rPr>
              <w:t>事物处理</w:t>
            </w:r>
          </w:p>
        </w:tc>
        <w:tc>
          <w:tcPr>
            <w:tcW w:w="2130" w:type="dxa"/>
            <w:noWrap w:val="0"/>
            <w:vAlign w:val="top"/>
          </w:tcPr>
          <w:p w14:paraId="2D51B4AD">
            <w:pPr>
              <w:spacing w:line="360" w:lineRule="auto"/>
              <w:rPr>
                <w:rFonts w:ascii="宋体" w:hAnsi="宋体"/>
                <w:color w:val="auto"/>
                <w:sz w:val="18"/>
                <w:szCs w:val="18"/>
                <w:highlight w:val="none"/>
              </w:rPr>
            </w:pPr>
            <w:r>
              <w:rPr>
                <w:rFonts w:hint="eastAsia" w:ascii="宋体" w:hAnsi="宋体"/>
                <w:color w:val="auto"/>
                <w:sz w:val="18"/>
                <w:szCs w:val="18"/>
                <w:highlight w:val="none"/>
              </w:rPr>
              <w:t>ACC参数：车票</w:t>
            </w:r>
            <w:r>
              <w:rPr>
                <w:rFonts w:ascii="宋体" w:hAnsi="宋体"/>
                <w:color w:val="auto"/>
                <w:sz w:val="18"/>
                <w:szCs w:val="18"/>
                <w:highlight w:val="none"/>
              </w:rPr>
              <w:t>参数、线路参数</w:t>
            </w:r>
          </w:p>
        </w:tc>
        <w:tc>
          <w:tcPr>
            <w:tcW w:w="1518" w:type="dxa"/>
            <w:noWrap w:val="0"/>
            <w:vAlign w:val="top"/>
          </w:tcPr>
          <w:p w14:paraId="52D92897">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1D68FE40">
            <w:pPr>
              <w:spacing w:line="360" w:lineRule="auto"/>
              <w:rPr>
                <w:rFonts w:ascii="宋体" w:hAnsi="宋体"/>
                <w:color w:val="auto"/>
                <w:sz w:val="18"/>
                <w:szCs w:val="18"/>
                <w:highlight w:val="none"/>
              </w:rPr>
            </w:pPr>
            <w:r>
              <w:rPr>
                <w:rFonts w:hint="eastAsia" w:ascii="宋体" w:hAnsi="宋体"/>
                <w:color w:val="auto"/>
                <w:sz w:val="18"/>
                <w:szCs w:val="18"/>
                <w:highlight w:val="none"/>
              </w:rPr>
              <w:t>定时</w:t>
            </w:r>
            <w:r>
              <w:rPr>
                <w:rFonts w:ascii="宋体" w:hAnsi="宋体"/>
                <w:color w:val="auto"/>
                <w:sz w:val="18"/>
                <w:szCs w:val="18"/>
                <w:highlight w:val="none"/>
              </w:rPr>
              <w:t>数据交换</w:t>
            </w:r>
          </w:p>
        </w:tc>
      </w:tr>
      <w:tr w14:paraId="2E76C670">
        <w:trPr>
          <w:wBefore w:w="0" w:type="dxa"/>
          <w:trHeight w:val="232" w:hRule="atLeast"/>
        </w:trPr>
        <w:tc>
          <w:tcPr>
            <w:tcW w:w="2130" w:type="dxa"/>
            <w:vMerge w:val="continue"/>
            <w:noWrap w:val="0"/>
            <w:vAlign w:val="top"/>
          </w:tcPr>
          <w:p w14:paraId="0D43DB39">
            <w:pPr>
              <w:spacing w:line="360" w:lineRule="auto"/>
              <w:rPr>
                <w:rFonts w:ascii="宋体" w:hAnsi="宋体"/>
                <w:color w:val="auto"/>
                <w:sz w:val="18"/>
                <w:szCs w:val="18"/>
                <w:highlight w:val="none"/>
              </w:rPr>
            </w:pPr>
          </w:p>
        </w:tc>
        <w:tc>
          <w:tcPr>
            <w:tcW w:w="2130" w:type="dxa"/>
            <w:noWrap w:val="0"/>
            <w:vAlign w:val="top"/>
          </w:tcPr>
          <w:p w14:paraId="525EEEA7">
            <w:pPr>
              <w:spacing w:line="360" w:lineRule="auto"/>
              <w:rPr>
                <w:rFonts w:ascii="宋体" w:hAnsi="宋体"/>
                <w:color w:val="auto"/>
                <w:sz w:val="18"/>
                <w:szCs w:val="18"/>
                <w:highlight w:val="none"/>
              </w:rPr>
            </w:pPr>
            <w:r>
              <w:rPr>
                <w:rFonts w:hint="eastAsia" w:ascii="宋体" w:hAnsi="宋体"/>
                <w:color w:val="auto"/>
                <w:sz w:val="18"/>
                <w:szCs w:val="18"/>
                <w:highlight w:val="none"/>
              </w:rPr>
              <w:t>电子</w:t>
            </w:r>
            <w:r>
              <w:rPr>
                <w:rFonts w:ascii="宋体" w:hAnsi="宋体"/>
                <w:color w:val="auto"/>
                <w:sz w:val="18"/>
                <w:szCs w:val="18"/>
                <w:highlight w:val="none"/>
              </w:rPr>
              <w:t>车票更新交易</w:t>
            </w:r>
            <w:r>
              <w:rPr>
                <w:rFonts w:hint="eastAsia" w:ascii="宋体" w:hAnsi="宋体"/>
                <w:color w:val="auto"/>
                <w:sz w:val="18"/>
                <w:szCs w:val="18"/>
                <w:highlight w:val="none"/>
              </w:rPr>
              <w:t>数据</w:t>
            </w:r>
          </w:p>
        </w:tc>
        <w:tc>
          <w:tcPr>
            <w:tcW w:w="1518" w:type="dxa"/>
            <w:noWrap w:val="0"/>
            <w:vAlign w:val="top"/>
          </w:tcPr>
          <w:p w14:paraId="6821A52F">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39832B6E">
            <w:pPr>
              <w:spacing w:line="360" w:lineRule="auto"/>
              <w:rPr>
                <w:rFonts w:ascii="宋体" w:hAnsi="宋体"/>
                <w:color w:val="auto"/>
                <w:sz w:val="18"/>
                <w:szCs w:val="18"/>
                <w:highlight w:val="none"/>
              </w:rPr>
            </w:pPr>
            <w:r>
              <w:rPr>
                <w:rFonts w:hint="eastAsia" w:ascii="宋体" w:hAnsi="宋体"/>
                <w:color w:val="auto"/>
                <w:sz w:val="18"/>
                <w:szCs w:val="18"/>
                <w:highlight w:val="none"/>
              </w:rPr>
              <w:t>定时</w:t>
            </w:r>
            <w:r>
              <w:rPr>
                <w:rFonts w:ascii="宋体" w:hAnsi="宋体"/>
                <w:color w:val="auto"/>
                <w:sz w:val="18"/>
                <w:szCs w:val="18"/>
                <w:highlight w:val="none"/>
              </w:rPr>
              <w:t>数据交换</w:t>
            </w:r>
          </w:p>
        </w:tc>
      </w:tr>
      <w:tr w14:paraId="6D930DDF">
        <w:trPr>
          <w:wBefore w:w="0" w:type="dxa"/>
          <w:trHeight w:val="232" w:hRule="atLeast"/>
        </w:trPr>
        <w:tc>
          <w:tcPr>
            <w:tcW w:w="2130" w:type="dxa"/>
            <w:vMerge w:val="continue"/>
            <w:noWrap w:val="0"/>
            <w:vAlign w:val="top"/>
          </w:tcPr>
          <w:p w14:paraId="318ED52B">
            <w:pPr>
              <w:spacing w:line="360" w:lineRule="auto"/>
              <w:rPr>
                <w:rFonts w:ascii="宋体" w:hAnsi="宋体"/>
                <w:color w:val="auto"/>
                <w:sz w:val="18"/>
                <w:szCs w:val="18"/>
                <w:highlight w:val="none"/>
              </w:rPr>
            </w:pPr>
          </w:p>
        </w:tc>
        <w:tc>
          <w:tcPr>
            <w:tcW w:w="2130" w:type="dxa"/>
            <w:noWrap w:val="0"/>
            <w:vAlign w:val="top"/>
          </w:tcPr>
          <w:p w14:paraId="3A936BE3">
            <w:pPr>
              <w:spacing w:line="360" w:lineRule="auto"/>
              <w:rPr>
                <w:rFonts w:ascii="宋体" w:hAnsi="宋体"/>
                <w:color w:val="auto"/>
                <w:sz w:val="18"/>
                <w:szCs w:val="18"/>
                <w:highlight w:val="none"/>
              </w:rPr>
            </w:pPr>
            <w:r>
              <w:rPr>
                <w:rFonts w:hint="eastAsia" w:ascii="宋体" w:hAnsi="宋体"/>
                <w:color w:val="auto"/>
                <w:sz w:val="18"/>
                <w:szCs w:val="18"/>
                <w:highlight w:val="none"/>
              </w:rPr>
              <w:t>非现金</w:t>
            </w:r>
            <w:r>
              <w:rPr>
                <w:rFonts w:ascii="宋体" w:hAnsi="宋体"/>
                <w:color w:val="auto"/>
                <w:sz w:val="18"/>
                <w:szCs w:val="18"/>
                <w:highlight w:val="none"/>
              </w:rPr>
              <w:t>收款交易数据</w:t>
            </w:r>
          </w:p>
        </w:tc>
        <w:tc>
          <w:tcPr>
            <w:tcW w:w="1518" w:type="dxa"/>
            <w:noWrap w:val="0"/>
            <w:vAlign w:val="top"/>
          </w:tcPr>
          <w:p w14:paraId="19D20D5C">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4AD93919">
            <w:pPr>
              <w:spacing w:line="360" w:lineRule="auto"/>
              <w:rPr>
                <w:rFonts w:ascii="宋体" w:hAnsi="宋体"/>
                <w:color w:val="auto"/>
                <w:sz w:val="18"/>
                <w:szCs w:val="18"/>
                <w:highlight w:val="none"/>
              </w:rPr>
            </w:pPr>
            <w:r>
              <w:rPr>
                <w:rFonts w:hint="eastAsia" w:ascii="宋体" w:hAnsi="宋体"/>
                <w:color w:val="auto"/>
                <w:sz w:val="18"/>
                <w:szCs w:val="18"/>
                <w:highlight w:val="none"/>
              </w:rPr>
              <w:t>定时</w:t>
            </w:r>
            <w:r>
              <w:rPr>
                <w:rFonts w:ascii="宋体" w:hAnsi="宋体"/>
                <w:color w:val="auto"/>
                <w:sz w:val="18"/>
                <w:szCs w:val="18"/>
                <w:highlight w:val="none"/>
              </w:rPr>
              <w:t>数据交换</w:t>
            </w:r>
          </w:p>
        </w:tc>
      </w:tr>
      <w:tr w14:paraId="10606C39">
        <w:trPr>
          <w:wBefore w:w="0" w:type="dxa"/>
          <w:trHeight w:val="232" w:hRule="atLeast"/>
        </w:trPr>
        <w:tc>
          <w:tcPr>
            <w:tcW w:w="2130" w:type="dxa"/>
            <w:vMerge w:val="continue"/>
            <w:noWrap w:val="0"/>
            <w:vAlign w:val="top"/>
          </w:tcPr>
          <w:p w14:paraId="11074EDC">
            <w:pPr>
              <w:spacing w:line="360" w:lineRule="auto"/>
              <w:rPr>
                <w:rFonts w:ascii="宋体" w:hAnsi="宋体"/>
                <w:color w:val="auto"/>
                <w:sz w:val="18"/>
                <w:szCs w:val="18"/>
                <w:highlight w:val="none"/>
              </w:rPr>
            </w:pPr>
          </w:p>
        </w:tc>
        <w:tc>
          <w:tcPr>
            <w:tcW w:w="2130" w:type="dxa"/>
            <w:noWrap w:val="0"/>
            <w:vAlign w:val="top"/>
          </w:tcPr>
          <w:p w14:paraId="1A1FD22D">
            <w:pPr>
              <w:spacing w:line="360" w:lineRule="auto"/>
              <w:rPr>
                <w:rFonts w:ascii="宋体" w:hAnsi="宋体"/>
                <w:color w:val="auto"/>
                <w:sz w:val="18"/>
                <w:szCs w:val="18"/>
                <w:highlight w:val="none"/>
              </w:rPr>
            </w:pPr>
            <w:r>
              <w:rPr>
                <w:rFonts w:hint="eastAsia" w:ascii="宋体" w:hAnsi="宋体"/>
                <w:color w:val="auto"/>
                <w:sz w:val="18"/>
                <w:szCs w:val="18"/>
                <w:highlight w:val="none"/>
              </w:rPr>
              <w:t>传输</w:t>
            </w:r>
            <w:r>
              <w:rPr>
                <w:rFonts w:ascii="宋体" w:hAnsi="宋体"/>
                <w:color w:val="auto"/>
                <w:sz w:val="18"/>
                <w:szCs w:val="18"/>
                <w:highlight w:val="none"/>
              </w:rPr>
              <w:t>审计数据</w:t>
            </w:r>
            <w:r>
              <w:rPr>
                <w:rFonts w:hint="eastAsia" w:ascii="宋体" w:hAnsi="宋体"/>
                <w:color w:val="auto"/>
                <w:sz w:val="18"/>
                <w:szCs w:val="18"/>
                <w:highlight w:val="none"/>
              </w:rPr>
              <w:t>、</w:t>
            </w:r>
            <w:r>
              <w:rPr>
                <w:rFonts w:ascii="宋体" w:hAnsi="宋体"/>
                <w:color w:val="auto"/>
                <w:sz w:val="18"/>
                <w:szCs w:val="18"/>
                <w:highlight w:val="none"/>
              </w:rPr>
              <w:t>对账数据</w:t>
            </w:r>
          </w:p>
        </w:tc>
        <w:tc>
          <w:tcPr>
            <w:tcW w:w="1518" w:type="dxa"/>
            <w:noWrap w:val="0"/>
            <w:vAlign w:val="top"/>
          </w:tcPr>
          <w:p w14:paraId="476E3A11">
            <w:pPr>
              <w:spacing w:line="360" w:lineRule="auto"/>
              <w:rPr>
                <w:rFonts w:ascii="宋体" w:hAnsi="宋体"/>
                <w:color w:val="auto"/>
                <w:sz w:val="18"/>
                <w:szCs w:val="18"/>
                <w:highlight w:val="none"/>
              </w:rPr>
            </w:pPr>
            <w:r>
              <w:rPr>
                <w:rFonts w:hint="eastAsia" w:ascii="宋体" w:hAnsi="宋体"/>
                <w:color w:val="auto"/>
                <w:sz w:val="18"/>
                <w:szCs w:val="18"/>
                <w:highlight w:val="none"/>
              </w:rPr>
              <w:t>ACC</w:t>
            </w:r>
            <w:r>
              <w:rPr>
                <w:rFonts w:ascii="宋体" w:hAnsi="宋体"/>
                <w:color w:val="auto"/>
                <w:sz w:val="18"/>
                <w:szCs w:val="18"/>
                <w:highlight w:val="none"/>
              </w:rPr>
              <w:sym w:font="Wingdings" w:char="F0DF"/>
            </w:r>
            <w:r>
              <w:rPr>
                <w:rFonts w:ascii="宋体" w:hAnsi="宋体"/>
                <w:color w:val="auto"/>
                <w:sz w:val="18"/>
                <w:szCs w:val="18"/>
                <w:highlight w:val="none"/>
              </w:rPr>
              <w:sym w:font="Wingdings" w:char="F0E0"/>
            </w:r>
            <w:r>
              <w:rPr>
                <w:rFonts w:ascii="宋体" w:hAnsi="宋体"/>
                <w:color w:val="auto"/>
                <w:sz w:val="18"/>
                <w:szCs w:val="18"/>
                <w:highlight w:val="none"/>
              </w:rPr>
              <w:t>ITP</w:t>
            </w:r>
          </w:p>
        </w:tc>
        <w:tc>
          <w:tcPr>
            <w:tcW w:w="2744" w:type="dxa"/>
            <w:noWrap w:val="0"/>
            <w:vAlign w:val="top"/>
          </w:tcPr>
          <w:p w14:paraId="0AEEC6D8">
            <w:pPr>
              <w:spacing w:line="360" w:lineRule="auto"/>
              <w:rPr>
                <w:rFonts w:ascii="宋体" w:hAnsi="宋体"/>
                <w:color w:val="auto"/>
                <w:sz w:val="18"/>
                <w:szCs w:val="18"/>
                <w:highlight w:val="none"/>
              </w:rPr>
            </w:pPr>
            <w:r>
              <w:rPr>
                <w:rFonts w:hint="eastAsia" w:ascii="宋体" w:hAnsi="宋体"/>
                <w:color w:val="auto"/>
                <w:sz w:val="18"/>
                <w:szCs w:val="18"/>
                <w:highlight w:val="none"/>
              </w:rPr>
              <w:t>ITP与ACC进行</w:t>
            </w:r>
            <w:r>
              <w:rPr>
                <w:rFonts w:ascii="宋体" w:hAnsi="宋体"/>
                <w:color w:val="auto"/>
                <w:sz w:val="18"/>
                <w:szCs w:val="18"/>
                <w:highlight w:val="none"/>
              </w:rPr>
              <w:t>数据传输审计、交易</w:t>
            </w:r>
            <w:r>
              <w:rPr>
                <w:rFonts w:hint="eastAsia" w:ascii="宋体" w:hAnsi="宋体"/>
                <w:color w:val="auto"/>
                <w:sz w:val="18"/>
                <w:szCs w:val="18"/>
                <w:highlight w:val="none"/>
              </w:rPr>
              <w:t>数据</w:t>
            </w:r>
            <w:r>
              <w:rPr>
                <w:rFonts w:ascii="宋体" w:hAnsi="宋体"/>
                <w:color w:val="auto"/>
                <w:sz w:val="18"/>
                <w:szCs w:val="18"/>
                <w:highlight w:val="none"/>
              </w:rPr>
              <w:t>对账</w:t>
            </w:r>
          </w:p>
          <w:p w14:paraId="71B2C757">
            <w:pPr>
              <w:spacing w:line="360" w:lineRule="auto"/>
              <w:rPr>
                <w:rFonts w:ascii="宋体" w:hAnsi="宋体"/>
                <w:color w:val="auto"/>
                <w:sz w:val="18"/>
                <w:szCs w:val="18"/>
                <w:highlight w:val="none"/>
              </w:rPr>
            </w:pPr>
            <w:r>
              <w:rPr>
                <w:rFonts w:hint="eastAsia" w:ascii="宋体" w:hAnsi="宋体"/>
                <w:color w:val="auto"/>
                <w:sz w:val="18"/>
                <w:szCs w:val="18"/>
                <w:highlight w:val="none"/>
              </w:rPr>
              <w:t>实时</w:t>
            </w:r>
            <w:r>
              <w:rPr>
                <w:rFonts w:ascii="宋体" w:hAnsi="宋体"/>
                <w:color w:val="auto"/>
                <w:sz w:val="18"/>
                <w:szCs w:val="18"/>
                <w:highlight w:val="none"/>
              </w:rPr>
              <w:t>数据交换</w:t>
            </w:r>
          </w:p>
        </w:tc>
      </w:tr>
    </w:tbl>
    <w:p w14:paraId="1B8D8857">
      <w:pPr>
        <w:spacing w:line="360" w:lineRule="auto"/>
        <w:rPr>
          <w:rFonts w:ascii="宋体"/>
          <w:color w:val="auto"/>
          <w:kern w:val="0"/>
          <w:szCs w:val="20"/>
          <w:highlight w:val="none"/>
          <w:lang/>
        </w:rPr>
      </w:pPr>
      <w:r>
        <w:rPr>
          <w:rFonts w:hint="eastAsia" w:ascii="宋体"/>
          <w:color w:val="auto"/>
          <w:kern w:val="0"/>
          <w:szCs w:val="20"/>
          <w:highlight w:val="none"/>
          <w:lang/>
        </w:rPr>
        <w:t xml:space="preserve">     </w:t>
      </w:r>
    </w:p>
    <w:p w14:paraId="2E8B2BA2">
      <w:pPr>
        <w:spacing w:line="360" w:lineRule="auto"/>
        <w:rPr>
          <w:rFonts w:hint="eastAsia" w:ascii="宋体"/>
          <w:color w:val="auto"/>
          <w:kern w:val="0"/>
          <w:szCs w:val="20"/>
          <w:highlight w:val="none"/>
          <w:lang/>
        </w:rPr>
      </w:pPr>
    </w:p>
    <w:p w14:paraId="7F9F77FA">
      <w:pPr>
        <w:spacing w:line="360" w:lineRule="auto"/>
        <w:rPr>
          <w:rFonts w:ascii="宋体"/>
          <w:color w:val="auto"/>
          <w:kern w:val="0"/>
          <w:szCs w:val="20"/>
          <w:highlight w:val="none"/>
          <w:lang/>
        </w:rPr>
      </w:pPr>
    </w:p>
    <w:p w14:paraId="75BEB1CA">
      <w:pPr>
        <w:spacing w:line="360" w:lineRule="auto"/>
        <w:rPr>
          <w:rFonts w:ascii="宋体"/>
          <w:color w:val="auto"/>
          <w:kern w:val="0"/>
          <w:szCs w:val="20"/>
          <w:highlight w:val="none"/>
          <w:lang/>
        </w:rPr>
      </w:pPr>
    </w:p>
    <w:p w14:paraId="15E33ECE">
      <w:pPr>
        <w:spacing w:line="360" w:lineRule="auto"/>
        <w:rPr>
          <w:rFonts w:ascii="宋体"/>
          <w:color w:val="auto"/>
          <w:kern w:val="0"/>
          <w:szCs w:val="20"/>
          <w:highlight w:val="none"/>
          <w:lang/>
        </w:rPr>
      </w:pPr>
    </w:p>
    <w:p w14:paraId="4D3FEB42">
      <w:pPr>
        <w:spacing w:line="360" w:lineRule="auto"/>
        <w:rPr>
          <w:rFonts w:ascii="宋体"/>
          <w:color w:val="auto"/>
          <w:kern w:val="0"/>
          <w:szCs w:val="20"/>
          <w:highlight w:val="none"/>
          <w:lang/>
        </w:rPr>
      </w:pPr>
    </w:p>
    <w:p w14:paraId="511B8328">
      <w:pPr>
        <w:spacing w:line="360" w:lineRule="auto"/>
        <w:rPr>
          <w:rFonts w:ascii="宋体"/>
          <w:color w:val="auto"/>
          <w:kern w:val="0"/>
          <w:szCs w:val="20"/>
          <w:highlight w:val="none"/>
          <w:lang/>
        </w:rPr>
      </w:pPr>
    </w:p>
    <w:p w14:paraId="77247392">
      <w:pPr>
        <w:spacing w:line="360" w:lineRule="auto"/>
        <w:rPr>
          <w:rFonts w:ascii="宋体"/>
          <w:color w:val="auto"/>
          <w:kern w:val="0"/>
          <w:szCs w:val="20"/>
          <w:highlight w:val="none"/>
          <w:lang/>
        </w:rPr>
      </w:pPr>
    </w:p>
    <w:p w14:paraId="22F1030C">
      <w:pPr>
        <w:spacing w:line="360" w:lineRule="auto"/>
        <w:rPr>
          <w:rFonts w:ascii="宋体"/>
          <w:color w:val="auto"/>
          <w:kern w:val="0"/>
          <w:szCs w:val="20"/>
          <w:highlight w:val="none"/>
          <w:lang/>
        </w:rPr>
      </w:pPr>
    </w:p>
    <w:p w14:paraId="40E366CA">
      <w:pPr>
        <w:spacing w:line="360" w:lineRule="auto"/>
        <w:rPr>
          <w:rFonts w:ascii="宋体"/>
          <w:color w:val="auto"/>
          <w:kern w:val="0"/>
          <w:szCs w:val="20"/>
          <w:highlight w:val="none"/>
          <w:lang/>
        </w:rPr>
      </w:pPr>
    </w:p>
    <w:p w14:paraId="7F438AC6">
      <w:pPr>
        <w:spacing w:line="360" w:lineRule="auto"/>
        <w:rPr>
          <w:rFonts w:hint="eastAsia" w:ascii="宋体"/>
          <w:color w:val="auto"/>
          <w:kern w:val="0"/>
          <w:szCs w:val="20"/>
          <w:highlight w:val="none"/>
          <w:lang/>
        </w:rPr>
      </w:pPr>
    </w:p>
    <w:p w14:paraId="39EE104D">
      <w:pPr>
        <w:spacing w:line="360" w:lineRule="auto"/>
        <w:rPr>
          <w:rFonts w:ascii="宋体"/>
          <w:color w:val="auto"/>
          <w:kern w:val="0"/>
          <w:szCs w:val="20"/>
          <w:highlight w:val="none"/>
          <w:lang/>
        </w:rPr>
      </w:pPr>
    </w:p>
    <w:p w14:paraId="47F351EC">
      <w:pPr>
        <w:spacing w:line="360" w:lineRule="auto"/>
        <w:rPr>
          <w:rFonts w:ascii="宋体"/>
          <w:color w:val="auto"/>
          <w:kern w:val="0"/>
          <w:szCs w:val="20"/>
          <w:highlight w:val="none"/>
          <w:lang/>
        </w:rPr>
      </w:pPr>
    </w:p>
    <w:p w14:paraId="26173278">
      <w:pPr>
        <w:spacing w:line="360" w:lineRule="auto"/>
        <w:rPr>
          <w:rFonts w:ascii="宋体"/>
          <w:color w:val="auto"/>
          <w:kern w:val="0"/>
          <w:szCs w:val="20"/>
          <w:highlight w:val="none"/>
          <w:lang/>
        </w:rPr>
      </w:pPr>
    </w:p>
    <w:p w14:paraId="655F3CE4">
      <w:pPr>
        <w:spacing w:line="360" w:lineRule="auto"/>
        <w:rPr>
          <w:rFonts w:hint="eastAsia" w:ascii="宋体"/>
          <w:color w:val="auto"/>
          <w:kern w:val="0"/>
          <w:szCs w:val="20"/>
          <w:highlight w:val="none"/>
          <w:lang/>
        </w:rPr>
      </w:pPr>
    </w:p>
    <w:p w14:paraId="52796AB1">
      <w:pPr>
        <w:pStyle w:val="41"/>
        <w:rPr>
          <w:rFonts w:hint="eastAsia"/>
          <w:color w:val="auto"/>
          <w:highlight w:val="none"/>
        </w:rPr>
      </w:pPr>
      <w:r>
        <w:rPr>
          <w:rFonts w:hint="eastAsia"/>
          <w:color w:val="auto"/>
          <w:highlight w:val="none"/>
        </w:rPr>
        <w:t>ISSUE_CHANNEL_CODE：发行渠道</w:t>
      </w:r>
      <w:r>
        <w:rPr>
          <w:color w:val="auto"/>
          <w:highlight w:val="none"/>
        </w:rPr>
        <w:t>代码，表示</w:t>
      </w:r>
      <w:r>
        <w:rPr>
          <w:rFonts w:hint="eastAsia"/>
          <w:color w:val="auto"/>
          <w:highlight w:val="none"/>
        </w:rPr>
        <w:t>ITP 为</w:t>
      </w:r>
      <w:r>
        <w:rPr>
          <w:color w:val="auto"/>
          <w:highlight w:val="none"/>
        </w:rPr>
        <w:t>每个</w:t>
      </w:r>
      <w:r>
        <w:rPr>
          <w:rFonts w:hint="eastAsia"/>
          <w:color w:val="auto"/>
          <w:highlight w:val="none"/>
        </w:rPr>
        <w:t>授权</w:t>
      </w:r>
      <w:r>
        <w:rPr>
          <w:color w:val="auto"/>
          <w:highlight w:val="none"/>
        </w:rPr>
        <w:t>发码机构定义的平台</w:t>
      </w:r>
      <w:r>
        <w:rPr>
          <w:rFonts w:hint="eastAsia"/>
          <w:color w:val="auto"/>
          <w:highlight w:val="none"/>
        </w:rPr>
        <w:t>唯一编码，</w:t>
      </w:r>
      <w:r>
        <w:rPr>
          <w:color w:val="auto"/>
          <w:highlight w:val="none"/>
        </w:rPr>
        <w:t>具体取值定义</w:t>
      </w:r>
      <w:r>
        <w:rPr>
          <w:rFonts w:hint="eastAsia"/>
          <w:color w:val="auto"/>
          <w:highlight w:val="none"/>
        </w:rPr>
        <w:t>详见表1</w:t>
      </w:r>
      <w:r>
        <w:rPr>
          <w:color w:val="auto"/>
          <w:highlight w:val="none"/>
        </w:rPr>
        <w:t>0</w:t>
      </w:r>
      <w:r>
        <w:rPr>
          <w:rFonts w:hint="eastAsia"/>
          <w:color w:val="auto"/>
          <w:highlight w:val="none"/>
        </w:rPr>
        <w:t>。</w:t>
      </w:r>
    </w:p>
    <w:p w14:paraId="6B1FB7EB">
      <w:pPr>
        <w:pStyle w:val="160"/>
        <w:rPr>
          <w:color w:val="auto"/>
          <w:highlight w:val="none"/>
          <w:lang/>
        </w:rPr>
      </w:pPr>
      <w:r>
        <w:rPr>
          <w:rFonts w:hint="eastAsia"/>
          <w:color w:val="auto"/>
          <w:highlight w:val="none"/>
          <w:lang/>
        </w:rPr>
        <w:t>授权</w:t>
      </w:r>
      <w:r>
        <w:rPr>
          <w:color w:val="auto"/>
          <w:highlight w:val="none"/>
          <w:lang/>
        </w:rPr>
        <w:t>发码机构定义</w:t>
      </w:r>
      <w:r>
        <w:rPr>
          <w:rFonts w:hint="eastAsia"/>
          <w:color w:val="auto"/>
          <w:highlight w:val="none"/>
          <w:lang/>
        </w:rPr>
        <w:t>编码</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5"/>
        <w:gridCol w:w="2126"/>
        <w:gridCol w:w="3685"/>
      </w:tblGrid>
      <w:tr w14:paraId="7D6F53E3">
        <w:trPr>
          <w:wBefore w:w="0" w:type="dxa"/>
          <w:jc w:val="center"/>
        </w:trPr>
        <w:tc>
          <w:tcPr>
            <w:tcW w:w="1335" w:type="dxa"/>
            <w:noWrap w:val="0"/>
            <w:vAlign w:val="top"/>
          </w:tcPr>
          <w:p w14:paraId="7013DBAF">
            <w:pPr>
              <w:pStyle w:val="74"/>
              <w:rPr>
                <w:rFonts w:ascii="宋体" w:hAnsi="宋体"/>
                <w:color w:val="auto"/>
                <w:sz w:val="18"/>
                <w:szCs w:val="18"/>
                <w:highlight w:val="none"/>
              </w:rPr>
            </w:pPr>
            <w:r>
              <w:rPr>
                <w:rFonts w:hint="eastAsia" w:ascii="宋体" w:hAnsi="宋体"/>
                <w:color w:val="auto"/>
                <w:sz w:val="18"/>
                <w:szCs w:val="18"/>
                <w:highlight w:val="none"/>
              </w:rPr>
              <w:t>序号</w:t>
            </w:r>
          </w:p>
        </w:tc>
        <w:tc>
          <w:tcPr>
            <w:tcW w:w="2126" w:type="dxa"/>
            <w:noWrap w:val="0"/>
            <w:vAlign w:val="top"/>
          </w:tcPr>
          <w:p w14:paraId="6C335BD4">
            <w:pPr>
              <w:pStyle w:val="74"/>
              <w:rPr>
                <w:rFonts w:ascii="宋体" w:hAnsi="宋体"/>
                <w:color w:val="auto"/>
                <w:sz w:val="18"/>
                <w:szCs w:val="18"/>
                <w:highlight w:val="none"/>
              </w:rPr>
            </w:pPr>
            <w:r>
              <w:rPr>
                <w:rFonts w:hint="eastAsia" w:ascii="宋体" w:hAnsi="宋体"/>
                <w:color w:val="auto"/>
                <w:sz w:val="18"/>
                <w:szCs w:val="18"/>
                <w:highlight w:val="none"/>
              </w:rPr>
              <w:t>取值</w:t>
            </w:r>
          </w:p>
        </w:tc>
        <w:tc>
          <w:tcPr>
            <w:tcW w:w="3685" w:type="dxa"/>
            <w:noWrap w:val="0"/>
            <w:vAlign w:val="top"/>
          </w:tcPr>
          <w:p w14:paraId="79558577">
            <w:pPr>
              <w:pStyle w:val="74"/>
              <w:rPr>
                <w:rFonts w:ascii="宋体" w:hAnsi="宋体"/>
                <w:color w:val="auto"/>
                <w:sz w:val="18"/>
                <w:szCs w:val="18"/>
                <w:highlight w:val="none"/>
              </w:rPr>
            </w:pPr>
            <w:r>
              <w:rPr>
                <w:rFonts w:hint="eastAsia" w:ascii="宋体" w:hAnsi="宋体"/>
                <w:color w:val="auto"/>
                <w:sz w:val="18"/>
                <w:szCs w:val="18"/>
                <w:highlight w:val="none"/>
              </w:rPr>
              <w:t>说明</w:t>
            </w:r>
          </w:p>
        </w:tc>
      </w:tr>
      <w:tr w14:paraId="33DB0DE2">
        <w:trPr>
          <w:wBefore w:w="0" w:type="dxa"/>
          <w:jc w:val="center"/>
        </w:trPr>
        <w:tc>
          <w:tcPr>
            <w:tcW w:w="1335" w:type="dxa"/>
            <w:noWrap w:val="0"/>
            <w:vAlign w:val="top"/>
          </w:tcPr>
          <w:p w14:paraId="55871DB4">
            <w:pPr>
              <w:pStyle w:val="74"/>
              <w:rPr>
                <w:rFonts w:ascii="宋体" w:hAnsi="宋体"/>
                <w:color w:val="auto"/>
                <w:sz w:val="18"/>
                <w:szCs w:val="18"/>
                <w:highlight w:val="none"/>
              </w:rPr>
            </w:pPr>
            <w:r>
              <w:rPr>
                <w:rFonts w:hint="eastAsia" w:ascii="宋体" w:hAnsi="宋体"/>
                <w:color w:val="auto"/>
                <w:sz w:val="18"/>
                <w:szCs w:val="18"/>
                <w:highlight w:val="none"/>
              </w:rPr>
              <w:t>1</w:t>
            </w:r>
          </w:p>
        </w:tc>
        <w:tc>
          <w:tcPr>
            <w:tcW w:w="2126" w:type="dxa"/>
            <w:noWrap w:val="0"/>
            <w:vAlign w:val="top"/>
          </w:tcPr>
          <w:p w14:paraId="197A6419">
            <w:pPr>
              <w:pStyle w:val="74"/>
              <w:rPr>
                <w:rFonts w:ascii="宋体" w:hAnsi="宋体"/>
                <w:color w:val="auto"/>
                <w:sz w:val="18"/>
                <w:szCs w:val="18"/>
                <w:highlight w:val="none"/>
              </w:rPr>
            </w:pPr>
            <w:r>
              <w:rPr>
                <w:rFonts w:ascii="宋体" w:hAnsi="宋体"/>
                <w:color w:val="auto"/>
                <w:sz w:val="18"/>
                <w:szCs w:val="18"/>
                <w:highlight w:val="none"/>
              </w:rPr>
              <w:t>0x</w:t>
            </w:r>
            <w:r>
              <w:rPr>
                <w:rFonts w:hint="eastAsia" w:ascii="宋体" w:hAnsi="宋体"/>
                <w:color w:val="auto"/>
                <w:sz w:val="18"/>
                <w:szCs w:val="18"/>
                <w:highlight w:val="none"/>
              </w:rPr>
              <w:t>01</w:t>
            </w:r>
          </w:p>
        </w:tc>
        <w:tc>
          <w:tcPr>
            <w:tcW w:w="3685" w:type="dxa"/>
            <w:noWrap w:val="0"/>
            <w:vAlign w:val="top"/>
          </w:tcPr>
          <w:p w14:paraId="5F9E4B5E">
            <w:pPr>
              <w:pStyle w:val="74"/>
              <w:rPr>
                <w:rFonts w:ascii="宋体" w:hAnsi="宋体"/>
                <w:color w:val="auto"/>
                <w:sz w:val="18"/>
                <w:szCs w:val="18"/>
                <w:highlight w:val="none"/>
              </w:rPr>
            </w:pPr>
            <w:r>
              <w:rPr>
                <w:rFonts w:hint="eastAsia" w:ascii="宋体" w:hAnsi="宋体"/>
                <w:color w:val="auto"/>
                <w:sz w:val="18"/>
                <w:szCs w:val="18"/>
                <w:highlight w:val="none"/>
              </w:rPr>
              <w:t>青岛地铁</w:t>
            </w:r>
          </w:p>
        </w:tc>
      </w:tr>
      <w:tr w14:paraId="78F59755">
        <w:trPr>
          <w:wBefore w:w="0" w:type="dxa"/>
          <w:jc w:val="center"/>
        </w:trPr>
        <w:tc>
          <w:tcPr>
            <w:tcW w:w="1335" w:type="dxa"/>
            <w:noWrap w:val="0"/>
            <w:vAlign w:val="top"/>
          </w:tcPr>
          <w:p w14:paraId="399FC487">
            <w:pPr>
              <w:pStyle w:val="74"/>
              <w:rPr>
                <w:rFonts w:ascii="宋体" w:hAnsi="宋体"/>
                <w:color w:val="auto"/>
                <w:sz w:val="18"/>
                <w:szCs w:val="18"/>
                <w:highlight w:val="none"/>
              </w:rPr>
            </w:pPr>
            <w:r>
              <w:rPr>
                <w:rFonts w:hint="eastAsia" w:ascii="宋体" w:hAnsi="宋体"/>
                <w:color w:val="auto"/>
                <w:sz w:val="18"/>
                <w:szCs w:val="18"/>
                <w:highlight w:val="none"/>
              </w:rPr>
              <w:t>2</w:t>
            </w:r>
          </w:p>
        </w:tc>
        <w:tc>
          <w:tcPr>
            <w:tcW w:w="2126" w:type="dxa"/>
            <w:noWrap w:val="0"/>
            <w:vAlign w:val="top"/>
          </w:tcPr>
          <w:p w14:paraId="62B53F4E">
            <w:pPr>
              <w:pStyle w:val="74"/>
              <w:rPr>
                <w:rFonts w:ascii="宋体" w:hAnsi="宋体"/>
                <w:color w:val="auto"/>
                <w:sz w:val="18"/>
                <w:szCs w:val="18"/>
                <w:highlight w:val="none"/>
              </w:rPr>
            </w:pPr>
            <w:r>
              <w:rPr>
                <w:rFonts w:hint="eastAsia" w:ascii="宋体" w:hAnsi="宋体"/>
                <w:color w:val="auto"/>
                <w:sz w:val="18"/>
                <w:szCs w:val="18"/>
                <w:highlight w:val="none"/>
              </w:rPr>
              <w:t>其他</w:t>
            </w:r>
          </w:p>
        </w:tc>
        <w:tc>
          <w:tcPr>
            <w:tcW w:w="3685" w:type="dxa"/>
            <w:noWrap w:val="0"/>
            <w:vAlign w:val="top"/>
          </w:tcPr>
          <w:p w14:paraId="72DAA68E">
            <w:pPr>
              <w:pStyle w:val="74"/>
              <w:rPr>
                <w:rFonts w:ascii="宋体" w:hAnsi="宋体"/>
                <w:color w:val="auto"/>
                <w:sz w:val="18"/>
                <w:szCs w:val="18"/>
                <w:highlight w:val="none"/>
              </w:rPr>
            </w:pPr>
            <w:r>
              <w:rPr>
                <w:rFonts w:hint="eastAsia" w:ascii="宋体" w:hAnsi="宋体"/>
                <w:color w:val="auto"/>
                <w:sz w:val="18"/>
                <w:szCs w:val="18"/>
                <w:highlight w:val="none"/>
              </w:rPr>
              <w:t>预留</w:t>
            </w:r>
          </w:p>
        </w:tc>
      </w:tr>
    </w:tbl>
    <w:p w14:paraId="4ECDA5F4">
      <w:pPr>
        <w:pStyle w:val="41"/>
        <w:rPr>
          <w:color w:val="auto"/>
          <w:highlight w:val="none"/>
        </w:rPr>
      </w:pPr>
      <w:r>
        <w:rPr>
          <w:color w:val="auto"/>
          <w:highlight w:val="none"/>
        </w:rPr>
        <w:t>SIGN_CHANNEL_CODE</w:t>
      </w:r>
      <w:r>
        <w:rPr>
          <w:rFonts w:hint="eastAsia"/>
          <w:color w:val="auto"/>
          <w:highlight w:val="none"/>
        </w:rPr>
        <w:t>：</w:t>
      </w:r>
      <w:r>
        <w:rPr>
          <w:color w:val="auto"/>
          <w:highlight w:val="none"/>
        </w:rPr>
        <w:t>签约渠道代码。用于表示</w:t>
      </w:r>
      <w:r>
        <w:rPr>
          <w:rFonts w:hint="eastAsia"/>
          <w:color w:val="auto"/>
          <w:highlight w:val="none"/>
        </w:rPr>
        <w:t>用户</w:t>
      </w:r>
      <w:r>
        <w:rPr>
          <w:color w:val="auto"/>
          <w:highlight w:val="none"/>
        </w:rPr>
        <w:t>选择使用的签约代扣渠道类型。具体定义</w:t>
      </w:r>
      <w:r>
        <w:rPr>
          <w:rFonts w:hint="eastAsia"/>
          <w:color w:val="auto"/>
          <w:highlight w:val="none"/>
        </w:rPr>
        <w:t>详见表1</w:t>
      </w:r>
      <w:r>
        <w:rPr>
          <w:color w:val="auto"/>
          <w:highlight w:val="none"/>
        </w:rPr>
        <w:t>1</w:t>
      </w:r>
      <w:r>
        <w:rPr>
          <w:rFonts w:hint="eastAsia"/>
          <w:color w:val="auto"/>
          <w:highlight w:val="none"/>
        </w:rPr>
        <w:t>。</w:t>
      </w:r>
    </w:p>
    <w:p w14:paraId="42C2176A">
      <w:pPr>
        <w:pStyle w:val="160"/>
        <w:rPr>
          <w:color w:val="auto"/>
          <w:highlight w:val="none"/>
          <w:lang/>
        </w:rPr>
      </w:pPr>
      <w:r>
        <w:rPr>
          <w:color w:val="auto"/>
          <w:highlight w:val="none"/>
          <w:lang/>
        </w:rPr>
        <w:t>签约代扣渠道类型</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5"/>
        <w:gridCol w:w="2126"/>
        <w:gridCol w:w="3685"/>
      </w:tblGrid>
      <w:tr w14:paraId="66310DBD">
        <w:trPr>
          <w:wBefore w:w="0" w:type="dxa"/>
          <w:jc w:val="center"/>
        </w:trPr>
        <w:tc>
          <w:tcPr>
            <w:tcW w:w="1335" w:type="dxa"/>
            <w:noWrap w:val="0"/>
            <w:vAlign w:val="top"/>
          </w:tcPr>
          <w:p w14:paraId="4831A4E1">
            <w:pPr>
              <w:pStyle w:val="74"/>
              <w:rPr>
                <w:rFonts w:ascii="宋体" w:hAnsi="宋体"/>
                <w:color w:val="auto"/>
                <w:sz w:val="18"/>
                <w:szCs w:val="18"/>
                <w:highlight w:val="none"/>
              </w:rPr>
            </w:pPr>
            <w:r>
              <w:rPr>
                <w:rFonts w:hint="eastAsia" w:ascii="宋体" w:hAnsi="宋体"/>
                <w:color w:val="auto"/>
                <w:sz w:val="18"/>
                <w:szCs w:val="18"/>
                <w:highlight w:val="none"/>
              </w:rPr>
              <w:t>序号</w:t>
            </w:r>
          </w:p>
        </w:tc>
        <w:tc>
          <w:tcPr>
            <w:tcW w:w="2126" w:type="dxa"/>
            <w:noWrap w:val="0"/>
            <w:vAlign w:val="top"/>
          </w:tcPr>
          <w:p w14:paraId="59E2F02A">
            <w:pPr>
              <w:pStyle w:val="74"/>
              <w:rPr>
                <w:rFonts w:ascii="宋体" w:hAnsi="宋体"/>
                <w:color w:val="auto"/>
                <w:sz w:val="18"/>
                <w:szCs w:val="18"/>
                <w:highlight w:val="none"/>
              </w:rPr>
            </w:pPr>
            <w:r>
              <w:rPr>
                <w:rFonts w:hint="eastAsia" w:ascii="宋体" w:hAnsi="宋体"/>
                <w:color w:val="auto"/>
                <w:sz w:val="18"/>
                <w:szCs w:val="18"/>
                <w:highlight w:val="none"/>
              </w:rPr>
              <w:t>取值</w:t>
            </w:r>
          </w:p>
        </w:tc>
        <w:tc>
          <w:tcPr>
            <w:tcW w:w="3685" w:type="dxa"/>
            <w:noWrap w:val="0"/>
            <w:vAlign w:val="top"/>
          </w:tcPr>
          <w:p w14:paraId="263B6CCF">
            <w:pPr>
              <w:pStyle w:val="74"/>
              <w:rPr>
                <w:rFonts w:ascii="宋体" w:hAnsi="宋体"/>
                <w:color w:val="auto"/>
                <w:sz w:val="18"/>
                <w:szCs w:val="18"/>
                <w:highlight w:val="none"/>
              </w:rPr>
            </w:pPr>
            <w:r>
              <w:rPr>
                <w:rFonts w:hint="eastAsia" w:ascii="宋体" w:hAnsi="宋体"/>
                <w:color w:val="auto"/>
                <w:sz w:val="18"/>
                <w:szCs w:val="18"/>
                <w:highlight w:val="none"/>
              </w:rPr>
              <w:t>说明</w:t>
            </w:r>
          </w:p>
        </w:tc>
      </w:tr>
      <w:tr w14:paraId="2048A9E3">
        <w:trPr>
          <w:wBefore w:w="0" w:type="dxa"/>
          <w:jc w:val="center"/>
        </w:trPr>
        <w:tc>
          <w:tcPr>
            <w:tcW w:w="1335" w:type="dxa"/>
            <w:noWrap w:val="0"/>
            <w:vAlign w:val="top"/>
          </w:tcPr>
          <w:p w14:paraId="275BB126">
            <w:pPr>
              <w:pStyle w:val="74"/>
              <w:rPr>
                <w:rFonts w:ascii="宋体" w:hAnsi="宋体"/>
                <w:color w:val="auto"/>
                <w:sz w:val="18"/>
                <w:szCs w:val="18"/>
                <w:highlight w:val="none"/>
              </w:rPr>
            </w:pPr>
            <w:r>
              <w:rPr>
                <w:rFonts w:hint="eastAsia" w:ascii="宋体" w:hAnsi="宋体"/>
                <w:color w:val="auto"/>
                <w:sz w:val="18"/>
                <w:szCs w:val="18"/>
                <w:highlight w:val="none"/>
              </w:rPr>
              <w:t>1</w:t>
            </w:r>
          </w:p>
        </w:tc>
        <w:tc>
          <w:tcPr>
            <w:tcW w:w="2126" w:type="dxa"/>
            <w:noWrap w:val="0"/>
            <w:vAlign w:val="top"/>
          </w:tcPr>
          <w:p w14:paraId="13E5A0C5">
            <w:pPr>
              <w:pStyle w:val="74"/>
              <w:rPr>
                <w:rFonts w:ascii="宋体" w:hAnsi="宋体"/>
                <w:color w:val="auto"/>
                <w:sz w:val="18"/>
                <w:szCs w:val="18"/>
                <w:highlight w:val="none"/>
              </w:rPr>
            </w:pPr>
            <w:r>
              <w:rPr>
                <w:rFonts w:ascii="宋体" w:hAnsi="宋体"/>
                <w:color w:val="auto"/>
                <w:sz w:val="18"/>
                <w:szCs w:val="18"/>
                <w:highlight w:val="none"/>
              </w:rPr>
              <w:t>0x</w:t>
            </w:r>
            <w:r>
              <w:rPr>
                <w:rFonts w:hint="eastAsia" w:ascii="宋体" w:hAnsi="宋体"/>
                <w:color w:val="auto"/>
                <w:sz w:val="18"/>
                <w:szCs w:val="18"/>
                <w:highlight w:val="none"/>
              </w:rPr>
              <w:t>01</w:t>
            </w:r>
          </w:p>
        </w:tc>
        <w:tc>
          <w:tcPr>
            <w:tcW w:w="3685" w:type="dxa"/>
            <w:noWrap w:val="0"/>
            <w:vAlign w:val="top"/>
          </w:tcPr>
          <w:p w14:paraId="78E8D73D">
            <w:pPr>
              <w:pStyle w:val="74"/>
              <w:rPr>
                <w:rFonts w:ascii="宋体" w:hAnsi="宋体"/>
                <w:color w:val="auto"/>
                <w:sz w:val="18"/>
                <w:szCs w:val="18"/>
                <w:highlight w:val="none"/>
              </w:rPr>
            </w:pPr>
            <w:r>
              <w:rPr>
                <w:rFonts w:hint="eastAsia" w:ascii="宋体" w:hAnsi="宋体"/>
                <w:color w:val="auto"/>
                <w:sz w:val="18"/>
                <w:szCs w:val="18"/>
                <w:highlight w:val="none"/>
              </w:rPr>
              <w:t>微信</w:t>
            </w:r>
            <w:r>
              <w:rPr>
                <w:rFonts w:ascii="宋体" w:hAnsi="宋体"/>
                <w:color w:val="auto"/>
                <w:sz w:val="18"/>
                <w:szCs w:val="18"/>
                <w:highlight w:val="none"/>
              </w:rPr>
              <w:t>签约代扣</w:t>
            </w:r>
          </w:p>
        </w:tc>
      </w:tr>
      <w:tr w14:paraId="4E2CDDD4">
        <w:trPr>
          <w:wBefore w:w="0" w:type="dxa"/>
          <w:jc w:val="center"/>
        </w:trPr>
        <w:tc>
          <w:tcPr>
            <w:tcW w:w="1335" w:type="dxa"/>
            <w:noWrap w:val="0"/>
            <w:vAlign w:val="top"/>
          </w:tcPr>
          <w:p w14:paraId="2C14F834">
            <w:pPr>
              <w:pStyle w:val="74"/>
              <w:rPr>
                <w:rFonts w:ascii="宋体" w:hAnsi="宋体"/>
                <w:color w:val="auto"/>
                <w:sz w:val="18"/>
                <w:szCs w:val="18"/>
                <w:highlight w:val="none"/>
              </w:rPr>
            </w:pPr>
            <w:r>
              <w:rPr>
                <w:rFonts w:hint="eastAsia" w:ascii="宋体" w:hAnsi="宋体"/>
                <w:color w:val="auto"/>
                <w:sz w:val="18"/>
                <w:szCs w:val="18"/>
                <w:highlight w:val="none"/>
              </w:rPr>
              <w:t>2</w:t>
            </w:r>
          </w:p>
        </w:tc>
        <w:tc>
          <w:tcPr>
            <w:tcW w:w="2126" w:type="dxa"/>
            <w:noWrap w:val="0"/>
            <w:vAlign w:val="top"/>
          </w:tcPr>
          <w:p w14:paraId="240FF55F">
            <w:pPr>
              <w:pStyle w:val="74"/>
              <w:rPr>
                <w:rFonts w:ascii="宋体" w:hAnsi="宋体"/>
                <w:color w:val="auto"/>
                <w:sz w:val="18"/>
                <w:szCs w:val="18"/>
                <w:highlight w:val="none"/>
              </w:rPr>
            </w:pPr>
            <w:r>
              <w:rPr>
                <w:rFonts w:ascii="宋体" w:hAnsi="宋体"/>
                <w:color w:val="auto"/>
                <w:sz w:val="18"/>
                <w:szCs w:val="18"/>
                <w:highlight w:val="none"/>
              </w:rPr>
              <w:t>0x</w:t>
            </w:r>
            <w:r>
              <w:rPr>
                <w:rFonts w:hint="eastAsia" w:ascii="宋体" w:hAnsi="宋体"/>
                <w:color w:val="auto"/>
                <w:sz w:val="18"/>
                <w:szCs w:val="18"/>
                <w:highlight w:val="none"/>
              </w:rPr>
              <w:t>02</w:t>
            </w:r>
          </w:p>
        </w:tc>
        <w:tc>
          <w:tcPr>
            <w:tcW w:w="3685" w:type="dxa"/>
            <w:noWrap w:val="0"/>
            <w:vAlign w:val="top"/>
          </w:tcPr>
          <w:p w14:paraId="3D10113A">
            <w:pPr>
              <w:pStyle w:val="74"/>
              <w:rPr>
                <w:rFonts w:ascii="宋体" w:hAnsi="宋体"/>
                <w:color w:val="auto"/>
                <w:sz w:val="18"/>
                <w:szCs w:val="18"/>
                <w:highlight w:val="none"/>
              </w:rPr>
            </w:pPr>
            <w:r>
              <w:rPr>
                <w:rFonts w:hint="eastAsia" w:ascii="宋体" w:hAnsi="宋体"/>
                <w:color w:val="auto"/>
                <w:sz w:val="18"/>
                <w:szCs w:val="18"/>
                <w:highlight w:val="none"/>
              </w:rPr>
              <w:t>支付宝</w:t>
            </w:r>
            <w:r>
              <w:rPr>
                <w:rFonts w:ascii="宋体" w:hAnsi="宋体"/>
                <w:color w:val="auto"/>
                <w:sz w:val="18"/>
                <w:szCs w:val="18"/>
                <w:highlight w:val="none"/>
              </w:rPr>
              <w:t>签约代扣</w:t>
            </w:r>
          </w:p>
        </w:tc>
      </w:tr>
      <w:tr w14:paraId="2FDB883E">
        <w:trPr>
          <w:wBefore w:w="0" w:type="dxa"/>
          <w:jc w:val="center"/>
        </w:trPr>
        <w:tc>
          <w:tcPr>
            <w:tcW w:w="1335" w:type="dxa"/>
            <w:noWrap w:val="0"/>
            <w:vAlign w:val="top"/>
          </w:tcPr>
          <w:p w14:paraId="606404C6">
            <w:pPr>
              <w:pStyle w:val="74"/>
              <w:rPr>
                <w:rFonts w:ascii="宋体" w:hAnsi="宋体"/>
                <w:color w:val="auto"/>
                <w:sz w:val="18"/>
                <w:szCs w:val="18"/>
                <w:highlight w:val="none"/>
              </w:rPr>
            </w:pPr>
            <w:r>
              <w:rPr>
                <w:rFonts w:hint="eastAsia" w:ascii="宋体" w:hAnsi="宋体"/>
                <w:color w:val="auto"/>
                <w:sz w:val="18"/>
                <w:szCs w:val="18"/>
                <w:highlight w:val="none"/>
              </w:rPr>
              <w:t>3</w:t>
            </w:r>
          </w:p>
        </w:tc>
        <w:tc>
          <w:tcPr>
            <w:tcW w:w="2126" w:type="dxa"/>
            <w:noWrap w:val="0"/>
            <w:vAlign w:val="top"/>
          </w:tcPr>
          <w:p w14:paraId="321B30C7">
            <w:pPr>
              <w:pStyle w:val="74"/>
              <w:rPr>
                <w:rFonts w:ascii="宋体" w:hAnsi="宋体"/>
                <w:color w:val="auto"/>
                <w:sz w:val="18"/>
                <w:szCs w:val="18"/>
                <w:highlight w:val="none"/>
              </w:rPr>
            </w:pPr>
            <w:r>
              <w:rPr>
                <w:rFonts w:hint="eastAsia" w:ascii="宋体" w:hAnsi="宋体"/>
                <w:color w:val="auto"/>
                <w:sz w:val="18"/>
                <w:szCs w:val="18"/>
                <w:highlight w:val="none"/>
              </w:rPr>
              <w:t>其他</w:t>
            </w:r>
          </w:p>
        </w:tc>
        <w:tc>
          <w:tcPr>
            <w:tcW w:w="3685" w:type="dxa"/>
            <w:noWrap w:val="0"/>
            <w:vAlign w:val="top"/>
          </w:tcPr>
          <w:p w14:paraId="2028CF2A">
            <w:pPr>
              <w:pStyle w:val="74"/>
              <w:rPr>
                <w:rFonts w:ascii="宋体" w:hAnsi="宋体"/>
                <w:color w:val="auto"/>
                <w:sz w:val="18"/>
                <w:szCs w:val="18"/>
                <w:highlight w:val="none"/>
              </w:rPr>
            </w:pPr>
            <w:r>
              <w:rPr>
                <w:rFonts w:hint="eastAsia" w:ascii="宋体" w:hAnsi="宋体"/>
                <w:color w:val="auto"/>
                <w:sz w:val="18"/>
                <w:szCs w:val="18"/>
                <w:highlight w:val="none"/>
              </w:rPr>
              <w:t>预留</w:t>
            </w:r>
          </w:p>
        </w:tc>
      </w:tr>
    </w:tbl>
    <w:p w14:paraId="4F9E7899">
      <w:pPr>
        <w:pStyle w:val="41"/>
        <w:rPr>
          <w:color w:val="auto"/>
          <w:highlight w:val="none"/>
        </w:rPr>
      </w:pPr>
      <w:r>
        <w:rPr>
          <w:rFonts w:hint="eastAsia"/>
          <w:color w:val="auto"/>
          <w:highlight w:val="none"/>
        </w:rPr>
        <w:t>SIGNATURE_ALGOTHRIM：</w:t>
      </w:r>
      <w:r>
        <w:rPr>
          <w:color w:val="auto"/>
          <w:highlight w:val="none"/>
        </w:rPr>
        <w:t>用户私钥签名算法。取值</w:t>
      </w:r>
      <w:r>
        <w:rPr>
          <w:rFonts w:hint="eastAsia"/>
          <w:color w:val="auto"/>
          <w:highlight w:val="none"/>
        </w:rPr>
        <w:t>详见表1</w:t>
      </w:r>
      <w:r>
        <w:rPr>
          <w:color w:val="auto"/>
          <w:highlight w:val="none"/>
        </w:rPr>
        <w:t>2</w:t>
      </w:r>
      <w:r>
        <w:rPr>
          <w:rFonts w:hint="eastAsia"/>
          <w:color w:val="auto"/>
          <w:highlight w:val="none"/>
        </w:rPr>
        <w:t>。</w:t>
      </w:r>
    </w:p>
    <w:p w14:paraId="45C7F4A1">
      <w:pPr>
        <w:pStyle w:val="160"/>
        <w:rPr>
          <w:color w:val="auto"/>
          <w:highlight w:val="none"/>
          <w:lang/>
        </w:rPr>
      </w:pPr>
      <w:r>
        <w:rPr>
          <w:color w:val="auto"/>
          <w:highlight w:val="none"/>
          <w:lang/>
        </w:rPr>
        <w:t>用户私钥签名算法</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5"/>
        <w:gridCol w:w="2126"/>
        <w:gridCol w:w="3685"/>
      </w:tblGrid>
      <w:tr w14:paraId="12E7B5B6">
        <w:trPr>
          <w:wBefore w:w="0" w:type="dxa"/>
          <w:jc w:val="center"/>
        </w:trPr>
        <w:tc>
          <w:tcPr>
            <w:tcW w:w="1335" w:type="dxa"/>
            <w:noWrap w:val="0"/>
            <w:vAlign w:val="top"/>
          </w:tcPr>
          <w:p w14:paraId="05D1692F">
            <w:pPr>
              <w:pStyle w:val="74"/>
              <w:rPr>
                <w:rFonts w:ascii="宋体" w:hAnsi="宋体"/>
                <w:color w:val="auto"/>
                <w:sz w:val="18"/>
                <w:szCs w:val="18"/>
                <w:highlight w:val="none"/>
              </w:rPr>
            </w:pPr>
            <w:r>
              <w:rPr>
                <w:rFonts w:hint="eastAsia" w:ascii="宋体" w:hAnsi="宋体"/>
                <w:color w:val="auto"/>
                <w:sz w:val="18"/>
                <w:szCs w:val="18"/>
                <w:highlight w:val="none"/>
              </w:rPr>
              <w:t>序号</w:t>
            </w:r>
          </w:p>
        </w:tc>
        <w:tc>
          <w:tcPr>
            <w:tcW w:w="2126" w:type="dxa"/>
            <w:noWrap w:val="0"/>
            <w:vAlign w:val="top"/>
          </w:tcPr>
          <w:p w14:paraId="19A25781">
            <w:pPr>
              <w:pStyle w:val="74"/>
              <w:rPr>
                <w:rFonts w:ascii="宋体" w:hAnsi="宋体"/>
                <w:color w:val="auto"/>
                <w:sz w:val="18"/>
                <w:szCs w:val="18"/>
                <w:highlight w:val="none"/>
              </w:rPr>
            </w:pPr>
            <w:r>
              <w:rPr>
                <w:rFonts w:hint="eastAsia" w:ascii="宋体" w:hAnsi="宋体"/>
                <w:color w:val="auto"/>
                <w:sz w:val="18"/>
                <w:szCs w:val="18"/>
                <w:highlight w:val="none"/>
              </w:rPr>
              <w:t>取值</w:t>
            </w:r>
          </w:p>
        </w:tc>
        <w:tc>
          <w:tcPr>
            <w:tcW w:w="3685" w:type="dxa"/>
            <w:noWrap w:val="0"/>
            <w:vAlign w:val="top"/>
          </w:tcPr>
          <w:p w14:paraId="70658CFB">
            <w:pPr>
              <w:pStyle w:val="74"/>
              <w:rPr>
                <w:rFonts w:ascii="宋体" w:hAnsi="宋体"/>
                <w:color w:val="auto"/>
                <w:sz w:val="18"/>
                <w:szCs w:val="18"/>
                <w:highlight w:val="none"/>
              </w:rPr>
            </w:pPr>
            <w:r>
              <w:rPr>
                <w:rFonts w:hint="eastAsia" w:ascii="宋体" w:hAnsi="宋体"/>
                <w:color w:val="auto"/>
                <w:sz w:val="18"/>
                <w:szCs w:val="18"/>
                <w:highlight w:val="none"/>
              </w:rPr>
              <w:t>说明</w:t>
            </w:r>
          </w:p>
        </w:tc>
      </w:tr>
      <w:tr w14:paraId="1B8EE0AA">
        <w:trPr>
          <w:wBefore w:w="0" w:type="dxa"/>
          <w:jc w:val="center"/>
        </w:trPr>
        <w:tc>
          <w:tcPr>
            <w:tcW w:w="1335" w:type="dxa"/>
            <w:noWrap w:val="0"/>
            <w:vAlign w:val="top"/>
          </w:tcPr>
          <w:p w14:paraId="6ED024E7">
            <w:pPr>
              <w:pStyle w:val="74"/>
              <w:rPr>
                <w:rFonts w:ascii="宋体" w:hAnsi="宋体"/>
                <w:color w:val="auto"/>
                <w:sz w:val="18"/>
                <w:szCs w:val="18"/>
                <w:highlight w:val="none"/>
              </w:rPr>
            </w:pPr>
            <w:r>
              <w:rPr>
                <w:rFonts w:hint="eastAsia" w:ascii="宋体" w:hAnsi="宋体"/>
                <w:color w:val="auto"/>
                <w:sz w:val="18"/>
                <w:szCs w:val="18"/>
                <w:highlight w:val="none"/>
              </w:rPr>
              <w:t>1</w:t>
            </w:r>
          </w:p>
        </w:tc>
        <w:tc>
          <w:tcPr>
            <w:tcW w:w="2126" w:type="dxa"/>
            <w:noWrap w:val="0"/>
            <w:vAlign w:val="top"/>
          </w:tcPr>
          <w:p w14:paraId="0891D051">
            <w:pPr>
              <w:pStyle w:val="74"/>
              <w:rPr>
                <w:rFonts w:ascii="宋体" w:hAnsi="宋体"/>
                <w:color w:val="auto"/>
                <w:sz w:val="18"/>
                <w:szCs w:val="18"/>
                <w:highlight w:val="none"/>
              </w:rPr>
            </w:pPr>
            <w:r>
              <w:rPr>
                <w:rFonts w:ascii="宋体" w:hAnsi="宋体"/>
                <w:color w:val="auto"/>
                <w:sz w:val="18"/>
                <w:szCs w:val="18"/>
                <w:highlight w:val="none"/>
              </w:rPr>
              <w:t>0x</w:t>
            </w:r>
            <w:r>
              <w:rPr>
                <w:rFonts w:hint="eastAsia" w:ascii="宋体" w:hAnsi="宋体"/>
                <w:color w:val="auto"/>
                <w:sz w:val="18"/>
                <w:szCs w:val="18"/>
                <w:highlight w:val="none"/>
              </w:rPr>
              <w:t>01</w:t>
            </w:r>
          </w:p>
        </w:tc>
        <w:tc>
          <w:tcPr>
            <w:tcW w:w="3685" w:type="dxa"/>
            <w:noWrap w:val="0"/>
            <w:vAlign w:val="top"/>
          </w:tcPr>
          <w:p w14:paraId="56D7EE85">
            <w:pPr>
              <w:pStyle w:val="74"/>
              <w:rPr>
                <w:rFonts w:ascii="宋体" w:hAnsi="宋体"/>
                <w:color w:val="auto"/>
                <w:sz w:val="18"/>
                <w:szCs w:val="18"/>
                <w:highlight w:val="none"/>
              </w:rPr>
            </w:pPr>
            <w:r>
              <w:rPr>
                <w:rFonts w:hint="eastAsia" w:ascii="宋体" w:hAnsi="宋体"/>
                <w:color w:val="auto"/>
                <w:sz w:val="18"/>
                <w:szCs w:val="18"/>
                <w:highlight w:val="none"/>
              </w:rPr>
              <w:t>S</w:t>
            </w:r>
            <w:r>
              <w:rPr>
                <w:rFonts w:ascii="宋体" w:hAnsi="宋体"/>
                <w:color w:val="auto"/>
                <w:sz w:val="18"/>
                <w:szCs w:val="18"/>
                <w:highlight w:val="none"/>
              </w:rPr>
              <w:t>M2</w:t>
            </w:r>
            <w:r>
              <w:rPr>
                <w:rFonts w:hint="eastAsia" w:ascii="宋体" w:hAnsi="宋体"/>
                <w:color w:val="auto"/>
                <w:sz w:val="18"/>
                <w:szCs w:val="18"/>
                <w:highlight w:val="none"/>
              </w:rPr>
              <w:t>国密</w:t>
            </w:r>
            <w:r>
              <w:rPr>
                <w:rFonts w:ascii="宋体" w:hAnsi="宋体"/>
                <w:color w:val="auto"/>
                <w:sz w:val="18"/>
                <w:szCs w:val="18"/>
                <w:highlight w:val="none"/>
              </w:rPr>
              <w:t>算法</w:t>
            </w:r>
          </w:p>
        </w:tc>
      </w:tr>
      <w:tr w14:paraId="26BF7B5F">
        <w:trPr>
          <w:wBefore w:w="0" w:type="dxa"/>
          <w:jc w:val="center"/>
        </w:trPr>
        <w:tc>
          <w:tcPr>
            <w:tcW w:w="1335" w:type="dxa"/>
            <w:noWrap w:val="0"/>
            <w:vAlign w:val="top"/>
          </w:tcPr>
          <w:p w14:paraId="7869835C">
            <w:pPr>
              <w:pStyle w:val="74"/>
              <w:rPr>
                <w:rFonts w:ascii="宋体" w:hAnsi="宋体"/>
                <w:color w:val="auto"/>
                <w:sz w:val="18"/>
                <w:szCs w:val="18"/>
                <w:highlight w:val="none"/>
              </w:rPr>
            </w:pPr>
            <w:r>
              <w:rPr>
                <w:rFonts w:hint="eastAsia" w:ascii="宋体" w:hAnsi="宋体"/>
                <w:color w:val="auto"/>
                <w:sz w:val="18"/>
                <w:szCs w:val="18"/>
                <w:highlight w:val="none"/>
              </w:rPr>
              <w:t>2</w:t>
            </w:r>
          </w:p>
        </w:tc>
        <w:tc>
          <w:tcPr>
            <w:tcW w:w="2126" w:type="dxa"/>
            <w:noWrap w:val="0"/>
            <w:vAlign w:val="top"/>
          </w:tcPr>
          <w:p w14:paraId="06E08816">
            <w:pPr>
              <w:pStyle w:val="74"/>
              <w:rPr>
                <w:rFonts w:ascii="宋体" w:hAnsi="宋体"/>
                <w:color w:val="auto"/>
                <w:sz w:val="18"/>
                <w:szCs w:val="18"/>
                <w:highlight w:val="none"/>
              </w:rPr>
            </w:pPr>
            <w:r>
              <w:rPr>
                <w:rFonts w:hint="eastAsia" w:ascii="宋体" w:hAnsi="宋体"/>
                <w:color w:val="auto"/>
                <w:sz w:val="18"/>
                <w:szCs w:val="18"/>
                <w:highlight w:val="none"/>
              </w:rPr>
              <w:t>其他</w:t>
            </w:r>
          </w:p>
        </w:tc>
        <w:tc>
          <w:tcPr>
            <w:tcW w:w="3685" w:type="dxa"/>
            <w:noWrap w:val="0"/>
            <w:vAlign w:val="top"/>
          </w:tcPr>
          <w:p w14:paraId="7A8D3F1A">
            <w:pPr>
              <w:pStyle w:val="74"/>
              <w:rPr>
                <w:rFonts w:ascii="宋体" w:hAnsi="宋体"/>
                <w:color w:val="auto"/>
                <w:sz w:val="18"/>
                <w:szCs w:val="18"/>
                <w:highlight w:val="none"/>
              </w:rPr>
            </w:pPr>
            <w:r>
              <w:rPr>
                <w:rFonts w:hint="eastAsia" w:ascii="宋体" w:hAnsi="宋体"/>
                <w:color w:val="auto"/>
                <w:sz w:val="18"/>
                <w:szCs w:val="18"/>
                <w:highlight w:val="none"/>
              </w:rPr>
              <w:t>预留</w:t>
            </w:r>
          </w:p>
        </w:tc>
      </w:tr>
    </w:tbl>
    <w:p w14:paraId="1B2408F7">
      <w:pPr>
        <w:pStyle w:val="238"/>
        <w:rPr>
          <w:color w:val="auto"/>
          <w:highlight w:val="none"/>
        </w:rPr>
      </w:pPr>
      <w:bookmarkStart w:id="148" w:name="_Toc522489307"/>
      <w:bookmarkStart w:id="149" w:name="_Toc528144336"/>
      <w:bookmarkStart w:id="150" w:name="_Toc522024628"/>
      <w:bookmarkStart w:id="151" w:name="_Toc522569481"/>
      <w:r>
        <w:rPr>
          <w:rFonts w:hint="eastAsia"/>
          <w:color w:val="auto"/>
          <w:highlight w:val="none"/>
        </w:rPr>
        <w:t>IT</w:t>
      </w:r>
      <w:r>
        <w:rPr>
          <w:color w:val="auto"/>
          <w:highlight w:val="none"/>
        </w:rPr>
        <w:t>P</w:t>
      </w:r>
      <w:r>
        <w:rPr>
          <w:rFonts w:hint="eastAsia"/>
          <w:color w:val="auto"/>
          <w:highlight w:val="none"/>
        </w:rPr>
        <w:t>与系统对接设计</w:t>
      </w:r>
      <w:bookmarkEnd w:id="148"/>
      <w:bookmarkEnd w:id="149"/>
      <w:bookmarkEnd w:id="150"/>
      <w:bookmarkEnd w:id="151"/>
    </w:p>
    <w:p w14:paraId="530FD76D">
      <w:pPr>
        <w:pStyle w:val="148"/>
        <w:rPr>
          <w:color w:val="auto"/>
          <w:highlight w:val="none"/>
        </w:rPr>
      </w:pPr>
      <w:bookmarkStart w:id="152" w:name="_Toc528144337"/>
      <w:bookmarkStart w:id="153" w:name="_Toc522024629"/>
      <w:bookmarkStart w:id="154" w:name="_Toc522569482"/>
      <w:bookmarkStart w:id="155" w:name="_Toc522489308"/>
      <w:r>
        <w:rPr>
          <w:rFonts w:hint="eastAsia"/>
          <w:color w:val="auto"/>
          <w:highlight w:val="none"/>
        </w:rPr>
        <w:t>青岛地铁ITP与ACC对接设计</w:t>
      </w:r>
      <w:bookmarkEnd w:id="152"/>
      <w:bookmarkEnd w:id="153"/>
      <w:bookmarkEnd w:id="154"/>
      <w:bookmarkEnd w:id="155"/>
      <w:bookmarkStart w:id="156" w:name="_Toc514850242"/>
    </w:p>
    <w:p w14:paraId="366169A2">
      <w:pPr>
        <w:pStyle w:val="147"/>
        <w:spacing w:before="156" w:after="156"/>
        <w:rPr>
          <w:color w:val="auto"/>
          <w:highlight w:val="none"/>
        </w:rPr>
      </w:pPr>
      <w:bookmarkStart w:id="157" w:name="_Toc522489309"/>
      <w:r>
        <w:rPr>
          <w:rFonts w:hint="eastAsia"/>
          <w:color w:val="auto"/>
          <w:highlight w:val="none"/>
        </w:rPr>
        <w:t>总体</w:t>
      </w:r>
      <w:r>
        <w:rPr>
          <w:color w:val="auto"/>
          <w:highlight w:val="none"/>
        </w:rPr>
        <w:t>说明</w:t>
      </w:r>
      <w:bookmarkEnd w:id="156"/>
      <w:bookmarkEnd w:id="157"/>
    </w:p>
    <w:p w14:paraId="13D47AE4">
      <w:pPr>
        <w:pStyle w:val="146"/>
        <w:spacing w:before="156" w:after="156"/>
        <w:rPr>
          <w:color w:val="auto"/>
          <w:highlight w:val="none"/>
        </w:rPr>
      </w:pPr>
      <w:bookmarkStart w:id="158" w:name="_Toc514850245"/>
      <w:r>
        <w:rPr>
          <w:rFonts w:hint="eastAsia"/>
          <w:color w:val="auto"/>
          <w:highlight w:val="none"/>
        </w:rPr>
        <w:t>通讯</w:t>
      </w:r>
      <w:r>
        <w:rPr>
          <w:color w:val="auto"/>
          <w:highlight w:val="none"/>
        </w:rPr>
        <w:t>协议</w:t>
      </w:r>
      <w:bookmarkEnd w:id="158"/>
    </w:p>
    <w:p w14:paraId="04ADA378">
      <w:pPr>
        <w:pStyle w:val="41"/>
        <w:rPr>
          <w:color w:val="auto"/>
          <w:highlight w:val="none"/>
        </w:rPr>
      </w:pPr>
      <w:r>
        <w:rPr>
          <w:rFonts w:hint="eastAsia"/>
          <w:color w:val="auto"/>
          <w:highlight w:val="none"/>
        </w:rPr>
        <w:t>接口通过</w:t>
      </w:r>
      <w:r>
        <w:rPr>
          <w:rFonts w:hint="eastAsia" w:hAnsi="宋体"/>
          <w:color w:val="auto"/>
          <w:highlight w:val="none"/>
          <w:lang/>
        </w:rPr>
        <w:t>HTTP</w:t>
      </w:r>
      <w:r>
        <w:rPr>
          <w:rFonts w:hint="eastAsia"/>
          <w:color w:val="auto"/>
          <w:highlight w:val="none"/>
        </w:rPr>
        <w:t>协议</w:t>
      </w:r>
      <w:r>
        <w:rPr>
          <w:color w:val="auto"/>
          <w:highlight w:val="none"/>
        </w:rPr>
        <w:t>POST请求</w:t>
      </w:r>
      <w:r>
        <w:rPr>
          <w:rFonts w:hint="eastAsia"/>
          <w:color w:val="auto"/>
          <w:highlight w:val="none"/>
        </w:rPr>
        <w:t>方式实现.</w:t>
      </w:r>
    </w:p>
    <w:p w14:paraId="5F8B33C9">
      <w:pPr>
        <w:pStyle w:val="41"/>
        <w:rPr>
          <w:color w:val="auto"/>
          <w:highlight w:val="none"/>
        </w:rPr>
      </w:pPr>
      <w:r>
        <w:rPr>
          <w:rFonts w:hint="eastAsia"/>
          <w:color w:val="auto"/>
          <w:highlight w:val="none"/>
        </w:rPr>
        <w:t>签名原始串按以下方式组装成字符串：</w:t>
      </w:r>
    </w:p>
    <w:p w14:paraId="01866D6C">
      <w:pPr>
        <w:pStyle w:val="175"/>
        <w:rPr>
          <w:color w:val="auto"/>
          <w:highlight w:val="none"/>
        </w:rPr>
      </w:pPr>
      <w:r>
        <w:rPr>
          <w:rFonts w:hint="eastAsia"/>
          <w:color w:val="auto"/>
          <w:highlight w:val="none"/>
        </w:rPr>
        <w:t>除sign字段外，所有参数按照字段名的ascii码从小到大排序后使用QueryString的格式（即key1=value1&amp;key2=value2…）拼接而成，空值不传递，不参与签名组串；</w:t>
      </w:r>
    </w:p>
    <w:p w14:paraId="6E4006BA">
      <w:pPr>
        <w:pStyle w:val="175"/>
        <w:rPr>
          <w:color w:val="auto"/>
          <w:highlight w:val="none"/>
        </w:rPr>
      </w:pPr>
      <w:r>
        <w:rPr>
          <w:rFonts w:hint="eastAsia"/>
          <w:color w:val="auto"/>
          <w:highlight w:val="none"/>
        </w:rPr>
        <w:t>所有参数是指通信过程中实际出现的所有非空参数，即使是接口中无描述的字段，也需要参与签名组串；</w:t>
      </w:r>
    </w:p>
    <w:p w14:paraId="79427E95">
      <w:pPr>
        <w:pStyle w:val="175"/>
        <w:rPr>
          <w:color w:val="auto"/>
          <w:highlight w:val="none"/>
        </w:rPr>
      </w:pPr>
      <w:r>
        <w:rPr>
          <w:rFonts w:hint="eastAsia"/>
          <w:color w:val="auto"/>
          <w:highlight w:val="none"/>
        </w:rPr>
        <w:t>签名原始串中，字段名和字段值都采用原始值，不进行URL Encode；</w:t>
      </w:r>
    </w:p>
    <w:p w14:paraId="3244E621">
      <w:pPr>
        <w:pStyle w:val="175"/>
        <w:rPr>
          <w:color w:val="auto"/>
          <w:highlight w:val="none"/>
        </w:rPr>
      </w:pPr>
      <w:r>
        <w:rPr>
          <w:color w:val="auto"/>
          <w:highlight w:val="none"/>
        </w:rPr>
        <w:t>ITP</w:t>
      </w:r>
      <w:r>
        <w:rPr>
          <w:rFonts w:hint="eastAsia"/>
          <w:color w:val="auto"/>
          <w:highlight w:val="none"/>
        </w:rPr>
        <w:t>平台返回的应答或通知消息可能会由于升级增加参数，请验证应答签名时注意允许这种情况。</w:t>
      </w:r>
    </w:p>
    <w:p w14:paraId="0EC00B65">
      <w:pPr>
        <w:pStyle w:val="41"/>
        <w:rPr>
          <w:color w:val="auto"/>
          <w:highlight w:val="none"/>
        </w:rPr>
      </w:pPr>
      <w:r>
        <w:rPr>
          <w:rFonts w:hint="eastAsia"/>
          <w:color w:val="auto"/>
          <w:highlight w:val="none"/>
        </w:rPr>
        <w:t>特别注意以下重要规则：</w:t>
      </w:r>
    </w:p>
    <w:p w14:paraId="086F2D5C">
      <w:pPr>
        <w:pStyle w:val="175"/>
        <w:rPr>
          <w:color w:val="auto"/>
          <w:highlight w:val="none"/>
        </w:rPr>
      </w:pPr>
      <w:r>
        <w:rPr>
          <w:rFonts w:hint="eastAsia"/>
          <w:color w:val="auto"/>
          <w:highlight w:val="none"/>
        </w:rPr>
        <w:t>如果参数的值为空不参与签名；</w:t>
      </w:r>
    </w:p>
    <w:p w14:paraId="66A35131">
      <w:pPr>
        <w:pStyle w:val="175"/>
        <w:rPr>
          <w:color w:val="auto"/>
          <w:highlight w:val="none"/>
        </w:rPr>
      </w:pPr>
      <w:r>
        <w:rPr>
          <w:rFonts w:hint="eastAsia"/>
          <w:color w:val="auto"/>
          <w:highlight w:val="none"/>
        </w:rPr>
        <w:t>参数区分大小写。</w:t>
      </w:r>
    </w:p>
    <w:p w14:paraId="2E2A9751">
      <w:pPr>
        <w:pStyle w:val="146"/>
        <w:spacing w:before="156" w:after="156"/>
        <w:rPr>
          <w:color w:val="auto"/>
          <w:highlight w:val="none"/>
        </w:rPr>
      </w:pPr>
      <w:bookmarkStart w:id="159" w:name="_Toc510036081"/>
      <w:bookmarkStart w:id="160" w:name="_Toc514850246"/>
      <w:r>
        <w:rPr>
          <w:rFonts w:hint="eastAsia"/>
          <w:color w:val="auto"/>
          <w:highlight w:val="none"/>
        </w:rPr>
        <w:t>请求公共</w:t>
      </w:r>
      <w:r>
        <w:rPr>
          <w:color w:val="auto"/>
          <w:highlight w:val="none"/>
        </w:rPr>
        <w:t>参数</w:t>
      </w:r>
      <w:bookmarkEnd w:id="159"/>
      <w:bookmarkEnd w:id="160"/>
    </w:p>
    <w:p w14:paraId="152B3A82">
      <w:pPr>
        <w:pStyle w:val="41"/>
        <w:rPr>
          <w:color w:val="auto"/>
          <w:highlight w:val="none"/>
        </w:rPr>
      </w:pPr>
      <w:r>
        <w:rPr>
          <w:rFonts w:hint="eastAsia"/>
          <w:color w:val="auto"/>
          <w:highlight w:val="none"/>
        </w:rPr>
        <w:t>请求公共参数详见表1</w:t>
      </w:r>
      <w:r>
        <w:rPr>
          <w:color w:val="auto"/>
          <w:highlight w:val="none"/>
        </w:rPr>
        <w:t>3</w:t>
      </w:r>
      <w:r>
        <w:rPr>
          <w:rFonts w:hint="eastAsia"/>
          <w:color w:val="auto"/>
          <w:highlight w:val="none"/>
        </w:rPr>
        <w:t>。</w:t>
      </w:r>
    </w:p>
    <w:p w14:paraId="6784F09A">
      <w:pPr>
        <w:pStyle w:val="160"/>
        <w:rPr>
          <w:color w:val="auto"/>
          <w:highlight w:val="none"/>
        </w:rPr>
      </w:pPr>
      <w:r>
        <w:rPr>
          <w:rFonts w:hint="eastAsia"/>
          <w:color w:val="auto"/>
          <w:highlight w:val="none"/>
        </w:rPr>
        <w:t>请求公共参数列表</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9496D61">
        <w:trPr>
          <w:wBefore w:w="0" w:type="dxa"/>
          <w:jc w:val="center"/>
        </w:trPr>
        <w:tc>
          <w:tcPr>
            <w:tcW w:w="2840" w:type="dxa"/>
            <w:noWrap w:val="0"/>
            <w:vAlign w:val="top"/>
          </w:tcPr>
          <w:p w14:paraId="34F4B46F">
            <w:pPr>
              <w:rPr>
                <w:color w:val="auto"/>
                <w:sz w:val="18"/>
                <w:szCs w:val="18"/>
                <w:highlight w:val="none"/>
              </w:rPr>
            </w:pPr>
            <w:r>
              <w:rPr>
                <w:rFonts w:hint="eastAsia"/>
                <w:color w:val="auto"/>
                <w:sz w:val="18"/>
                <w:szCs w:val="18"/>
                <w:highlight w:val="none"/>
              </w:rPr>
              <w:t>字段</w:t>
            </w:r>
          </w:p>
        </w:tc>
        <w:tc>
          <w:tcPr>
            <w:tcW w:w="2841" w:type="dxa"/>
            <w:noWrap w:val="0"/>
            <w:vAlign w:val="top"/>
          </w:tcPr>
          <w:p w14:paraId="05536029">
            <w:pPr>
              <w:rPr>
                <w:color w:val="auto"/>
                <w:sz w:val="18"/>
                <w:szCs w:val="18"/>
                <w:highlight w:val="none"/>
              </w:rPr>
            </w:pPr>
            <w:r>
              <w:rPr>
                <w:rFonts w:hint="eastAsia"/>
                <w:color w:val="auto"/>
                <w:sz w:val="18"/>
                <w:szCs w:val="18"/>
                <w:highlight w:val="none"/>
              </w:rPr>
              <w:t>类型</w:t>
            </w:r>
          </w:p>
        </w:tc>
        <w:tc>
          <w:tcPr>
            <w:tcW w:w="2841" w:type="dxa"/>
            <w:noWrap w:val="0"/>
            <w:vAlign w:val="top"/>
          </w:tcPr>
          <w:p w14:paraId="07069172">
            <w:pPr>
              <w:rPr>
                <w:color w:val="auto"/>
                <w:sz w:val="18"/>
                <w:szCs w:val="18"/>
                <w:highlight w:val="none"/>
              </w:rPr>
            </w:pPr>
            <w:r>
              <w:rPr>
                <w:rFonts w:hint="eastAsia"/>
                <w:color w:val="auto"/>
                <w:sz w:val="18"/>
                <w:szCs w:val="18"/>
                <w:highlight w:val="none"/>
              </w:rPr>
              <w:t>说明</w:t>
            </w:r>
          </w:p>
        </w:tc>
      </w:tr>
      <w:tr w14:paraId="3FEA3C2A">
        <w:trPr>
          <w:wBefore w:w="0" w:type="dxa"/>
          <w:trHeight w:val="90" w:hRule="atLeast"/>
          <w:jc w:val="center"/>
        </w:trPr>
        <w:tc>
          <w:tcPr>
            <w:tcW w:w="2840" w:type="dxa"/>
            <w:noWrap w:val="0"/>
            <w:vAlign w:val="top"/>
          </w:tcPr>
          <w:p w14:paraId="3AF4C919">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providerId</w:t>
            </w:r>
          </w:p>
        </w:tc>
        <w:tc>
          <w:tcPr>
            <w:tcW w:w="2841" w:type="dxa"/>
            <w:noWrap w:val="0"/>
            <w:vAlign w:val="top"/>
          </w:tcPr>
          <w:p w14:paraId="7276260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5066363">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商户</w:t>
            </w:r>
            <w:r>
              <w:rPr>
                <w:rFonts w:ascii="宋体" w:hAnsi="宋体"/>
                <w:color w:val="auto"/>
                <w:sz w:val="18"/>
                <w:szCs w:val="18"/>
                <w:highlight w:val="none"/>
              </w:rPr>
              <w:t>编码</w:t>
            </w:r>
          </w:p>
          <w:p w14:paraId="034229C3">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01:青岛</w:t>
            </w:r>
            <w:r>
              <w:rPr>
                <w:rFonts w:ascii="宋体" w:hAnsi="宋体"/>
                <w:color w:val="auto"/>
                <w:sz w:val="18"/>
                <w:szCs w:val="18"/>
                <w:highlight w:val="none"/>
              </w:rPr>
              <w:t>地铁</w:t>
            </w:r>
            <w:r>
              <w:rPr>
                <w:rFonts w:hint="eastAsia" w:ascii="宋体" w:hAnsi="宋体"/>
                <w:color w:val="auto"/>
                <w:sz w:val="18"/>
                <w:szCs w:val="18"/>
                <w:highlight w:val="none"/>
              </w:rPr>
              <w:t>APP</w:t>
            </w:r>
          </w:p>
          <w:p w14:paraId="30243484">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02:</w:t>
            </w:r>
            <w:r>
              <w:rPr>
                <w:rFonts w:ascii="宋体" w:hAnsi="宋体"/>
                <w:color w:val="auto"/>
                <w:sz w:val="18"/>
                <w:szCs w:val="18"/>
                <w:highlight w:val="none"/>
              </w:rPr>
              <w:t>TVM</w:t>
            </w:r>
          </w:p>
          <w:p w14:paraId="1EFBB69F">
            <w:pPr>
              <w:snapToGrid w:val="0"/>
              <w:spacing w:line="288" w:lineRule="auto"/>
              <w:rPr>
                <w:rFonts w:ascii="宋体" w:hAnsi="宋体"/>
                <w:color w:val="auto"/>
                <w:sz w:val="18"/>
                <w:szCs w:val="18"/>
                <w:highlight w:val="none"/>
              </w:rPr>
            </w:pPr>
            <w:r>
              <w:rPr>
                <w:rFonts w:ascii="宋体" w:hAnsi="宋体"/>
                <w:color w:val="auto"/>
                <w:sz w:val="18"/>
                <w:szCs w:val="18"/>
                <w:highlight w:val="none"/>
              </w:rPr>
              <w:t>03:BOM</w:t>
            </w:r>
          </w:p>
          <w:p w14:paraId="17A328A0">
            <w:pPr>
              <w:snapToGrid w:val="0"/>
              <w:spacing w:line="288" w:lineRule="auto"/>
              <w:rPr>
                <w:rFonts w:ascii="宋体" w:hAnsi="宋体"/>
                <w:color w:val="auto"/>
                <w:sz w:val="18"/>
                <w:szCs w:val="18"/>
                <w:highlight w:val="none"/>
              </w:rPr>
            </w:pPr>
            <w:r>
              <w:rPr>
                <w:rFonts w:ascii="宋体" w:hAnsi="宋体"/>
                <w:color w:val="auto"/>
                <w:sz w:val="18"/>
                <w:szCs w:val="18"/>
                <w:highlight w:val="none"/>
              </w:rPr>
              <w:t>04:</w:t>
            </w:r>
            <w:r>
              <w:rPr>
                <w:rFonts w:hint="eastAsia" w:ascii="宋体" w:hAnsi="宋体"/>
                <w:color w:val="auto"/>
                <w:sz w:val="18"/>
                <w:szCs w:val="18"/>
                <w:highlight w:val="none"/>
              </w:rPr>
              <w:t>AGM</w:t>
            </w:r>
          </w:p>
          <w:p w14:paraId="5CB50F3D">
            <w:pPr>
              <w:snapToGrid w:val="0"/>
              <w:spacing w:line="288" w:lineRule="auto"/>
              <w:rPr>
                <w:rFonts w:ascii="宋体" w:hAnsi="宋体"/>
                <w:color w:val="auto"/>
                <w:sz w:val="18"/>
                <w:szCs w:val="18"/>
                <w:highlight w:val="none"/>
              </w:rPr>
            </w:pPr>
            <w:r>
              <w:rPr>
                <w:rFonts w:ascii="宋体" w:hAnsi="宋体"/>
                <w:color w:val="auto"/>
                <w:sz w:val="18"/>
                <w:szCs w:val="18"/>
                <w:highlight w:val="none"/>
              </w:rPr>
              <w:t>05:ACC</w:t>
            </w:r>
          </w:p>
          <w:p w14:paraId="1D2E4002">
            <w:pPr>
              <w:snapToGrid w:val="0"/>
              <w:spacing w:line="288" w:lineRule="auto"/>
              <w:rPr>
                <w:rFonts w:ascii="宋体" w:hAnsi="宋体"/>
                <w:color w:val="auto"/>
                <w:sz w:val="18"/>
                <w:szCs w:val="18"/>
                <w:highlight w:val="none"/>
              </w:rPr>
            </w:pPr>
            <w:r>
              <w:rPr>
                <w:rFonts w:ascii="宋体" w:hAnsi="宋体"/>
                <w:color w:val="auto"/>
                <w:sz w:val="18"/>
                <w:szCs w:val="18"/>
                <w:highlight w:val="none"/>
              </w:rPr>
              <w:t>06:ITP</w:t>
            </w:r>
          </w:p>
          <w:p w14:paraId="10945BCD">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07:STT</w:t>
            </w:r>
          </w:p>
          <w:p w14:paraId="389E0225">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其他</w:t>
            </w:r>
            <w:r>
              <w:rPr>
                <w:rFonts w:ascii="宋体" w:hAnsi="宋体"/>
                <w:color w:val="auto"/>
                <w:sz w:val="18"/>
                <w:szCs w:val="18"/>
                <w:highlight w:val="none"/>
              </w:rPr>
              <w:t>预留</w:t>
            </w:r>
          </w:p>
        </w:tc>
      </w:tr>
      <w:tr w14:paraId="4A017B04">
        <w:trPr>
          <w:wBefore w:w="0" w:type="dxa"/>
          <w:jc w:val="center"/>
        </w:trPr>
        <w:tc>
          <w:tcPr>
            <w:tcW w:w="2840" w:type="dxa"/>
            <w:noWrap w:val="0"/>
            <w:vAlign w:val="top"/>
          </w:tcPr>
          <w:p w14:paraId="48F1AEB9">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charset</w:t>
            </w:r>
          </w:p>
        </w:tc>
        <w:tc>
          <w:tcPr>
            <w:tcW w:w="2841" w:type="dxa"/>
            <w:noWrap w:val="0"/>
            <w:vAlign w:val="top"/>
          </w:tcPr>
          <w:p w14:paraId="38A5489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C3F3CD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入参字符集：UTF-8</w:t>
            </w:r>
          </w:p>
        </w:tc>
      </w:tr>
      <w:tr w14:paraId="35491609">
        <w:trPr>
          <w:wBefore w:w="0" w:type="dxa"/>
          <w:jc w:val="center"/>
        </w:trPr>
        <w:tc>
          <w:tcPr>
            <w:tcW w:w="2840" w:type="dxa"/>
            <w:noWrap w:val="0"/>
            <w:vAlign w:val="top"/>
          </w:tcPr>
          <w:p w14:paraId="2F0E705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format</w:t>
            </w:r>
          </w:p>
        </w:tc>
        <w:tc>
          <w:tcPr>
            <w:tcW w:w="2841" w:type="dxa"/>
            <w:noWrap w:val="0"/>
            <w:vAlign w:val="top"/>
          </w:tcPr>
          <w:p w14:paraId="6D22576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596A47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数据格式：json</w:t>
            </w:r>
          </w:p>
        </w:tc>
      </w:tr>
      <w:tr w14:paraId="112D0A81">
        <w:trPr>
          <w:wBefore w:w="0" w:type="dxa"/>
          <w:jc w:val="center"/>
        </w:trPr>
        <w:tc>
          <w:tcPr>
            <w:tcW w:w="2840" w:type="dxa"/>
            <w:noWrap w:val="0"/>
            <w:vAlign w:val="top"/>
          </w:tcPr>
          <w:p w14:paraId="409D55B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w:t>
            </w:r>
            <w:r>
              <w:rPr>
                <w:rFonts w:ascii="宋体" w:hAnsi="宋体" w:cs="微软雅黑"/>
                <w:color w:val="auto"/>
                <w:sz w:val="18"/>
                <w:szCs w:val="18"/>
                <w:highlight w:val="none"/>
              </w:rPr>
              <w:t>imestamp</w:t>
            </w:r>
          </w:p>
        </w:tc>
        <w:tc>
          <w:tcPr>
            <w:tcW w:w="2841" w:type="dxa"/>
            <w:noWrap w:val="0"/>
            <w:vAlign w:val="top"/>
          </w:tcPr>
          <w:p w14:paraId="299A8AD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E71156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请求时间，格式如：</w:t>
            </w:r>
          </w:p>
          <w:p w14:paraId="2A1479F4">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YYYYMMDDHHMMSS</w:t>
            </w:r>
          </w:p>
        </w:tc>
      </w:tr>
      <w:tr w14:paraId="078212D6">
        <w:trPr>
          <w:wBefore w:w="0" w:type="dxa"/>
          <w:jc w:val="center"/>
        </w:trPr>
        <w:tc>
          <w:tcPr>
            <w:tcW w:w="2840" w:type="dxa"/>
            <w:noWrap w:val="0"/>
            <w:vAlign w:val="top"/>
          </w:tcPr>
          <w:p w14:paraId="73A92C5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deviceId</w:t>
            </w:r>
          </w:p>
        </w:tc>
        <w:tc>
          <w:tcPr>
            <w:tcW w:w="2841" w:type="dxa"/>
            <w:noWrap w:val="0"/>
            <w:vAlign w:val="top"/>
          </w:tcPr>
          <w:p w14:paraId="5A1326F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1E71CE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设备</w:t>
            </w:r>
            <w:r>
              <w:rPr>
                <w:rFonts w:ascii="宋体" w:hAnsi="宋体" w:cs="微软雅黑"/>
                <w:color w:val="auto"/>
                <w:sz w:val="18"/>
                <w:szCs w:val="18"/>
                <w:highlight w:val="none"/>
              </w:rPr>
              <w:t>编码</w:t>
            </w:r>
          </w:p>
        </w:tc>
      </w:tr>
      <w:tr w14:paraId="34522194">
        <w:trPr>
          <w:wBefore w:w="0" w:type="dxa"/>
          <w:jc w:val="center"/>
        </w:trPr>
        <w:tc>
          <w:tcPr>
            <w:tcW w:w="2840" w:type="dxa"/>
            <w:noWrap w:val="0"/>
            <w:vAlign w:val="top"/>
          </w:tcPr>
          <w:p w14:paraId="62554B5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signType</w:t>
            </w:r>
          </w:p>
        </w:tc>
        <w:tc>
          <w:tcPr>
            <w:tcW w:w="2841" w:type="dxa"/>
            <w:noWrap w:val="0"/>
            <w:vAlign w:val="top"/>
          </w:tcPr>
          <w:p w14:paraId="13E87E9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E6902A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00</w:t>
            </w:r>
            <w:r>
              <w:rPr>
                <w:rFonts w:hint="eastAsia" w:ascii="宋体" w:hAnsi="宋体" w:cs="微软雅黑"/>
                <w:color w:val="auto"/>
                <w:sz w:val="18"/>
                <w:szCs w:val="18"/>
                <w:highlight w:val="none"/>
              </w:rPr>
              <w:t>：不签名</w:t>
            </w:r>
          </w:p>
          <w:p w14:paraId="268F5709">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01</w:t>
            </w:r>
            <w:r>
              <w:rPr>
                <w:rFonts w:hint="eastAsia" w:ascii="宋体" w:hAnsi="宋体" w:cs="微软雅黑"/>
                <w:color w:val="auto"/>
                <w:sz w:val="18"/>
                <w:szCs w:val="18"/>
                <w:highlight w:val="none"/>
              </w:rPr>
              <w:t>：sha1withrsa</w:t>
            </w:r>
          </w:p>
          <w:p w14:paraId="35D4FE9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02</w:t>
            </w:r>
            <w:r>
              <w:rPr>
                <w:rFonts w:hint="eastAsia" w:ascii="宋体" w:hAnsi="宋体" w:cs="微软雅黑"/>
                <w:color w:val="auto"/>
                <w:sz w:val="18"/>
                <w:szCs w:val="18"/>
                <w:highlight w:val="none"/>
              </w:rPr>
              <w:t>：MD5</w:t>
            </w:r>
          </w:p>
        </w:tc>
      </w:tr>
      <w:tr w14:paraId="1F7A3426">
        <w:trPr>
          <w:wBefore w:w="0" w:type="dxa"/>
          <w:jc w:val="center"/>
        </w:trPr>
        <w:tc>
          <w:tcPr>
            <w:tcW w:w="2840" w:type="dxa"/>
            <w:noWrap w:val="0"/>
            <w:vAlign w:val="top"/>
          </w:tcPr>
          <w:p w14:paraId="47984167">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w:t>
            </w:r>
          </w:p>
        </w:tc>
        <w:tc>
          <w:tcPr>
            <w:tcW w:w="2841" w:type="dxa"/>
            <w:noWrap w:val="0"/>
            <w:vAlign w:val="top"/>
          </w:tcPr>
          <w:p w14:paraId="3527AAE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695C39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签名</w:t>
            </w:r>
            <w:r>
              <w:rPr>
                <w:rFonts w:ascii="宋体" w:hAnsi="宋体" w:cs="微软雅黑"/>
                <w:color w:val="auto"/>
                <w:sz w:val="18"/>
                <w:szCs w:val="18"/>
                <w:highlight w:val="none"/>
              </w:rPr>
              <w:t>值</w:t>
            </w:r>
          </w:p>
        </w:tc>
      </w:tr>
      <w:tr w14:paraId="79057792">
        <w:trPr>
          <w:wBefore w:w="0" w:type="dxa"/>
          <w:jc w:val="center"/>
        </w:trPr>
        <w:tc>
          <w:tcPr>
            <w:tcW w:w="2840" w:type="dxa"/>
            <w:noWrap w:val="0"/>
            <w:vAlign w:val="top"/>
          </w:tcPr>
          <w:p w14:paraId="2C8B5AA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biz</w:t>
            </w:r>
            <w:r>
              <w:rPr>
                <w:rFonts w:ascii="宋体" w:hAnsi="宋体" w:cs="微软雅黑"/>
                <w:color w:val="auto"/>
                <w:sz w:val="18"/>
                <w:szCs w:val="18"/>
                <w:highlight w:val="none"/>
              </w:rPr>
              <w:t>D</w:t>
            </w:r>
            <w:r>
              <w:rPr>
                <w:rFonts w:hint="eastAsia" w:ascii="宋体" w:hAnsi="宋体" w:cs="微软雅黑"/>
                <w:color w:val="auto"/>
                <w:sz w:val="18"/>
                <w:szCs w:val="18"/>
                <w:highlight w:val="none"/>
              </w:rPr>
              <w:t>ata</w:t>
            </w:r>
          </w:p>
        </w:tc>
        <w:tc>
          <w:tcPr>
            <w:tcW w:w="2841" w:type="dxa"/>
            <w:noWrap w:val="0"/>
            <w:vAlign w:val="top"/>
          </w:tcPr>
          <w:p w14:paraId="571FB28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Json</w:t>
            </w:r>
          </w:p>
        </w:tc>
        <w:tc>
          <w:tcPr>
            <w:tcW w:w="2841" w:type="dxa"/>
            <w:noWrap w:val="0"/>
            <w:vAlign w:val="top"/>
          </w:tcPr>
          <w:p w14:paraId="34AEE7B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业务数据</w:t>
            </w:r>
          </w:p>
        </w:tc>
      </w:tr>
    </w:tbl>
    <w:p w14:paraId="08FD75C0">
      <w:pPr>
        <w:pStyle w:val="41"/>
        <w:rPr>
          <w:color w:val="auto"/>
          <w:highlight w:val="none"/>
        </w:rPr>
      </w:pPr>
      <w:r>
        <w:rPr>
          <w:rFonts w:hint="eastAsia"/>
          <w:color w:val="auto"/>
          <w:highlight w:val="none"/>
        </w:rPr>
        <w:t>签名</w:t>
      </w:r>
      <w:r>
        <w:rPr>
          <w:color w:val="auto"/>
          <w:highlight w:val="none"/>
        </w:rPr>
        <w:t>举例：</w:t>
      </w:r>
    </w:p>
    <w:p w14:paraId="518D256D">
      <w:pPr>
        <w:pStyle w:val="175"/>
        <w:rPr>
          <w:color w:val="auto"/>
          <w:highlight w:val="none"/>
        </w:rPr>
      </w:pPr>
      <w:r>
        <w:rPr>
          <w:rFonts w:hint="eastAsia"/>
          <w:color w:val="auto"/>
          <w:highlight w:val="none"/>
        </w:rPr>
        <w:t>请求URL 原字符串</w:t>
      </w:r>
      <w:r>
        <w:rPr>
          <w:color w:val="auto"/>
          <w:highlight w:val="none"/>
        </w:rPr>
        <w:t>传</w:t>
      </w:r>
      <w:r>
        <w:rPr>
          <w:rFonts w:hint="eastAsia"/>
          <w:color w:val="auto"/>
          <w:highlight w:val="none"/>
        </w:rPr>
        <w:t>，key</w:t>
      </w:r>
      <w:r>
        <w:rPr>
          <w:color w:val="auto"/>
          <w:highlight w:val="none"/>
        </w:rPr>
        <w:t>按照</w:t>
      </w:r>
      <w:r>
        <w:rPr>
          <w:rFonts w:hint="eastAsia"/>
          <w:color w:val="auto"/>
          <w:highlight w:val="none"/>
        </w:rPr>
        <w:t xml:space="preserve">ascii码从小到大排序后 </w:t>
      </w:r>
      <w:r>
        <w:rPr>
          <w:color w:val="auto"/>
          <w:highlight w:val="none"/>
        </w:rPr>
        <w:t>signValue</w:t>
      </w:r>
      <w:r>
        <w:rPr>
          <w:rFonts w:hint="eastAsia"/>
          <w:color w:val="auto"/>
          <w:highlight w:val="none"/>
        </w:rPr>
        <w:t>；</w:t>
      </w:r>
    </w:p>
    <w:p w14:paraId="03FC224D">
      <w:pPr>
        <w:pStyle w:val="175"/>
        <w:rPr>
          <w:color w:val="auto"/>
          <w:highlight w:val="none"/>
        </w:rPr>
      </w:pPr>
      <w:r>
        <w:rPr>
          <w:color w:val="auto"/>
          <w:highlight w:val="none"/>
        </w:rPr>
        <w:t>tmpSingStr=signValue&amp;key= bc4f7c96259acf9946094fa</w:t>
      </w:r>
      <w:r>
        <w:rPr>
          <w:rFonts w:hint="eastAsia"/>
          <w:color w:val="auto"/>
          <w:highlight w:val="none"/>
        </w:rPr>
        <w:t>；</w:t>
      </w:r>
    </w:p>
    <w:p w14:paraId="06AD1065">
      <w:pPr>
        <w:pStyle w:val="175"/>
        <w:rPr>
          <w:color w:val="auto"/>
          <w:highlight w:val="none"/>
        </w:rPr>
      </w:pPr>
      <w:r>
        <w:rPr>
          <w:color w:val="auto"/>
          <w:highlight w:val="none"/>
        </w:rPr>
        <w:t>sign=md5(tmpSingStr)</w:t>
      </w:r>
      <w:r>
        <w:rPr>
          <w:rFonts w:hint="eastAsia"/>
          <w:color w:val="auto"/>
          <w:highlight w:val="none"/>
        </w:rPr>
        <w:t>。</w:t>
      </w:r>
    </w:p>
    <w:p w14:paraId="326F92B4">
      <w:pPr>
        <w:pStyle w:val="147"/>
        <w:spacing w:before="156" w:after="156"/>
        <w:rPr>
          <w:color w:val="auto"/>
          <w:highlight w:val="none"/>
        </w:rPr>
      </w:pPr>
      <w:r>
        <w:rPr>
          <w:color w:val="auto"/>
          <w:highlight w:val="none"/>
        </w:rPr>
        <w:br w:type="page"/>
      </w:r>
      <w:bookmarkStart w:id="161" w:name="_Toc514850248"/>
      <w:bookmarkStart w:id="162" w:name="_Toc522489310"/>
      <w:r>
        <w:rPr>
          <w:rFonts w:hint="eastAsia"/>
          <w:color w:val="auto"/>
          <w:highlight w:val="none"/>
        </w:rPr>
        <w:t>业务约束</w:t>
      </w:r>
      <w:bookmarkEnd w:id="161"/>
      <w:bookmarkEnd w:id="162"/>
    </w:p>
    <w:p w14:paraId="4995F950">
      <w:pPr>
        <w:pStyle w:val="146"/>
        <w:spacing w:before="156" w:after="156"/>
        <w:rPr>
          <w:color w:val="auto"/>
          <w:highlight w:val="none"/>
        </w:rPr>
      </w:pPr>
      <w:bookmarkStart w:id="163" w:name="_Toc514850249"/>
      <w:r>
        <w:rPr>
          <w:rFonts w:hint="eastAsia"/>
          <w:color w:val="auto"/>
          <w:highlight w:val="none"/>
        </w:rPr>
        <w:t>ACC参数</w:t>
      </w:r>
      <w:r>
        <w:rPr>
          <w:color w:val="auto"/>
          <w:highlight w:val="none"/>
        </w:rPr>
        <w:t>同步</w:t>
      </w:r>
      <w:bookmarkEnd w:id="163"/>
    </w:p>
    <w:p w14:paraId="1C493AB0">
      <w:pPr>
        <w:pStyle w:val="41"/>
        <w:rPr>
          <w:color w:val="auto"/>
          <w:highlight w:val="none"/>
        </w:rPr>
      </w:pPr>
      <w:r>
        <w:rPr>
          <w:rFonts w:hint="eastAsia"/>
          <w:color w:val="auto"/>
          <w:highlight w:val="none"/>
        </w:rPr>
        <w:t>A</w:t>
      </w:r>
      <w:r>
        <w:rPr>
          <w:color w:val="auto"/>
          <w:highlight w:val="none"/>
        </w:rPr>
        <w:t>CC</w:t>
      </w:r>
      <w:r>
        <w:rPr>
          <w:rFonts w:hint="eastAsia"/>
          <w:color w:val="auto"/>
          <w:highlight w:val="none"/>
        </w:rPr>
        <w:t>参数同步流程详见图2</w:t>
      </w:r>
      <w:r>
        <w:rPr>
          <w:color w:val="auto"/>
          <w:highlight w:val="none"/>
        </w:rPr>
        <w:t>6</w:t>
      </w:r>
      <w:r>
        <w:rPr>
          <w:rFonts w:hint="eastAsia"/>
          <w:color w:val="auto"/>
          <w:highlight w:val="none"/>
        </w:rPr>
        <w:t>。</w:t>
      </w:r>
    </w:p>
    <w:p w14:paraId="2686BB73">
      <w:pPr>
        <w:ind w:left="420" w:leftChars="200"/>
        <w:rPr>
          <w:color w:val="auto"/>
          <w:highlight w:val="none"/>
        </w:rPr>
      </w:pPr>
      <w:r>
        <w:rPr>
          <w:color w:val="auto"/>
          <w:highlight w:val="none"/>
          <w:lang/>
        </w:rPr>
        <w:drawing>
          <wp:inline distT="0" distB="0" distL="114300" distR="114300">
            <wp:extent cx="5273040" cy="4714875"/>
            <wp:effectExtent l="0" t="0" r="10160" b="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43"/>
                    <a:stretch>
                      <a:fillRect/>
                    </a:stretch>
                  </pic:blipFill>
                  <pic:spPr>
                    <a:xfrm>
                      <a:off x="0" y="0"/>
                      <a:ext cx="5273040" cy="4714875"/>
                    </a:xfrm>
                    <a:prstGeom prst="rect">
                      <a:avLst/>
                    </a:prstGeom>
                    <a:noFill/>
                    <a:ln>
                      <a:noFill/>
                    </a:ln>
                  </pic:spPr>
                </pic:pic>
              </a:graphicData>
            </a:graphic>
          </wp:inline>
        </w:drawing>
      </w:r>
    </w:p>
    <w:p w14:paraId="5CCFBCE9">
      <w:pPr>
        <w:pStyle w:val="270"/>
        <w:rPr>
          <w:color w:val="auto"/>
          <w:highlight w:val="none"/>
        </w:rPr>
      </w:pPr>
      <w:r>
        <w:rPr>
          <w:rFonts w:hint="eastAsia"/>
          <w:color w:val="auto"/>
          <w:highlight w:val="none"/>
        </w:rPr>
        <w:t>A</w:t>
      </w:r>
      <w:r>
        <w:rPr>
          <w:color w:val="auto"/>
          <w:highlight w:val="none"/>
        </w:rPr>
        <w:t>CC</w:t>
      </w:r>
      <w:r>
        <w:rPr>
          <w:rFonts w:hint="eastAsia"/>
          <w:color w:val="auto"/>
          <w:highlight w:val="none"/>
        </w:rPr>
        <w:t>参数同步流程图</w:t>
      </w:r>
    </w:p>
    <w:p w14:paraId="45E0F0EE">
      <w:pPr>
        <w:pStyle w:val="41"/>
        <w:rPr>
          <w:color w:val="auto"/>
          <w:highlight w:val="none"/>
        </w:rPr>
      </w:pPr>
      <w:r>
        <w:rPr>
          <w:rFonts w:hint="eastAsia"/>
          <w:color w:val="auto"/>
          <w:highlight w:val="none"/>
        </w:rPr>
        <w:t>说明：</w:t>
      </w:r>
    </w:p>
    <w:p w14:paraId="19A99CDE">
      <w:pPr>
        <w:pStyle w:val="175"/>
        <w:rPr>
          <w:color w:val="auto"/>
          <w:highlight w:val="none"/>
        </w:rPr>
      </w:pPr>
      <w:r>
        <w:rPr>
          <w:rFonts w:hint="eastAsia"/>
          <w:color w:val="auto"/>
          <w:highlight w:val="none"/>
        </w:rPr>
        <w:t>设备编码</w:t>
      </w:r>
      <w:r>
        <w:rPr>
          <w:color w:val="auto"/>
          <w:highlight w:val="none"/>
        </w:rPr>
        <w:t>参数名称定义：PRM.0090.9900.000001</w:t>
      </w:r>
      <w:r>
        <w:rPr>
          <w:rFonts w:hint="eastAsia"/>
          <w:color w:val="auto"/>
          <w:highlight w:val="none"/>
        </w:rPr>
        <w:t>；</w:t>
      </w:r>
    </w:p>
    <w:p w14:paraId="535152B3">
      <w:pPr>
        <w:pStyle w:val="175"/>
        <w:rPr>
          <w:color w:val="auto"/>
          <w:highlight w:val="none"/>
        </w:rPr>
      </w:pPr>
      <w:r>
        <w:rPr>
          <w:rFonts w:hint="eastAsia"/>
          <w:color w:val="auto"/>
          <w:highlight w:val="none"/>
        </w:rPr>
        <w:t>文件格式:设备编码0X0D0X0A；</w:t>
      </w:r>
    </w:p>
    <w:p w14:paraId="0D03E41E">
      <w:pPr>
        <w:pStyle w:val="175"/>
        <w:rPr>
          <w:color w:val="auto"/>
          <w:highlight w:val="none"/>
        </w:rPr>
      </w:pPr>
      <w:r>
        <w:rPr>
          <w:color w:val="auto"/>
          <w:highlight w:val="none"/>
        </w:rPr>
        <w:t>ACC_</w:t>
      </w:r>
      <w:r>
        <w:rPr>
          <w:rFonts w:hint="eastAsia"/>
          <w:color w:val="auto"/>
          <w:highlight w:val="none"/>
        </w:rPr>
        <w:t>FTP目录</w:t>
      </w:r>
      <w:r>
        <w:rPr>
          <w:color w:val="auto"/>
          <w:highlight w:val="none"/>
        </w:rPr>
        <w:t>：</w:t>
      </w:r>
      <w:r>
        <w:rPr>
          <w:rFonts w:hint="eastAsia"/>
          <w:color w:val="auto"/>
          <w:highlight w:val="none"/>
        </w:rPr>
        <w:t>/</w:t>
      </w:r>
      <w:r>
        <w:rPr>
          <w:color w:val="auto"/>
          <w:highlight w:val="none"/>
        </w:rPr>
        <w:t>parameter/itp/cur</w:t>
      </w:r>
      <w:r>
        <w:rPr>
          <w:rFonts w:hint="eastAsia"/>
          <w:color w:val="auto"/>
          <w:highlight w:val="none"/>
        </w:rPr>
        <w:t>。</w:t>
      </w:r>
    </w:p>
    <w:p w14:paraId="11B018A6">
      <w:pPr>
        <w:pStyle w:val="146"/>
        <w:spacing w:before="156" w:after="156"/>
        <w:rPr>
          <w:color w:val="auto"/>
          <w:highlight w:val="none"/>
        </w:rPr>
      </w:pPr>
      <w:bookmarkStart w:id="164" w:name="_Toc514850250"/>
      <w:r>
        <w:rPr>
          <w:rFonts w:hint="eastAsia"/>
          <w:color w:val="auto"/>
          <w:highlight w:val="none"/>
        </w:rPr>
        <w:t>ACC模式</w:t>
      </w:r>
      <w:r>
        <w:rPr>
          <w:color w:val="auto"/>
          <w:highlight w:val="none"/>
        </w:rPr>
        <w:t>通知</w:t>
      </w:r>
      <w:bookmarkEnd w:id="164"/>
    </w:p>
    <w:p w14:paraId="118A14A1">
      <w:pPr>
        <w:pStyle w:val="41"/>
        <w:rPr>
          <w:color w:val="auto"/>
          <w:highlight w:val="none"/>
        </w:rPr>
      </w:pPr>
      <w:r>
        <w:rPr>
          <w:rFonts w:hint="eastAsia"/>
          <w:color w:val="auto"/>
          <w:highlight w:val="none"/>
        </w:rPr>
        <w:t>ACC模式通知流程详见图2</w:t>
      </w:r>
      <w:r>
        <w:rPr>
          <w:color w:val="auto"/>
          <w:highlight w:val="none"/>
        </w:rPr>
        <w:t>7</w:t>
      </w:r>
      <w:r>
        <w:rPr>
          <w:rFonts w:hint="eastAsia"/>
          <w:color w:val="auto"/>
          <w:highlight w:val="none"/>
        </w:rPr>
        <w:t>。</w:t>
      </w:r>
    </w:p>
    <w:p w14:paraId="5EEBF0A8">
      <w:pPr>
        <w:ind w:left="840" w:leftChars="400"/>
        <w:rPr>
          <w:color w:val="auto"/>
          <w:highlight w:val="none"/>
        </w:rPr>
      </w:pPr>
      <w:r>
        <w:rPr>
          <w:color w:val="auto"/>
          <w:highlight w:val="none"/>
          <w:lang/>
        </w:rPr>
        <w:drawing>
          <wp:inline distT="0" distB="0" distL="114300" distR="114300">
            <wp:extent cx="3931920" cy="2676525"/>
            <wp:effectExtent l="0" t="0" r="5080" b="0"/>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44"/>
                    <a:stretch>
                      <a:fillRect/>
                    </a:stretch>
                  </pic:blipFill>
                  <pic:spPr>
                    <a:xfrm>
                      <a:off x="0" y="0"/>
                      <a:ext cx="3931920" cy="2676525"/>
                    </a:xfrm>
                    <a:prstGeom prst="rect">
                      <a:avLst/>
                    </a:prstGeom>
                    <a:noFill/>
                    <a:ln>
                      <a:noFill/>
                    </a:ln>
                  </pic:spPr>
                </pic:pic>
              </a:graphicData>
            </a:graphic>
          </wp:inline>
        </w:drawing>
      </w:r>
    </w:p>
    <w:p w14:paraId="0B4628FA">
      <w:pPr>
        <w:pStyle w:val="270"/>
        <w:rPr>
          <w:color w:val="auto"/>
          <w:highlight w:val="none"/>
        </w:rPr>
      </w:pPr>
      <w:r>
        <w:rPr>
          <w:rFonts w:hint="eastAsia"/>
          <w:color w:val="auto"/>
          <w:highlight w:val="none"/>
        </w:rPr>
        <w:t>ACC模式通知流程图</w:t>
      </w:r>
    </w:p>
    <w:p w14:paraId="36200790">
      <w:pPr>
        <w:pStyle w:val="146"/>
        <w:spacing w:before="156" w:after="156"/>
        <w:rPr>
          <w:color w:val="auto"/>
          <w:highlight w:val="none"/>
        </w:rPr>
      </w:pPr>
      <w:bookmarkStart w:id="165" w:name="_Toc514850251"/>
      <w:r>
        <w:rPr>
          <w:rFonts w:hint="eastAsia"/>
          <w:color w:val="auto"/>
          <w:highlight w:val="none"/>
        </w:rPr>
        <w:t>ACC获取逻辑卡号</w:t>
      </w:r>
      <w:bookmarkEnd w:id="165"/>
    </w:p>
    <w:p w14:paraId="1B7A17C7">
      <w:pPr>
        <w:pStyle w:val="41"/>
        <w:rPr>
          <w:color w:val="auto"/>
          <w:highlight w:val="none"/>
        </w:rPr>
      </w:pPr>
      <w:r>
        <w:rPr>
          <w:rFonts w:hint="eastAsia"/>
          <w:color w:val="auto"/>
          <w:highlight w:val="none"/>
        </w:rPr>
        <w:t>ACC获取逻辑卡号流程详见图2</w:t>
      </w:r>
      <w:r>
        <w:rPr>
          <w:color w:val="auto"/>
          <w:highlight w:val="none"/>
        </w:rPr>
        <w:t>8</w:t>
      </w:r>
      <w:r>
        <w:rPr>
          <w:rFonts w:hint="eastAsia"/>
          <w:color w:val="auto"/>
          <w:highlight w:val="none"/>
        </w:rPr>
        <w:t>。</w:t>
      </w:r>
    </w:p>
    <w:p w14:paraId="00A57538">
      <w:pPr>
        <w:ind w:left="630" w:leftChars="300"/>
        <w:rPr>
          <w:color w:val="auto"/>
          <w:highlight w:val="none"/>
        </w:rPr>
      </w:pPr>
      <w:r>
        <w:rPr>
          <w:color w:val="auto"/>
          <w:highlight w:val="none"/>
          <w:lang/>
        </w:rPr>
        <w:drawing>
          <wp:inline distT="0" distB="0" distL="114300" distR="114300">
            <wp:extent cx="5273675" cy="3589020"/>
            <wp:effectExtent l="0" t="0" r="9525" b="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45"/>
                    <a:stretch>
                      <a:fillRect/>
                    </a:stretch>
                  </pic:blipFill>
                  <pic:spPr>
                    <a:xfrm>
                      <a:off x="0" y="0"/>
                      <a:ext cx="5273675" cy="3589020"/>
                    </a:xfrm>
                    <a:prstGeom prst="rect">
                      <a:avLst/>
                    </a:prstGeom>
                    <a:noFill/>
                    <a:ln>
                      <a:noFill/>
                    </a:ln>
                  </pic:spPr>
                </pic:pic>
              </a:graphicData>
            </a:graphic>
          </wp:inline>
        </w:drawing>
      </w:r>
    </w:p>
    <w:p w14:paraId="65C89426">
      <w:pPr>
        <w:pStyle w:val="270"/>
        <w:rPr>
          <w:color w:val="auto"/>
          <w:highlight w:val="none"/>
        </w:rPr>
      </w:pPr>
      <w:r>
        <w:rPr>
          <w:rFonts w:hint="eastAsia"/>
          <w:color w:val="auto"/>
          <w:highlight w:val="none"/>
        </w:rPr>
        <w:t>ACC获取逻辑卡号流程图</w:t>
      </w:r>
    </w:p>
    <w:p w14:paraId="5D9E2896">
      <w:pPr>
        <w:pStyle w:val="41"/>
        <w:rPr>
          <w:color w:val="auto"/>
          <w:highlight w:val="none"/>
        </w:rPr>
      </w:pPr>
      <w:r>
        <w:rPr>
          <w:rFonts w:hint="eastAsia"/>
          <w:color w:val="auto"/>
          <w:highlight w:val="none"/>
        </w:rPr>
        <w:t>说明：</w:t>
      </w:r>
    </w:p>
    <w:p w14:paraId="4A41CAEC">
      <w:pPr>
        <w:pStyle w:val="175"/>
        <w:rPr>
          <w:color w:val="auto"/>
          <w:highlight w:val="none"/>
        </w:rPr>
      </w:pPr>
      <w:r>
        <w:rPr>
          <w:rFonts w:hint="eastAsia"/>
          <w:color w:val="auto"/>
          <w:highlight w:val="none"/>
        </w:rPr>
        <w:t>逻辑</w:t>
      </w:r>
      <w:r>
        <w:rPr>
          <w:color w:val="auto"/>
          <w:highlight w:val="none"/>
        </w:rPr>
        <w:t>卡号</w:t>
      </w:r>
      <w:r>
        <w:rPr>
          <w:rFonts w:hint="eastAsia"/>
          <w:color w:val="auto"/>
          <w:highlight w:val="none"/>
        </w:rPr>
        <w:t>文件</w:t>
      </w:r>
      <w:r>
        <w:rPr>
          <w:color w:val="auto"/>
          <w:highlight w:val="none"/>
        </w:rPr>
        <w:t>名</w:t>
      </w:r>
      <w:r>
        <w:rPr>
          <w:rFonts w:hint="eastAsia"/>
          <w:color w:val="auto"/>
          <w:highlight w:val="none"/>
        </w:rPr>
        <w:t>：ESLOGIC+</w:t>
      </w:r>
      <w:r>
        <w:rPr>
          <w:color w:val="auto"/>
          <w:highlight w:val="none"/>
        </w:rPr>
        <w:t>”.”+8</w:t>
      </w:r>
      <w:r>
        <w:rPr>
          <w:rFonts w:hint="eastAsia"/>
          <w:color w:val="auto"/>
          <w:highlight w:val="none"/>
        </w:rPr>
        <w:t>位</w:t>
      </w:r>
      <w:r>
        <w:rPr>
          <w:color w:val="auto"/>
          <w:highlight w:val="none"/>
        </w:rPr>
        <w:t>日期+”.”+3</w:t>
      </w:r>
      <w:r>
        <w:rPr>
          <w:rFonts w:hint="eastAsia"/>
          <w:color w:val="auto"/>
          <w:highlight w:val="none"/>
        </w:rPr>
        <w:t>位</w:t>
      </w:r>
      <w:r>
        <w:rPr>
          <w:color w:val="auto"/>
          <w:highlight w:val="none"/>
        </w:rPr>
        <w:t>顺序号</w:t>
      </w:r>
      <w:r>
        <w:rPr>
          <w:rFonts w:hint="eastAsia"/>
          <w:color w:val="auto"/>
          <w:highlight w:val="none"/>
        </w:rPr>
        <w:t>；</w:t>
      </w:r>
    </w:p>
    <w:p w14:paraId="481CC465">
      <w:pPr>
        <w:pStyle w:val="175"/>
        <w:rPr>
          <w:color w:val="auto"/>
          <w:highlight w:val="none"/>
        </w:rPr>
      </w:pPr>
      <w:r>
        <w:rPr>
          <w:rFonts w:hint="eastAsia"/>
          <w:color w:val="auto"/>
          <w:highlight w:val="none"/>
        </w:rPr>
        <w:t>文件内容</w:t>
      </w:r>
      <w:r>
        <w:rPr>
          <w:color w:val="auto"/>
          <w:highlight w:val="none"/>
        </w:rPr>
        <w:t>：</w:t>
      </w:r>
      <w:r>
        <w:rPr>
          <w:rFonts w:hint="eastAsia"/>
          <w:color w:val="auto"/>
          <w:highlight w:val="none"/>
        </w:rPr>
        <w:t>0411070802012014</w:t>
      </w:r>
      <w:r>
        <w:rPr>
          <w:color w:val="auto"/>
          <w:highlight w:val="none"/>
        </w:rPr>
        <w:t xml:space="preserve"> </w:t>
      </w:r>
      <w:r>
        <w:rPr>
          <w:rFonts w:hint="eastAsia"/>
          <w:color w:val="auto"/>
          <w:highlight w:val="none"/>
        </w:rPr>
        <w:t>0x0</w:t>
      </w:r>
      <w:r>
        <w:rPr>
          <w:color w:val="auto"/>
          <w:highlight w:val="none"/>
        </w:rPr>
        <w:t>D0x0A</w:t>
      </w:r>
      <w:r>
        <w:rPr>
          <w:rFonts w:hint="eastAsia"/>
          <w:color w:val="auto"/>
          <w:highlight w:val="none"/>
        </w:rPr>
        <w:t>；</w:t>
      </w:r>
    </w:p>
    <w:p w14:paraId="547A12EC">
      <w:pPr>
        <w:pStyle w:val="175"/>
        <w:rPr>
          <w:color w:val="auto"/>
          <w:highlight w:val="none"/>
        </w:rPr>
      </w:pPr>
      <w:r>
        <w:rPr>
          <w:color w:val="auto"/>
          <w:highlight w:val="none"/>
        </w:rPr>
        <w:t>ACC_</w:t>
      </w:r>
      <w:r>
        <w:rPr>
          <w:rFonts w:hint="eastAsia"/>
          <w:color w:val="auto"/>
          <w:highlight w:val="none"/>
        </w:rPr>
        <w:t>FTP目录</w:t>
      </w:r>
      <w:r>
        <w:rPr>
          <w:color w:val="auto"/>
          <w:highlight w:val="none"/>
        </w:rPr>
        <w:t>：/eslogic</w:t>
      </w:r>
      <w:r>
        <w:rPr>
          <w:rFonts w:hint="eastAsia"/>
          <w:color w:val="auto"/>
          <w:highlight w:val="none"/>
        </w:rPr>
        <w:t>。</w:t>
      </w:r>
    </w:p>
    <w:p w14:paraId="3025D736">
      <w:pPr>
        <w:pStyle w:val="146"/>
        <w:spacing w:before="156" w:after="156"/>
        <w:rPr>
          <w:color w:val="auto"/>
          <w:highlight w:val="none"/>
        </w:rPr>
      </w:pPr>
      <w:bookmarkStart w:id="166" w:name="_Toc514850252"/>
      <w:r>
        <w:rPr>
          <w:rFonts w:hint="eastAsia"/>
          <w:color w:val="auto"/>
          <w:highlight w:val="none"/>
        </w:rPr>
        <w:t>密钥管理</w:t>
      </w:r>
      <w:r>
        <w:rPr>
          <w:color w:val="auto"/>
          <w:highlight w:val="none"/>
        </w:rPr>
        <w:t>-二维码单程票</w:t>
      </w:r>
      <w:bookmarkEnd w:id="166"/>
    </w:p>
    <w:p w14:paraId="17FDEA61">
      <w:pPr>
        <w:pStyle w:val="41"/>
        <w:rPr>
          <w:color w:val="auto"/>
          <w:highlight w:val="none"/>
        </w:rPr>
      </w:pPr>
      <w:r>
        <w:rPr>
          <w:rFonts w:hint="eastAsia"/>
          <w:color w:val="auto"/>
          <w:highlight w:val="none"/>
        </w:rPr>
        <w:t>密钥管理</w:t>
      </w:r>
      <w:r>
        <w:rPr>
          <w:color w:val="auto"/>
          <w:highlight w:val="none"/>
        </w:rPr>
        <w:t>-二维码单程票</w:t>
      </w:r>
      <w:r>
        <w:rPr>
          <w:rFonts w:hint="eastAsia"/>
          <w:color w:val="auto"/>
          <w:highlight w:val="none"/>
        </w:rPr>
        <w:t>流程详见图2</w:t>
      </w:r>
      <w:r>
        <w:rPr>
          <w:color w:val="auto"/>
          <w:highlight w:val="none"/>
        </w:rPr>
        <w:t>9</w:t>
      </w:r>
      <w:r>
        <w:rPr>
          <w:rFonts w:hint="eastAsia"/>
          <w:color w:val="auto"/>
          <w:highlight w:val="none"/>
        </w:rPr>
        <w:t>。</w:t>
      </w:r>
    </w:p>
    <w:p w14:paraId="7B28055A">
      <w:pPr>
        <w:ind w:left="630" w:leftChars="300"/>
        <w:rPr>
          <w:color w:val="auto"/>
          <w:highlight w:val="none"/>
        </w:rPr>
      </w:pPr>
      <w:r>
        <w:rPr>
          <w:color w:val="auto"/>
          <w:highlight w:val="none"/>
          <w:lang/>
        </w:rPr>
        <w:drawing>
          <wp:inline distT="0" distB="0" distL="114300" distR="114300">
            <wp:extent cx="5272405" cy="5415915"/>
            <wp:effectExtent l="0" t="0" r="10795" b="0"/>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46"/>
                    <a:stretch>
                      <a:fillRect/>
                    </a:stretch>
                  </pic:blipFill>
                  <pic:spPr>
                    <a:xfrm>
                      <a:off x="0" y="0"/>
                      <a:ext cx="5272405" cy="5415915"/>
                    </a:xfrm>
                    <a:prstGeom prst="rect">
                      <a:avLst/>
                    </a:prstGeom>
                    <a:noFill/>
                    <a:ln>
                      <a:noFill/>
                    </a:ln>
                  </pic:spPr>
                </pic:pic>
              </a:graphicData>
            </a:graphic>
          </wp:inline>
        </w:drawing>
      </w:r>
    </w:p>
    <w:p w14:paraId="5C3F591D">
      <w:pPr>
        <w:pStyle w:val="270"/>
        <w:rPr>
          <w:color w:val="auto"/>
          <w:highlight w:val="none"/>
        </w:rPr>
      </w:pPr>
      <w:r>
        <w:rPr>
          <w:rFonts w:hint="eastAsia"/>
          <w:color w:val="auto"/>
          <w:highlight w:val="none"/>
        </w:rPr>
        <w:t>密钥管理</w:t>
      </w:r>
      <w:r>
        <w:rPr>
          <w:color w:val="auto"/>
          <w:highlight w:val="none"/>
        </w:rPr>
        <w:t>-二维码单程票</w:t>
      </w:r>
      <w:r>
        <w:rPr>
          <w:rFonts w:hint="eastAsia"/>
          <w:color w:val="auto"/>
          <w:highlight w:val="none"/>
        </w:rPr>
        <w:t>流程图</w:t>
      </w:r>
    </w:p>
    <w:p w14:paraId="0D891A69">
      <w:pPr>
        <w:pStyle w:val="146"/>
        <w:spacing w:before="156" w:after="156"/>
        <w:rPr>
          <w:color w:val="auto"/>
          <w:highlight w:val="none"/>
        </w:rPr>
      </w:pPr>
      <w:bookmarkStart w:id="167" w:name="_Toc514850253"/>
      <w:r>
        <w:rPr>
          <w:rFonts w:hint="eastAsia"/>
          <w:color w:val="auto"/>
          <w:highlight w:val="none"/>
        </w:rPr>
        <w:t>发售</w:t>
      </w:r>
      <w:r>
        <w:rPr>
          <w:color w:val="auto"/>
          <w:highlight w:val="none"/>
        </w:rPr>
        <w:t>HCE单程票</w:t>
      </w:r>
      <w:bookmarkEnd w:id="167"/>
    </w:p>
    <w:p w14:paraId="5AB3399A">
      <w:pPr>
        <w:pStyle w:val="41"/>
        <w:rPr>
          <w:color w:val="auto"/>
          <w:highlight w:val="none"/>
        </w:rPr>
      </w:pPr>
      <w:r>
        <w:rPr>
          <w:rFonts w:hint="eastAsia"/>
          <w:color w:val="auto"/>
          <w:highlight w:val="none"/>
        </w:rPr>
        <w:t>发售</w:t>
      </w:r>
      <w:r>
        <w:rPr>
          <w:color w:val="auto"/>
          <w:highlight w:val="none"/>
        </w:rPr>
        <w:t>HCE单程</w:t>
      </w:r>
      <w:r>
        <w:rPr>
          <w:rFonts w:hint="eastAsia"/>
          <w:color w:val="auto"/>
          <w:highlight w:val="none"/>
        </w:rPr>
        <w:t>票流程详见图3</w:t>
      </w:r>
      <w:r>
        <w:rPr>
          <w:color w:val="auto"/>
          <w:highlight w:val="none"/>
        </w:rPr>
        <w:t>0</w:t>
      </w:r>
      <w:r>
        <w:rPr>
          <w:rFonts w:hint="eastAsia"/>
          <w:color w:val="auto"/>
          <w:highlight w:val="none"/>
        </w:rPr>
        <w:t>。</w:t>
      </w:r>
    </w:p>
    <w:p w14:paraId="1597C445">
      <w:pPr>
        <w:rPr>
          <w:color w:val="auto"/>
          <w:highlight w:val="none"/>
        </w:rPr>
      </w:pPr>
      <w:r>
        <w:rPr>
          <w:color w:val="auto"/>
          <w:highlight w:val="none"/>
          <w:lang/>
        </w:rPr>
        <w:drawing>
          <wp:inline distT="0" distB="0" distL="114300" distR="114300">
            <wp:extent cx="5272405" cy="4218305"/>
            <wp:effectExtent l="0" t="0" r="10795" b="0"/>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47"/>
                    <a:stretch>
                      <a:fillRect/>
                    </a:stretch>
                  </pic:blipFill>
                  <pic:spPr>
                    <a:xfrm>
                      <a:off x="0" y="0"/>
                      <a:ext cx="5272405" cy="4218305"/>
                    </a:xfrm>
                    <a:prstGeom prst="rect">
                      <a:avLst/>
                    </a:prstGeom>
                    <a:noFill/>
                    <a:ln>
                      <a:noFill/>
                    </a:ln>
                  </pic:spPr>
                </pic:pic>
              </a:graphicData>
            </a:graphic>
          </wp:inline>
        </w:drawing>
      </w:r>
    </w:p>
    <w:p w14:paraId="2004415F">
      <w:pPr>
        <w:pStyle w:val="270"/>
        <w:rPr>
          <w:color w:val="auto"/>
          <w:highlight w:val="none"/>
        </w:rPr>
      </w:pPr>
      <w:r>
        <w:rPr>
          <w:rFonts w:hint="eastAsia"/>
          <w:color w:val="auto"/>
          <w:highlight w:val="none"/>
        </w:rPr>
        <w:t>发售</w:t>
      </w:r>
      <w:r>
        <w:rPr>
          <w:color w:val="auto"/>
          <w:highlight w:val="none"/>
        </w:rPr>
        <w:t>HCE单程</w:t>
      </w:r>
      <w:r>
        <w:rPr>
          <w:rFonts w:hint="eastAsia"/>
          <w:color w:val="auto"/>
          <w:highlight w:val="none"/>
        </w:rPr>
        <w:t>票流程图</w:t>
      </w:r>
    </w:p>
    <w:p w14:paraId="17AAA53C">
      <w:pPr>
        <w:pStyle w:val="146"/>
        <w:spacing w:before="156" w:after="156"/>
        <w:rPr>
          <w:color w:val="auto"/>
          <w:highlight w:val="none"/>
        </w:rPr>
      </w:pPr>
      <w:bookmarkStart w:id="168" w:name="_Toc514850254"/>
      <w:r>
        <w:rPr>
          <w:rFonts w:hint="eastAsia"/>
          <w:color w:val="auto"/>
          <w:highlight w:val="none"/>
        </w:rPr>
        <w:t>车票交易对账文件</w:t>
      </w:r>
      <w:r>
        <w:rPr>
          <w:color w:val="auto"/>
          <w:highlight w:val="none"/>
        </w:rPr>
        <w:t>下发</w:t>
      </w:r>
      <w:bookmarkEnd w:id="168"/>
    </w:p>
    <w:p w14:paraId="294FFBE4">
      <w:pPr>
        <w:pStyle w:val="41"/>
        <w:rPr>
          <w:color w:val="auto"/>
          <w:highlight w:val="none"/>
        </w:rPr>
      </w:pPr>
      <w:r>
        <w:rPr>
          <w:rFonts w:hint="eastAsia"/>
          <w:color w:val="auto"/>
          <w:highlight w:val="none"/>
        </w:rPr>
        <w:t>车票交易对账文件下发流程详见图3</w:t>
      </w:r>
      <w:r>
        <w:rPr>
          <w:color w:val="auto"/>
          <w:highlight w:val="none"/>
        </w:rPr>
        <w:t>1</w:t>
      </w:r>
      <w:r>
        <w:rPr>
          <w:rFonts w:hint="eastAsia"/>
          <w:color w:val="auto"/>
          <w:highlight w:val="none"/>
        </w:rPr>
        <w:t>。</w:t>
      </w:r>
    </w:p>
    <w:p w14:paraId="5F36E090">
      <w:pPr>
        <w:rPr>
          <w:color w:val="auto"/>
          <w:highlight w:val="none"/>
        </w:rPr>
      </w:pPr>
      <w:r>
        <w:rPr>
          <w:color w:val="auto"/>
          <w:highlight w:val="none"/>
          <w:lang/>
        </w:rPr>
        <w:drawing>
          <wp:inline distT="0" distB="0" distL="114300" distR="114300">
            <wp:extent cx="5274945" cy="3585210"/>
            <wp:effectExtent l="0" t="0" r="8255" b="0"/>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48"/>
                    <a:stretch>
                      <a:fillRect/>
                    </a:stretch>
                  </pic:blipFill>
                  <pic:spPr>
                    <a:xfrm>
                      <a:off x="0" y="0"/>
                      <a:ext cx="5274945" cy="3585210"/>
                    </a:xfrm>
                    <a:prstGeom prst="rect">
                      <a:avLst/>
                    </a:prstGeom>
                    <a:noFill/>
                    <a:ln>
                      <a:noFill/>
                    </a:ln>
                  </pic:spPr>
                </pic:pic>
              </a:graphicData>
            </a:graphic>
          </wp:inline>
        </w:drawing>
      </w:r>
    </w:p>
    <w:p w14:paraId="693463BC">
      <w:pPr>
        <w:pStyle w:val="270"/>
        <w:rPr>
          <w:color w:val="auto"/>
          <w:highlight w:val="none"/>
        </w:rPr>
      </w:pPr>
      <w:r>
        <w:rPr>
          <w:rFonts w:hint="eastAsia"/>
          <w:color w:val="auto"/>
          <w:highlight w:val="none"/>
        </w:rPr>
        <w:t>车票交易对账文件下发流程图</w:t>
      </w:r>
    </w:p>
    <w:p w14:paraId="6B260DF3">
      <w:pPr>
        <w:pStyle w:val="41"/>
        <w:rPr>
          <w:rFonts w:hint="eastAsia"/>
          <w:color w:val="auto"/>
          <w:highlight w:val="none"/>
        </w:rPr>
      </w:pPr>
      <w:r>
        <w:rPr>
          <w:rFonts w:hint="eastAsia"/>
          <w:color w:val="auto"/>
          <w:highlight w:val="none"/>
        </w:rPr>
        <w:t>说明：</w:t>
      </w:r>
    </w:p>
    <w:p w14:paraId="6E33D487">
      <w:pPr>
        <w:numPr>
          <w:ilvl w:val="0"/>
          <w:numId w:val="12"/>
        </w:numPr>
        <w:rPr>
          <w:rFonts w:hint="eastAsia" w:ascii="宋体"/>
          <w:color w:val="auto"/>
          <w:kern w:val="0"/>
          <w:szCs w:val="20"/>
          <w:highlight w:val="none"/>
        </w:rPr>
      </w:pPr>
      <w:r>
        <w:rPr>
          <w:rFonts w:hint="eastAsia" w:ascii="宋体"/>
          <w:color w:val="auto"/>
          <w:kern w:val="0"/>
          <w:szCs w:val="20"/>
          <w:highlight w:val="none"/>
        </w:rPr>
        <w:t>单边交易明细文件</w:t>
      </w:r>
    </w:p>
    <w:p w14:paraId="082DEA8E">
      <w:pPr>
        <w:pStyle w:val="175"/>
        <w:numPr>
          <w:ilvl w:val="0"/>
          <w:numId w:val="0"/>
        </w:numPr>
        <w:ind w:left="425"/>
        <w:rPr>
          <w:rFonts w:hint="eastAsia"/>
          <w:color w:val="auto"/>
          <w:highlight w:val="none"/>
        </w:rPr>
      </w:pPr>
      <w:r>
        <w:rPr>
          <w:rFonts w:hint="eastAsia"/>
          <w:color w:val="auto"/>
          <w:highlight w:val="none"/>
        </w:rPr>
        <w:t>文件名格式:</w:t>
      </w:r>
      <w:r>
        <w:rPr>
          <w:color w:val="auto"/>
          <w:highlight w:val="none"/>
        </w:rPr>
        <w:t xml:space="preserve"> ITP.EXP.yyyyMMdd</w:t>
      </w:r>
    </w:p>
    <w:p w14:paraId="7FDB9C55">
      <w:pPr>
        <w:pStyle w:val="41"/>
        <w:rPr>
          <w:color w:val="auto"/>
          <w:highlight w:val="none"/>
        </w:rPr>
      </w:pPr>
      <w:r>
        <w:rPr>
          <w:rFonts w:hint="eastAsia"/>
          <w:color w:val="auto"/>
          <w:highlight w:val="none"/>
        </w:rPr>
        <w:t>文件数据格式:</w:t>
      </w:r>
    </w:p>
    <w:p w14:paraId="71D0538A">
      <w:pPr>
        <w:pStyle w:val="41"/>
        <w:rPr>
          <w:color w:val="auto"/>
          <w:highlight w:val="none"/>
        </w:rPr>
      </w:pPr>
      <w:r>
        <w:rPr>
          <w:rFonts w:hint="eastAsia"/>
          <w:color w:val="auto"/>
          <w:highlight w:val="none"/>
        </w:rPr>
        <w:t>'逻辑卡号'|'票卡交易序列号'|'订单金额（单位分）'|'实际扣款金额(单位分 )' |'优惠金额'|'进站设备编码'|'进站时间'|出站处理设备类型'|'出站设备编码'|'出站时间'|'订单异常类型 1 单边账 (入站 ) 2 单边账(出站 ) 3 单边入站(人工处理单) 4 单边出站(人工处理单 ) 5乘客自主补进站 6乘客自主补出站 7 TVM补币找零不足 8 TVM卡票 9 TVM/BOM发售无效票 10 闸门无用 11 无票出闸 12 人为单程票无效 13 非人为单程票无效 14 储值票无效 15 其他情况    '|'支付方式(同交易明细)'|'交易日期'</w:t>
      </w:r>
    </w:p>
    <w:p w14:paraId="2C13885F">
      <w:pPr>
        <w:pStyle w:val="41"/>
        <w:rPr>
          <w:color w:val="auto"/>
          <w:highlight w:val="none"/>
        </w:rPr>
      </w:pPr>
      <w:r>
        <w:rPr>
          <w:rFonts w:hint="eastAsia"/>
          <w:color w:val="auto"/>
          <w:highlight w:val="none"/>
        </w:rPr>
        <w:t>文件存放路径：</w:t>
      </w:r>
    </w:p>
    <w:p w14:paraId="1EC8844A">
      <w:pPr>
        <w:pStyle w:val="41"/>
        <w:rPr>
          <w:color w:val="auto"/>
          <w:highlight w:val="none"/>
        </w:rPr>
      </w:pPr>
      <w:r>
        <w:rPr>
          <w:rFonts w:hint="eastAsia"/>
          <w:color w:val="auto"/>
          <w:highlight w:val="none"/>
        </w:rPr>
        <w:t>注意：T日2点统计T-2日2点  -  T-1日2点的单边明细，生成文件放在指定的ftp服务器上，Eg：8月20号2点生成单边交易文件，文件名为“ITP.EXP.20190818”。</w:t>
      </w:r>
    </w:p>
    <w:p w14:paraId="588E085E">
      <w:pPr>
        <w:numPr>
          <w:ilvl w:val="0"/>
          <w:numId w:val="12"/>
        </w:numPr>
        <w:rPr>
          <w:rFonts w:hint="eastAsia" w:ascii="宋体"/>
          <w:color w:val="auto"/>
          <w:kern w:val="0"/>
          <w:szCs w:val="20"/>
          <w:highlight w:val="none"/>
        </w:rPr>
      </w:pPr>
      <w:r>
        <w:rPr>
          <w:rFonts w:hint="eastAsia" w:ascii="宋体"/>
          <w:color w:val="auto"/>
          <w:kern w:val="0"/>
          <w:szCs w:val="20"/>
          <w:highlight w:val="none"/>
        </w:rPr>
        <w:t>统计汇总文件</w:t>
      </w:r>
    </w:p>
    <w:p w14:paraId="17FEE7FD">
      <w:pPr>
        <w:pStyle w:val="175"/>
        <w:numPr>
          <w:ilvl w:val="0"/>
          <w:numId w:val="0"/>
        </w:numPr>
        <w:ind w:left="425"/>
        <w:rPr>
          <w:rFonts w:hint="eastAsia"/>
          <w:color w:val="auto"/>
          <w:highlight w:val="none"/>
        </w:rPr>
      </w:pPr>
      <w:r>
        <w:rPr>
          <w:rFonts w:hint="eastAsia"/>
          <w:color w:val="auto"/>
          <w:highlight w:val="none"/>
        </w:rPr>
        <w:t>文件名格式:</w:t>
      </w:r>
      <w:r>
        <w:rPr>
          <w:color w:val="auto"/>
          <w:highlight w:val="none"/>
        </w:rPr>
        <w:t xml:space="preserve"> ITP.PAY.yyyyMMdd</w:t>
      </w:r>
    </w:p>
    <w:p w14:paraId="7704BB89">
      <w:pPr>
        <w:pStyle w:val="41"/>
        <w:rPr>
          <w:color w:val="auto"/>
          <w:highlight w:val="none"/>
        </w:rPr>
      </w:pPr>
      <w:r>
        <w:rPr>
          <w:rFonts w:hint="eastAsia"/>
          <w:color w:val="auto"/>
          <w:highlight w:val="none"/>
        </w:rPr>
        <w:t>文件数据格式:</w:t>
      </w:r>
    </w:p>
    <w:p w14:paraId="48B6695A">
      <w:pPr>
        <w:pStyle w:val="41"/>
        <w:rPr>
          <w:color w:val="auto"/>
          <w:highlight w:val="none"/>
        </w:rPr>
      </w:pPr>
      <w:r>
        <w:rPr>
          <w:rFonts w:hint="eastAsia"/>
          <w:color w:val="auto"/>
          <w:highlight w:val="none"/>
        </w:rPr>
        <w:t>'日期'|'线路'|'车站'|'设备编号'|'支付方式(同交易明细)'|'BOM/TVM发售笔数'|' BOM/TVM发售金额'|' BOM/TVM充值笔数'|' BOM/TVM充值金额'|'旅游票张数(发售)'|'旅游票金额'|'过闸笔数'|'过闸金额'|'APP购票笔数' |'APP购票金额'|'BOM行政处理笔数'|'BOM行政处理金额'|单边交易笔数'|'单边交易金额'|'BOM处理笔数'|'BOM处理金额'</w:t>
      </w:r>
    </w:p>
    <w:p w14:paraId="1E41B665">
      <w:pPr>
        <w:pStyle w:val="41"/>
        <w:rPr>
          <w:color w:val="auto"/>
          <w:highlight w:val="none"/>
        </w:rPr>
      </w:pPr>
      <w:r>
        <w:rPr>
          <w:rFonts w:hint="eastAsia"/>
          <w:color w:val="auto"/>
          <w:highlight w:val="none"/>
        </w:rPr>
        <w:t>文件存放路径：</w:t>
      </w:r>
    </w:p>
    <w:p w14:paraId="0FC71C69">
      <w:pPr>
        <w:pStyle w:val="41"/>
        <w:rPr>
          <w:rFonts w:hint="eastAsia"/>
          <w:color w:val="auto"/>
          <w:highlight w:val="none"/>
        </w:rPr>
      </w:pPr>
      <w:r>
        <w:rPr>
          <w:rFonts w:hint="eastAsia"/>
          <w:color w:val="auto"/>
          <w:highlight w:val="none"/>
        </w:rPr>
        <w:t>注意：T日2点统计T-2日2点  -  T-1日2点的单边明细，生成文件放在指定的ftp服务器上，Eg：8月20号2点生成统计汇总文件，文件名为“ITP.PAY.20190818。</w:t>
      </w:r>
    </w:p>
    <w:p w14:paraId="0C04F50B">
      <w:pPr>
        <w:numPr>
          <w:ilvl w:val="0"/>
          <w:numId w:val="12"/>
        </w:numPr>
        <w:rPr>
          <w:rFonts w:hint="eastAsia" w:ascii="宋体"/>
          <w:color w:val="auto"/>
          <w:kern w:val="0"/>
          <w:szCs w:val="20"/>
          <w:highlight w:val="none"/>
        </w:rPr>
      </w:pPr>
      <w:r>
        <w:rPr>
          <w:rFonts w:hint="eastAsia" w:ascii="宋体"/>
          <w:color w:val="auto"/>
          <w:kern w:val="0"/>
          <w:szCs w:val="20"/>
          <w:highlight w:val="none"/>
        </w:rPr>
        <w:t>商业优惠汇总文件</w:t>
      </w:r>
    </w:p>
    <w:p w14:paraId="3CEA9372">
      <w:pPr>
        <w:pStyle w:val="175"/>
        <w:numPr>
          <w:ilvl w:val="0"/>
          <w:numId w:val="0"/>
        </w:numPr>
        <w:ind w:left="425"/>
        <w:rPr>
          <w:rFonts w:hint="eastAsia"/>
          <w:color w:val="auto"/>
          <w:highlight w:val="none"/>
        </w:rPr>
      </w:pPr>
      <w:r>
        <w:rPr>
          <w:rFonts w:hint="eastAsia"/>
          <w:color w:val="auto"/>
          <w:highlight w:val="none"/>
        </w:rPr>
        <w:t>文件名格式:</w:t>
      </w:r>
      <w:r>
        <w:rPr>
          <w:color w:val="auto"/>
          <w:highlight w:val="none"/>
        </w:rPr>
        <w:t xml:space="preserve"> ITP.BUS.yyyyMMdd</w:t>
      </w:r>
    </w:p>
    <w:p w14:paraId="2B1E0189">
      <w:pPr>
        <w:pStyle w:val="41"/>
        <w:rPr>
          <w:color w:val="auto"/>
          <w:highlight w:val="none"/>
        </w:rPr>
      </w:pPr>
      <w:r>
        <w:rPr>
          <w:rFonts w:hint="eastAsia"/>
          <w:color w:val="auto"/>
          <w:highlight w:val="none"/>
        </w:rPr>
        <w:t>文件数据格式:</w:t>
      </w:r>
    </w:p>
    <w:p w14:paraId="4AB998F4">
      <w:pPr>
        <w:pStyle w:val="20"/>
        <w:ind w:firstLine="0"/>
        <w:rPr>
          <w:color w:val="auto"/>
          <w:highlight w:val="none"/>
        </w:rPr>
      </w:pPr>
      <w:r>
        <w:rPr>
          <w:rFonts w:hint="eastAsia"/>
          <w:color w:val="auto"/>
          <w:highlight w:val="none"/>
        </w:rPr>
        <w:t>'日期'|'对账金额 '|'付款金额 '|'优惠金额 '</w:t>
      </w:r>
    </w:p>
    <w:p w14:paraId="0BAC67E8">
      <w:pPr>
        <w:pStyle w:val="41"/>
        <w:rPr>
          <w:color w:val="auto"/>
          <w:highlight w:val="none"/>
        </w:rPr>
      </w:pPr>
      <w:r>
        <w:rPr>
          <w:rFonts w:hint="eastAsia"/>
          <w:color w:val="auto"/>
          <w:highlight w:val="none"/>
        </w:rPr>
        <w:t>文件存放路径：</w:t>
      </w:r>
    </w:p>
    <w:p w14:paraId="764A3495">
      <w:pPr>
        <w:pStyle w:val="41"/>
        <w:rPr>
          <w:color w:val="auto"/>
          <w:highlight w:val="none"/>
        </w:rPr>
      </w:pPr>
      <w:r>
        <w:rPr>
          <w:rFonts w:hint="eastAsia"/>
          <w:color w:val="auto"/>
          <w:highlight w:val="none"/>
        </w:rPr>
        <w:t>注意：T日2点统计T-2日2点  -  T-1日2点的单边明细，生成文件放在指定的ftp服务器上，Eg：8月20号2点生成单边交易文件，文件名为“ITP.</w:t>
      </w:r>
      <w:r>
        <w:rPr>
          <w:color w:val="auto"/>
          <w:highlight w:val="none"/>
        </w:rPr>
        <w:t>BUS</w:t>
      </w:r>
      <w:r>
        <w:rPr>
          <w:rFonts w:hint="eastAsia"/>
          <w:color w:val="auto"/>
          <w:highlight w:val="none"/>
        </w:rPr>
        <w:t>.20190818”。</w:t>
      </w:r>
    </w:p>
    <w:p w14:paraId="67D2CEBE">
      <w:pPr>
        <w:pStyle w:val="147"/>
        <w:spacing w:before="156" w:after="156"/>
        <w:rPr>
          <w:color w:val="auto"/>
          <w:highlight w:val="none"/>
        </w:rPr>
      </w:pPr>
      <w:bookmarkStart w:id="169" w:name="_Toc522489311"/>
      <w:bookmarkStart w:id="170" w:name="_Toc514850255"/>
      <w:r>
        <w:rPr>
          <w:rFonts w:hint="eastAsia"/>
          <w:color w:val="auto"/>
          <w:highlight w:val="none"/>
        </w:rPr>
        <w:t>数据接口</w:t>
      </w:r>
      <w:bookmarkEnd w:id="169"/>
      <w:bookmarkEnd w:id="170"/>
    </w:p>
    <w:p w14:paraId="3AEDE780">
      <w:pPr>
        <w:pStyle w:val="146"/>
        <w:spacing w:before="156" w:after="156"/>
        <w:rPr>
          <w:color w:val="auto"/>
          <w:highlight w:val="none"/>
        </w:rPr>
      </w:pPr>
      <w:bookmarkStart w:id="171" w:name="_Toc514850256"/>
      <w:r>
        <w:rPr>
          <w:color w:val="auto"/>
          <w:highlight w:val="none"/>
        </w:rPr>
        <w:t xml:space="preserve">IF7A-01 </w:t>
      </w:r>
      <w:r>
        <w:rPr>
          <w:rFonts w:hint="eastAsia"/>
          <w:color w:val="auto"/>
          <w:highlight w:val="none"/>
        </w:rPr>
        <w:t>接收</w:t>
      </w:r>
      <w:r>
        <w:rPr>
          <w:color w:val="auto"/>
          <w:highlight w:val="none"/>
        </w:rPr>
        <w:t>模式广播</w:t>
      </w:r>
      <w:bookmarkEnd w:id="171"/>
    </w:p>
    <w:p w14:paraId="5EB699FD">
      <w:pPr>
        <w:pStyle w:val="175"/>
        <w:rPr>
          <w:color w:val="auto"/>
          <w:highlight w:val="none"/>
        </w:rPr>
      </w:pPr>
      <w:bookmarkStart w:id="172" w:name="_Toc510036088"/>
      <w:bookmarkStart w:id="173" w:name="_Toc514850257"/>
      <w:r>
        <w:rPr>
          <w:rFonts w:hint="eastAsia"/>
          <w:color w:val="auto"/>
          <w:highlight w:val="none"/>
        </w:rPr>
        <w:t>接口地址</w:t>
      </w:r>
      <w:bookmarkEnd w:id="172"/>
      <w:bookmarkEnd w:id="173"/>
    </w:p>
    <w:p w14:paraId="36E8C204">
      <w:pPr>
        <w:pStyle w:val="41"/>
        <w:rPr>
          <w:color w:val="auto"/>
          <w:highlight w:val="none"/>
        </w:rPr>
      </w:pPr>
      <w:r>
        <w:rPr>
          <w:color w:val="auto"/>
          <w:highlight w:val="none"/>
        </w:rPr>
        <w:t>http//:[ip]:[port]/[project]/ci</w:t>
      </w:r>
      <w:r>
        <w:rPr>
          <w:rFonts w:hint="eastAsia"/>
          <w:color w:val="auto"/>
          <w:highlight w:val="none"/>
        </w:rPr>
        <w:t>/</w:t>
      </w:r>
      <w:r>
        <w:rPr>
          <w:color w:val="auto"/>
          <w:highlight w:val="none"/>
        </w:rPr>
        <w:t>acc/receiveModeBroadcast</w:t>
      </w:r>
    </w:p>
    <w:p w14:paraId="52C40042">
      <w:pPr>
        <w:pStyle w:val="175"/>
        <w:rPr>
          <w:color w:val="auto"/>
          <w:highlight w:val="none"/>
        </w:rPr>
      </w:pPr>
      <w:bookmarkStart w:id="174" w:name="_Toc514850258"/>
      <w:bookmarkStart w:id="175" w:name="_Toc510036089"/>
      <w:r>
        <w:rPr>
          <w:rFonts w:hint="eastAsia"/>
          <w:color w:val="auto"/>
          <w:highlight w:val="none"/>
        </w:rPr>
        <w:t>接口</w:t>
      </w:r>
      <w:r>
        <w:rPr>
          <w:color w:val="auto"/>
          <w:highlight w:val="none"/>
        </w:rPr>
        <w:t>说明</w:t>
      </w:r>
      <w:bookmarkEnd w:id="174"/>
      <w:bookmarkEnd w:id="175"/>
    </w:p>
    <w:p w14:paraId="6F733BEB">
      <w:pPr>
        <w:pStyle w:val="41"/>
        <w:rPr>
          <w:color w:val="auto"/>
          <w:highlight w:val="none"/>
        </w:rPr>
      </w:pPr>
      <w:r>
        <w:rPr>
          <w:rFonts w:hint="eastAsia"/>
          <w:color w:val="auto"/>
          <w:highlight w:val="none"/>
        </w:rPr>
        <w:t>接收ACC模式</w:t>
      </w:r>
      <w:r>
        <w:rPr>
          <w:color w:val="auto"/>
          <w:highlight w:val="none"/>
        </w:rPr>
        <w:t>广播</w:t>
      </w:r>
    </w:p>
    <w:p w14:paraId="692AF8F5">
      <w:pPr>
        <w:pStyle w:val="175"/>
        <w:rPr>
          <w:color w:val="auto"/>
          <w:highlight w:val="none"/>
        </w:rPr>
      </w:pPr>
      <w:bookmarkStart w:id="176" w:name="_Toc514850259"/>
      <w:r>
        <w:rPr>
          <w:rFonts w:hint="eastAsia"/>
          <w:color w:val="auto"/>
          <w:highlight w:val="none"/>
        </w:rPr>
        <w:t>请求消息</w:t>
      </w:r>
      <w:bookmarkEnd w:id="176"/>
    </w:p>
    <w:p w14:paraId="37BAFF8D">
      <w:pPr>
        <w:pStyle w:val="41"/>
        <w:rPr>
          <w:color w:val="auto"/>
          <w:highlight w:val="none"/>
        </w:rPr>
      </w:pPr>
      <w:r>
        <w:rPr>
          <w:rFonts w:hint="eastAsia"/>
          <w:color w:val="auto"/>
          <w:highlight w:val="none"/>
        </w:rPr>
        <w:t>接收模式广播请求消息详见表1</w:t>
      </w:r>
      <w:r>
        <w:rPr>
          <w:color w:val="auto"/>
          <w:highlight w:val="none"/>
        </w:rPr>
        <w:t>4</w:t>
      </w:r>
      <w:r>
        <w:rPr>
          <w:rFonts w:hint="eastAsia"/>
          <w:color w:val="auto"/>
          <w:highlight w:val="none"/>
        </w:rPr>
        <w:t>。</w:t>
      </w:r>
    </w:p>
    <w:p w14:paraId="67FB9C3A">
      <w:pPr>
        <w:pStyle w:val="160"/>
        <w:rPr>
          <w:color w:val="auto"/>
          <w:highlight w:val="none"/>
        </w:rPr>
      </w:pPr>
      <w:r>
        <w:rPr>
          <w:rFonts w:hint="eastAsia"/>
          <w:color w:val="auto"/>
          <w:highlight w:val="none"/>
        </w:rPr>
        <w:t>收模式广播请求消息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A7F3D34">
        <w:trPr>
          <w:wBefore w:w="0" w:type="dxa"/>
          <w:jc w:val="center"/>
        </w:trPr>
        <w:tc>
          <w:tcPr>
            <w:tcW w:w="2840" w:type="dxa"/>
            <w:noWrap w:val="0"/>
            <w:vAlign w:val="top"/>
          </w:tcPr>
          <w:p w14:paraId="1473BEEC">
            <w:pPr>
              <w:rPr>
                <w:rFonts w:ascii="宋体" w:hAnsi="宋体"/>
                <w:color w:val="auto"/>
                <w:sz w:val="18"/>
                <w:szCs w:val="18"/>
                <w:highlight w:val="none"/>
              </w:rPr>
            </w:pPr>
            <w:r>
              <w:rPr>
                <w:rFonts w:hint="eastAsia" w:ascii="宋体" w:hAnsi="宋体"/>
                <w:color w:val="auto"/>
                <w:sz w:val="18"/>
                <w:szCs w:val="18"/>
                <w:highlight w:val="none"/>
              </w:rPr>
              <w:t>字段</w:t>
            </w:r>
          </w:p>
        </w:tc>
        <w:tc>
          <w:tcPr>
            <w:tcW w:w="2841" w:type="dxa"/>
            <w:noWrap w:val="0"/>
            <w:vAlign w:val="top"/>
          </w:tcPr>
          <w:p w14:paraId="7690DFFD">
            <w:pPr>
              <w:rPr>
                <w:rFonts w:ascii="宋体" w:hAnsi="宋体"/>
                <w:color w:val="auto"/>
                <w:sz w:val="18"/>
                <w:szCs w:val="18"/>
                <w:highlight w:val="none"/>
              </w:rPr>
            </w:pPr>
            <w:r>
              <w:rPr>
                <w:rFonts w:hint="eastAsia" w:ascii="宋体" w:hAnsi="宋体"/>
                <w:color w:val="auto"/>
                <w:sz w:val="18"/>
                <w:szCs w:val="18"/>
                <w:highlight w:val="none"/>
              </w:rPr>
              <w:t>类型</w:t>
            </w:r>
          </w:p>
        </w:tc>
        <w:tc>
          <w:tcPr>
            <w:tcW w:w="2841" w:type="dxa"/>
            <w:noWrap w:val="0"/>
            <w:vAlign w:val="top"/>
          </w:tcPr>
          <w:p w14:paraId="146C79AC">
            <w:pPr>
              <w:rPr>
                <w:rFonts w:ascii="宋体" w:hAnsi="宋体"/>
                <w:color w:val="auto"/>
                <w:sz w:val="18"/>
                <w:szCs w:val="18"/>
                <w:highlight w:val="none"/>
              </w:rPr>
            </w:pPr>
            <w:r>
              <w:rPr>
                <w:rFonts w:hint="eastAsia" w:ascii="宋体" w:hAnsi="宋体"/>
                <w:color w:val="auto"/>
                <w:sz w:val="18"/>
                <w:szCs w:val="18"/>
                <w:highlight w:val="none"/>
              </w:rPr>
              <w:t>说明</w:t>
            </w:r>
          </w:p>
        </w:tc>
      </w:tr>
      <w:tr w14:paraId="5F5DF190">
        <w:trPr>
          <w:wBefore w:w="0" w:type="dxa"/>
          <w:jc w:val="center"/>
        </w:trPr>
        <w:tc>
          <w:tcPr>
            <w:tcW w:w="2840" w:type="dxa"/>
            <w:noWrap w:val="0"/>
            <w:vAlign w:val="top"/>
          </w:tcPr>
          <w:p w14:paraId="769F194E">
            <w:pPr>
              <w:rPr>
                <w:rFonts w:ascii="宋体" w:hAnsi="宋体" w:cs="微软雅黑"/>
                <w:color w:val="auto"/>
                <w:sz w:val="18"/>
                <w:szCs w:val="18"/>
                <w:highlight w:val="none"/>
              </w:rPr>
            </w:pPr>
            <w:r>
              <w:rPr>
                <w:rFonts w:ascii="宋体" w:hAnsi="宋体" w:cs="微软雅黑"/>
                <w:color w:val="auto"/>
                <w:sz w:val="18"/>
                <w:szCs w:val="18"/>
                <w:highlight w:val="none"/>
              </w:rPr>
              <w:t>RequestTime</w:t>
            </w:r>
          </w:p>
        </w:tc>
        <w:tc>
          <w:tcPr>
            <w:tcW w:w="2841" w:type="dxa"/>
            <w:noWrap w:val="0"/>
            <w:vAlign w:val="top"/>
          </w:tcPr>
          <w:p w14:paraId="64469AF7">
            <w:pPr>
              <w:rPr>
                <w:rFonts w:ascii="宋体" w:hAnsi="宋体"/>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267755E">
            <w:pPr>
              <w:rPr>
                <w:rFonts w:ascii="宋体" w:hAnsi="宋体" w:cs="微软雅黑"/>
                <w:color w:val="auto"/>
                <w:sz w:val="18"/>
                <w:szCs w:val="18"/>
                <w:highlight w:val="none"/>
              </w:rPr>
            </w:pPr>
            <w:r>
              <w:rPr>
                <w:rFonts w:hint="eastAsia" w:ascii="宋体" w:hAnsi="宋体" w:cs="微软雅黑"/>
                <w:color w:val="auto"/>
                <w:sz w:val="18"/>
                <w:szCs w:val="18"/>
                <w:highlight w:val="none"/>
              </w:rPr>
              <w:t>当前时间</w:t>
            </w:r>
          </w:p>
        </w:tc>
      </w:tr>
      <w:tr w14:paraId="59755262">
        <w:trPr>
          <w:wBefore w:w="0" w:type="dxa"/>
          <w:jc w:val="center"/>
        </w:trPr>
        <w:tc>
          <w:tcPr>
            <w:tcW w:w="2840" w:type="dxa"/>
            <w:noWrap w:val="0"/>
            <w:vAlign w:val="top"/>
          </w:tcPr>
          <w:p w14:paraId="07E16DC6">
            <w:pPr>
              <w:rPr>
                <w:rFonts w:ascii="宋体" w:hAnsi="宋体" w:cs="微软雅黑"/>
                <w:color w:val="auto"/>
                <w:sz w:val="18"/>
                <w:szCs w:val="18"/>
                <w:highlight w:val="none"/>
              </w:rPr>
            </w:pPr>
            <w:r>
              <w:rPr>
                <w:rFonts w:ascii="宋体" w:hAnsi="宋体" w:cs="微软雅黑"/>
                <w:color w:val="auto"/>
                <w:sz w:val="18"/>
                <w:szCs w:val="18"/>
                <w:highlight w:val="none"/>
              </w:rPr>
              <w:t>M</w:t>
            </w:r>
            <w:r>
              <w:rPr>
                <w:rFonts w:hint="eastAsia" w:ascii="宋体" w:hAnsi="宋体" w:cs="微软雅黑"/>
                <w:color w:val="auto"/>
                <w:sz w:val="18"/>
                <w:szCs w:val="18"/>
                <w:highlight w:val="none"/>
              </w:rPr>
              <w:t>odeList</w:t>
            </w:r>
          </w:p>
        </w:tc>
        <w:tc>
          <w:tcPr>
            <w:tcW w:w="2841" w:type="dxa"/>
            <w:noWrap w:val="0"/>
            <w:vAlign w:val="top"/>
          </w:tcPr>
          <w:p w14:paraId="2659AAC0">
            <w:pPr>
              <w:rPr>
                <w:rFonts w:ascii="宋体" w:hAnsi="宋体"/>
                <w:color w:val="auto"/>
                <w:sz w:val="18"/>
                <w:szCs w:val="18"/>
                <w:highlight w:val="none"/>
              </w:rPr>
            </w:pPr>
            <w:r>
              <w:rPr>
                <w:rFonts w:ascii="宋体" w:hAnsi="宋体"/>
                <w:color w:val="auto"/>
                <w:sz w:val="18"/>
                <w:szCs w:val="18"/>
                <w:highlight w:val="none"/>
              </w:rPr>
              <w:t>J</w:t>
            </w:r>
            <w:r>
              <w:rPr>
                <w:rFonts w:hint="eastAsia" w:ascii="宋体" w:hAnsi="宋体"/>
                <w:color w:val="auto"/>
                <w:sz w:val="18"/>
                <w:szCs w:val="18"/>
                <w:highlight w:val="none"/>
              </w:rPr>
              <w:t>son数组</w:t>
            </w:r>
          </w:p>
        </w:tc>
        <w:tc>
          <w:tcPr>
            <w:tcW w:w="2841" w:type="dxa"/>
            <w:noWrap w:val="0"/>
            <w:vAlign w:val="top"/>
          </w:tcPr>
          <w:p w14:paraId="18B5611C">
            <w:pPr>
              <w:rPr>
                <w:rFonts w:ascii="宋体" w:hAnsi="宋体" w:cs="微软雅黑"/>
                <w:color w:val="auto"/>
                <w:sz w:val="18"/>
                <w:szCs w:val="18"/>
                <w:highlight w:val="none"/>
              </w:rPr>
            </w:pPr>
            <w:r>
              <w:rPr>
                <w:rFonts w:hint="eastAsia" w:ascii="宋体" w:hAnsi="宋体" w:cs="微软雅黑"/>
                <w:color w:val="auto"/>
                <w:sz w:val="18"/>
                <w:szCs w:val="18"/>
                <w:highlight w:val="none"/>
              </w:rPr>
              <w:t>模式</w:t>
            </w:r>
            <w:r>
              <w:rPr>
                <w:rFonts w:ascii="宋体" w:hAnsi="宋体" w:cs="微软雅黑"/>
                <w:color w:val="auto"/>
                <w:sz w:val="18"/>
                <w:szCs w:val="18"/>
                <w:highlight w:val="none"/>
              </w:rPr>
              <w:t>数组</w:t>
            </w:r>
          </w:p>
        </w:tc>
      </w:tr>
      <w:tr w14:paraId="3204BA0E">
        <w:trPr>
          <w:wBefore w:w="0" w:type="dxa"/>
          <w:jc w:val="center"/>
        </w:trPr>
        <w:tc>
          <w:tcPr>
            <w:tcW w:w="2840" w:type="dxa"/>
            <w:noWrap w:val="0"/>
            <w:vAlign w:val="top"/>
          </w:tcPr>
          <w:p w14:paraId="10E166AA">
            <w:pPr>
              <w:rPr>
                <w:rFonts w:ascii="宋体" w:hAnsi="宋体"/>
                <w:color w:val="auto"/>
                <w:sz w:val="18"/>
                <w:szCs w:val="18"/>
                <w:highlight w:val="none"/>
              </w:rPr>
            </w:pPr>
            <w:r>
              <w:rPr>
                <w:rFonts w:hint="eastAsia" w:ascii="宋体" w:hAnsi="宋体"/>
                <w:color w:val="auto"/>
                <w:sz w:val="18"/>
                <w:szCs w:val="18"/>
                <w:highlight w:val="none"/>
              </w:rPr>
              <w:t>字段</w:t>
            </w:r>
          </w:p>
        </w:tc>
        <w:tc>
          <w:tcPr>
            <w:tcW w:w="2841" w:type="dxa"/>
            <w:noWrap w:val="0"/>
            <w:vAlign w:val="top"/>
          </w:tcPr>
          <w:p w14:paraId="5847BF0D">
            <w:pPr>
              <w:rPr>
                <w:rFonts w:ascii="宋体" w:hAnsi="宋体"/>
                <w:color w:val="auto"/>
                <w:sz w:val="18"/>
                <w:szCs w:val="18"/>
                <w:highlight w:val="none"/>
              </w:rPr>
            </w:pPr>
            <w:r>
              <w:rPr>
                <w:rFonts w:hint="eastAsia" w:ascii="宋体" w:hAnsi="宋体"/>
                <w:color w:val="auto"/>
                <w:sz w:val="18"/>
                <w:szCs w:val="18"/>
                <w:highlight w:val="none"/>
              </w:rPr>
              <w:t>类型</w:t>
            </w:r>
          </w:p>
        </w:tc>
        <w:tc>
          <w:tcPr>
            <w:tcW w:w="2841" w:type="dxa"/>
            <w:noWrap w:val="0"/>
            <w:vAlign w:val="top"/>
          </w:tcPr>
          <w:p w14:paraId="52A6991F">
            <w:pPr>
              <w:rPr>
                <w:rFonts w:ascii="宋体" w:hAnsi="宋体"/>
                <w:color w:val="auto"/>
                <w:sz w:val="18"/>
                <w:szCs w:val="18"/>
                <w:highlight w:val="none"/>
              </w:rPr>
            </w:pPr>
            <w:r>
              <w:rPr>
                <w:rFonts w:hint="eastAsia" w:ascii="宋体" w:hAnsi="宋体"/>
                <w:color w:val="auto"/>
                <w:sz w:val="18"/>
                <w:szCs w:val="18"/>
                <w:highlight w:val="none"/>
              </w:rPr>
              <w:t>说明</w:t>
            </w:r>
          </w:p>
        </w:tc>
      </w:tr>
      <w:tr w14:paraId="04CA5800">
        <w:trPr>
          <w:wBefore w:w="0" w:type="dxa"/>
          <w:jc w:val="center"/>
        </w:trPr>
        <w:tc>
          <w:tcPr>
            <w:tcW w:w="2840" w:type="dxa"/>
            <w:noWrap w:val="0"/>
            <w:vAlign w:val="top"/>
          </w:tcPr>
          <w:p w14:paraId="78605DEF">
            <w:pPr>
              <w:rPr>
                <w:rFonts w:ascii="宋体" w:hAnsi="宋体" w:cs="微软雅黑"/>
                <w:color w:val="auto"/>
                <w:sz w:val="18"/>
                <w:szCs w:val="18"/>
                <w:highlight w:val="none"/>
              </w:rPr>
            </w:pPr>
            <w:r>
              <w:rPr>
                <w:rFonts w:ascii="宋体" w:hAnsi="宋体" w:cs="微软雅黑"/>
                <w:color w:val="auto"/>
                <w:sz w:val="18"/>
                <w:szCs w:val="18"/>
                <w:highlight w:val="none"/>
              </w:rPr>
              <w:t>M</w:t>
            </w:r>
            <w:r>
              <w:rPr>
                <w:rFonts w:hint="eastAsia" w:ascii="宋体" w:hAnsi="宋体" w:cs="微软雅黑"/>
                <w:color w:val="auto"/>
                <w:sz w:val="18"/>
                <w:szCs w:val="18"/>
                <w:highlight w:val="none"/>
              </w:rPr>
              <w:t>odeNoteId</w:t>
            </w:r>
          </w:p>
        </w:tc>
        <w:tc>
          <w:tcPr>
            <w:tcW w:w="2841" w:type="dxa"/>
            <w:noWrap w:val="0"/>
            <w:vAlign w:val="top"/>
          </w:tcPr>
          <w:p w14:paraId="066C4709">
            <w:pPr>
              <w:rPr>
                <w:rFonts w:ascii="宋体" w:hAnsi="宋体"/>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0639259">
            <w:pPr>
              <w:rPr>
                <w:rFonts w:ascii="宋体" w:hAnsi="宋体" w:cs="微软雅黑"/>
                <w:color w:val="auto"/>
                <w:sz w:val="18"/>
                <w:szCs w:val="18"/>
                <w:highlight w:val="none"/>
              </w:rPr>
            </w:pPr>
            <w:r>
              <w:rPr>
                <w:rFonts w:hint="eastAsia" w:ascii="宋体" w:hAnsi="宋体"/>
                <w:color w:val="auto"/>
                <w:sz w:val="18"/>
                <w:szCs w:val="18"/>
                <w:highlight w:val="none"/>
              </w:rPr>
              <w:t>发生降级运营模式的车站或者终端设备ID</w:t>
            </w:r>
          </w:p>
        </w:tc>
      </w:tr>
      <w:tr w14:paraId="624D5A53">
        <w:trPr>
          <w:wBefore w:w="0" w:type="dxa"/>
          <w:jc w:val="center"/>
        </w:trPr>
        <w:tc>
          <w:tcPr>
            <w:tcW w:w="2840" w:type="dxa"/>
            <w:noWrap w:val="0"/>
            <w:vAlign w:val="top"/>
          </w:tcPr>
          <w:p w14:paraId="3ABB7DB8">
            <w:pPr>
              <w:rPr>
                <w:rFonts w:ascii="宋体" w:hAnsi="宋体" w:cs="微软雅黑"/>
                <w:color w:val="auto"/>
                <w:sz w:val="18"/>
                <w:szCs w:val="18"/>
                <w:highlight w:val="none"/>
              </w:rPr>
            </w:pPr>
            <w:r>
              <w:rPr>
                <w:rFonts w:ascii="宋体" w:hAnsi="宋体" w:cs="微软雅黑"/>
                <w:color w:val="auto"/>
                <w:sz w:val="18"/>
                <w:szCs w:val="18"/>
                <w:highlight w:val="none"/>
              </w:rPr>
              <w:t>ModeOperationId</w:t>
            </w:r>
          </w:p>
        </w:tc>
        <w:tc>
          <w:tcPr>
            <w:tcW w:w="2841" w:type="dxa"/>
            <w:noWrap w:val="0"/>
            <w:vAlign w:val="top"/>
          </w:tcPr>
          <w:p w14:paraId="0F4EAAEA">
            <w:pPr>
              <w:rPr>
                <w:rFonts w:ascii="宋体" w:hAnsi="宋体"/>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59D6905">
            <w:pPr>
              <w:rPr>
                <w:rFonts w:ascii="宋体" w:hAnsi="宋体" w:cs="微软雅黑"/>
                <w:color w:val="auto"/>
                <w:sz w:val="18"/>
                <w:szCs w:val="18"/>
                <w:highlight w:val="none"/>
              </w:rPr>
            </w:pPr>
            <w:r>
              <w:rPr>
                <w:rFonts w:hint="eastAsia" w:ascii="宋体" w:hAnsi="宋体" w:cs="微软雅黑"/>
                <w:color w:val="auto"/>
                <w:sz w:val="18"/>
                <w:szCs w:val="18"/>
                <w:highlight w:val="none"/>
              </w:rPr>
              <w:t>降级运营模式ID</w:t>
            </w:r>
          </w:p>
        </w:tc>
      </w:tr>
      <w:tr w14:paraId="3E303B53">
        <w:trPr>
          <w:wBefore w:w="0" w:type="dxa"/>
          <w:jc w:val="center"/>
        </w:trPr>
        <w:tc>
          <w:tcPr>
            <w:tcW w:w="2840" w:type="dxa"/>
            <w:noWrap w:val="0"/>
            <w:vAlign w:val="top"/>
          </w:tcPr>
          <w:p w14:paraId="5C4ABB53">
            <w:pPr>
              <w:rPr>
                <w:rFonts w:ascii="宋体" w:hAnsi="宋体" w:cs="微软雅黑"/>
                <w:color w:val="auto"/>
                <w:sz w:val="18"/>
                <w:szCs w:val="18"/>
                <w:highlight w:val="none"/>
              </w:rPr>
            </w:pPr>
            <w:r>
              <w:rPr>
                <w:rFonts w:ascii="宋体" w:hAnsi="宋体" w:cs="微软雅黑"/>
                <w:color w:val="auto"/>
                <w:sz w:val="18"/>
                <w:szCs w:val="18"/>
                <w:highlight w:val="none"/>
              </w:rPr>
              <w:t>M</w:t>
            </w:r>
            <w:r>
              <w:rPr>
                <w:rFonts w:hint="eastAsia" w:ascii="宋体" w:hAnsi="宋体" w:cs="微软雅黑"/>
                <w:color w:val="auto"/>
                <w:sz w:val="18"/>
                <w:szCs w:val="18"/>
                <w:highlight w:val="none"/>
              </w:rPr>
              <w:t>odeChangeDate</w:t>
            </w:r>
          </w:p>
        </w:tc>
        <w:tc>
          <w:tcPr>
            <w:tcW w:w="2841" w:type="dxa"/>
            <w:noWrap w:val="0"/>
            <w:vAlign w:val="top"/>
          </w:tcPr>
          <w:p w14:paraId="25A54961">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75D25AC">
            <w:pPr>
              <w:rPr>
                <w:rFonts w:ascii="宋体" w:hAnsi="宋体" w:cs="微软雅黑"/>
                <w:color w:val="auto"/>
                <w:sz w:val="18"/>
                <w:szCs w:val="18"/>
                <w:highlight w:val="none"/>
              </w:rPr>
            </w:pPr>
            <w:r>
              <w:rPr>
                <w:rFonts w:hint="eastAsia" w:ascii="宋体" w:hAnsi="宋体"/>
                <w:color w:val="auto"/>
                <w:sz w:val="18"/>
                <w:szCs w:val="18"/>
                <w:highlight w:val="none"/>
              </w:rPr>
              <w:t>降级运营模式发生时间</w:t>
            </w:r>
            <w:r>
              <w:rPr>
                <w:rFonts w:ascii="宋体" w:hAnsi="宋体"/>
                <w:color w:val="auto"/>
                <w:sz w:val="18"/>
                <w:szCs w:val="18"/>
                <w:highlight w:val="none"/>
              </w:rPr>
              <w:t>YYYYMMDD HH24MISS</w:t>
            </w:r>
          </w:p>
        </w:tc>
      </w:tr>
    </w:tbl>
    <w:p w14:paraId="4A175F4B">
      <w:pPr>
        <w:pStyle w:val="41"/>
        <w:rPr>
          <w:color w:val="auto"/>
          <w:highlight w:val="none"/>
        </w:rPr>
      </w:pPr>
      <w:r>
        <w:rPr>
          <w:rFonts w:hint="eastAsia"/>
          <w:color w:val="auto"/>
          <w:highlight w:val="none"/>
        </w:rPr>
        <w:t>示例报文</w:t>
      </w:r>
    </w:p>
    <w:p w14:paraId="477D9960">
      <w:pPr>
        <w:pStyle w:val="41"/>
        <w:rPr>
          <w:color w:val="auto"/>
          <w:highlight w:val="none"/>
        </w:rPr>
      </w:pPr>
      <w:r>
        <w:rPr>
          <w:rFonts w:cs="Consolas"/>
          <w:color w:val="auto"/>
          <w:highlight w:val="none"/>
        </w:rPr>
        <w:t>bizData={"requestTime":"20180522094720","modeList":[{"modeNoteId":"12345678","modeOperationId":"</w:t>
      </w:r>
      <w:r>
        <w:rPr>
          <w:color w:val="auto"/>
          <w:highlight w:val="none"/>
        </w:rPr>
        <w:t>23456789</w:t>
      </w:r>
      <w:r>
        <w:rPr>
          <w:rFonts w:cs="Consolas"/>
          <w:color w:val="auto"/>
          <w:highlight w:val="none"/>
        </w:rPr>
        <w:t>","modeChangeDate":"20180522094720"}]}&amp;charset=UTF-8&amp;format=json&amp;providerId=05&amp;signType=02&amp;timestamp=20180511135750</w:t>
      </w:r>
    </w:p>
    <w:p w14:paraId="45B359AF">
      <w:pPr>
        <w:pStyle w:val="175"/>
        <w:rPr>
          <w:color w:val="auto"/>
          <w:highlight w:val="none"/>
        </w:rPr>
      </w:pPr>
      <w:bookmarkStart w:id="177" w:name="_Toc514850260"/>
      <w:r>
        <w:rPr>
          <w:rFonts w:hint="eastAsia"/>
          <w:color w:val="auto"/>
          <w:highlight w:val="none"/>
        </w:rPr>
        <w:t>应答</w:t>
      </w:r>
      <w:r>
        <w:rPr>
          <w:color w:val="auto"/>
          <w:highlight w:val="none"/>
        </w:rPr>
        <w:t>消息</w:t>
      </w:r>
      <w:bookmarkEnd w:id="177"/>
    </w:p>
    <w:p w14:paraId="205BB45F">
      <w:pPr>
        <w:pStyle w:val="41"/>
        <w:rPr>
          <w:color w:val="auto"/>
          <w:highlight w:val="none"/>
        </w:rPr>
      </w:pPr>
      <w:r>
        <w:rPr>
          <w:rFonts w:hint="eastAsia"/>
          <w:color w:val="auto"/>
          <w:highlight w:val="none"/>
        </w:rPr>
        <w:t>接收模式广播应答消息详见表1</w:t>
      </w:r>
      <w:r>
        <w:rPr>
          <w:color w:val="auto"/>
          <w:highlight w:val="none"/>
        </w:rPr>
        <w:t>5</w:t>
      </w:r>
      <w:r>
        <w:rPr>
          <w:rFonts w:hint="eastAsia"/>
          <w:color w:val="auto"/>
          <w:highlight w:val="none"/>
        </w:rPr>
        <w:t>。</w:t>
      </w:r>
    </w:p>
    <w:p w14:paraId="2ADB25DF">
      <w:pPr>
        <w:pStyle w:val="160"/>
        <w:rPr>
          <w:color w:val="auto"/>
          <w:highlight w:val="none"/>
        </w:rPr>
      </w:pPr>
      <w:r>
        <w:rPr>
          <w:rFonts w:hint="eastAsia"/>
          <w:color w:val="auto"/>
          <w:highlight w:val="none"/>
        </w:rPr>
        <w:t>接收模式广播应答消息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6049347">
        <w:trPr>
          <w:wBefore w:w="0" w:type="dxa"/>
          <w:jc w:val="center"/>
        </w:trPr>
        <w:tc>
          <w:tcPr>
            <w:tcW w:w="2840" w:type="dxa"/>
            <w:noWrap w:val="0"/>
            <w:vAlign w:val="top"/>
          </w:tcPr>
          <w:p w14:paraId="12AFE4A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03F4D93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51F3D57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E487BBD">
        <w:trPr>
          <w:wBefore w:w="0" w:type="dxa"/>
          <w:jc w:val="center"/>
        </w:trPr>
        <w:tc>
          <w:tcPr>
            <w:tcW w:w="2840" w:type="dxa"/>
            <w:noWrap w:val="0"/>
            <w:vAlign w:val="top"/>
          </w:tcPr>
          <w:p w14:paraId="7C326924">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etCode</w:t>
            </w:r>
          </w:p>
        </w:tc>
        <w:tc>
          <w:tcPr>
            <w:tcW w:w="2841" w:type="dxa"/>
            <w:noWrap w:val="0"/>
            <w:vAlign w:val="top"/>
          </w:tcPr>
          <w:p w14:paraId="3521FF5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F569B2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79B8C6EC">
        <w:trPr>
          <w:wBefore w:w="0" w:type="dxa"/>
          <w:jc w:val="center"/>
        </w:trPr>
        <w:tc>
          <w:tcPr>
            <w:tcW w:w="2840" w:type="dxa"/>
            <w:noWrap w:val="0"/>
            <w:vAlign w:val="top"/>
          </w:tcPr>
          <w:p w14:paraId="6A2AE47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etMsg</w:t>
            </w:r>
          </w:p>
        </w:tc>
        <w:tc>
          <w:tcPr>
            <w:tcW w:w="2841" w:type="dxa"/>
            <w:noWrap w:val="0"/>
            <w:vAlign w:val="top"/>
          </w:tcPr>
          <w:p w14:paraId="2EF383A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2F3A1A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27289C0D">
      <w:pPr>
        <w:pStyle w:val="41"/>
        <w:rPr>
          <w:color w:val="auto"/>
          <w:highlight w:val="none"/>
        </w:rPr>
      </w:pPr>
      <w:r>
        <w:rPr>
          <w:rFonts w:hint="eastAsia"/>
          <w:color w:val="auto"/>
          <w:highlight w:val="none"/>
        </w:rPr>
        <w:t>示例</w:t>
      </w:r>
      <w:r>
        <w:rPr>
          <w:color w:val="auto"/>
          <w:highlight w:val="none"/>
        </w:rPr>
        <w:t>报文</w:t>
      </w:r>
    </w:p>
    <w:p w14:paraId="29E5E856">
      <w:pPr>
        <w:pStyle w:val="41"/>
        <w:rPr>
          <w:color w:val="auto"/>
          <w:highlight w:val="none"/>
        </w:rPr>
      </w:pPr>
      <w:r>
        <w:rPr>
          <w:color w:val="auto"/>
          <w:highlight w:val="none"/>
        </w:rPr>
        <w:t>{"retCode":"0000","retMsg":"</w:t>
      </w:r>
      <w:r>
        <w:rPr>
          <w:rFonts w:hint="eastAsia"/>
          <w:color w:val="auto"/>
          <w:highlight w:val="none"/>
        </w:rPr>
        <w:t>成功</w:t>
      </w:r>
      <w:r>
        <w:rPr>
          <w:color w:val="auto"/>
          <w:highlight w:val="none"/>
        </w:rPr>
        <w:t>"}</w:t>
      </w:r>
    </w:p>
    <w:p w14:paraId="1587F78C">
      <w:pPr>
        <w:pStyle w:val="146"/>
        <w:spacing w:before="156" w:after="156"/>
        <w:rPr>
          <w:color w:val="auto"/>
          <w:highlight w:val="none"/>
        </w:rPr>
      </w:pPr>
      <w:bookmarkStart w:id="178" w:name="_Toc514850261"/>
      <w:r>
        <w:rPr>
          <w:color w:val="auto"/>
          <w:highlight w:val="none"/>
        </w:rPr>
        <w:t xml:space="preserve">IF7A-02 </w:t>
      </w:r>
      <w:r>
        <w:rPr>
          <w:rFonts w:hint="eastAsia"/>
          <w:color w:val="auto"/>
          <w:highlight w:val="none"/>
        </w:rPr>
        <w:t>文件</w:t>
      </w:r>
      <w:r>
        <w:rPr>
          <w:color w:val="auto"/>
          <w:highlight w:val="none"/>
        </w:rPr>
        <w:t>通知</w:t>
      </w:r>
      <w:bookmarkEnd w:id="178"/>
    </w:p>
    <w:p w14:paraId="5A03C80C">
      <w:pPr>
        <w:pStyle w:val="175"/>
        <w:rPr>
          <w:color w:val="auto"/>
          <w:highlight w:val="none"/>
        </w:rPr>
      </w:pPr>
      <w:bookmarkStart w:id="179" w:name="_Toc514850262"/>
      <w:r>
        <w:rPr>
          <w:rFonts w:hint="eastAsia"/>
          <w:color w:val="auto"/>
          <w:highlight w:val="none"/>
        </w:rPr>
        <w:t>接口地址</w:t>
      </w:r>
      <w:bookmarkEnd w:id="179"/>
    </w:p>
    <w:p w14:paraId="2E5C1B04">
      <w:pPr>
        <w:pStyle w:val="41"/>
        <w:rPr>
          <w:rFonts w:hAnsi="宋体"/>
          <w:color w:val="auto"/>
          <w:szCs w:val="21"/>
          <w:highlight w:val="none"/>
          <w:lang/>
        </w:rPr>
      </w:pPr>
      <w:r>
        <w:rPr>
          <w:rFonts w:hAnsi="宋体"/>
          <w:color w:val="auto"/>
          <w:szCs w:val="21"/>
          <w:highlight w:val="none"/>
          <w:lang/>
        </w:rPr>
        <w:t>http//:[ip]:[port]/[project]/ci</w:t>
      </w:r>
      <w:r>
        <w:rPr>
          <w:rFonts w:hint="eastAsia" w:hAnsi="宋体"/>
          <w:color w:val="auto"/>
          <w:szCs w:val="21"/>
          <w:highlight w:val="none"/>
          <w:lang/>
        </w:rPr>
        <w:t>/</w:t>
      </w:r>
      <w:r>
        <w:rPr>
          <w:rFonts w:hAnsi="宋体"/>
          <w:color w:val="auto"/>
          <w:szCs w:val="21"/>
          <w:highlight w:val="none"/>
          <w:lang/>
        </w:rPr>
        <w:t>acc/receiveFileNoti</w:t>
      </w:r>
    </w:p>
    <w:p w14:paraId="35C6D5BD">
      <w:pPr>
        <w:pStyle w:val="175"/>
        <w:rPr>
          <w:color w:val="auto"/>
          <w:highlight w:val="none"/>
        </w:rPr>
      </w:pPr>
      <w:bookmarkStart w:id="180" w:name="_Toc514850263"/>
      <w:r>
        <w:rPr>
          <w:rFonts w:hint="eastAsia"/>
          <w:color w:val="auto"/>
          <w:highlight w:val="none"/>
        </w:rPr>
        <w:t>接口</w:t>
      </w:r>
      <w:r>
        <w:rPr>
          <w:color w:val="auto"/>
          <w:highlight w:val="none"/>
        </w:rPr>
        <w:t>说明</w:t>
      </w:r>
      <w:bookmarkEnd w:id="180"/>
    </w:p>
    <w:p w14:paraId="6A096AB7">
      <w:pPr>
        <w:pStyle w:val="41"/>
        <w:rPr>
          <w:color w:val="auto"/>
          <w:szCs w:val="21"/>
          <w:highlight w:val="none"/>
          <w:lang/>
        </w:rPr>
      </w:pPr>
      <w:r>
        <w:rPr>
          <w:rFonts w:hint="eastAsia"/>
          <w:color w:val="auto"/>
          <w:szCs w:val="21"/>
          <w:highlight w:val="none"/>
          <w:lang/>
        </w:rPr>
        <w:t>接收文件</w:t>
      </w:r>
      <w:r>
        <w:rPr>
          <w:color w:val="auto"/>
          <w:szCs w:val="21"/>
          <w:highlight w:val="none"/>
          <w:lang/>
        </w:rPr>
        <w:t>通知</w:t>
      </w:r>
    </w:p>
    <w:p w14:paraId="2474B72D">
      <w:pPr>
        <w:pStyle w:val="175"/>
        <w:rPr>
          <w:color w:val="auto"/>
          <w:highlight w:val="none"/>
        </w:rPr>
      </w:pPr>
      <w:bookmarkStart w:id="181" w:name="_Toc514850264"/>
      <w:r>
        <w:rPr>
          <w:rFonts w:hint="eastAsia"/>
          <w:color w:val="auto"/>
          <w:highlight w:val="none"/>
        </w:rPr>
        <w:t>请求消息</w:t>
      </w:r>
      <w:bookmarkEnd w:id="181"/>
    </w:p>
    <w:p w14:paraId="59573CAF">
      <w:pPr>
        <w:pStyle w:val="41"/>
        <w:rPr>
          <w:color w:val="auto"/>
          <w:highlight w:val="none"/>
        </w:rPr>
      </w:pPr>
      <w:r>
        <w:rPr>
          <w:rFonts w:hint="eastAsia"/>
          <w:color w:val="auto"/>
          <w:highlight w:val="none"/>
        </w:rPr>
        <w:t>文件</w:t>
      </w:r>
      <w:r>
        <w:rPr>
          <w:color w:val="auto"/>
          <w:highlight w:val="none"/>
        </w:rPr>
        <w:t>通知</w:t>
      </w:r>
      <w:r>
        <w:rPr>
          <w:rFonts w:hint="eastAsia"/>
          <w:color w:val="auto"/>
          <w:highlight w:val="none"/>
        </w:rPr>
        <w:t>请求消息详见表1</w:t>
      </w:r>
      <w:r>
        <w:rPr>
          <w:color w:val="auto"/>
          <w:highlight w:val="none"/>
        </w:rPr>
        <w:t>6</w:t>
      </w:r>
      <w:r>
        <w:rPr>
          <w:rFonts w:hint="eastAsia"/>
          <w:color w:val="auto"/>
          <w:highlight w:val="none"/>
        </w:rPr>
        <w:t>。</w:t>
      </w:r>
    </w:p>
    <w:p w14:paraId="68A56721">
      <w:pPr>
        <w:pStyle w:val="160"/>
        <w:rPr>
          <w:color w:val="auto"/>
          <w:highlight w:val="none"/>
        </w:rPr>
      </w:pPr>
      <w:r>
        <w:rPr>
          <w:rFonts w:hint="eastAsia"/>
          <w:color w:val="auto"/>
          <w:highlight w:val="none"/>
        </w:rPr>
        <w:t>文件</w:t>
      </w:r>
      <w:r>
        <w:rPr>
          <w:color w:val="auto"/>
          <w:highlight w:val="none"/>
        </w:rPr>
        <w:t>通知</w:t>
      </w:r>
      <w:r>
        <w:rPr>
          <w:rFonts w:hint="eastAsia"/>
          <w:color w:val="auto"/>
          <w:highlight w:val="none"/>
        </w:rPr>
        <w:t>请求消息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49F8E92">
        <w:trPr>
          <w:wBefore w:w="0" w:type="dxa"/>
          <w:jc w:val="center"/>
        </w:trPr>
        <w:tc>
          <w:tcPr>
            <w:tcW w:w="2840" w:type="dxa"/>
            <w:noWrap w:val="0"/>
            <w:vAlign w:val="top"/>
          </w:tcPr>
          <w:p w14:paraId="04DAC9E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44BE978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BF9CFA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2E45795E">
        <w:trPr>
          <w:wBefore w:w="0" w:type="dxa"/>
          <w:jc w:val="center"/>
        </w:trPr>
        <w:tc>
          <w:tcPr>
            <w:tcW w:w="2840" w:type="dxa"/>
            <w:noWrap w:val="0"/>
            <w:vAlign w:val="top"/>
          </w:tcPr>
          <w:p w14:paraId="0783682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equestSeq</w:t>
            </w:r>
          </w:p>
        </w:tc>
        <w:tc>
          <w:tcPr>
            <w:tcW w:w="2841" w:type="dxa"/>
            <w:noWrap w:val="0"/>
            <w:vAlign w:val="top"/>
          </w:tcPr>
          <w:p w14:paraId="77E66DA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top"/>
          </w:tcPr>
          <w:p w14:paraId="0CB9CB69">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请求</w:t>
            </w:r>
            <w:r>
              <w:rPr>
                <w:rFonts w:ascii="宋体" w:hAnsi="宋体"/>
                <w:color w:val="auto"/>
                <w:sz w:val="18"/>
                <w:szCs w:val="18"/>
                <w:highlight w:val="none"/>
              </w:rPr>
              <w:t>批次号</w:t>
            </w:r>
          </w:p>
        </w:tc>
      </w:tr>
      <w:tr w14:paraId="70FB07B5">
        <w:trPr>
          <w:wBefore w:w="0" w:type="dxa"/>
          <w:jc w:val="center"/>
        </w:trPr>
        <w:tc>
          <w:tcPr>
            <w:tcW w:w="2840" w:type="dxa"/>
            <w:noWrap w:val="0"/>
            <w:vAlign w:val="top"/>
          </w:tcPr>
          <w:p w14:paraId="1440386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FileType</w:t>
            </w:r>
          </w:p>
        </w:tc>
        <w:tc>
          <w:tcPr>
            <w:tcW w:w="2841" w:type="dxa"/>
            <w:noWrap w:val="0"/>
            <w:vAlign w:val="top"/>
          </w:tcPr>
          <w:p w14:paraId="029C6DC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A6A0E70">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参见“4.15文件类型”</w:t>
            </w:r>
          </w:p>
        </w:tc>
      </w:tr>
      <w:tr w14:paraId="3631B5AD">
        <w:trPr>
          <w:wBefore w:w="0" w:type="dxa"/>
          <w:jc w:val="center"/>
        </w:trPr>
        <w:tc>
          <w:tcPr>
            <w:tcW w:w="2840" w:type="dxa"/>
            <w:noWrap w:val="0"/>
            <w:vAlign w:val="top"/>
          </w:tcPr>
          <w:p w14:paraId="5FF5811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Filename</w:t>
            </w:r>
          </w:p>
        </w:tc>
        <w:tc>
          <w:tcPr>
            <w:tcW w:w="2841" w:type="dxa"/>
            <w:noWrap w:val="0"/>
            <w:vAlign w:val="top"/>
          </w:tcPr>
          <w:p w14:paraId="2184E41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FDE7E74">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仅含文件名</w:t>
            </w:r>
          </w:p>
        </w:tc>
      </w:tr>
    </w:tbl>
    <w:p w14:paraId="74B23BAB">
      <w:pPr>
        <w:pStyle w:val="41"/>
        <w:rPr>
          <w:color w:val="auto"/>
          <w:highlight w:val="none"/>
        </w:rPr>
      </w:pPr>
      <w:r>
        <w:rPr>
          <w:rFonts w:hint="eastAsia"/>
          <w:color w:val="auto"/>
          <w:highlight w:val="none"/>
        </w:rPr>
        <w:t>示例</w:t>
      </w:r>
      <w:r>
        <w:rPr>
          <w:color w:val="auto"/>
          <w:highlight w:val="none"/>
        </w:rPr>
        <w:t>报文</w:t>
      </w:r>
    </w:p>
    <w:p w14:paraId="01C00D9F">
      <w:pPr>
        <w:pStyle w:val="41"/>
        <w:rPr>
          <w:rFonts w:hAnsi="宋体"/>
          <w:color w:val="auto"/>
          <w:szCs w:val="21"/>
          <w:highlight w:val="none"/>
        </w:rPr>
      </w:pPr>
      <w:r>
        <w:rPr>
          <w:color w:val="auto"/>
          <w:highlight w:val="none"/>
        </w:rPr>
        <w:t>bizData</w:t>
      </w:r>
      <w:r>
        <w:rPr>
          <w:rFonts w:hAnsi="宋体" w:cs="Consolas"/>
          <w:color w:val="auto"/>
          <w:szCs w:val="21"/>
          <w:highlight w:val="none"/>
        </w:rPr>
        <w:t>={"fileType":"00","fileName":"ESLOGIC.20180214.001"}&amp;charset=UTF-8&amp;format=json&amp;providerId=05&amp;signType=02&amp;timestamp=20180511135750</w:t>
      </w:r>
    </w:p>
    <w:p w14:paraId="2B112C98">
      <w:pPr>
        <w:pStyle w:val="175"/>
        <w:rPr>
          <w:color w:val="auto"/>
          <w:highlight w:val="none"/>
        </w:rPr>
      </w:pPr>
      <w:bookmarkStart w:id="182" w:name="_Toc514850265"/>
      <w:r>
        <w:rPr>
          <w:rFonts w:hint="eastAsia"/>
          <w:color w:val="auto"/>
          <w:highlight w:val="none"/>
        </w:rPr>
        <w:t>应答</w:t>
      </w:r>
      <w:r>
        <w:rPr>
          <w:color w:val="auto"/>
          <w:highlight w:val="none"/>
        </w:rPr>
        <w:t>消息</w:t>
      </w:r>
      <w:bookmarkEnd w:id="182"/>
    </w:p>
    <w:p w14:paraId="4D71B598">
      <w:pPr>
        <w:pStyle w:val="41"/>
        <w:rPr>
          <w:color w:val="auto"/>
          <w:highlight w:val="none"/>
        </w:rPr>
      </w:pPr>
      <w:r>
        <w:rPr>
          <w:rFonts w:hint="eastAsia"/>
          <w:color w:val="auto"/>
          <w:highlight w:val="none"/>
        </w:rPr>
        <w:t>文件</w:t>
      </w:r>
      <w:r>
        <w:rPr>
          <w:color w:val="auto"/>
          <w:highlight w:val="none"/>
        </w:rPr>
        <w:t>通知</w:t>
      </w:r>
      <w:r>
        <w:rPr>
          <w:rFonts w:hint="eastAsia"/>
          <w:color w:val="auto"/>
          <w:highlight w:val="none"/>
        </w:rPr>
        <w:t>应答消息详见表1</w:t>
      </w:r>
      <w:r>
        <w:rPr>
          <w:color w:val="auto"/>
          <w:highlight w:val="none"/>
        </w:rPr>
        <w:t>7</w:t>
      </w:r>
      <w:r>
        <w:rPr>
          <w:rFonts w:hint="eastAsia"/>
          <w:color w:val="auto"/>
          <w:highlight w:val="none"/>
        </w:rPr>
        <w:t>。</w:t>
      </w:r>
    </w:p>
    <w:p w14:paraId="78FDC662">
      <w:pPr>
        <w:pStyle w:val="160"/>
        <w:rPr>
          <w:color w:val="auto"/>
          <w:highlight w:val="none"/>
        </w:rPr>
      </w:pPr>
      <w:r>
        <w:rPr>
          <w:rFonts w:hint="eastAsia"/>
          <w:color w:val="auto"/>
          <w:highlight w:val="none"/>
        </w:rPr>
        <w:t>文件</w:t>
      </w:r>
      <w:r>
        <w:rPr>
          <w:color w:val="auto"/>
          <w:highlight w:val="none"/>
        </w:rPr>
        <w:t>通知</w:t>
      </w:r>
      <w:r>
        <w:rPr>
          <w:rFonts w:hint="eastAsia"/>
          <w:color w:val="auto"/>
          <w:highlight w:val="none"/>
        </w:rPr>
        <w:t>应答消息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86E4EC9">
        <w:trPr>
          <w:wBefore w:w="0" w:type="dxa"/>
          <w:jc w:val="center"/>
        </w:trPr>
        <w:tc>
          <w:tcPr>
            <w:tcW w:w="2840" w:type="dxa"/>
            <w:noWrap w:val="0"/>
            <w:vAlign w:val="top"/>
          </w:tcPr>
          <w:p w14:paraId="07381A0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5BC0E46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5A6DF1A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5FE19DFE">
        <w:trPr>
          <w:wBefore w:w="0" w:type="dxa"/>
          <w:jc w:val="center"/>
        </w:trPr>
        <w:tc>
          <w:tcPr>
            <w:tcW w:w="2840" w:type="dxa"/>
            <w:noWrap w:val="0"/>
            <w:vAlign w:val="top"/>
          </w:tcPr>
          <w:p w14:paraId="44B2C23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etCode</w:t>
            </w:r>
          </w:p>
        </w:tc>
        <w:tc>
          <w:tcPr>
            <w:tcW w:w="2841" w:type="dxa"/>
            <w:noWrap w:val="0"/>
            <w:vAlign w:val="top"/>
          </w:tcPr>
          <w:p w14:paraId="1D27A4B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2BA2A8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7FA5A11C">
        <w:trPr>
          <w:wBefore w:w="0" w:type="dxa"/>
          <w:jc w:val="center"/>
        </w:trPr>
        <w:tc>
          <w:tcPr>
            <w:tcW w:w="2840" w:type="dxa"/>
            <w:noWrap w:val="0"/>
            <w:vAlign w:val="top"/>
          </w:tcPr>
          <w:p w14:paraId="255D158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etMsg</w:t>
            </w:r>
          </w:p>
        </w:tc>
        <w:tc>
          <w:tcPr>
            <w:tcW w:w="2841" w:type="dxa"/>
            <w:noWrap w:val="0"/>
            <w:vAlign w:val="top"/>
          </w:tcPr>
          <w:p w14:paraId="2EDDEE5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F65BA2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27857C4C">
      <w:pPr>
        <w:pStyle w:val="41"/>
        <w:rPr>
          <w:color w:val="auto"/>
          <w:szCs w:val="21"/>
          <w:highlight w:val="none"/>
        </w:rPr>
      </w:pPr>
      <w:r>
        <w:rPr>
          <w:rFonts w:hint="eastAsia"/>
          <w:color w:val="auto"/>
          <w:szCs w:val="21"/>
          <w:highlight w:val="none"/>
        </w:rPr>
        <w:t>示例报文</w:t>
      </w:r>
    </w:p>
    <w:p w14:paraId="6F8DE48B">
      <w:pPr>
        <w:pStyle w:val="41"/>
        <w:rPr>
          <w:rFonts w:hAnsi="宋体"/>
          <w:color w:val="auto"/>
          <w:szCs w:val="21"/>
          <w:highlight w:val="none"/>
        </w:rPr>
      </w:pPr>
      <w:r>
        <w:rPr>
          <w:rFonts w:hAnsi="宋体"/>
          <w:color w:val="auto"/>
          <w:szCs w:val="21"/>
          <w:highlight w:val="none"/>
        </w:rPr>
        <w:t>{"retCode":"</w:t>
      </w:r>
      <w:r>
        <w:rPr>
          <w:color w:val="auto"/>
          <w:highlight w:val="none"/>
        </w:rPr>
        <w:t>0000</w:t>
      </w:r>
      <w:r>
        <w:rPr>
          <w:rFonts w:hAnsi="宋体"/>
          <w:color w:val="auto"/>
          <w:szCs w:val="21"/>
          <w:highlight w:val="none"/>
        </w:rPr>
        <w:t>","retMsg":"</w:t>
      </w:r>
      <w:r>
        <w:rPr>
          <w:rFonts w:hint="eastAsia" w:hAnsi="宋体"/>
          <w:color w:val="auto"/>
          <w:szCs w:val="21"/>
          <w:highlight w:val="none"/>
        </w:rPr>
        <w:t>成功</w:t>
      </w:r>
      <w:r>
        <w:rPr>
          <w:rFonts w:hAnsi="宋体"/>
          <w:color w:val="auto"/>
          <w:szCs w:val="21"/>
          <w:highlight w:val="none"/>
        </w:rPr>
        <w:t>"}</w:t>
      </w:r>
    </w:p>
    <w:p w14:paraId="123C8B36">
      <w:pPr>
        <w:pStyle w:val="146"/>
        <w:spacing w:before="156" w:after="156"/>
        <w:rPr>
          <w:color w:val="auto"/>
          <w:highlight w:val="none"/>
        </w:rPr>
      </w:pPr>
      <w:bookmarkStart w:id="183" w:name="_Toc514850266"/>
      <w:r>
        <w:rPr>
          <w:color w:val="auto"/>
          <w:highlight w:val="none"/>
        </w:rPr>
        <w:t xml:space="preserve">IF7B-01 </w:t>
      </w:r>
      <w:r>
        <w:rPr>
          <w:rFonts w:hint="eastAsia"/>
          <w:color w:val="auto"/>
          <w:highlight w:val="none"/>
        </w:rPr>
        <w:t>请求</w:t>
      </w:r>
      <w:r>
        <w:rPr>
          <w:color w:val="auto"/>
          <w:highlight w:val="none"/>
        </w:rPr>
        <w:t>逻辑卡号</w:t>
      </w:r>
      <w:bookmarkEnd w:id="183"/>
    </w:p>
    <w:p w14:paraId="19A73AFD">
      <w:pPr>
        <w:pStyle w:val="175"/>
        <w:rPr>
          <w:color w:val="auto"/>
          <w:highlight w:val="none"/>
        </w:rPr>
      </w:pPr>
      <w:bookmarkStart w:id="184" w:name="_Toc514850267"/>
      <w:r>
        <w:rPr>
          <w:rFonts w:hint="eastAsia"/>
          <w:color w:val="auto"/>
          <w:highlight w:val="none"/>
        </w:rPr>
        <w:t>接口地址</w:t>
      </w:r>
      <w:bookmarkEnd w:id="184"/>
    </w:p>
    <w:p w14:paraId="03E0FBB8">
      <w:pPr>
        <w:pStyle w:val="41"/>
        <w:rPr>
          <w:rFonts w:hAnsi="宋体"/>
          <w:color w:val="auto"/>
          <w:szCs w:val="21"/>
          <w:highlight w:val="none"/>
          <w:lang/>
        </w:rPr>
      </w:pPr>
      <w:r>
        <w:rPr>
          <w:rFonts w:hAnsi="宋体"/>
          <w:color w:val="auto"/>
          <w:szCs w:val="21"/>
          <w:highlight w:val="none"/>
          <w:lang/>
        </w:rPr>
        <w:t>http//:[ip]:[</w:t>
      </w:r>
      <w:r>
        <w:rPr>
          <w:color w:val="auto"/>
          <w:highlight w:val="none"/>
        </w:rPr>
        <w:t>port</w:t>
      </w:r>
      <w:r>
        <w:rPr>
          <w:rFonts w:hAnsi="宋体"/>
          <w:color w:val="auto"/>
          <w:szCs w:val="21"/>
          <w:highlight w:val="none"/>
          <w:lang/>
        </w:rPr>
        <w:t>]/[project]/ci</w:t>
      </w:r>
      <w:r>
        <w:rPr>
          <w:rFonts w:hint="eastAsia" w:hAnsi="宋体"/>
          <w:color w:val="auto"/>
          <w:szCs w:val="21"/>
          <w:highlight w:val="none"/>
          <w:lang/>
        </w:rPr>
        <w:t>/</w:t>
      </w:r>
      <w:r>
        <w:rPr>
          <w:rFonts w:hAnsi="宋体"/>
          <w:color w:val="auto"/>
          <w:szCs w:val="21"/>
          <w:highlight w:val="none"/>
          <w:lang/>
        </w:rPr>
        <w:t>itp/requestQrLoigcNumList</w:t>
      </w:r>
    </w:p>
    <w:p w14:paraId="54BAB00E">
      <w:pPr>
        <w:pStyle w:val="175"/>
        <w:rPr>
          <w:color w:val="auto"/>
          <w:highlight w:val="none"/>
        </w:rPr>
      </w:pPr>
      <w:bookmarkStart w:id="185" w:name="_Toc514850268"/>
      <w:r>
        <w:rPr>
          <w:rFonts w:hint="eastAsia"/>
          <w:color w:val="auto"/>
          <w:highlight w:val="none"/>
        </w:rPr>
        <w:t>接口</w:t>
      </w:r>
      <w:r>
        <w:rPr>
          <w:color w:val="auto"/>
          <w:highlight w:val="none"/>
        </w:rPr>
        <w:t>说明</w:t>
      </w:r>
      <w:bookmarkEnd w:id="185"/>
    </w:p>
    <w:p w14:paraId="35942272">
      <w:pPr>
        <w:pStyle w:val="41"/>
        <w:rPr>
          <w:color w:val="auto"/>
          <w:szCs w:val="21"/>
          <w:highlight w:val="none"/>
          <w:lang/>
        </w:rPr>
      </w:pPr>
      <w:r>
        <w:rPr>
          <w:rFonts w:hint="eastAsia"/>
          <w:color w:val="auto"/>
          <w:szCs w:val="21"/>
          <w:highlight w:val="none"/>
          <w:lang/>
        </w:rPr>
        <w:t>请求逻辑</w:t>
      </w:r>
      <w:r>
        <w:rPr>
          <w:color w:val="auto"/>
          <w:szCs w:val="21"/>
          <w:highlight w:val="none"/>
          <w:lang/>
        </w:rPr>
        <w:t>卡号</w:t>
      </w:r>
    </w:p>
    <w:p w14:paraId="451BD950">
      <w:pPr>
        <w:pStyle w:val="175"/>
        <w:rPr>
          <w:color w:val="auto"/>
          <w:highlight w:val="none"/>
        </w:rPr>
      </w:pPr>
      <w:bookmarkStart w:id="186" w:name="_Toc514850269"/>
      <w:r>
        <w:rPr>
          <w:rFonts w:hint="eastAsia"/>
          <w:color w:val="auto"/>
          <w:highlight w:val="none"/>
        </w:rPr>
        <w:t>请求消息</w:t>
      </w:r>
      <w:bookmarkEnd w:id="186"/>
    </w:p>
    <w:p w14:paraId="3487BDDC">
      <w:pPr>
        <w:pStyle w:val="41"/>
        <w:rPr>
          <w:color w:val="auto"/>
          <w:highlight w:val="none"/>
        </w:rPr>
      </w:pPr>
      <w:r>
        <w:rPr>
          <w:rFonts w:hint="eastAsia"/>
          <w:color w:val="auto"/>
          <w:highlight w:val="none"/>
        </w:rPr>
        <w:t>请求</w:t>
      </w:r>
      <w:r>
        <w:rPr>
          <w:color w:val="auto"/>
          <w:highlight w:val="none"/>
        </w:rPr>
        <w:t>逻辑卡号</w:t>
      </w:r>
      <w:r>
        <w:rPr>
          <w:rFonts w:hint="eastAsia"/>
          <w:color w:val="auto"/>
          <w:highlight w:val="none"/>
        </w:rPr>
        <w:t>请求消息详见表1</w:t>
      </w:r>
      <w:r>
        <w:rPr>
          <w:color w:val="auto"/>
          <w:highlight w:val="none"/>
        </w:rPr>
        <w:t>8</w:t>
      </w:r>
      <w:r>
        <w:rPr>
          <w:rFonts w:hint="eastAsia"/>
          <w:color w:val="auto"/>
          <w:highlight w:val="none"/>
        </w:rPr>
        <w:t>。</w:t>
      </w:r>
    </w:p>
    <w:p w14:paraId="6DA99AC2">
      <w:pPr>
        <w:pStyle w:val="160"/>
        <w:rPr>
          <w:color w:val="auto"/>
          <w:highlight w:val="none"/>
        </w:rPr>
      </w:pPr>
      <w:r>
        <w:rPr>
          <w:rFonts w:hint="eastAsia"/>
          <w:color w:val="auto"/>
          <w:highlight w:val="none"/>
        </w:rPr>
        <w:t>请求</w:t>
      </w:r>
      <w:r>
        <w:rPr>
          <w:color w:val="auto"/>
          <w:highlight w:val="none"/>
        </w:rPr>
        <w:t>逻辑卡号</w:t>
      </w:r>
      <w:r>
        <w:rPr>
          <w:rFonts w:hint="eastAsia"/>
          <w:color w:val="auto"/>
          <w:highlight w:val="none"/>
        </w:rPr>
        <w:t>请求消息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8627E4B">
        <w:trPr>
          <w:wBefore w:w="0" w:type="dxa"/>
          <w:jc w:val="center"/>
        </w:trPr>
        <w:tc>
          <w:tcPr>
            <w:tcW w:w="2840" w:type="dxa"/>
            <w:noWrap w:val="0"/>
            <w:vAlign w:val="top"/>
          </w:tcPr>
          <w:p w14:paraId="34C0E70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4B879EE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5558A3F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5FE31465">
        <w:trPr>
          <w:wBefore w:w="0" w:type="dxa"/>
          <w:jc w:val="center"/>
        </w:trPr>
        <w:tc>
          <w:tcPr>
            <w:tcW w:w="2840" w:type="dxa"/>
            <w:noWrap w:val="0"/>
            <w:vAlign w:val="top"/>
          </w:tcPr>
          <w:p w14:paraId="04A1A60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RequestNum</w:t>
            </w:r>
          </w:p>
        </w:tc>
        <w:tc>
          <w:tcPr>
            <w:tcW w:w="2841" w:type="dxa"/>
            <w:noWrap w:val="0"/>
            <w:vAlign w:val="top"/>
          </w:tcPr>
          <w:p w14:paraId="591A598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9EA2325">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请求</w:t>
            </w:r>
            <w:r>
              <w:rPr>
                <w:rFonts w:ascii="宋体" w:hAnsi="宋体"/>
                <w:color w:val="auto"/>
                <w:sz w:val="18"/>
                <w:szCs w:val="18"/>
                <w:highlight w:val="none"/>
              </w:rPr>
              <w:t xml:space="preserve">数量 </w:t>
            </w:r>
            <w:r>
              <w:rPr>
                <w:rFonts w:hint="eastAsia" w:ascii="宋体" w:hAnsi="宋体"/>
                <w:color w:val="auto"/>
                <w:sz w:val="18"/>
                <w:szCs w:val="18"/>
                <w:highlight w:val="none"/>
              </w:rPr>
              <w:t>默认10万</w:t>
            </w:r>
          </w:p>
        </w:tc>
      </w:tr>
      <w:tr w14:paraId="49360806">
        <w:trPr>
          <w:wBefore w:w="0" w:type="dxa"/>
          <w:jc w:val="center"/>
        </w:trPr>
        <w:tc>
          <w:tcPr>
            <w:tcW w:w="2840" w:type="dxa"/>
            <w:noWrap w:val="0"/>
            <w:vAlign w:val="top"/>
          </w:tcPr>
          <w:p w14:paraId="62FBEE6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eq</w:t>
            </w:r>
            <w:r>
              <w:rPr>
                <w:rFonts w:ascii="宋体" w:hAnsi="宋体" w:cs="微软雅黑"/>
                <w:color w:val="auto"/>
                <w:sz w:val="18"/>
                <w:szCs w:val="18"/>
                <w:highlight w:val="none"/>
              </w:rPr>
              <w:t>uestSeq</w:t>
            </w:r>
          </w:p>
        </w:tc>
        <w:tc>
          <w:tcPr>
            <w:tcW w:w="2841" w:type="dxa"/>
            <w:noWrap w:val="0"/>
            <w:vAlign w:val="top"/>
          </w:tcPr>
          <w:p w14:paraId="19EB345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tinrg</w:t>
            </w:r>
          </w:p>
        </w:tc>
        <w:tc>
          <w:tcPr>
            <w:tcW w:w="2841" w:type="dxa"/>
            <w:noWrap w:val="0"/>
            <w:vAlign w:val="top"/>
          </w:tcPr>
          <w:p w14:paraId="1CB09804">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请求批次</w:t>
            </w:r>
            <w:r>
              <w:rPr>
                <w:rFonts w:ascii="宋体" w:hAnsi="宋体"/>
                <w:color w:val="auto"/>
                <w:sz w:val="18"/>
                <w:szCs w:val="18"/>
                <w:highlight w:val="none"/>
              </w:rPr>
              <w:t>号</w:t>
            </w:r>
          </w:p>
        </w:tc>
      </w:tr>
    </w:tbl>
    <w:p w14:paraId="6FAE8E2E">
      <w:pPr>
        <w:pStyle w:val="41"/>
        <w:rPr>
          <w:rFonts w:hAnsi="宋体"/>
          <w:color w:val="auto"/>
          <w:highlight w:val="none"/>
          <w:lang/>
        </w:rPr>
      </w:pPr>
      <w:r>
        <w:rPr>
          <w:rFonts w:hint="eastAsia" w:hAnsi="宋体"/>
          <w:color w:val="auto"/>
          <w:highlight w:val="none"/>
          <w:lang/>
        </w:rPr>
        <w:t>示例</w:t>
      </w:r>
      <w:r>
        <w:rPr>
          <w:rFonts w:hAnsi="宋体"/>
          <w:color w:val="auto"/>
          <w:highlight w:val="none"/>
          <w:lang/>
        </w:rPr>
        <w:t>报文</w:t>
      </w:r>
    </w:p>
    <w:p w14:paraId="2AF08AAA">
      <w:pPr>
        <w:pStyle w:val="41"/>
        <w:rPr>
          <w:rFonts w:hAnsi="宋体"/>
          <w:color w:val="auto"/>
          <w:highlight w:val="none"/>
          <w:lang/>
        </w:rPr>
      </w:pPr>
      <w:r>
        <w:rPr>
          <w:rFonts w:hAnsi="宋体"/>
          <w:color w:val="auto"/>
          <w:highlight w:val="none"/>
          <w:lang/>
        </w:rPr>
        <w:t>bizData={"requestNum":"100000"}&amp;charset=UTF-8&amp;format=json&amp;providerId=05&amp;signType=02&amp;timestamp=20180511135750</w:t>
      </w:r>
    </w:p>
    <w:p w14:paraId="04A194DE">
      <w:pPr>
        <w:pStyle w:val="175"/>
        <w:rPr>
          <w:color w:val="auto"/>
          <w:highlight w:val="none"/>
        </w:rPr>
      </w:pPr>
      <w:bookmarkStart w:id="187" w:name="_Toc514850270"/>
      <w:r>
        <w:rPr>
          <w:rFonts w:hint="eastAsia"/>
          <w:color w:val="auto"/>
          <w:highlight w:val="none"/>
        </w:rPr>
        <w:t>应答</w:t>
      </w:r>
      <w:r>
        <w:rPr>
          <w:color w:val="auto"/>
          <w:highlight w:val="none"/>
        </w:rPr>
        <w:t>消息</w:t>
      </w:r>
      <w:bookmarkEnd w:id="187"/>
    </w:p>
    <w:p w14:paraId="636D007C">
      <w:pPr>
        <w:pStyle w:val="41"/>
        <w:rPr>
          <w:color w:val="auto"/>
          <w:highlight w:val="none"/>
        </w:rPr>
      </w:pPr>
      <w:r>
        <w:rPr>
          <w:rFonts w:hint="eastAsia"/>
          <w:color w:val="auto"/>
          <w:highlight w:val="none"/>
        </w:rPr>
        <w:t>请求</w:t>
      </w:r>
      <w:r>
        <w:rPr>
          <w:color w:val="auto"/>
          <w:highlight w:val="none"/>
        </w:rPr>
        <w:t>逻辑卡号</w:t>
      </w:r>
      <w:r>
        <w:rPr>
          <w:rFonts w:hint="eastAsia"/>
          <w:color w:val="auto"/>
          <w:highlight w:val="none"/>
        </w:rPr>
        <w:t>应答消息详见表1</w:t>
      </w:r>
      <w:r>
        <w:rPr>
          <w:color w:val="auto"/>
          <w:highlight w:val="none"/>
        </w:rPr>
        <w:t>9</w:t>
      </w:r>
      <w:r>
        <w:rPr>
          <w:rFonts w:hint="eastAsia"/>
          <w:color w:val="auto"/>
          <w:highlight w:val="none"/>
        </w:rPr>
        <w:t>。</w:t>
      </w:r>
    </w:p>
    <w:p w14:paraId="7BD35CC5">
      <w:pPr>
        <w:pStyle w:val="160"/>
        <w:rPr>
          <w:color w:val="auto"/>
          <w:highlight w:val="none"/>
        </w:rPr>
      </w:pPr>
      <w:r>
        <w:rPr>
          <w:rFonts w:hint="eastAsia"/>
          <w:color w:val="auto"/>
          <w:highlight w:val="none"/>
        </w:rPr>
        <w:t>请求</w:t>
      </w:r>
      <w:r>
        <w:rPr>
          <w:color w:val="auto"/>
          <w:highlight w:val="none"/>
        </w:rPr>
        <w:t>逻辑卡号</w:t>
      </w:r>
      <w:r>
        <w:rPr>
          <w:rFonts w:hint="eastAsia"/>
          <w:color w:val="auto"/>
          <w:highlight w:val="none"/>
        </w:rPr>
        <w:t>应答消息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92F8394">
        <w:trPr>
          <w:wBefore w:w="0" w:type="dxa"/>
          <w:jc w:val="center"/>
        </w:trPr>
        <w:tc>
          <w:tcPr>
            <w:tcW w:w="2840" w:type="dxa"/>
            <w:noWrap w:val="0"/>
            <w:vAlign w:val="top"/>
          </w:tcPr>
          <w:p w14:paraId="1C511FC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6CB72DD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42E5AA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08654519">
        <w:trPr>
          <w:wBefore w:w="0" w:type="dxa"/>
          <w:jc w:val="center"/>
        </w:trPr>
        <w:tc>
          <w:tcPr>
            <w:tcW w:w="2840" w:type="dxa"/>
            <w:noWrap w:val="0"/>
            <w:vAlign w:val="top"/>
          </w:tcPr>
          <w:p w14:paraId="319B19A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etCode</w:t>
            </w:r>
          </w:p>
        </w:tc>
        <w:tc>
          <w:tcPr>
            <w:tcW w:w="2841" w:type="dxa"/>
            <w:noWrap w:val="0"/>
            <w:vAlign w:val="top"/>
          </w:tcPr>
          <w:p w14:paraId="38E1CFE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930746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3E083B41">
        <w:trPr>
          <w:wBefore w:w="0" w:type="dxa"/>
          <w:jc w:val="center"/>
        </w:trPr>
        <w:tc>
          <w:tcPr>
            <w:tcW w:w="2840" w:type="dxa"/>
            <w:noWrap w:val="0"/>
            <w:vAlign w:val="top"/>
          </w:tcPr>
          <w:p w14:paraId="47AD3DD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etMsg</w:t>
            </w:r>
          </w:p>
        </w:tc>
        <w:tc>
          <w:tcPr>
            <w:tcW w:w="2841" w:type="dxa"/>
            <w:noWrap w:val="0"/>
            <w:vAlign w:val="top"/>
          </w:tcPr>
          <w:p w14:paraId="48E3E48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D1D489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3C09D607">
      <w:pPr>
        <w:pStyle w:val="41"/>
        <w:rPr>
          <w:rFonts w:hAnsi="宋体"/>
          <w:color w:val="auto"/>
          <w:highlight w:val="none"/>
        </w:rPr>
      </w:pPr>
      <w:r>
        <w:rPr>
          <w:rFonts w:hint="eastAsia" w:hAnsi="宋体"/>
          <w:color w:val="auto"/>
          <w:highlight w:val="none"/>
        </w:rPr>
        <w:t>示例</w:t>
      </w:r>
      <w:r>
        <w:rPr>
          <w:rFonts w:hAnsi="宋体"/>
          <w:color w:val="auto"/>
          <w:highlight w:val="none"/>
          <w:lang/>
        </w:rPr>
        <w:t>报文</w:t>
      </w:r>
    </w:p>
    <w:p w14:paraId="639C00D6">
      <w:pPr>
        <w:pStyle w:val="41"/>
        <w:rPr>
          <w:rFonts w:hAnsi="宋体"/>
          <w:color w:val="auto"/>
          <w:highlight w:val="none"/>
        </w:rPr>
      </w:pPr>
      <w:r>
        <w:rPr>
          <w:rFonts w:hAnsi="宋体"/>
          <w:color w:val="auto"/>
          <w:highlight w:val="none"/>
        </w:rPr>
        <w:t>{"retCode":"0000","retMsg":"</w:t>
      </w:r>
      <w:r>
        <w:rPr>
          <w:rFonts w:hint="eastAsia" w:hAnsi="宋体"/>
          <w:color w:val="auto"/>
          <w:highlight w:val="none"/>
        </w:rPr>
        <w:t>成功</w:t>
      </w:r>
      <w:r>
        <w:rPr>
          <w:rFonts w:hAnsi="宋体"/>
          <w:color w:val="auto"/>
          <w:highlight w:val="none"/>
        </w:rPr>
        <w:t>"}</w:t>
      </w:r>
    </w:p>
    <w:p w14:paraId="3D72650E">
      <w:pPr>
        <w:pStyle w:val="146"/>
        <w:spacing w:before="156" w:after="156"/>
        <w:rPr>
          <w:color w:val="auto"/>
          <w:highlight w:val="none"/>
        </w:rPr>
      </w:pPr>
      <w:bookmarkStart w:id="188" w:name="_Toc514850271"/>
      <w:r>
        <w:rPr>
          <w:color w:val="auto"/>
          <w:highlight w:val="none"/>
        </w:rPr>
        <w:t xml:space="preserve">IF7B -02 </w:t>
      </w:r>
      <w:r>
        <w:rPr>
          <w:rFonts w:hint="eastAsia"/>
          <w:color w:val="auto"/>
          <w:highlight w:val="none"/>
        </w:rPr>
        <w:t>请求生成</w:t>
      </w:r>
      <w:r>
        <w:rPr>
          <w:color w:val="auto"/>
          <w:highlight w:val="none"/>
        </w:rPr>
        <w:t>地铁</w:t>
      </w:r>
      <w:r>
        <w:rPr>
          <w:rFonts w:hint="eastAsia"/>
          <w:color w:val="auto"/>
          <w:highlight w:val="none"/>
        </w:rPr>
        <w:t>CA密钥</w:t>
      </w:r>
      <w:bookmarkEnd w:id="188"/>
    </w:p>
    <w:p w14:paraId="7D327322">
      <w:pPr>
        <w:pStyle w:val="175"/>
        <w:rPr>
          <w:color w:val="auto"/>
          <w:highlight w:val="none"/>
        </w:rPr>
      </w:pPr>
      <w:bookmarkStart w:id="189" w:name="_Toc514850272"/>
      <w:r>
        <w:rPr>
          <w:rFonts w:hint="eastAsia"/>
          <w:color w:val="auto"/>
          <w:highlight w:val="none"/>
        </w:rPr>
        <w:t>接口地址</w:t>
      </w:r>
      <w:bookmarkEnd w:id="189"/>
    </w:p>
    <w:p w14:paraId="0D3BD651">
      <w:pPr>
        <w:pStyle w:val="41"/>
        <w:rPr>
          <w:rFonts w:hAnsi="宋体"/>
          <w:color w:val="auto"/>
          <w:highlight w:val="none"/>
          <w:lang/>
        </w:rPr>
      </w:pPr>
      <w:r>
        <w:rPr>
          <w:rFonts w:hAnsi="宋体"/>
          <w:color w:val="auto"/>
          <w:highlight w:val="none"/>
          <w:lang/>
        </w:rPr>
        <w:t>http//:[ip]:[port]/[project]/ci</w:t>
      </w:r>
      <w:r>
        <w:rPr>
          <w:rFonts w:hint="eastAsia" w:hAnsi="宋体"/>
          <w:color w:val="auto"/>
          <w:highlight w:val="none"/>
          <w:lang/>
        </w:rPr>
        <w:t>/</w:t>
      </w:r>
      <w:r>
        <w:rPr>
          <w:rFonts w:hAnsi="宋体"/>
          <w:color w:val="auto"/>
          <w:highlight w:val="none"/>
          <w:lang/>
        </w:rPr>
        <w:t>itp/requestCaKey</w:t>
      </w:r>
    </w:p>
    <w:p w14:paraId="515C0252">
      <w:pPr>
        <w:pStyle w:val="175"/>
        <w:rPr>
          <w:color w:val="auto"/>
          <w:highlight w:val="none"/>
        </w:rPr>
      </w:pPr>
      <w:bookmarkStart w:id="190" w:name="_Toc514850273"/>
      <w:r>
        <w:rPr>
          <w:rFonts w:hint="eastAsia"/>
          <w:color w:val="auto"/>
          <w:highlight w:val="none"/>
        </w:rPr>
        <w:t>接口</w:t>
      </w:r>
      <w:r>
        <w:rPr>
          <w:color w:val="auto"/>
          <w:highlight w:val="none"/>
        </w:rPr>
        <w:t>说明</w:t>
      </w:r>
      <w:bookmarkEnd w:id="190"/>
    </w:p>
    <w:p w14:paraId="6C11D299">
      <w:pPr>
        <w:pStyle w:val="41"/>
        <w:rPr>
          <w:rFonts w:hAnsi="宋体"/>
          <w:color w:val="auto"/>
          <w:highlight w:val="none"/>
          <w:lang/>
        </w:rPr>
      </w:pPr>
      <w:r>
        <w:rPr>
          <w:rFonts w:hint="eastAsia" w:hAnsi="宋体"/>
          <w:color w:val="auto"/>
          <w:highlight w:val="none"/>
          <w:lang/>
        </w:rPr>
        <w:t>请求</w:t>
      </w:r>
      <w:r>
        <w:rPr>
          <w:rFonts w:hAnsi="宋体"/>
          <w:color w:val="auto"/>
          <w:highlight w:val="none"/>
          <w:lang/>
        </w:rPr>
        <w:t>生成地铁</w:t>
      </w:r>
      <w:r>
        <w:rPr>
          <w:rFonts w:hint="eastAsia" w:hAnsi="宋体"/>
          <w:color w:val="auto"/>
          <w:highlight w:val="none"/>
          <w:lang/>
        </w:rPr>
        <w:t>CA密钥</w:t>
      </w:r>
    </w:p>
    <w:p w14:paraId="7B8E7235">
      <w:pPr>
        <w:pStyle w:val="175"/>
        <w:rPr>
          <w:color w:val="auto"/>
          <w:highlight w:val="none"/>
        </w:rPr>
      </w:pPr>
      <w:bookmarkStart w:id="191" w:name="_Toc514850274"/>
      <w:r>
        <w:rPr>
          <w:rFonts w:hint="eastAsia"/>
          <w:color w:val="auto"/>
          <w:highlight w:val="none"/>
        </w:rPr>
        <w:t>请求消息</w:t>
      </w:r>
      <w:bookmarkEnd w:id="191"/>
    </w:p>
    <w:p w14:paraId="0F81C747">
      <w:pPr>
        <w:pStyle w:val="41"/>
        <w:rPr>
          <w:color w:val="auto"/>
          <w:highlight w:val="none"/>
        </w:rPr>
      </w:pPr>
      <w:r>
        <w:rPr>
          <w:rFonts w:hint="eastAsia" w:hAnsi="宋体"/>
          <w:color w:val="auto"/>
          <w:highlight w:val="none"/>
          <w:lang/>
        </w:rPr>
        <w:t>请求</w:t>
      </w:r>
      <w:r>
        <w:rPr>
          <w:rFonts w:hAnsi="宋体"/>
          <w:color w:val="auto"/>
          <w:highlight w:val="none"/>
          <w:lang/>
        </w:rPr>
        <w:t>生成地铁</w:t>
      </w:r>
      <w:r>
        <w:rPr>
          <w:rFonts w:hint="eastAsia" w:hAnsi="宋体"/>
          <w:color w:val="auto"/>
          <w:highlight w:val="none"/>
          <w:lang/>
        </w:rPr>
        <w:t>CA密钥</w:t>
      </w:r>
      <w:r>
        <w:rPr>
          <w:rFonts w:hint="eastAsia"/>
          <w:color w:val="auto"/>
          <w:highlight w:val="none"/>
        </w:rPr>
        <w:t>请求消息详见表2</w:t>
      </w:r>
      <w:r>
        <w:rPr>
          <w:color w:val="auto"/>
          <w:highlight w:val="none"/>
        </w:rPr>
        <w:t>0</w:t>
      </w:r>
      <w:r>
        <w:rPr>
          <w:rFonts w:hint="eastAsia"/>
          <w:color w:val="auto"/>
          <w:highlight w:val="none"/>
        </w:rPr>
        <w:t>。</w:t>
      </w:r>
    </w:p>
    <w:p w14:paraId="5B25126E">
      <w:pPr>
        <w:pStyle w:val="160"/>
        <w:rPr>
          <w:color w:val="auto"/>
          <w:highlight w:val="none"/>
        </w:rPr>
      </w:pPr>
      <w:r>
        <w:rPr>
          <w:rFonts w:hint="eastAsia" w:hAnsi="宋体"/>
          <w:color w:val="auto"/>
          <w:highlight w:val="none"/>
        </w:rPr>
        <w:t>请求</w:t>
      </w:r>
      <w:r>
        <w:rPr>
          <w:rFonts w:hAnsi="宋体"/>
          <w:color w:val="auto"/>
          <w:highlight w:val="none"/>
        </w:rPr>
        <w:t>生成地铁</w:t>
      </w:r>
      <w:r>
        <w:rPr>
          <w:rFonts w:hint="eastAsia" w:hAnsi="宋体"/>
          <w:color w:val="auto"/>
          <w:highlight w:val="none"/>
        </w:rPr>
        <w:t>CA密钥</w:t>
      </w:r>
      <w:r>
        <w:rPr>
          <w:rFonts w:hint="eastAsia"/>
          <w:color w:val="auto"/>
          <w:highlight w:val="none"/>
        </w:rPr>
        <w:t>请求消息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561FFBA">
        <w:trPr>
          <w:wBefore w:w="0" w:type="dxa"/>
          <w:jc w:val="center"/>
        </w:trPr>
        <w:tc>
          <w:tcPr>
            <w:tcW w:w="2840" w:type="dxa"/>
            <w:noWrap w:val="0"/>
            <w:vAlign w:val="top"/>
          </w:tcPr>
          <w:p w14:paraId="0DD1725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08DB346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7FC8073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6528418B">
        <w:trPr>
          <w:wBefore w:w="0" w:type="dxa"/>
          <w:jc w:val="center"/>
        </w:trPr>
        <w:tc>
          <w:tcPr>
            <w:tcW w:w="2840" w:type="dxa"/>
            <w:noWrap w:val="0"/>
            <w:vAlign w:val="top"/>
          </w:tcPr>
          <w:p w14:paraId="6978FA3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KeyIdx</w:t>
            </w:r>
          </w:p>
        </w:tc>
        <w:tc>
          <w:tcPr>
            <w:tcW w:w="2841" w:type="dxa"/>
            <w:noWrap w:val="0"/>
            <w:vAlign w:val="top"/>
          </w:tcPr>
          <w:p w14:paraId="3B2B91A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top"/>
          </w:tcPr>
          <w:p w14:paraId="35FE95A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密钥索引</w:t>
            </w:r>
          </w:p>
          <w:p w14:paraId="7DC90BC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FFFF密钥</w:t>
            </w:r>
            <w:r>
              <w:rPr>
                <w:rFonts w:ascii="宋体" w:hAnsi="宋体" w:cs="微软雅黑"/>
                <w:color w:val="auto"/>
                <w:sz w:val="18"/>
                <w:szCs w:val="18"/>
                <w:highlight w:val="none"/>
              </w:rPr>
              <w:t>不</w:t>
            </w:r>
            <w:r>
              <w:rPr>
                <w:rFonts w:hint="eastAsia" w:ascii="宋体" w:hAnsi="宋体" w:cs="微软雅黑"/>
                <w:color w:val="auto"/>
                <w:sz w:val="18"/>
                <w:szCs w:val="18"/>
                <w:highlight w:val="none"/>
              </w:rPr>
              <w:t>存储</w:t>
            </w:r>
            <w:r>
              <w:rPr>
                <w:rFonts w:ascii="宋体" w:hAnsi="宋体" w:cs="微软雅黑"/>
                <w:color w:val="auto"/>
                <w:sz w:val="18"/>
                <w:szCs w:val="18"/>
                <w:highlight w:val="none"/>
              </w:rPr>
              <w:t>在</w:t>
            </w:r>
            <w:r>
              <w:rPr>
                <w:rFonts w:hint="eastAsia" w:ascii="宋体" w:hAnsi="宋体" w:cs="微软雅黑"/>
                <w:color w:val="auto"/>
                <w:sz w:val="18"/>
                <w:szCs w:val="18"/>
                <w:highlight w:val="none"/>
              </w:rPr>
              <w:t>HSM</w:t>
            </w:r>
          </w:p>
        </w:tc>
      </w:tr>
    </w:tbl>
    <w:p w14:paraId="5C6F0EEC">
      <w:pPr>
        <w:pStyle w:val="41"/>
        <w:rPr>
          <w:rFonts w:hAnsi="宋体"/>
          <w:color w:val="auto"/>
          <w:highlight w:val="none"/>
          <w:lang/>
        </w:rPr>
      </w:pPr>
      <w:r>
        <w:rPr>
          <w:rFonts w:hint="eastAsia" w:hAnsi="宋体"/>
          <w:color w:val="auto"/>
          <w:highlight w:val="none"/>
          <w:lang/>
        </w:rPr>
        <w:t>示例</w:t>
      </w:r>
      <w:r>
        <w:rPr>
          <w:rFonts w:hAnsi="宋体"/>
          <w:color w:val="auto"/>
          <w:highlight w:val="none"/>
          <w:lang/>
        </w:rPr>
        <w:t>报文</w:t>
      </w:r>
    </w:p>
    <w:p w14:paraId="5386D75C">
      <w:pPr>
        <w:pStyle w:val="41"/>
        <w:rPr>
          <w:rFonts w:hAnsi="宋体"/>
          <w:color w:val="auto"/>
          <w:highlight w:val="none"/>
          <w:lang/>
        </w:rPr>
      </w:pPr>
      <w:r>
        <w:rPr>
          <w:rFonts w:hAnsi="宋体"/>
          <w:color w:val="auto"/>
          <w:highlight w:val="none"/>
          <w:lang/>
        </w:rPr>
        <w:t>bizData={"keyIdx":"FFFF"}&amp;charset=UTF-8&amp;format=json&amp;providerId=05&amp;signType=02&amp;timestamp=20180521092732&amp;sign=b33506eab625190c600a6831ba175646</w:t>
      </w:r>
    </w:p>
    <w:p w14:paraId="06DEBFFB">
      <w:pPr>
        <w:pStyle w:val="175"/>
        <w:rPr>
          <w:color w:val="auto"/>
          <w:highlight w:val="none"/>
        </w:rPr>
      </w:pPr>
      <w:bookmarkStart w:id="192" w:name="_Toc514850275"/>
      <w:r>
        <w:rPr>
          <w:rFonts w:hint="eastAsia"/>
          <w:color w:val="auto"/>
          <w:highlight w:val="none"/>
        </w:rPr>
        <w:t>应答</w:t>
      </w:r>
      <w:r>
        <w:rPr>
          <w:color w:val="auto"/>
          <w:highlight w:val="none"/>
        </w:rPr>
        <w:t>消息</w:t>
      </w:r>
      <w:bookmarkEnd w:id="192"/>
    </w:p>
    <w:p w14:paraId="241F5D43">
      <w:pPr>
        <w:pStyle w:val="41"/>
        <w:rPr>
          <w:color w:val="auto"/>
          <w:highlight w:val="none"/>
        </w:rPr>
      </w:pPr>
      <w:r>
        <w:rPr>
          <w:rFonts w:hint="eastAsia" w:hAnsi="宋体"/>
          <w:color w:val="auto"/>
          <w:highlight w:val="none"/>
          <w:lang/>
        </w:rPr>
        <w:t>请求</w:t>
      </w:r>
      <w:r>
        <w:rPr>
          <w:rFonts w:hAnsi="宋体"/>
          <w:color w:val="auto"/>
          <w:highlight w:val="none"/>
          <w:lang/>
        </w:rPr>
        <w:t>生成地铁</w:t>
      </w:r>
      <w:r>
        <w:rPr>
          <w:rFonts w:hint="eastAsia" w:hAnsi="宋体"/>
          <w:color w:val="auto"/>
          <w:highlight w:val="none"/>
          <w:lang/>
        </w:rPr>
        <w:t>CA密钥</w:t>
      </w:r>
      <w:r>
        <w:rPr>
          <w:rFonts w:hint="eastAsia"/>
          <w:color w:val="auto"/>
          <w:highlight w:val="none"/>
        </w:rPr>
        <w:t>应答消息详见表2</w:t>
      </w:r>
      <w:r>
        <w:rPr>
          <w:color w:val="auto"/>
          <w:highlight w:val="none"/>
        </w:rPr>
        <w:t>1</w:t>
      </w:r>
      <w:r>
        <w:rPr>
          <w:rFonts w:hint="eastAsia"/>
          <w:color w:val="auto"/>
          <w:highlight w:val="none"/>
        </w:rPr>
        <w:t>。</w:t>
      </w:r>
    </w:p>
    <w:p w14:paraId="4F61777B">
      <w:pPr>
        <w:pStyle w:val="160"/>
        <w:rPr>
          <w:color w:val="auto"/>
          <w:highlight w:val="none"/>
        </w:rPr>
      </w:pPr>
      <w:r>
        <w:rPr>
          <w:rFonts w:hint="eastAsia" w:hAnsi="宋体"/>
          <w:color w:val="auto"/>
          <w:highlight w:val="none"/>
        </w:rPr>
        <w:t>请求</w:t>
      </w:r>
      <w:r>
        <w:rPr>
          <w:rFonts w:hAnsi="宋体"/>
          <w:color w:val="auto"/>
          <w:highlight w:val="none"/>
        </w:rPr>
        <w:t>生成地铁</w:t>
      </w:r>
      <w:r>
        <w:rPr>
          <w:rFonts w:hint="eastAsia" w:hAnsi="宋体"/>
          <w:color w:val="auto"/>
          <w:highlight w:val="none"/>
        </w:rPr>
        <w:t>CA密钥</w:t>
      </w:r>
      <w:r>
        <w:rPr>
          <w:rFonts w:hint="eastAsia"/>
          <w:color w:val="auto"/>
          <w:highlight w:val="none"/>
        </w:rPr>
        <w:t>应答消息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1CFD8EB">
        <w:trPr>
          <w:wBefore w:w="0" w:type="dxa"/>
          <w:jc w:val="center"/>
        </w:trPr>
        <w:tc>
          <w:tcPr>
            <w:tcW w:w="2840" w:type="dxa"/>
            <w:noWrap w:val="0"/>
            <w:vAlign w:val="top"/>
          </w:tcPr>
          <w:p w14:paraId="034DABD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3E04FDC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7B80158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B252095">
        <w:trPr>
          <w:wBefore w:w="0" w:type="dxa"/>
          <w:jc w:val="center"/>
        </w:trPr>
        <w:tc>
          <w:tcPr>
            <w:tcW w:w="2840" w:type="dxa"/>
            <w:noWrap w:val="0"/>
            <w:vAlign w:val="top"/>
          </w:tcPr>
          <w:p w14:paraId="5DFF38C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etCode</w:t>
            </w:r>
          </w:p>
        </w:tc>
        <w:tc>
          <w:tcPr>
            <w:tcW w:w="2841" w:type="dxa"/>
            <w:noWrap w:val="0"/>
            <w:vAlign w:val="top"/>
          </w:tcPr>
          <w:p w14:paraId="7618F64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top"/>
          </w:tcPr>
          <w:p w14:paraId="2D379E6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3AB4FB6F">
        <w:trPr>
          <w:wBefore w:w="0" w:type="dxa"/>
          <w:jc w:val="center"/>
        </w:trPr>
        <w:tc>
          <w:tcPr>
            <w:tcW w:w="2840" w:type="dxa"/>
            <w:noWrap w:val="0"/>
            <w:vAlign w:val="top"/>
          </w:tcPr>
          <w:p w14:paraId="7A809C1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etMsg</w:t>
            </w:r>
          </w:p>
        </w:tc>
        <w:tc>
          <w:tcPr>
            <w:tcW w:w="2841" w:type="dxa"/>
            <w:noWrap w:val="0"/>
            <w:vAlign w:val="top"/>
          </w:tcPr>
          <w:p w14:paraId="2FC09B9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top"/>
          </w:tcPr>
          <w:p w14:paraId="2436689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1D515318">
        <w:trPr>
          <w:wBefore w:w="0" w:type="dxa"/>
          <w:trHeight w:val="425" w:hRule="atLeast"/>
          <w:jc w:val="center"/>
        </w:trPr>
        <w:tc>
          <w:tcPr>
            <w:tcW w:w="2840" w:type="dxa"/>
            <w:noWrap w:val="0"/>
            <w:vAlign w:val="center"/>
          </w:tcPr>
          <w:p w14:paraId="21BF56C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PrivateKey</w:t>
            </w:r>
          </w:p>
        </w:tc>
        <w:tc>
          <w:tcPr>
            <w:tcW w:w="2841" w:type="dxa"/>
            <w:noWrap w:val="0"/>
            <w:vAlign w:val="center"/>
          </w:tcPr>
          <w:p w14:paraId="23E58EB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7E4C3E4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LMK加密的私钥d</w:t>
            </w:r>
          </w:p>
        </w:tc>
      </w:tr>
      <w:tr w14:paraId="6D992532">
        <w:trPr>
          <w:wBefore w:w="0" w:type="dxa"/>
          <w:jc w:val="center"/>
        </w:trPr>
        <w:tc>
          <w:tcPr>
            <w:tcW w:w="2840" w:type="dxa"/>
            <w:noWrap w:val="0"/>
            <w:vAlign w:val="top"/>
          </w:tcPr>
          <w:p w14:paraId="6330BFA3">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PublicKey</w:t>
            </w:r>
          </w:p>
        </w:tc>
        <w:tc>
          <w:tcPr>
            <w:tcW w:w="2841" w:type="dxa"/>
            <w:noWrap w:val="0"/>
            <w:vAlign w:val="top"/>
          </w:tcPr>
          <w:p w14:paraId="3CCE002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D3FC17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公钥XY</w:t>
            </w:r>
          </w:p>
        </w:tc>
      </w:tr>
      <w:tr w14:paraId="4C2D681E">
        <w:trPr>
          <w:wBefore w:w="0" w:type="dxa"/>
          <w:jc w:val="center"/>
        </w:trPr>
        <w:tc>
          <w:tcPr>
            <w:tcW w:w="2840" w:type="dxa"/>
            <w:noWrap w:val="0"/>
            <w:vAlign w:val="top"/>
          </w:tcPr>
          <w:p w14:paraId="2B2A0DB4">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sm2KeyPair</w:t>
            </w:r>
          </w:p>
        </w:tc>
        <w:tc>
          <w:tcPr>
            <w:tcW w:w="2841" w:type="dxa"/>
            <w:noWrap w:val="0"/>
            <w:vAlign w:val="top"/>
          </w:tcPr>
          <w:p w14:paraId="0449521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BBA864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SM2密钥密文</w:t>
            </w:r>
            <w:r>
              <w:rPr>
                <w:rFonts w:ascii="宋体" w:hAnsi="宋体" w:cs="微软雅黑"/>
                <w:color w:val="auto"/>
                <w:sz w:val="18"/>
                <w:szCs w:val="18"/>
                <w:highlight w:val="none"/>
              </w:rPr>
              <w:t>对</w:t>
            </w:r>
          </w:p>
        </w:tc>
      </w:tr>
    </w:tbl>
    <w:p w14:paraId="03092EF2">
      <w:pPr>
        <w:pStyle w:val="41"/>
        <w:rPr>
          <w:color w:val="auto"/>
          <w:highlight w:val="none"/>
          <w:lang/>
        </w:rPr>
      </w:pPr>
      <w:r>
        <w:rPr>
          <w:rFonts w:hint="eastAsia"/>
          <w:color w:val="auto"/>
          <w:highlight w:val="none"/>
          <w:lang/>
        </w:rPr>
        <w:t>示例</w:t>
      </w:r>
      <w:r>
        <w:rPr>
          <w:color w:val="auto"/>
          <w:highlight w:val="none"/>
          <w:lang/>
        </w:rPr>
        <w:t>报文</w:t>
      </w:r>
    </w:p>
    <w:p w14:paraId="400D1272">
      <w:pPr>
        <w:pStyle w:val="41"/>
        <w:rPr>
          <w:rFonts w:hAnsi="宋体"/>
          <w:color w:val="auto"/>
          <w:highlight w:val="none"/>
        </w:rPr>
      </w:pPr>
      <w:r>
        <w:rPr>
          <w:rFonts w:hAnsi="宋体"/>
          <w:color w:val="auto"/>
          <w:highlight w:val="none"/>
        </w:rPr>
        <w:t>{"retCode":"0000","retMsg":"</w:t>
      </w:r>
      <w:r>
        <w:rPr>
          <w:rFonts w:hint="eastAsia" w:hAnsi="宋体"/>
          <w:color w:val="auto"/>
          <w:highlight w:val="none"/>
        </w:rPr>
        <w:t>成功</w:t>
      </w:r>
      <w:r>
        <w:rPr>
          <w:rFonts w:hAnsi="宋体"/>
          <w:color w:val="auto"/>
          <w:highlight w:val="none"/>
        </w:rPr>
        <w:t>",</w:t>
      </w:r>
    </w:p>
    <w:p w14:paraId="7386AF41">
      <w:pPr>
        <w:pStyle w:val="41"/>
        <w:rPr>
          <w:rFonts w:hAnsi="宋体"/>
          <w:color w:val="auto"/>
          <w:highlight w:val="none"/>
        </w:rPr>
      </w:pPr>
      <w:r>
        <w:rPr>
          <w:rFonts w:hAnsi="宋体"/>
          <w:color w:val="auto"/>
          <w:highlight w:val="none"/>
        </w:rPr>
        <w:t>"</w:t>
      </w:r>
      <w:r>
        <w:rPr>
          <w:rFonts w:hAnsi="宋体"/>
          <w:color w:val="auto"/>
          <w:highlight w:val="none"/>
          <w:lang/>
        </w:rPr>
        <w:t>privateKey</w:t>
      </w:r>
      <w:r>
        <w:rPr>
          <w:rFonts w:hAnsi="宋体"/>
          <w:color w:val="auto"/>
          <w:highlight w:val="none"/>
        </w:rPr>
        <w:t>":"F5E74FC7757FD953C31EEDA23E51C00E3D5BB6EEBB17C5EAAF1D4449FA1B57151B69DD5DA2929A7E","publicKey":"785547C46A199C650C69D06124D7EEE3ACDE570075401D98662440C6E4E4C140C4CA57935D2EE72E9D9F3357F4D28EC7D40DA861CBF30122FF785E6BFCF5DD2A","sm2KeyPair":"3059301306072A8648CE3D020106082A811CCF5501822D03420004785547C46A199C650C69D06124D7EEE3ACDE570075401D98662440C6E4E4C140C4CA57935D2EE72E9D9F3357F4D28EC7D40DA861CBF30122FF785E6BFCF5DD2A"}</w:t>
      </w:r>
    </w:p>
    <w:p w14:paraId="7BA52577">
      <w:pPr>
        <w:pStyle w:val="146"/>
        <w:spacing w:before="156" w:after="156"/>
        <w:rPr>
          <w:color w:val="auto"/>
          <w:highlight w:val="none"/>
        </w:rPr>
      </w:pPr>
      <w:bookmarkStart w:id="193" w:name="_Toc514850276"/>
      <w:r>
        <w:rPr>
          <w:color w:val="auto"/>
          <w:highlight w:val="none"/>
        </w:rPr>
        <w:t>IF7B -03</w:t>
      </w:r>
      <w:r>
        <w:rPr>
          <w:rFonts w:hint="eastAsia"/>
          <w:color w:val="auto"/>
          <w:highlight w:val="none"/>
        </w:rPr>
        <w:t>请求生成用户SM2密钥</w:t>
      </w:r>
      <w:bookmarkEnd w:id="193"/>
    </w:p>
    <w:p w14:paraId="05A4565E">
      <w:pPr>
        <w:pStyle w:val="175"/>
        <w:rPr>
          <w:color w:val="auto"/>
          <w:highlight w:val="none"/>
        </w:rPr>
      </w:pPr>
      <w:bookmarkStart w:id="194" w:name="_Toc514850277"/>
      <w:r>
        <w:rPr>
          <w:rFonts w:hint="eastAsia"/>
          <w:color w:val="auto"/>
          <w:highlight w:val="none"/>
        </w:rPr>
        <w:t>接口地址</w:t>
      </w:r>
      <w:bookmarkEnd w:id="194"/>
    </w:p>
    <w:p w14:paraId="2A6C8D89">
      <w:pPr>
        <w:pStyle w:val="41"/>
        <w:rPr>
          <w:rFonts w:hAnsi="宋体"/>
          <w:color w:val="auto"/>
          <w:highlight w:val="none"/>
          <w:lang/>
        </w:rPr>
      </w:pPr>
      <w:r>
        <w:rPr>
          <w:rFonts w:hAnsi="宋体"/>
          <w:color w:val="auto"/>
          <w:highlight w:val="none"/>
          <w:lang/>
        </w:rPr>
        <w:t>http//:[ip]:[port]/[project]/ci</w:t>
      </w:r>
      <w:r>
        <w:rPr>
          <w:rFonts w:hint="eastAsia" w:hAnsi="宋体"/>
          <w:color w:val="auto"/>
          <w:highlight w:val="none"/>
          <w:lang/>
        </w:rPr>
        <w:t>/</w:t>
      </w:r>
      <w:r>
        <w:rPr>
          <w:rFonts w:hAnsi="宋体"/>
          <w:color w:val="auto"/>
          <w:highlight w:val="none"/>
          <w:lang/>
        </w:rPr>
        <w:t>itp/requestUserSm2Key</w:t>
      </w:r>
    </w:p>
    <w:p w14:paraId="72E9BA86">
      <w:pPr>
        <w:pStyle w:val="175"/>
        <w:rPr>
          <w:color w:val="auto"/>
          <w:highlight w:val="none"/>
        </w:rPr>
      </w:pPr>
      <w:bookmarkStart w:id="195" w:name="_Toc514850278"/>
      <w:r>
        <w:rPr>
          <w:rFonts w:hint="eastAsia"/>
          <w:color w:val="auto"/>
          <w:highlight w:val="none"/>
        </w:rPr>
        <w:t>接口</w:t>
      </w:r>
      <w:r>
        <w:rPr>
          <w:color w:val="auto"/>
          <w:highlight w:val="none"/>
        </w:rPr>
        <w:t>说明</w:t>
      </w:r>
      <w:bookmarkEnd w:id="195"/>
    </w:p>
    <w:p w14:paraId="485DE94E">
      <w:pPr>
        <w:pStyle w:val="41"/>
        <w:rPr>
          <w:color w:val="auto"/>
          <w:highlight w:val="none"/>
          <w:lang/>
        </w:rPr>
      </w:pPr>
      <w:r>
        <w:rPr>
          <w:rFonts w:hint="eastAsia"/>
          <w:color w:val="auto"/>
          <w:highlight w:val="none"/>
          <w:lang/>
        </w:rPr>
        <w:t>请求生成用户SM2密钥</w:t>
      </w:r>
    </w:p>
    <w:p w14:paraId="5D250F57">
      <w:pPr>
        <w:pStyle w:val="175"/>
        <w:rPr>
          <w:color w:val="auto"/>
          <w:highlight w:val="none"/>
        </w:rPr>
      </w:pPr>
      <w:bookmarkStart w:id="196" w:name="_Toc514850279"/>
      <w:r>
        <w:rPr>
          <w:rFonts w:hint="eastAsia"/>
          <w:color w:val="auto"/>
          <w:highlight w:val="none"/>
        </w:rPr>
        <w:t>请求消息</w:t>
      </w:r>
      <w:bookmarkEnd w:id="196"/>
    </w:p>
    <w:p w14:paraId="45CC9779">
      <w:pPr>
        <w:pStyle w:val="41"/>
        <w:rPr>
          <w:color w:val="auto"/>
          <w:highlight w:val="none"/>
        </w:rPr>
      </w:pPr>
      <w:r>
        <w:rPr>
          <w:rFonts w:hint="eastAsia"/>
          <w:color w:val="auto"/>
          <w:highlight w:val="none"/>
          <w:lang/>
        </w:rPr>
        <w:t>请求生成用户SM2密钥</w:t>
      </w:r>
      <w:r>
        <w:rPr>
          <w:rFonts w:hint="eastAsia"/>
          <w:color w:val="auto"/>
          <w:highlight w:val="none"/>
        </w:rPr>
        <w:t>请求消息详见表2</w:t>
      </w:r>
      <w:r>
        <w:rPr>
          <w:color w:val="auto"/>
          <w:highlight w:val="none"/>
        </w:rPr>
        <w:t>2</w:t>
      </w:r>
      <w:r>
        <w:rPr>
          <w:rFonts w:hint="eastAsia"/>
          <w:color w:val="auto"/>
          <w:highlight w:val="none"/>
        </w:rPr>
        <w:t>。</w:t>
      </w:r>
    </w:p>
    <w:p w14:paraId="2F4E050B">
      <w:pPr>
        <w:pStyle w:val="160"/>
        <w:rPr>
          <w:color w:val="auto"/>
          <w:highlight w:val="none"/>
        </w:rPr>
      </w:pPr>
      <w:r>
        <w:rPr>
          <w:rFonts w:hint="eastAsia"/>
          <w:color w:val="auto"/>
          <w:highlight w:val="none"/>
        </w:rPr>
        <w:t>请求生成用户SM2密钥请求消息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C5932FB">
        <w:trPr>
          <w:wBefore w:w="0" w:type="dxa"/>
          <w:jc w:val="center"/>
        </w:trPr>
        <w:tc>
          <w:tcPr>
            <w:tcW w:w="2840" w:type="dxa"/>
            <w:noWrap w:val="0"/>
            <w:vAlign w:val="top"/>
          </w:tcPr>
          <w:p w14:paraId="20ED8C4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6387AE6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057A6C2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3F64B2C7">
        <w:trPr>
          <w:wBefore w:w="0" w:type="dxa"/>
          <w:jc w:val="center"/>
        </w:trPr>
        <w:tc>
          <w:tcPr>
            <w:tcW w:w="2840" w:type="dxa"/>
            <w:noWrap w:val="0"/>
            <w:vAlign w:val="top"/>
          </w:tcPr>
          <w:p w14:paraId="3258624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LogicNum</w:t>
            </w:r>
          </w:p>
        </w:tc>
        <w:tc>
          <w:tcPr>
            <w:tcW w:w="2841" w:type="dxa"/>
            <w:noWrap w:val="0"/>
            <w:vAlign w:val="top"/>
          </w:tcPr>
          <w:p w14:paraId="71CCA21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1E8BAC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用户</w:t>
            </w:r>
            <w:r>
              <w:rPr>
                <w:rFonts w:ascii="宋体" w:hAnsi="宋体" w:cs="微软雅黑"/>
                <w:color w:val="auto"/>
                <w:sz w:val="18"/>
                <w:szCs w:val="18"/>
                <w:highlight w:val="none"/>
              </w:rPr>
              <w:t>逻辑</w:t>
            </w:r>
            <w:r>
              <w:rPr>
                <w:rFonts w:hint="eastAsia" w:ascii="宋体" w:hAnsi="宋体" w:cs="微软雅黑"/>
                <w:color w:val="auto"/>
                <w:sz w:val="18"/>
                <w:szCs w:val="18"/>
                <w:highlight w:val="none"/>
              </w:rPr>
              <w:t>卡号</w:t>
            </w:r>
          </w:p>
        </w:tc>
      </w:tr>
    </w:tbl>
    <w:p w14:paraId="22064600">
      <w:pPr>
        <w:pStyle w:val="41"/>
        <w:rPr>
          <w:rFonts w:hAnsi="宋体"/>
          <w:color w:val="auto"/>
          <w:highlight w:val="none"/>
          <w:lang/>
        </w:rPr>
      </w:pPr>
      <w:r>
        <w:rPr>
          <w:rFonts w:hint="eastAsia" w:hAnsi="宋体"/>
          <w:color w:val="auto"/>
          <w:highlight w:val="none"/>
          <w:lang/>
        </w:rPr>
        <w:t>示例</w:t>
      </w:r>
      <w:r>
        <w:rPr>
          <w:rFonts w:hAnsi="宋体"/>
          <w:color w:val="auto"/>
          <w:highlight w:val="none"/>
          <w:lang/>
        </w:rPr>
        <w:t>报文</w:t>
      </w:r>
    </w:p>
    <w:p w14:paraId="76DF3B7F">
      <w:pPr>
        <w:pStyle w:val="41"/>
        <w:rPr>
          <w:rFonts w:hAnsi="宋体"/>
          <w:color w:val="auto"/>
          <w:highlight w:val="none"/>
          <w:lang/>
        </w:rPr>
      </w:pPr>
      <w:r>
        <w:rPr>
          <w:rFonts w:hAnsi="宋体"/>
          <w:color w:val="auto"/>
          <w:highlight w:val="none"/>
          <w:lang/>
        </w:rPr>
        <w:t>charset=UTF-8&amp;providerId=06&amp;format=json&amp;sign=2039b7e9c7b288ed4c3112c92c442c6b&amp;signType=02&amp;bizData={"logicNum":"12802030020085631280203002008563"}&amp;timestamp=20180522091435</w:t>
      </w:r>
    </w:p>
    <w:p w14:paraId="23538690">
      <w:pPr>
        <w:pStyle w:val="175"/>
        <w:rPr>
          <w:color w:val="auto"/>
          <w:highlight w:val="none"/>
        </w:rPr>
      </w:pPr>
      <w:bookmarkStart w:id="197" w:name="_Toc514850280"/>
      <w:r>
        <w:rPr>
          <w:rFonts w:hint="eastAsia"/>
          <w:color w:val="auto"/>
          <w:highlight w:val="none"/>
        </w:rPr>
        <w:t>应答</w:t>
      </w:r>
      <w:r>
        <w:rPr>
          <w:color w:val="auto"/>
          <w:highlight w:val="none"/>
        </w:rPr>
        <w:t>消息</w:t>
      </w:r>
      <w:bookmarkEnd w:id="197"/>
    </w:p>
    <w:p w14:paraId="1C8666CF">
      <w:pPr>
        <w:pStyle w:val="41"/>
        <w:rPr>
          <w:color w:val="auto"/>
          <w:highlight w:val="none"/>
        </w:rPr>
      </w:pPr>
      <w:r>
        <w:rPr>
          <w:rFonts w:hint="eastAsia"/>
          <w:color w:val="auto"/>
          <w:highlight w:val="none"/>
          <w:lang/>
        </w:rPr>
        <w:t>请求生成用户SM2密钥</w:t>
      </w:r>
      <w:r>
        <w:rPr>
          <w:rFonts w:hint="eastAsia"/>
          <w:color w:val="auto"/>
          <w:highlight w:val="none"/>
        </w:rPr>
        <w:t>应答消息详见表2</w:t>
      </w:r>
      <w:r>
        <w:rPr>
          <w:color w:val="auto"/>
          <w:highlight w:val="none"/>
        </w:rPr>
        <w:t>3</w:t>
      </w:r>
      <w:r>
        <w:rPr>
          <w:rFonts w:hint="eastAsia"/>
          <w:color w:val="auto"/>
          <w:highlight w:val="none"/>
        </w:rPr>
        <w:t>。</w:t>
      </w:r>
    </w:p>
    <w:p w14:paraId="5DA453B1">
      <w:pPr>
        <w:pStyle w:val="160"/>
        <w:rPr>
          <w:color w:val="auto"/>
          <w:highlight w:val="none"/>
        </w:rPr>
      </w:pPr>
      <w:r>
        <w:rPr>
          <w:rFonts w:hint="eastAsia"/>
          <w:color w:val="auto"/>
          <w:highlight w:val="none"/>
        </w:rPr>
        <w:t>请求生成用户SM2密钥应答消息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2F1761C">
        <w:trPr>
          <w:wBefore w:w="0" w:type="dxa"/>
          <w:trHeight w:val="304" w:hRule="atLeast"/>
          <w:jc w:val="center"/>
        </w:trPr>
        <w:tc>
          <w:tcPr>
            <w:tcW w:w="2840" w:type="dxa"/>
            <w:noWrap w:val="0"/>
            <w:vAlign w:val="top"/>
          </w:tcPr>
          <w:p w14:paraId="5C3066E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26B6E00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382E7EB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7CCB3EAF">
        <w:trPr>
          <w:wBefore w:w="0" w:type="dxa"/>
          <w:jc w:val="center"/>
        </w:trPr>
        <w:tc>
          <w:tcPr>
            <w:tcW w:w="2840" w:type="dxa"/>
            <w:noWrap w:val="0"/>
            <w:vAlign w:val="top"/>
          </w:tcPr>
          <w:p w14:paraId="679A75F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etCode</w:t>
            </w:r>
          </w:p>
        </w:tc>
        <w:tc>
          <w:tcPr>
            <w:tcW w:w="2841" w:type="dxa"/>
            <w:noWrap w:val="0"/>
            <w:vAlign w:val="top"/>
          </w:tcPr>
          <w:p w14:paraId="06223E5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B41532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7E1B2DAC">
        <w:trPr>
          <w:wBefore w:w="0" w:type="dxa"/>
          <w:jc w:val="center"/>
        </w:trPr>
        <w:tc>
          <w:tcPr>
            <w:tcW w:w="2840" w:type="dxa"/>
            <w:noWrap w:val="0"/>
            <w:vAlign w:val="top"/>
          </w:tcPr>
          <w:p w14:paraId="5E04AC3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etMsg</w:t>
            </w:r>
          </w:p>
        </w:tc>
        <w:tc>
          <w:tcPr>
            <w:tcW w:w="2841" w:type="dxa"/>
            <w:noWrap w:val="0"/>
            <w:vAlign w:val="top"/>
          </w:tcPr>
          <w:p w14:paraId="189B6C7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1090E4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2AB7B9B4">
        <w:trPr>
          <w:wBefore w:w="0" w:type="dxa"/>
          <w:trHeight w:val="289" w:hRule="atLeast"/>
          <w:jc w:val="center"/>
        </w:trPr>
        <w:tc>
          <w:tcPr>
            <w:tcW w:w="2840" w:type="dxa"/>
            <w:noWrap w:val="0"/>
            <w:vAlign w:val="center"/>
          </w:tcPr>
          <w:p w14:paraId="7C231E77">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PrivateKey</w:t>
            </w:r>
          </w:p>
        </w:tc>
        <w:tc>
          <w:tcPr>
            <w:tcW w:w="2841" w:type="dxa"/>
            <w:noWrap w:val="0"/>
            <w:vAlign w:val="center"/>
          </w:tcPr>
          <w:p w14:paraId="5954528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035CBED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LMK加密的私钥d</w:t>
            </w:r>
          </w:p>
        </w:tc>
      </w:tr>
      <w:tr w14:paraId="77B70972">
        <w:trPr>
          <w:wBefore w:w="0" w:type="dxa"/>
          <w:jc w:val="center"/>
        </w:trPr>
        <w:tc>
          <w:tcPr>
            <w:tcW w:w="2840" w:type="dxa"/>
            <w:noWrap w:val="0"/>
            <w:vAlign w:val="top"/>
          </w:tcPr>
          <w:p w14:paraId="29225BB4">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PublicKey</w:t>
            </w:r>
          </w:p>
        </w:tc>
        <w:tc>
          <w:tcPr>
            <w:tcW w:w="2841" w:type="dxa"/>
            <w:noWrap w:val="0"/>
            <w:vAlign w:val="top"/>
          </w:tcPr>
          <w:p w14:paraId="54E75A4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6947D24">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公钥XY</w:t>
            </w:r>
          </w:p>
        </w:tc>
      </w:tr>
      <w:tr w14:paraId="6EC0A3B5">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1B829AB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sm2KeyPair</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02B7C0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78E8CDE7">
            <w:pPr>
              <w:snapToGrid w:val="0"/>
              <w:spacing w:line="288" w:lineRule="auto"/>
              <w:rPr>
                <w:rFonts w:ascii="宋体" w:hAnsi="宋体"/>
                <w:color w:val="auto"/>
                <w:sz w:val="18"/>
                <w:szCs w:val="18"/>
                <w:highlight w:val="none"/>
              </w:rPr>
            </w:pPr>
            <w:r>
              <w:rPr>
                <w:rFonts w:hint="eastAsia" w:ascii="宋体" w:hAnsi="宋体" w:cs="微软雅黑"/>
                <w:color w:val="auto"/>
                <w:sz w:val="18"/>
                <w:szCs w:val="18"/>
                <w:highlight w:val="none"/>
              </w:rPr>
              <w:t>SM2密钥密文</w:t>
            </w:r>
            <w:r>
              <w:rPr>
                <w:rFonts w:ascii="宋体" w:hAnsi="宋体" w:cs="微软雅黑"/>
                <w:color w:val="auto"/>
                <w:sz w:val="18"/>
                <w:szCs w:val="18"/>
                <w:highlight w:val="none"/>
              </w:rPr>
              <w:t>对</w:t>
            </w:r>
          </w:p>
        </w:tc>
      </w:tr>
    </w:tbl>
    <w:p w14:paraId="1A428926">
      <w:pPr>
        <w:pStyle w:val="41"/>
        <w:rPr>
          <w:rFonts w:hAnsi="宋体"/>
          <w:color w:val="auto"/>
          <w:highlight w:val="none"/>
          <w:lang/>
        </w:rPr>
      </w:pPr>
      <w:r>
        <w:rPr>
          <w:rFonts w:hint="eastAsia" w:hAnsi="宋体"/>
          <w:color w:val="auto"/>
          <w:highlight w:val="none"/>
          <w:lang/>
        </w:rPr>
        <w:t>示例</w:t>
      </w:r>
      <w:r>
        <w:rPr>
          <w:rFonts w:hAnsi="宋体"/>
          <w:color w:val="auto"/>
          <w:highlight w:val="none"/>
          <w:lang/>
        </w:rPr>
        <w:t>报文</w:t>
      </w:r>
    </w:p>
    <w:p w14:paraId="303A94F8">
      <w:pPr>
        <w:pStyle w:val="41"/>
        <w:rPr>
          <w:rFonts w:hAnsi="宋体"/>
          <w:color w:val="auto"/>
          <w:highlight w:val="none"/>
        </w:rPr>
      </w:pPr>
      <w:r>
        <w:rPr>
          <w:rFonts w:hAnsi="宋体"/>
          <w:color w:val="auto"/>
          <w:highlight w:val="none"/>
        </w:rPr>
        <w:t>{"</w:t>
      </w:r>
      <w:r>
        <w:rPr>
          <w:rFonts w:hAnsi="宋体"/>
          <w:color w:val="auto"/>
          <w:highlight w:val="none"/>
          <w:lang/>
        </w:rPr>
        <w:t>retCode</w:t>
      </w:r>
      <w:r>
        <w:rPr>
          <w:rFonts w:hAnsi="宋体"/>
          <w:color w:val="auto"/>
          <w:highlight w:val="none"/>
        </w:rPr>
        <w:t>":"0000","retMsg":null,"privateKey":"F6371AB52B2D3D9FC685FB0F8B791D50B72E8BCBE00C726F5C15B1B1438E4020DFAC05BC04E291BE","publicKey":"E5649FE1A5E3D076E85535FBDD22A0DBB8DB31C33AC28EA78E48B8A783A70F89CDD24B2117544CB4D54593EB8C4ED651CFF51554BF1AD517B02975970CC03C12","sm2KeyPair":"3059301306072A8648CE3D020106082A811CCF5501822D03420004E5649FE1A5E3D076E85535FBDD22A0DBB8DB31C33AC28EA78E48B8A783A70F89CDD24B2117544CB4D54593EB8C4ED651CFF51554BF1AD517B02975970CC03C12"}</w:t>
      </w:r>
    </w:p>
    <w:p w14:paraId="3DA32AC7">
      <w:pPr>
        <w:pStyle w:val="146"/>
        <w:spacing w:before="156" w:after="156"/>
        <w:rPr>
          <w:color w:val="auto"/>
          <w:highlight w:val="none"/>
        </w:rPr>
      </w:pPr>
      <w:bookmarkStart w:id="198" w:name="_Toc514850281"/>
      <w:r>
        <w:rPr>
          <w:color w:val="auto"/>
          <w:highlight w:val="none"/>
        </w:rPr>
        <w:t xml:space="preserve">IF7B -04 </w:t>
      </w:r>
      <w:r>
        <w:rPr>
          <w:rFonts w:hint="eastAsia"/>
          <w:color w:val="auto"/>
          <w:highlight w:val="none"/>
        </w:rPr>
        <w:t>请求签名</w:t>
      </w:r>
      <w:r>
        <w:rPr>
          <w:color w:val="auto"/>
          <w:highlight w:val="none"/>
        </w:rPr>
        <w:t>用户公钥</w:t>
      </w:r>
      <w:bookmarkEnd w:id="198"/>
    </w:p>
    <w:p w14:paraId="7634F770">
      <w:pPr>
        <w:pStyle w:val="175"/>
        <w:rPr>
          <w:color w:val="auto"/>
          <w:highlight w:val="none"/>
        </w:rPr>
      </w:pPr>
      <w:bookmarkStart w:id="199" w:name="PRTVIEWTCS"/>
      <w:bookmarkEnd w:id="199"/>
      <w:bookmarkStart w:id="200" w:name="_Toc514850282"/>
      <w:r>
        <w:rPr>
          <w:rFonts w:hint="eastAsia"/>
          <w:color w:val="auto"/>
          <w:highlight w:val="none"/>
        </w:rPr>
        <w:t>接口地址</w:t>
      </w:r>
      <w:bookmarkEnd w:id="200"/>
    </w:p>
    <w:p w14:paraId="366DBAE3">
      <w:pPr>
        <w:pStyle w:val="41"/>
        <w:rPr>
          <w:rFonts w:hAnsi="宋体"/>
          <w:color w:val="auto"/>
          <w:highlight w:val="none"/>
          <w:lang/>
        </w:rPr>
      </w:pPr>
      <w:r>
        <w:rPr>
          <w:rFonts w:hAnsi="宋体"/>
          <w:color w:val="auto"/>
          <w:highlight w:val="none"/>
          <w:lang/>
        </w:rPr>
        <w:t>http//:[ip]:[port]/[project]/ci</w:t>
      </w:r>
      <w:r>
        <w:rPr>
          <w:rFonts w:hint="eastAsia" w:hAnsi="宋体"/>
          <w:color w:val="auto"/>
          <w:highlight w:val="none"/>
          <w:lang/>
        </w:rPr>
        <w:t>/</w:t>
      </w:r>
      <w:r>
        <w:rPr>
          <w:rFonts w:hAnsi="宋体"/>
          <w:color w:val="auto"/>
          <w:highlight w:val="none"/>
          <w:lang/>
        </w:rPr>
        <w:t>itp/requestSignPubkey</w:t>
      </w:r>
    </w:p>
    <w:p w14:paraId="0A4E49E5">
      <w:pPr>
        <w:pStyle w:val="175"/>
        <w:rPr>
          <w:color w:val="auto"/>
          <w:highlight w:val="none"/>
        </w:rPr>
      </w:pPr>
      <w:bookmarkStart w:id="201" w:name="_Toc514850283"/>
      <w:r>
        <w:rPr>
          <w:rFonts w:hint="eastAsia"/>
          <w:color w:val="auto"/>
          <w:highlight w:val="none"/>
        </w:rPr>
        <w:t>接口</w:t>
      </w:r>
      <w:r>
        <w:rPr>
          <w:color w:val="auto"/>
          <w:highlight w:val="none"/>
        </w:rPr>
        <w:t>说明</w:t>
      </w:r>
      <w:bookmarkEnd w:id="201"/>
    </w:p>
    <w:p w14:paraId="12757E0F">
      <w:pPr>
        <w:pStyle w:val="41"/>
        <w:rPr>
          <w:color w:val="auto"/>
          <w:highlight w:val="none"/>
          <w:lang/>
        </w:rPr>
      </w:pPr>
      <w:r>
        <w:rPr>
          <w:rFonts w:hint="eastAsia"/>
          <w:color w:val="auto"/>
          <w:highlight w:val="none"/>
          <w:lang/>
        </w:rPr>
        <w:t>请求签名</w:t>
      </w:r>
      <w:r>
        <w:rPr>
          <w:rFonts w:hint="eastAsia" w:hAnsi="宋体"/>
          <w:color w:val="auto"/>
          <w:highlight w:val="none"/>
          <w:lang/>
        </w:rPr>
        <w:t>用户</w:t>
      </w:r>
      <w:r>
        <w:rPr>
          <w:rFonts w:hint="eastAsia"/>
          <w:color w:val="auto"/>
          <w:highlight w:val="none"/>
          <w:lang/>
        </w:rPr>
        <w:t>公钥</w:t>
      </w:r>
    </w:p>
    <w:p w14:paraId="280CBEAF">
      <w:pPr>
        <w:pStyle w:val="175"/>
        <w:rPr>
          <w:color w:val="auto"/>
          <w:highlight w:val="none"/>
        </w:rPr>
      </w:pPr>
      <w:bookmarkStart w:id="202" w:name="_Toc514850284"/>
      <w:r>
        <w:rPr>
          <w:rFonts w:hint="eastAsia"/>
          <w:color w:val="auto"/>
          <w:highlight w:val="none"/>
        </w:rPr>
        <w:t>请求消息</w:t>
      </w:r>
      <w:bookmarkEnd w:id="202"/>
    </w:p>
    <w:p w14:paraId="717BE314">
      <w:pPr>
        <w:pStyle w:val="41"/>
        <w:rPr>
          <w:color w:val="auto"/>
          <w:highlight w:val="none"/>
        </w:rPr>
      </w:pPr>
      <w:r>
        <w:rPr>
          <w:rFonts w:hint="eastAsia"/>
          <w:color w:val="auto"/>
          <w:highlight w:val="none"/>
          <w:lang/>
        </w:rPr>
        <w:t>请求签名</w:t>
      </w:r>
      <w:r>
        <w:rPr>
          <w:rFonts w:hint="eastAsia" w:hAnsi="宋体"/>
          <w:color w:val="auto"/>
          <w:highlight w:val="none"/>
          <w:lang/>
        </w:rPr>
        <w:t>用户</w:t>
      </w:r>
      <w:r>
        <w:rPr>
          <w:rFonts w:hint="eastAsia"/>
          <w:color w:val="auto"/>
          <w:highlight w:val="none"/>
          <w:lang/>
        </w:rPr>
        <w:t>公钥</w:t>
      </w:r>
      <w:r>
        <w:rPr>
          <w:rFonts w:hint="eastAsia"/>
          <w:color w:val="auto"/>
          <w:highlight w:val="none"/>
        </w:rPr>
        <w:t>请求消息详见表2</w:t>
      </w:r>
      <w:r>
        <w:rPr>
          <w:color w:val="auto"/>
          <w:highlight w:val="none"/>
        </w:rPr>
        <w:t>4</w:t>
      </w:r>
      <w:r>
        <w:rPr>
          <w:rFonts w:hint="eastAsia"/>
          <w:color w:val="auto"/>
          <w:highlight w:val="none"/>
        </w:rPr>
        <w:t>。</w:t>
      </w:r>
    </w:p>
    <w:p w14:paraId="4CDE4FDB">
      <w:pPr>
        <w:pStyle w:val="160"/>
        <w:rPr>
          <w:color w:val="auto"/>
          <w:highlight w:val="none"/>
        </w:rPr>
      </w:pPr>
      <w:r>
        <w:rPr>
          <w:rFonts w:hint="eastAsia"/>
          <w:color w:val="auto"/>
          <w:highlight w:val="none"/>
        </w:rPr>
        <w:t>请求签名</w:t>
      </w:r>
      <w:r>
        <w:rPr>
          <w:rFonts w:hint="eastAsia" w:hAnsi="宋体"/>
          <w:color w:val="auto"/>
          <w:highlight w:val="none"/>
        </w:rPr>
        <w:t>用户</w:t>
      </w:r>
      <w:r>
        <w:rPr>
          <w:rFonts w:hint="eastAsia"/>
          <w:color w:val="auto"/>
          <w:highlight w:val="none"/>
        </w:rPr>
        <w:t>公钥请求消息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DEBB8CA">
        <w:trPr>
          <w:wBefore w:w="0" w:type="dxa"/>
          <w:jc w:val="center"/>
        </w:trPr>
        <w:tc>
          <w:tcPr>
            <w:tcW w:w="2840" w:type="dxa"/>
            <w:noWrap w:val="0"/>
            <w:vAlign w:val="top"/>
          </w:tcPr>
          <w:p w14:paraId="53D7B80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6240F3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6AF8BF2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6A3B3BE1">
        <w:trPr>
          <w:wBefore w:w="0" w:type="dxa"/>
          <w:jc w:val="center"/>
        </w:trPr>
        <w:tc>
          <w:tcPr>
            <w:tcW w:w="2840" w:type="dxa"/>
            <w:noWrap w:val="0"/>
            <w:vAlign w:val="top"/>
          </w:tcPr>
          <w:p w14:paraId="4F23DD6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publicKeyX</w:t>
            </w:r>
          </w:p>
        </w:tc>
        <w:tc>
          <w:tcPr>
            <w:tcW w:w="2841" w:type="dxa"/>
            <w:noWrap w:val="0"/>
            <w:vAlign w:val="top"/>
          </w:tcPr>
          <w:p w14:paraId="74AC4033">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top"/>
          </w:tcPr>
          <w:p w14:paraId="3144C49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用户公钥X</w:t>
            </w:r>
          </w:p>
        </w:tc>
      </w:tr>
      <w:tr w14:paraId="3B4D1CEA">
        <w:trPr>
          <w:wBefore w:w="0" w:type="dxa"/>
          <w:jc w:val="center"/>
        </w:trPr>
        <w:tc>
          <w:tcPr>
            <w:tcW w:w="2840" w:type="dxa"/>
            <w:noWrap w:val="0"/>
            <w:vAlign w:val="top"/>
          </w:tcPr>
          <w:p w14:paraId="3198C03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userId</w:t>
            </w:r>
          </w:p>
        </w:tc>
        <w:tc>
          <w:tcPr>
            <w:tcW w:w="2841" w:type="dxa"/>
            <w:noWrap w:val="0"/>
            <w:vAlign w:val="top"/>
          </w:tcPr>
          <w:p w14:paraId="59A43D9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top"/>
          </w:tcPr>
          <w:p w14:paraId="38427B3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用户账户标识</w:t>
            </w:r>
          </w:p>
        </w:tc>
      </w:tr>
      <w:tr w14:paraId="43538C5A">
        <w:trPr>
          <w:wBefore w:w="0" w:type="dxa"/>
          <w:trHeight w:val="425" w:hRule="atLeast"/>
          <w:jc w:val="center"/>
        </w:trPr>
        <w:tc>
          <w:tcPr>
            <w:tcW w:w="2840" w:type="dxa"/>
            <w:noWrap w:val="0"/>
            <w:vAlign w:val="center"/>
          </w:tcPr>
          <w:p w14:paraId="62B4202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publicKey</w:t>
            </w:r>
            <w:r>
              <w:rPr>
                <w:rFonts w:ascii="宋体" w:hAnsi="宋体" w:cs="微软雅黑"/>
                <w:color w:val="auto"/>
                <w:sz w:val="18"/>
                <w:szCs w:val="18"/>
                <w:highlight w:val="none"/>
              </w:rPr>
              <w:t>EffectiveDate</w:t>
            </w:r>
          </w:p>
        </w:tc>
        <w:tc>
          <w:tcPr>
            <w:tcW w:w="2841" w:type="dxa"/>
            <w:noWrap w:val="0"/>
            <w:vAlign w:val="center"/>
          </w:tcPr>
          <w:p w14:paraId="5171F2A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center"/>
          </w:tcPr>
          <w:p w14:paraId="2851803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公钥</w:t>
            </w:r>
            <w:r>
              <w:rPr>
                <w:rFonts w:ascii="宋体" w:hAnsi="宋体" w:cs="微软雅黑"/>
                <w:color w:val="auto"/>
                <w:sz w:val="18"/>
                <w:szCs w:val="18"/>
                <w:highlight w:val="none"/>
              </w:rPr>
              <w:t>有效期</w:t>
            </w:r>
          </w:p>
        </w:tc>
      </w:tr>
      <w:tr w14:paraId="01ABF6F1">
        <w:trPr>
          <w:wBefore w:w="0" w:type="dxa"/>
          <w:trHeight w:val="425" w:hRule="atLeast"/>
          <w:jc w:val="center"/>
        </w:trPr>
        <w:tc>
          <w:tcPr>
            <w:tcW w:w="2840" w:type="dxa"/>
            <w:noWrap w:val="0"/>
            <w:vAlign w:val="center"/>
          </w:tcPr>
          <w:p w14:paraId="0F23367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caPrivateKey</w:t>
            </w:r>
          </w:p>
        </w:tc>
        <w:tc>
          <w:tcPr>
            <w:tcW w:w="2841" w:type="dxa"/>
            <w:noWrap w:val="0"/>
            <w:vAlign w:val="center"/>
          </w:tcPr>
          <w:p w14:paraId="42F93D54">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center"/>
          </w:tcPr>
          <w:p w14:paraId="62C55A2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LMK加密的CA私钥d</w:t>
            </w:r>
          </w:p>
        </w:tc>
      </w:tr>
      <w:tr w14:paraId="0BF64ADF">
        <w:trPr>
          <w:wBefore w:w="0" w:type="dxa"/>
          <w:trHeight w:val="425" w:hRule="atLeast"/>
          <w:jc w:val="center"/>
        </w:trPr>
        <w:tc>
          <w:tcPr>
            <w:tcW w:w="2840" w:type="dxa"/>
            <w:noWrap w:val="0"/>
            <w:vAlign w:val="center"/>
          </w:tcPr>
          <w:p w14:paraId="73BD1A69">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caPublicKey</w:t>
            </w:r>
          </w:p>
        </w:tc>
        <w:tc>
          <w:tcPr>
            <w:tcW w:w="2841" w:type="dxa"/>
            <w:noWrap w:val="0"/>
            <w:vAlign w:val="center"/>
          </w:tcPr>
          <w:p w14:paraId="65F4132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center"/>
          </w:tcPr>
          <w:p w14:paraId="6A30329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CA</w:t>
            </w:r>
            <w:r>
              <w:rPr>
                <w:rFonts w:hint="eastAsia" w:ascii="宋体" w:hAnsi="宋体" w:cs="微软雅黑"/>
                <w:color w:val="auto"/>
                <w:sz w:val="18"/>
                <w:szCs w:val="18"/>
                <w:highlight w:val="none"/>
              </w:rPr>
              <w:t>公钥XY</w:t>
            </w:r>
          </w:p>
        </w:tc>
      </w:tr>
      <w:tr w14:paraId="0ECF829D">
        <w:trPr>
          <w:wBefore w:w="0" w:type="dxa"/>
          <w:trHeight w:val="425" w:hRule="atLeast"/>
          <w:jc w:val="center"/>
        </w:trPr>
        <w:tc>
          <w:tcPr>
            <w:tcW w:w="2840" w:type="dxa"/>
            <w:tcBorders>
              <w:top w:val="single" w:color="auto" w:sz="4" w:space="0"/>
              <w:left w:val="single" w:color="auto" w:sz="4" w:space="0"/>
              <w:bottom w:val="single" w:color="auto" w:sz="4" w:space="0"/>
              <w:right w:val="single" w:color="auto" w:sz="4" w:space="0"/>
            </w:tcBorders>
            <w:noWrap w:val="0"/>
            <w:vAlign w:val="center"/>
          </w:tcPr>
          <w:p w14:paraId="185F80A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caSm2KeyPair</w:t>
            </w:r>
          </w:p>
        </w:tc>
        <w:tc>
          <w:tcPr>
            <w:tcW w:w="2841" w:type="dxa"/>
            <w:tcBorders>
              <w:top w:val="single" w:color="auto" w:sz="4" w:space="0"/>
              <w:left w:val="single" w:color="auto" w:sz="4" w:space="0"/>
              <w:bottom w:val="single" w:color="auto" w:sz="4" w:space="0"/>
              <w:right w:val="single" w:color="auto" w:sz="4" w:space="0"/>
            </w:tcBorders>
            <w:noWrap w:val="0"/>
            <w:vAlign w:val="center"/>
          </w:tcPr>
          <w:p w14:paraId="7DE78E7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center"/>
          </w:tcPr>
          <w:p w14:paraId="3C82350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SM2密钥密文</w:t>
            </w:r>
            <w:r>
              <w:rPr>
                <w:rFonts w:ascii="宋体" w:hAnsi="宋体" w:cs="微软雅黑"/>
                <w:color w:val="auto"/>
                <w:sz w:val="18"/>
                <w:szCs w:val="18"/>
                <w:highlight w:val="none"/>
              </w:rPr>
              <w:t>对</w:t>
            </w:r>
          </w:p>
        </w:tc>
      </w:tr>
    </w:tbl>
    <w:p w14:paraId="684A9B52">
      <w:pPr>
        <w:pStyle w:val="41"/>
        <w:rPr>
          <w:rFonts w:hAnsi="宋体"/>
          <w:color w:val="auto"/>
          <w:szCs w:val="21"/>
          <w:highlight w:val="none"/>
          <w:lang/>
        </w:rPr>
      </w:pPr>
      <w:r>
        <w:rPr>
          <w:rFonts w:hint="eastAsia" w:hAnsi="宋体"/>
          <w:color w:val="auto"/>
          <w:szCs w:val="21"/>
          <w:highlight w:val="none"/>
          <w:lang/>
        </w:rPr>
        <w:t>示例报文</w:t>
      </w:r>
    </w:p>
    <w:p w14:paraId="4EDC9E41">
      <w:pPr>
        <w:pStyle w:val="41"/>
        <w:rPr>
          <w:rFonts w:hAnsi="宋体"/>
          <w:color w:val="auto"/>
          <w:szCs w:val="21"/>
          <w:highlight w:val="none"/>
          <w:lang/>
        </w:rPr>
      </w:pPr>
      <w:r>
        <w:rPr>
          <w:rFonts w:hAnsi="宋体"/>
          <w:color w:val="auto"/>
          <w:szCs w:val="21"/>
          <w:highlight w:val="none"/>
          <w:lang/>
        </w:rPr>
        <w:t>charset=UTF-8&amp;providerId=06&amp;format=json&amp;sign=019f47e9af06e9d0e73a442539328c7a&amp;signType=02&amp;</w:t>
      </w:r>
      <w:r>
        <w:rPr>
          <w:rFonts w:hAnsi="宋体"/>
          <w:color w:val="auto"/>
          <w:highlight w:val="none"/>
          <w:lang/>
        </w:rPr>
        <w:t>bizData</w:t>
      </w:r>
      <w:r>
        <w:rPr>
          <w:rFonts w:hAnsi="宋体"/>
          <w:color w:val="auto"/>
          <w:szCs w:val="21"/>
          <w:highlight w:val="none"/>
          <w:lang/>
        </w:rPr>
        <w:t>={"publicKeyX":"E5649FE1A5E3D076E85535FBDD22A0DBB8DB31C33AC28EA78E48B8A783A70F89","userId":"0000001F","publicKeyEffectiveDate":"5B0CA97B","caPrivateKey":"B31C5683F105412C277D94257DE09EBADBE9987D2A27F3A7C3A1470E89F7786D7E7B8B7CDDC71D8B","caPublicKey":"3059301306072A8648CE3D020106082A811CCF5501822D03420004C13EBAC97FF5192B38621DA03BEF32F593AD597CE28BABF5AC159FC209890AC65713831A38296C7F43034AB4C0246A99EF8F6B555C145D775E78FCCB4F777DAE","caSm2KeyPair":"3059301306072A8648CE3D020106082A811CCF5501822D03420004C13EBAC97FF5192B38621DA03BEF32F593AD597CE28BABF5AC159FC209890AC65713831A38296C7F43034AB4C0246A99EF8F6B555C145D775E78FCCB4F777DAE"}&amp;timestamp=20180522091436</w:t>
      </w:r>
    </w:p>
    <w:p w14:paraId="34357B0C">
      <w:pPr>
        <w:pStyle w:val="175"/>
        <w:rPr>
          <w:color w:val="auto"/>
          <w:highlight w:val="none"/>
        </w:rPr>
      </w:pPr>
      <w:bookmarkStart w:id="203" w:name="_Toc514850285"/>
      <w:r>
        <w:rPr>
          <w:rFonts w:hint="eastAsia"/>
          <w:color w:val="auto"/>
          <w:highlight w:val="none"/>
        </w:rPr>
        <w:t>应答</w:t>
      </w:r>
      <w:r>
        <w:rPr>
          <w:color w:val="auto"/>
          <w:highlight w:val="none"/>
        </w:rPr>
        <w:t>消息</w:t>
      </w:r>
      <w:bookmarkEnd w:id="203"/>
    </w:p>
    <w:p w14:paraId="36B500BE">
      <w:pPr>
        <w:pStyle w:val="41"/>
        <w:rPr>
          <w:color w:val="auto"/>
          <w:highlight w:val="none"/>
        </w:rPr>
      </w:pPr>
      <w:r>
        <w:rPr>
          <w:rFonts w:hint="eastAsia"/>
          <w:color w:val="auto"/>
          <w:highlight w:val="none"/>
          <w:lang/>
        </w:rPr>
        <w:t>请求签名</w:t>
      </w:r>
      <w:r>
        <w:rPr>
          <w:rFonts w:hint="eastAsia" w:hAnsi="宋体"/>
          <w:color w:val="auto"/>
          <w:highlight w:val="none"/>
          <w:lang/>
        </w:rPr>
        <w:t>用户</w:t>
      </w:r>
      <w:r>
        <w:rPr>
          <w:rFonts w:hint="eastAsia"/>
          <w:color w:val="auto"/>
          <w:highlight w:val="none"/>
          <w:lang/>
        </w:rPr>
        <w:t>公钥</w:t>
      </w:r>
      <w:r>
        <w:rPr>
          <w:rFonts w:hint="eastAsia"/>
          <w:color w:val="auto"/>
          <w:highlight w:val="none"/>
        </w:rPr>
        <w:t>应答消息详见表2</w:t>
      </w:r>
      <w:r>
        <w:rPr>
          <w:color w:val="auto"/>
          <w:highlight w:val="none"/>
        </w:rPr>
        <w:t>5</w:t>
      </w:r>
      <w:r>
        <w:rPr>
          <w:rFonts w:hint="eastAsia"/>
          <w:color w:val="auto"/>
          <w:highlight w:val="none"/>
        </w:rPr>
        <w:t>。</w:t>
      </w:r>
    </w:p>
    <w:p w14:paraId="021A13F9">
      <w:pPr>
        <w:pStyle w:val="160"/>
        <w:rPr>
          <w:color w:val="auto"/>
          <w:highlight w:val="none"/>
        </w:rPr>
      </w:pPr>
      <w:r>
        <w:rPr>
          <w:rFonts w:hint="eastAsia"/>
          <w:color w:val="auto"/>
          <w:highlight w:val="none"/>
        </w:rPr>
        <w:t>请求签名</w:t>
      </w:r>
      <w:r>
        <w:rPr>
          <w:rFonts w:hint="eastAsia" w:hAnsi="宋体"/>
          <w:color w:val="auto"/>
          <w:highlight w:val="none"/>
        </w:rPr>
        <w:t>用户</w:t>
      </w:r>
      <w:r>
        <w:rPr>
          <w:rFonts w:hint="eastAsia"/>
          <w:color w:val="auto"/>
          <w:highlight w:val="none"/>
        </w:rPr>
        <w:t>公钥应答消息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F2EE361">
        <w:trPr>
          <w:wBefore w:w="0" w:type="dxa"/>
          <w:jc w:val="center"/>
        </w:trPr>
        <w:tc>
          <w:tcPr>
            <w:tcW w:w="2840" w:type="dxa"/>
            <w:noWrap w:val="0"/>
            <w:vAlign w:val="top"/>
          </w:tcPr>
          <w:p w14:paraId="3CF8F1E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3593321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67A5F0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6C6FA6D7">
        <w:trPr>
          <w:wBefore w:w="0" w:type="dxa"/>
          <w:jc w:val="center"/>
        </w:trPr>
        <w:tc>
          <w:tcPr>
            <w:tcW w:w="2840" w:type="dxa"/>
            <w:noWrap w:val="0"/>
            <w:vAlign w:val="top"/>
          </w:tcPr>
          <w:p w14:paraId="617349B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7605071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8C75C1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060F5AE6">
        <w:trPr>
          <w:wBefore w:w="0" w:type="dxa"/>
          <w:jc w:val="center"/>
        </w:trPr>
        <w:tc>
          <w:tcPr>
            <w:tcW w:w="2840" w:type="dxa"/>
            <w:noWrap w:val="0"/>
            <w:vAlign w:val="top"/>
          </w:tcPr>
          <w:p w14:paraId="5B2AB06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663E1A3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224397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0710AA0B">
        <w:trPr>
          <w:wBefore w:w="0" w:type="dxa"/>
          <w:trHeight w:val="425" w:hRule="atLeast"/>
          <w:jc w:val="center"/>
        </w:trPr>
        <w:tc>
          <w:tcPr>
            <w:tcW w:w="2840" w:type="dxa"/>
            <w:noWrap w:val="0"/>
            <w:vAlign w:val="center"/>
          </w:tcPr>
          <w:p w14:paraId="6918CA3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signData</w:t>
            </w:r>
          </w:p>
        </w:tc>
        <w:tc>
          <w:tcPr>
            <w:tcW w:w="2841" w:type="dxa"/>
            <w:noWrap w:val="0"/>
            <w:vAlign w:val="center"/>
          </w:tcPr>
          <w:p w14:paraId="3F099A5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371927D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用户</w:t>
            </w:r>
            <w:r>
              <w:rPr>
                <w:rFonts w:ascii="宋体" w:hAnsi="宋体" w:cs="微软雅黑"/>
                <w:color w:val="auto"/>
                <w:sz w:val="18"/>
                <w:szCs w:val="18"/>
                <w:highlight w:val="none"/>
              </w:rPr>
              <w:t>公钥</w:t>
            </w:r>
            <w:r>
              <w:rPr>
                <w:rFonts w:hint="eastAsia" w:ascii="宋体" w:hAnsi="宋体" w:cs="微软雅黑"/>
                <w:color w:val="auto"/>
                <w:sz w:val="18"/>
                <w:szCs w:val="18"/>
                <w:highlight w:val="none"/>
              </w:rPr>
              <w:t>签名</w:t>
            </w:r>
            <w:r>
              <w:rPr>
                <w:rFonts w:ascii="宋体" w:hAnsi="宋体" w:cs="微软雅黑"/>
                <w:color w:val="auto"/>
                <w:sz w:val="18"/>
                <w:szCs w:val="18"/>
                <w:highlight w:val="none"/>
              </w:rPr>
              <w:t>数据</w:t>
            </w:r>
          </w:p>
        </w:tc>
      </w:tr>
    </w:tbl>
    <w:p w14:paraId="31C7BE79">
      <w:pPr>
        <w:pStyle w:val="41"/>
        <w:rPr>
          <w:rFonts w:hAnsi="宋体"/>
          <w:color w:val="auto"/>
          <w:highlight w:val="none"/>
          <w:lang/>
        </w:rPr>
      </w:pPr>
      <w:r>
        <w:rPr>
          <w:rFonts w:hint="eastAsia" w:hAnsi="宋体"/>
          <w:color w:val="auto"/>
          <w:highlight w:val="none"/>
          <w:lang/>
        </w:rPr>
        <w:t>示例</w:t>
      </w:r>
      <w:r>
        <w:rPr>
          <w:rFonts w:hAnsi="宋体"/>
          <w:color w:val="auto"/>
          <w:highlight w:val="none"/>
          <w:lang/>
        </w:rPr>
        <w:t>报文</w:t>
      </w:r>
    </w:p>
    <w:p w14:paraId="7E5810B8">
      <w:pPr>
        <w:pStyle w:val="41"/>
        <w:rPr>
          <w:rFonts w:hAnsi="宋体"/>
          <w:color w:val="auto"/>
          <w:highlight w:val="none"/>
        </w:rPr>
      </w:pPr>
      <w:r>
        <w:rPr>
          <w:rFonts w:hAnsi="宋体"/>
          <w:color w:val="auto"/>
          <w:highlight w:val="none"/>
        </w:rPr>
        <w:t>{"retCode":"0000","retMsg":"</w:t>
      </w:r>
      <w:r>
        <w:rPr>
          <w:rFonts w:hint="eastAsia" w:hAnsi="宋体"/>
          <w:color w:val="auto"/>
          <w:highlight w:val="none"/>
        </w:rPr>
        <w:t>成功</w:t>
      </w:r>
      <w:r>
        <w:rPr>
          <w:rFonts w:hAnsi="宋体"/>
          <w:color w:val="auto"/>
          <w:highlight w:val="none"/>
        </w:rPr>
        <w:t>",</w:t>
      </w:r>
    </w:p>
    <w:p w14:paraId="21900EB9">
      <w:pPr>
        <w:pStyle w:val="41"/>
        <w:rPr>
          <w:rFonts w:hAnsi="宋体"/>
          <w:color w:val="auto"/>
          <w:highlight w:val="none"/>
        </w:rPr>
      </w:pPr>
      <w:r>
        <w:rPr>
          <w:rFonts w:hAnsi="宋体"/>
          <w:color w:val="auto"/>
          <w:highlight w:val="none"/>
        </w:rPr>
        <w:t>"</w:t>
      </w:r>
      <w:r>
        <w:rPr>
          <w:rFonts w:hAnsi="宋体"/>
          <w:color w:val="auto"/>
          <w:highlight w:val="none"/>
          <w:lang/>
        </w:rPr>
        <w:t>signData</w:t>
      </w:r>
      <w:r>
        <w:rPr>
          <w:rFonts w:hAnsi="宋体"/>
          <w:color w:val="auto"/>
          <w:highlight w:val="none"/>
        </w:rPr>
        <w:t>":"A0AA9A59671EEFDFD98516DB23E11DA769D7456D0E258BC3F8996306503FFDC75D6DAAA75FD0ABFA4D919695C9B579FD8790847B9DA5E2E9EE1E8594D4CE4228"}</w:t>
      </w:r>
    </w:p>
    <w:p w14:paraId="229A82AC">
      <w:pPr>
        <w:pStyle w:val="146"/>
        <w:spacing w:before="156" w:after="156"/>
        <w:rPr>
          <w:color w:val="auto"/>
          <w:highlight w:val="none"/>
        </w:rPr>
      </w:pPr>
      <w:bookmarkStart w:id="204" w:name="_Toc514850286"/>
      <w:r>
        <w:rPr>
          <w:color w:val="auto"/>
          <w:highlight w:val="none"/>
        </w:rPr>
        <w:t xml:space="preserve">IF7B -05 </w:t>
      </w:r>
      <w:r>
        <w:rPr>
          <w:rFonts w:hint="eastAsia"/>
          <w:color w:val="auto"/>
          <w:highlight w:val="none"/>
        </w:rPr>
        <w:t>请求导出</w:t>
      </w:r>
      <w:r>
        <w:rPr>
          <w:color w:val="auto"/>
          <w:highlight w:val="none"/>
        </w:rPr>
        <w:t>用户私钥</w:t>
      </w:r>
      <w:bookmarkEnd w:id="204"/>
    </w:p>
    <w:p w14:paraId="20782DEB">
      <w:pPr>
        <w:pStyle w:val="175"/>
        <w:rPr>
          <w:color w:val="auto"/>
          <w:highlight w:val="none"/>
        </w:rPr>
      </w:pPr>
      <w:bookmarkStart w:id="205" w:name="_Toc514850287"/>
      <w:r>
        <w:rPr>
          <w:rFonts w:hint="eastAsia"/>
          <w:color w:val="auto"/>
          <w:highlight w:val="none"/>
        </w:rPr>
        <w:t>接口地址</w:t>
      </w:r>
      <w:bookmarkEnd w:id="205"/>
    </w:p>
    <w:p w14:paraId="1DCDEC3F">
      <w:pPr>
        <w:pStyle w:val="41"/>
        <w:rPr>
          <w:rFonts w:hAnsi="宋体"/>
          <w:color w:val="auto"/>
          <w:highlight w:val="none"/>
          <w:lang/>
        </w:rPr>
      </w:pPr>
      <w:r>
        <w:rPr>
          <w:rFonts w:hAnsi="宋体"/>
          <w:color w:val="auto"/>
          <w:highlight w:val="none"/>
          <w:lang/>
        </w:rPr>
        <w:t>http//:[ip]:[port]/[project]/ci</w:t>
      </w:r>
      <w:r>
        <w:rPr>
          <w:rFonts w:hint="eastAsia" w:hAnsi="宋体"/>
          <w:color w:val="auto"/>
          <w:highlight w:val="none"/>
          <w:lang/>
        </w:rPr>
        <w:t>/</w:t>
      </w:r>
      <w:r>
        <w:rPr>
          <w:rFonts w:hAnsi="宋体"/>
          <w:color w:val="auto"/>
          <w:highlight w:val="none"/>
          <w:lang/>
        </w:rPr>
        <w:t>itp/requestExportUserPriKey</w:t>
      </w:r>
    </w:p>
    <w:p w14:paraId="24901508">
      <w:pPr>
        <w:pStyle w:val="175"/>
        <w:rPr>
          <w:color w:val="auto"/>
          <w:highlight w:val="none"/>
        </w:rPr>
      </w:pPr>
      <w:bookmarkStart w:id="206" w:name="_Toc514850288"/>
      <w:r>
        <w:rPr>
          <w:rFonts w:hint="eastAsia"/>
          <w:color w:val="auto"/>
          <w:highlight w:val="none"/>
        </w:rPr>
        <w:t>接口</w:t>
      </w:r>
      <w:r>
        <w:rPr>
          <w:color w:val="auto"/>
          <w:highlight w:val="none"/>
        </w:rPr>
        <w:t>说明</w:t>
      </w:r>
      <w:bookmarkEnd w:id="206"/>
    </w:p>
    <w:p w14:paraId="5CAECBBC">
      <w:pPr>
        <w:pStyle w:val="41"/>
        <w:rPr>
          <w:rFonts w:hAnsi="宋体"/>
          <w:color w:val="auto"/>
          <w:highlight w:val="none"/>
          <w:lang/>
        </w:rPr>
      </w:pPr>
      <w:r>
        <w:rPr>
          <w:rFonts w:hint="eastAsia" w:hAnsi="宋体"/>
          <w:color w:val="auto"/>
          <w:highlight w:val="none"/>
          <w:lang/>
        </w:rPr>
        <w:t>用ITP和ACC约定</w:t>
      </w:r>
      <w:r>
        <w:rPr>
          <w:rFonts w:hAnsi="宋体"/>
          <w:color w:val="auto"/>
          <w:highlight w:val="none"/>
          <w:lang/>
        </w:rPr>
        <w:t>的</w:t>
      </w:r>
      <w:r>
        <w:rPr>
          <w:rFonts w:hint="eastAsia" w:hAnsi="宋体"/>
          <w:color w:val="auto"/>
          <w:highlight w:val="none"/>
          <w:lang/>
        </w:rPr>
        <w:t>KEK</w:t>
      </w:r>
      <w:r>
        <w:rPr>
          <w:rFonts w:hAnsi="宋体"/>
          <w:color w:val="auto"/>
          <w:highlight w:val="none"/>
          <w:lang/>
        </w:rPr>
        <w:t>导出用户私钥</w:t>
      </w:r>
    </w:p>
    <w:p w14:paraId="2A425168">
      <w:pPr>
        <w:pStyle w:val="175"/>
        <w:rPr>
          <w:color w:val="auto"/>
          <w:highlight w:val="none"/>
        </w:rPr>
      </w:pPr>
      <w:bookmarkStart w:id="207" w:name="_Toc514850289"/>
      <w:r>
        <w:rPr>
          <w:rFonts w:hint="eastAsia"/>
          <w:color w:val="auto"/>
          <w:highlight w:val="none"/>
        </w:rPr>
        <w:t>请求消息</w:t>
      </w:r>
      <w:bookmarkEnd w:id="207"/>
    </w:p>
    <w:p w14:paraId="245FCFEE">
      <w:pPr>
        <w:pStyle w:val="41"/>
        <w:rPr>
          <w:color w:val="auto"/>
          <w:highlight w:val="none"/>
        </w:rPr>
      </w:pPr>
      <w:r>
        <w:rPr>
          <w:rFonts w:hint="eastAsia"/>
          <w:color w:val="auto"/>
          <w:highlight w:val="none"/>
        </w:rPr>
        <w:t>请求导出</w:t>
      </w:r>
      <w:r>
        <w:rPr>
          <w:color w:val="auto"/>
          <w:highlight w:val="none"/>
        </w:rPr>
        <w:t>用户私钥</w:t>
      </w:r>
      <w:r>
        <w:rPr>
          <w:rFonts w:hint="eastAsia"/>
          <w:color w:val="auto"/>
          <w:highlight w:val="none"/>
        </w:rPr>
        <w:t>请求消息详见表2</w:t>
      </w:r>
      <w:r>
        <w:rPr>
          <w:color w:val="auto"/>
          <w:highlight w:val="none"/>
        </w:rPr>
        <w:t>6</w:t>
      </w:r>
      <w:r>
        <w:rPr>
          <w:rFonts w:hint="eastAsia"/>
          <w:color w:val="auto"/>
          <w:highlight w:val="none"/>
        </w:rPr>
        <w:t>。</w:t>
      </w:r>
    </w:p>
    <w:p w14:paraId="2F43065D">
      <w:pPr>
        <w:pStyle w:val="160"/>
        <w:rPr>
          <w:color w:val="auto"/>
          <w:highlight w:val="none"/>
        </w:rPr>
      </w:pPr>
      <w:r>
        <w:rPr>
          <w:rFonts w:hint="eastAsia"/>
          <w:color w:val="auto"/>
          <w:highlight w:val="none"/>
        </w:rPr>
        <w:t>请求导出</w:t>
      </w:r>
      <w:r>
        <w:rPr>
          <w:color w:val="auto"/>
          <w:highlight w:val="none"/>
        </w:rPr>
        <w:t>用户私钥</w:t>
      </w:r>
      <w:r>
        <w:rPr>
          <w:rFonts w:hint="eastAsia"/>
          <w:color w:val="auto"/>
          <w:highlight w:val="none"/>
        </w:rPr>
        <w:t>请求消息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FA06FA1">
        <w:trPr>
          <w:wBefore w:w="0" w:type="dxa"/>
          <w:jc w:val="center"/>
        </w:trPr>
        <w:tc>
          <w:tcPr>
            <w:tcW w:w="2840" w:type="dxa"/>
            <w:noWrap w:val="0"/>
            <w:vAlign w:val="top"/>
          </w:tcPr>
          <w:p w14:paraId="49A3E75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415C87E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5569E04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097F59AE">
        <w:trPr>
          <w:wBefore w:w="0" w:type="dxa"/>
          <w:jc w:val="center"/>
        </w:trPr>
        <w:tc>
          <w:tcPr>
            <w:tcW w:w="2840" w:type="dxa"/>
            <w:noWrap w:val="0"/>
            <w:vAlign w:val="center"/>
          </w:tcPr>
          <w:p w14:paraId="333C843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privateKey</w:t>
            </w:r>
          </w:p>
        </w:tc>
        <w:tc>
          <w:tcPr>
            <w:tcW w:w="2841" w:type="dxa"/>
            <w:noWrap w:val="0"/>
            <w:vAlign w:val="center"/>
          </w:tcPr>
          <w:p w14:paraId="1F566D04">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2C52C9E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L</w:t>
            </w:r>
            <w:r>
              <w:rPr>
                <w:rFonts w:hint="eastAsia" w:ascii="宋体" w:hAnsi="宋体" w:cs="微软雅黑"/>
                <w:color w:val="auto"/>
                <w:sz w:val="18"/>
                <w:szCs w:val="18"/>
                <w:highlight w:val="none"/>
              </w:rPr>
              <w:t>MK加密的私钥d</w:t>
            </w:r>
          </w:p>
        </w:tc>
      </w:tr>
      <w:tr w14:paraId="2D7BA2F3">
        <w:trPr>
          <w:wBefore w:w="0" w:type="dxa"/>
          <w:jc w:val="center"/>
        </w:trPr>
        <w:tc>
          <w:tcPr>
            <w:tcW w:w="2840" w:type="dxa"/>
            <w:noWrap w:val="0"/>
            <w:vAlign w:val="top"/>
          </w:tcPr>
          <w:p w14:paraId="04FEE86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publicKey</w:t>
            </w:r>
          </w:p>
        </w:tc>
        <w:tc>
          <w:tcPr>
            <w:tcW w:w="2841" w:type="dxa"/>
            <w:noWrap w:val="0"/>
            <w:vAlign w:val="top"/>
          </w:tcPr>
          <w:p w14:paraId="2537C9F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2418C4C">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公钥XY</w:t>
            </w:r>
          </w:p>
        </w:tc>
      </w:tr>
      <w:tr w14:paraId="192A0F83">
        <w:trPr>
          <w:wBefore w:w="0" w:type="dxa"/>
          <w:jc w:val="center"/>
        </w:trPr>
        <w:tc>
          <w:tcPr>
            <w:tcW w:w="2840" w:type="dxa"/>
            <w:noWrap w:val="0"/>
            <w:vAlign w:val="top"/>
          </w:tcPr>
          <w:p w14:paraId="213DA26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kekIdx</w:t>
            </w:r>
          </w:p>
        </w:tc>
        <w:tc>
          <w:tcPr>
            <w:tcW w:w="2841" w:type="dxa"/>
            <w:noWrap w:val="0"/>
            <w:vAlign w:val="top"/>
          </w:tcPr>
          <w:p w14:paraId="28D0C25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7C0CAA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KEK密钥索引</w:t>
            </w:r>
          </w:p>
        </w:tc>
      </w:tr>
    </w:tbl>
    <w:p w14:paraId="6BD24810">
      <w:pPr>
        <w:pStyle w:val="41"/>
        <w:rPr>
          <w:rFonts w:hAnsi="宋体"/>
          <w:color w:val="auto"/>
          <w:szCs w:val="21"/>
          <w:highlight w:val="none"/>
          <w:lang/>
        </w:rPr>
      </w:pPr>
      <w:r>
        <w:rPr>
          <w:rFonts w:hint="eastAsia" w:hAnsi="宋体"/>
          <w:color w:val="auto"/>
          <w:szCs w:val="21"/>
          <w:highlight w:val="none"/>
          <w:lang/>
        </w:rPr>
        <w:t>示例</w:t>
      </w:r>
      <w:r>
        <w:rPr>
          <w:rFonts w:hAnsi="宋体"/>
          <w:color w:val="auto"/>
          <w:highlight w:val="none"/>
          <w:lang/>
        </w:rPr>
        <w:t>报文</w:t>
      </w:r>
    </w:p>
    <w:p w14:paraId="26CDFF94">
      <w:pPr>
        <w:pStyle w:val="41"/>
        <w:rPr>
          <w:rFonts w:hAnsi="宋体"/>
          <w:color w:val="auto"/>
          <w:szCs w:val="21"/>
          <w:highlight w:val="none"/>
          <w:lang/>
        </w:rPr>
      </w:pPr>
      <w:r>
        <w:rPr>
          <w:rFonts w:hAnsi="宋体"/>
          <w:color w:val="auto"/>
          <w:szCs w:val="21"/>
          <w:highlight w:val="none"/>
          <w:lang/>
        </w:rPr>
        <w:t>charset=</w:t>
      </w:r>
      <w:r>
        <w:rPr>
          <w:rFonts w:hAnsi="宋体"/>
          <w:color w:val="auto"/>
          <w:highlight w:val="none"/>
          <w:lang/>
        </w:rPr>
        <w:t>UTF</w:t>
      </w:r>
      <w:r>
        <w:rPr>
          <w:rFonts w:hAnsi="宋体"/>
          <w:color w:val="auto"/>
          <w:szCs w:val="21"/>
          <w:highlight w:val="none"/>
          <w:lang/>
        </w:rPr>
        <w:t>-8&amp;providerId=06&amp;format=json&amp;sign=03d8fa1143e72190d12917b7b1a706e6&amp;signType=02&amp;bizData={"privateKey":"F6371AB52B2D3D9FC685FB0F8B791D50B72E8BCBE00C726F5C15B1B1438E4020DFAC05BC04E291BE","publicKey":"3059301306072A8648CE3D020106082A811CCF5501822D03420004E5649FE1A5E3D076E85535FBDD22A0DBB8DB31C33AC28EA78E48B8A783A70F89CDD24B2117544CB4D54593EB8C4ED651CFF51554BF1AD517B02975970CC03C12","kekIdx":"K0012"}&amp;timestamp=20180522091436</w:t>
      </w:r>
    </w:p>
    <w:p w14:paraId="5838BA31">
      <w:pPr>
        <w:pStyle w:val="175"/>
        <w:rPr>
          <w:color w:val="auto"/>
          <w:highlight w:val="none"/>
        </w:rPr>
      </w:pPr>
      <w:bookmarkStart w:id="208" w:name="_Toc514850290"/>
      <w:r>
        <w:rPr>
          <w:rFonts w:hint="eastAsia"/>
          <w:color w:val="auto"/>
          <w:highlight w:val="none"/>
        </w:rPr>
        <w:t>应答</w:t>
      </w:r>
      <w:r>
        <w:rPr>
          <w:color w:val="auto"/>
          <w:highlight w:val="none"/>
        </w:rPr>
        <w:t>消息</w:t>
      </w:r>
      <w:bookmarkEnd w:id="208"/>
    </w:p>
    <w:p w14:paraId="70775A2E">
      <w:pPr>
        <w:pStyle w:val="41"/>
        <w:rPr>
          <w:color w:val="auto"/>
          <w:highlight w:val="none"/>
        </w:rPr>
      </w:pPr>
      <w:r>
        <w:rPr>
          <w:rFonts w:hint="eastAsia"/>
          <w:color w:val="auto"/>
          <w:highlight w:val="none"/>
        </w:rPr>
        <w:t>请求导出</w:t>
      </w:r>
      <w:r>
        <w:rPr>
          <w:color w:val="auto"/>
          <w:highlight w:val="none"/>
        </w:rPr>
        <w:t>用户私钥</w:t>
      </w:r>
      <w:r>
        <w:rPr>
          <w:rFonts w:hint="eastAsia"/>
          <w:color w:val="auto"/>
          <w:highlight w:val="none"/>
        </w:rPr>
        <w:t>应答消息详见表2</w:t>
      </w:r>
      <w:r>
        <w:rPr>
          <w:color w:val="auto"/>
          <w:highlight w:val="none"/>
        </w:rPr>
        <w:t>7</w:t>
      </w:r>
      <w:r>
        <w:rPr>
          <w:rFonts w:hint="eastAsia"/>
          <w:color w:val="auto"/>
          <w:highlight w:val="none"/>
        </w:rPr>
        <w:t>。</w:t>
      </w:r>
    </w:p>
    <w:p w14:paraId="68B228F5">
      <w:pPr>
        <w:pStyle w:val="160"/>
        <w:rPr>
          <w:color w:val="auto"/>
          <w:highlight w:val="none"/>
        </w:rPr>
      </w:pPr>
      <w:r>
        <w:rPr>
          <w:rFonts w:hint="eastAsia"/>
          <w:color w:val="auto"/>
          <w:highlight w:val="none"/>
        </w:rPr>
        <w:t>请求导出</w:t>
      </w:r>
      <w:r>
        <w:rPr>
          <w:color w:val="auto"/>
          <w:highlight w:val="none"/>
        </w:rPr>
        <w:t>用户私钥</w:t>
      </w:r>
      <w:r>
        <w:rPr>
          <w:rFonts w:hint="eastAsia"/>
          <w:color w:val="auto"/>
          <w:highlight w:val="none"/>
        </w:rPr>
        <w:t>应答消息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7F64B69">
        <w:trPr>
          <w:wBefore w:w="0" w:type="dxa"/>
          <w:jc w:val="center"/>
        </w:trPr>
        <w:tc>
          <w:tcPr>
            <w:tcW w:w="2840" w:type="dxa"/>
            <w:noWrap w:val="0"/>
            <w:vAlign w:val="top"/>
          </w:tcPr>
          <w:p w14:paraId="135E20C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285BD94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1D84BF7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70DD236A">
        <w:trPr>
          <w:wBefore w:w="0" w:type="dxa"/>
          <w:jc w:val="center"/>
        </w:trPr>
        <w:tc>
          <w:tcPr>
            <w:tcW w:w="2840" w:type="dxa"/>
            <w:noWrap w:val="0"/>
            <w:vAlign w:val="top"/>
          </w:tcPr>
          <w:p w14:paraId="52C664A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etCode</w:t>
            </w:r>
          </w:p>
        </w:tc>
        <w:tc>
          <w:tcPr>
            <w:tcW w:w="2841" w:type="dxa"/>
            <w:noWrap w:val="0"/>
            <w:vAlign w:val="top"/>
          </w:tcPr>
          <w:p w14:paraId="0B2BD33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30C419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4F1BE23B">
        <w:trPr>
          <w:wBefore w:w="0" w:type="dxa"/>
          <w:jc w:val="center"/>
        </w:trPr>
        <w:tc>
          <w:tcPr>
            <w:tcW w:w="2840" w:type="dxa"/>
            <w:noWrap w:val="0"/>
            <w:vAlign w:val="top"/>
          </w:tcPr>
          <w:p w14:paraId="16EFF5E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etMsg</w:t>
            </w:r>
          </w:p>
        </w:tc>
        <w:tc>
          <w:tcPr>
            <w:tcW w:w="2841" w:type="dxa"/>
            <w:noWrap w:val="0"/>
            <w:vAlign w:val="top"/>
          </w:tcPr>
          <w:p w14:paraId="0205138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37246F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438BF254">
        <w:trPr>
          <w:wBefore w:w="0" w:type="dxa"/>
          <w:trHeight w:val="425" w:hRule="atLeast"/>
          <w:jc w:val="center"/>
        </w:trPr>
        <w:tc>
          <w:tcPr>
            <w:tcW w:w="2840" w:type="dxa"/>
            <w:noWrap w:val="0"/>
            <w:vAlign w:val="center"/>
          </w:tcPr>
          <w:p w14:paraId="18F8DB09">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UserPrivateKeyByKes</w:t>
            </w:r>
          </w:p>
        </w:tc>
        <w:tc>
          <w:tcPr>
            <w:tcW w:w="2841" w:type="dxa"/>
            <w:noWrap w:val="0"/>
            <w:vAlign w:val="center"/>
          </w:tcPr>
          <w:p w14:paraId="0D014C7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6C727F4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KEK保护的用户私钥d</w:t>
            </w:r>
          </w:p>
        </w:tc>
      </w:tr>
    </w:tbl>
    <w:p w14:paraId="1466341E">
      <w:pPr>
        <w:pStyle w:val="41"/>
        <w:rPr>
          <w:rFonts w:hAnsi="宋体"/>
          <w:color w:val="auto"/>
          <w:szCs w:val="21"/>
          <w:highlight w:val="none"/>
        </w:rPr>
      </w:pPr>
      <w:r>
        <w:rPr>
          <w:rFonts w:hint="eastAsia" w:hAnsi="宋体"/>
          <w:color w:val="auto"/>
          <w:szCs w:val="21"/>
          <w:highlight w:val="none"/>
        </w:rPr>
        <w:t>示例</w:t>
      </w:r>
      <w:r>
        <w:rPr>
          <w:rFonts w:hAnsi="宋体"/>
          <w:color w:val="auto"/>
          <w:szCs w:val="21"/>
          <w:highlight w:val="none"/>
        </w:rPr>
        <w:t>报文</w:t>
      </w:r>
    </w:p>
    <w:p w14:paraId="0BE2EFFE">
      <w:pPr>
        <w:pStyle w:val="41"/>
        <w:rPr>
          <w:rFonts w:hAnsi="宋体"/>
          <w:color w:val="auto"/>
          <w:szCs w:val="21"/>
          <w:highlight w:val="none"/>
        </w:rPr>
      </w:pPr>
      <w:r>
        <w:rPr>
          <w:rFonts w:hAnsi="宋体"/>
          <w:color w:val="auto"/>
          <w:szCs w:val="21"/>
          <w:highlight w:val="none"/>
        </w:rPr>
        <w:t>{"retCode":"0000","retMsg":"</w:t>
      </w:r>
      <w:r>
        <w:rPr>
          <w:rFonts w:hint="eastAsia" w:hAnsi="宋体"/>
          <w:color w:val="auto"/>
          <w:szCs w:val="21"/>
          <w:highlight w:val="none"/>
        </w:rPr>
        <w:t>成功</w:t>
      </w:r>
      <w:r>
        <w:rPr>
          <w:rFonts w:hAnsi="宋体"/>
          <w:color w:val="auto"/>
          <w:szCs w:val="21"/>
          <w:highlight w:val="none"/>
        </w:rPr>
        <w:t>",</w:t>
      </w:r>
    </w:p>
    <w:p w14:paraId="73036942">
      <w:pPr>
        <w:pStyle w:val="41"/>
        <w:rPr>
          <w:rFonts w:hAnsi="宋体"/>
          <w:color w:val="auto"/>
          <w:szCs w:val="21"/>
          <w:highlight w:val="none"/>
        </w:rPr>
      </w:pPr>
      <w:r>
        <w:rPr>
          <w:rFonts w:hAnsi="宋体"/>
          <w:color w:val="auto"/>
          <w:szCs w:val="21"/>
          <w:highlight w:val="none"/>
        </w:rPr>
        <w:t>"</w:t>
      </w:r>
      <w:r>
        <w:rPr>
          <w:rFonts w:hAnsi="宋体"/>
          <w:color w:val="auto"/>
          <w:highlight w:val="none"/>
          <w:lang/>
        </w:rPr>
        <w:t>userPrivateKeyByKes</w:t>
      </w:r>
      <w:r>
        <w:rPr>
          <w:rFonts w:hAnsi="宋体"/>
          <w:color w:val="auto"/>
          <w:szCs w:val="21"/>
          <w:highlight w:val="none"/>
        </w:rPr>
        <w:t>":"EBAC2A687A1515ED1BB71DD477AFB28C773AEDE506255FCB6C3F389C70542F0ED0F922CDA84C6A45"}</w:t>
      </w:r>
    </w:p>
    <w:p w14:paraId="63C5AC9C">
      <w:pPr>
        <w:pStyle w:val="146"/>
        <w:spacing w:before="156" w:after="156"/>
        <w:rPr>
          <w:color w:val="auto"/>
          <w:highlight w:val="none"/>
        </w:rPr>
      </w:pPr>
      <w:bookmarkStart w:id="209" w:name="_Toc514850291"/>
      <w:r>
        <w:rPr>
          <w:color w:val="auto"/>
          <w:highlight w:val="none"/>
        </w:rPr>
        <w:t xml:space="preserve">IF7B -06 </w:t>
      </w:r>
      <w:r>
        <w:rPr>
          <w:rFonts w:hint="eastAsia"/>
          <w:color w:val="auto"/>
          <w:highlight w:val="none"/>
        </w:rPr>
        <w:t>请求</w:t>
      </w:r>
      <w:r>
        <w:rPr>
          <w:color w:val="auto"/>
          <w:highlight w:val="none"/>
        </w:rPr>
        <w:t>签名行业数据</w:t>
      </w:r>
      <w:bookmarkEnd w:id="209"/>
    </w:p>
    <w:p w14:paraId="07E7F3A5">
      <w:pPr>
        <w:pStyle w:val="175"/>
        <w:rPr>
          <w:color w:val="auto"/>
          <w:highlight w:val="none"/>
        </w:rPr>
      </w:pPr>
      <w:bookmarkStart w:id="210" w:name="_Toc514850292"/>
      <w:r>
        <w:rPr>
          <w:rFonts w:hint="eastAsia"/>
          <w:color w:val="auto"/>
          <w:highlight w:val="none"/>
        </w:rPr>
        <w:t>接口地址</w:t>
      </w:r>
      <w:bookmarkEnd w:id="210"/>
    </w:p>
    <w:p w14:paraId="0C919E6D">
      <w:pPr>
        <w:pStyle w:val="41"/>
        <w:rPr>
          <w:rFonts w:hAnsi="宋体"/>
          <w:color w:val="auto"/>
          <w:highlight w:val="none"/>
        </w:rPr>
      </w:pPr>
      <w:r>
        <w:rPr>
          <w:rFonts w:hAnsi="宋体"/>
          <w:color w:val="auto"/>
          <w:highlight w:val="none"/>
        </w:rPr>
        <w:t>http//:[ip]:[port]/[project]/ci</w:t>
      </w:r>
      <w:r>
        <w:rPr>
          <w:rFonts w:hint="eastAsia" w:hAnsi="宋体"/>
          <w:color w:val="auto"/>
          <w:highlight w:val="none"/>
        </w:rPr>
        <w:t>/</w:t>
      </w:r>
      <w:r>
        <w:rPr>
          <w:rFonts w:hAnsi="宋体"/>
          <w:color w:val="auto"/>
          <w:highlight w:val="none"/>
        </w:rPr>
        <w:t xml:space="preserve"> itp/requestSignInsData</w:t>
      </w:r>
    </w:p>
    <w:p w14:paraId="271CDA61">
      <w:pPr>
        <w:pStyle w:val="175"/>
        <w:rPr>
          <w:color w:val="auto"/>
          <w:highlight w:val="none"/>
        </w:rPr>
      </w:pPr>
      <w:bookmarkStart w:id="211" w:name="_Toc514850293"/>
      <w:r>
        <w:rPr>
          <w:rFonts w:hint="eastAsia"/>
          <w:color w:val="auto"/>
          <w:highlight w:val="none"/>
        </w:rPr>
        <w:t>接口</w:t>
      </w:r>
      <w:r>
        <w:rPr>
          <w:color w:val="auto"/>
          <w:highlight w:val="none"/>
        </w:rPr>
        <w:t>说明</w:t>
      </w:r>
      <w:bookmarkEnd w:id="211"/>
    </w:p>
    <w:p w14:paraId="3C63ECFD">
      <w:pPr>
        <w:pStyle w:val="41"/>
        <w:rPr>
          <w:color w:val="auto"/>
          <w:highlight w:val="none"/>
          <w:lang/>
        </w:rPr>
      </w:pPr>
      <w:r>
        <w:rPr>
          <w:rFonts w:hint="eastAsia"/>
          <w:color w:val="auto"/>
          <w:highlight w:val="none"/>
          <w:lang/>
        </w:rPr>
        <w:t>请求签名行业数据</w:t>
      </w:r>
    </w:p>
    <w:p w14:paraId="0A714316">
      <w:pPr>
        <w:pStyle w:val="175"/>
        <w:rPr>
          <w:color w:val="auto"/>
          <w:highlight w:val="none"/>
        </w:rPr>
      </w:pPr>
      <w:bookmarkStart w:id="212" w:name="_Toc514850294"/>
      <w:r>
        <w:rPr>
          <w:rFonts w:hint="eastAsia"/>
          <w:color w:val="auto"/>
          <w:highlight w:val="none"/>
        </w:rPr>
        <w:t>请求消息</w:t>
      </w:r>
      <w:bookmarkEnd w:id="212"/>
    </w:p>
    <w:p w14:paraId="326EE420">
      <w:pPr>
        <w:pStyle w:val="41"/>
        <w:rPr>
          <w:color w:val="auto"/>
          <w:highlight w:val="none"/>
        </w:rPr>
      </w:pPr>
      <w:r>
        <w:rPr>
          <w:rFonts w:hint="eastAsia"/>
          <w:color w:val="auto"/>
          <w:highlight w:val="none"/>
          <w:lang/>
        </w:rPr>
        <w:t>请求签名行业数据</w:t>
      </w:r>
      <w:r>
        <w:rPr>
          <w:rFonts w:hint="eastAsia"/>
          <w:color w:val="auto"/>
          <w:highlight w:val="none"/>
        </w:rPr>
        <w:t>请求消息详见表2</w:t>
      </w:r>
      <w:r>
        <w:rPr>
          <w:color w:val="auto"/>
          <w:highlight w:val="none"/>
        </w:rPr>
        <w:t>8</w:t>
      </w:r>
      <w:r>
        <w:rPr>
          <w:rFonts w:hint="eastAsia"/>
          <w:color w:val="auto"/>
          <w:highlight w:val="none"/>
        </w:rPr>
        <w:t>。</w:t>
      </w:r>
    </w:p>
    <w:p w14:paraId="2330F175">
      <w:pPr>
        <w:pStyle w:val="160"/>
        <w:rPr>
          <w:color w:val="auto"/>
          <w:highlight w:val="none"/>
        </w:rPr>
      </w:pPr>
      <w:r>
        <w:rPr>
          <w:rFonts w:hint="eastAsia"/>
          <w:color w:val="auto"/>
          <w:highlight w:val="none"/>
        </w:rPr>
        <w:t>请求签名行业数据请求消息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E538EF6">
        <w:trPr>
          <w:wBefore w:w="0" w:type="dxa"/>
          <w:jc w:val="center"/>
        </w:trPr>
        <w:tc>
          <w:tcPr>
            <w:tcW w:w="2840" w:type="dxa"/>
            <w:noWrap w:val="0"/>
            <w:vAlign w:val="top"/>
          </w:tcPr>
          <w:p w14:paraId="559D773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27323A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3CBBA2C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395551A2">
        <w:trPr>
          <w:wBefore w:w="0" w:type="dxa"/>
          <w:jc w:val="center"/>
        </w:trPr>
        <w:tc>
          <w:tcPr>
            <w:tcW w:w="2840" w:type="dxa"/>
            <w:noWrap w:val="0"/>
            <w:vAlign w:val="top"/>
          </w:tcPr>
          <w:p w14:paraId="4B712FA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industryData</w:t>
            </w:r>
          </w:p>
        </w:tc>
        <w:tc>
          <w:tcPr>
            <w:tcW w:w="2841" w:type="dxa"/>
            <w:noWrap w:val="0"/>
            <w:vAlign w:val="top"/>
          </w:tcPr>
          <w:p w14:paraId="34CAAB2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094F70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行业数据</w:t>
            </w:r>
          </w:p>
        </w:tc>
      </w:tr>
      <w:tr w14:paraId="3BCE0FBA">
        <w:trPr>
          <w:wBefore w:w="0" w:type="dxa"/>
          <w:jc w:val="center"/>
        </w:trPr>
        <w:tc>
          <w:tcPr>
            <w:tcW w:w="2840" w:type="dxa"/>
            <w:noWrap w:val="0"/>
            <w:vAlign w:val="top"/>
          </w:tcPr>
          <w:p w14:paraId="460FDAF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logicNum</w:t>
            </w:r>
          </w:p>
        </w:tc>
        <w:tc>
          <w:tcPr>
            <w:tcW w:w="2841" w:type="dxa"/>
            <w:noWrap w:val="0"/>
            <w:vAlign w:val="top"/>
          </w:tcPr>
          <w:p w14:paraId="7947431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EDDCB3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用户逻辑</w:t>
            </w:r>
            <w:r>
              <w:rPr>
                <w:rFonts w:ascii="宋体" w:hAnsi="宋体" w:cs="微软雅黑"/>
                <w:color w:val="auto"/>
                <w:sz w:val="18"/>
                <w:szCs w:val="18"/>
                <w:highlight w:val="none"/>
              </w:rPr>
              <w:t>卡号</w:t>
            </w:r>
          </w:p>
        </w:tc>
      </w:tr>
    </w:tbl>
    <w:p w14:paraId="4A709B7D">
      <w:pPr>
        <w:pStyle w:val="41"/>
        <w:rPr>
          <w:rFonts w:hAnsi="宋体"/>
          <w:color w:val="auto"/>
          <w:highlight w:val="none"/>
        </w:rPr>
      </w:pPr>
      <w:r>
        <w:rPr>
          <w:rFonts w:hint="eastAsia" w:hAnsi="宋体"/>
          <w:color w:val="auto"/>
          <w:highlight w:val="none"/>
        </w:rPr>
        <w:t>示例</w:t>
      </w:r>
      <w:r>
        <w:rPr>
          <w:rFonts w:hAnsi="宋体"/>
          <w:color w:val="auto"/>
          <w:highlight w:val="none"/>
          <w:lang/>
        </w:rPr>
        <w:t>报文</w:t>
      </w:r>
      <w:r>
        <w:rPr>
          <w:rFonts w:hAnsi="宋体"/>
          <w:color w:val="auto"/>
          <w:highlight w:val="none"/>
        </w:rPr>
        <w:t>：</w:t>
      </w:r>
    </w:p>
    <w:p w14:paraId="19B84F04">
      <w:pPr>
        <w:pStyle w:val="41"/>
        <w:rPr>
          <w:rFonts w:hAnsi="宋体"/>
          <w:color w:val="auto"/>
          <w:highlight w:val="none"/>
        </w:rPr>
      </w:pPr>
      <w:r>
        <w:rPr>
          <w:rFonts w:hAnsi="宋体"/>
          <w:color w:val="auto"/>
          <w:highlight w:val="none"/>
        </w:rPr>
        <w:t>{"</w:t>
      </w:r>
      <w:r>
        <w:rPr>
          <w:rFonts w:hAnsi="宋体"/>
          <w:color w:val="auto"/>
          <w:highlight w:val="none"/>
          <w:lang/>
        </w:rPr>
        <w:t>industryData</w:t>
      </w:r>
      <w:r>
        <w:rPr>
          <w:rFonts w:hAnsi="宋体"/>
          <w:color w:val="auto"/>
          <w:highlight w:val="none"/>
        </w:rPr>
        <w:t>":"0000001F03FFFF22969B682296D3A812802030020085630101000000009904","logicNum":"1280203002008563"}&amp;charset=UTF-8&amp;format=json&amp;providerId=06&amp;signType=02&amp;timestamp=20180522091208&amp;key=bc4f7c96259acf9946094fa&amp;sign=9dfa01f66d6c670f0bd640371f916443</w:t>
      </w:r>
    </w:p>
    <w:p w14:paraId="3E726574">
      <w:pPr>
        <w:pStyle w:val="175"/>
        <w:rPr>
          <w:color w:val="auto"/>
          <w:highlight w:val="none"/>
        </w:rPr>
      </w:pPr>
      <w:bookmarkStart w:id="213" w:name="_Toc514850295"/>
      <w:r>
        <w:rPr>
          <w:rFonts w:hint="eastAsia"/>
          <w:color w:val="auto"/>
          <w:highlight w:val="none"/>
        </w:rPr>
        <w:t>应答</w:t>
      </w:r>
      <w:r>
        <w:rPr>
          <w:color w:val="auto"/>
          <w:highlight w:val="none"/>
        </w:rPr>
        <w:t>消息</w:t>
      </w:r>
      <w:bookmarkEnd w:id="213"/>
    </w:p>
    <w:p w14:paraId="76D9E5DF">
      <w:pPr>
        <w:pStyle w:val="41"/>
        <w:rPr>
          <w:color w:val="auto"/>
          <w:highlight w:val="none"/>
        </w:rPr>
      </w:pPr>
      <w:r>
        <w:rPr>
          <w:rFonts w:hint="eastAsia"/>
          <w:color w:val="auto"/>
          <w:highlight w:val="none"/>
          <w:lang/>
        </w:rPr>
        <w:t>请求签名行业数据</w:t>
      </w:r>
      <w:r>
        <w:rPr>
          <w:rFonts w:hint="eastAsia"/>
          <w:color w:val="auto"/>
          <w:highlight w:val="none"/>
        </w:rPr>
        <w:t>应答消息详见表2</w:t>
      </w:r>
      <w:r>
        <w:rPr>
          <w:color w:val="auto"/>
          <w:highlight w:val="none"/>
        </w:rPr>
        <w:t>9</w:t>
      </w:r>
      <w:r>
        <w:rPr>
          <w:rFonts w:hint="eastAsia"/>
          <w:color w:val="auto"/>
          <w:highlight w:val="none"/>
        </w:rPr>
        <w:t>。</w:t>
      </w:r>
    </w:p>
    <w:p w14:paraId="73C3B114">
      <w:pPr>
        <w:pStyle w:val="160"/>
        <w:rPr>
          <w:color w:val="auto"/>
          <w:highlight w:val="none"/>
        </w:rPr>
      </w:pPr>
      <w:r>
        <w:rPr>
          <w:rFonts w:hint="eastAsia"/>
          <w:color w:val="auto"/>
          <w:highlight w:val="none"/>
        </w:rPr>
        <w:t>请求签名行业数据应答消息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C830A71">
        <w:trPr>
          <w:wBefore w:w="0" w:type="dxa"/>
          <w:jc w:val="center"/>
        </w:trPr>
        <w:tc>
          <w:tcPr>
            <w:tcW w:w="2840" w:type="dxa"/>
            <w:noWrap w:val="0"/>
            <w:vAlign w:val="top"/>
          </w:tcPr>
          <w:p w14:paraId="5BA0AE0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4150CF7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E1D555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B08BAE7">
        <w:trPr>
          <w:wBefore w:w="0" w:type="dxa"/>
          <w:jc w:val="center"/>
        </w:trPr>
        <w:tc>
          <w:tcPr>
            <w:tcW w:w="2840" w:type="dxa"/>
            <w:noWrap w:val="0"/>
            <w:vAlign w:val="top"/>
          </w:tcPr>
          <w:p w14:paraId="2B43D5E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48D0CF6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94B21E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53EB83C8">
        <w:trPr>
          <w:wBefore w:w="0" w:type="dxa"/>
          <w:jc w:val="center"/>
        </w:trPr>
        <w:tc>
          <w:tcPr>
            <w:tcW w:w="2840" w:type="dxa"/>
            <w:noWrap w:val="0"/>
            <w:vAlign w:val="top"/>
          </w:tcPr>
          <w:p w14:paraId="43652F9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708D3BD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23FE68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7C50F60A">
        <w:trPr>
          <w:wBefore w:w="0" w:type="dxa"/>
          <w:trHeight w:val="425" w:hRule="atLeast"/>
          <w:jc w:val="center"/>
        </w:trPr>
        <w:tc>
          <w:tcPr>
            <w:tcW w:w="2840" w:type="dxa"/>
            <w:noWrap w:val="0"/>
            <w:vAlign w:val="center"/>
          </w:tcPr>
          <w:p w14:paraId="68E8FF0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industryDataSign</w:t>
            </w:r>
          </w:p>
        </w:tc>
        <w:tc>
          <w:tcPr>
            <w:tcW w:w="2841" w:type="dxa"/>
            <w:noWrap w:val="0"/>
            <w:vAlign w:val="center"/>
          </w:tcPr>
          <w:p w14:paraId="3ECFF0F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0B24ABD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行业</w:t>
            </w:r>
            <w:r>
              <w:rPr>
                <w:rFonts w:ascii="宋体" w:hAnsi="宋体" w:cs="微软雅黑"/>
                <w:color w:val="auto"/>
                <w:sz w:val="18"/>
                <w:szCs w:val="18"/>
                <w:highlight w:val="none"/>
              </w:rPr>
              <w:t>数据签名值</w:t>
            </w:r>
          </w:p>
          <w:p w14:paraId="0FD5804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4</w:t>
            </w:r>
            <w:r>
              <w:rPr>
                <w:rFonts w:hint="eastAsia" w:ascii="宋体" w:hAnsi="宋体" w:cs="微软雅黑"/>
                <w:color w:val="auto"/>
                <w:sz w:val="18"/>
                <w:szCs w:val="18"/>
                <w:highlight w:val="none"/>
              </w:rPr>
              <w:t>字节TAC</w:t>
            </w:r>
          </w:p>
        </w:tc>
      </w:tr>
    </w:tbl>
    <w:p w14:paraId="253001E1">
      <w:pPr>
        <w:pStyle w:val="41"/>
        <w:rPr>
          <w:rFonts w:hAnsi="宋体"/>
          <w:color w:val="auto"/>
          <w:highlight w:val="none"/>
        </w:rPr>
      </w:pPr>
      <w:r>
        <w:rPr>
          <w:rFonts w:hint="eastAsia" w:hAnsi="宋体"/>
          <w:color w:val="auto"/>
          <w:highlight w:val="none"/>
        </w:rPr>
        <w:t>示例</w:t>
      </w:r>
      <w:r>
        <w:rPr>
          <w:rFonts w:hAnsi="宋体"/>
          <w:color w:val="auto"/>
          <w:highlight w:val="none"/>
          <w:lang/>
        </w:rPr>
        <w:t>报文</w:t>
      </w:r>
    </w:p>
    <w:p w14:paraId="01C7F2DC">
      <w:pPr>
        <w:pStyle w:val="41"/>
        <w:rPr>
          <w:rFonts w:hAnsi="宋体"/>
          <w:color w:val="auto"/>
          <w:highlight w:val="none"/>
        </w:rPr>
      </w:pPr>
      <w:r>
        <w:rPr>
          <w:rFonts w:hAnsi="宋体"/>
          <w:color w:val="auto"/>
          <w:highlight w:val="none"/>
        </w:rPr>
        <w:t>{"retCode":"0000","retMsg":"</w:t>
      </w:r>
      <w:r>
        <w:rPr>
          <w:rFonts w:hint="eastAsia" w:hAnsi="宋体"/>
          <w:color w:val="auto"/>
          <w:highlight w:val="none"/>
        </w:rPr>
        <w:t>成功</w:t>
      </w:r>
      <w:r>
        <w:rPr>
          <w:rFonts w:hAnsi="宋体"/>
          <w:color w:val="auto"/>
          <w:highlight w:val="none"/>
        </w:rPr>
        <w:t>","industryDataSign":"DB3B6C67"}</w:t>
      </w:r>
    </w:p>
    <w:p w14:paraId="3E63781C">
      <w:pPr>
        <w:pStyle w:val="146"/>
        <w:spacing w:before="156" w:after="156"/>
        <w:rPr>
          <w:color w:val="auto"/>
          <w:highlight w:val="none"/>
        </w:rPr>
      </w:pPr>
      <w:bookmarkStart w:id="214" w:name="_Toc514850296"/>
      <w:r>
        <w:rPr>
          <w:color w:val="auto"/>
          <w:highlight w:val="none"/>
        </w:rPr>
        <w:t xml:space="preserve">IF7B -07 </w:t>
      </w:r>
      <w:r>
        <w:rPr>
          <w:rFonts w:hint="eastAsia"/>
          <w:color w:val="auto"/>
          <w:highlight w:val="none"/>
        </w:rPr>
        <w:t>请求HCE卡片</w:t>
      </w:r>
      <w:r>
        <w:rPr>
          <w:color w:val="auto"/>
          <w:highlight w:val="none"/>
        </w:rPr>
        <w:t>消费密钥</w:t>
      </w:r>
      <w:bookmarkEnd w:id="214"/>
    </w:p>
    <w:p w14:paraId="26227F15">
      <w:pPr>
        <w:pStyle w:val="175"/>
        <w:rPr>
          <w:color w:val="auto"/>
          <w:highlight w:val="none"/>
        </w:rPr>
      </w:pPr>
      <w:bookmarkStart w:id="215" w:name="_Toc514850297"/>
      <w:r>
        <w:rPr>
          <w:rFonts w:hint="eastAsia"/>
          <w:color w:val="auto"/>
          <w:highlight w:val="none"/>
        </w:rPr>
        <w:t>接口地址</w:t>
      </w:r>
      <w:bookmarkEnd w:id="215"/>
    </w:p>
    <w:p w14:paraId="5417E7FE">
      <w:pPr>
        <w:pStyle w:val="41"/>
        <w:rPr>
          <w:color w:val="auto"/>
          <w:highlight w:val="none"/>
        </w:rPr>
      </w:pPr>
      <w:r>
        <w:rPr>
          <w:color w:val="auto"/>
          <w:highlight w:val="none"/>
        </w:rPr>
        <w:t>http//:[ip]:[</w:t>
      </w:r>
      <w:r>
        <w:rPr>
          <w:color w:val="auto"/>
          <w:highlight w:val="none"/>
          <w:lang/>
        </w:rPr>
        <w:t>port</w:t>
      </w:r>
      <w:r>
        <w:rPr>
          <w:color w:val="auto"/>
          <w:highlight w:val="none"/>
        </w:rPr>
        <w:t>]/[project]/ci</w:t>
      </w:r>
      <w:r>
        <w:rPr>
          <w:rFonts w:hint="eastAsia"/>
          <w:color w:val="auto"/>
          <w:highlight w:val="none"/>
        </w:rPr>
        <w:t>/</w:t>
      </w:r>
      <w:r>
        <w:rPr>
          <w:color w:val="auto"/>
          <w:highlight w:val="none"/>
        </w:rPr>
        <w:t>itp/requestDPK</w:t>
      </w:r>
    </w:p>
    <w:p w14:paraId="2EE81AF9">
      <w:pPr>
        <w:pStyle w:val="175"/>
        <w:rPr>
          <w:color w:val="auto"/>
          <w:highlight w:val="none"/>
        </w:rPr>
      </w:pPr>
      <w:bookmarkStart w:id="216" w:name="_Toc514850298"/>
      <w:r>
        <w:rPr>
          <w:rFonts w:hint="eastAsia"/>
          <w:color w:val="auto"/>
          <w:highlight w:val="none"/>
        </w:rPr>
        <w:t>接口</w:t>
      </w:r>
      <w:r>
        <w:rPr>
          <w:color w:val="auto"/>
          <w:highlight w:val="none"/>
        </w:rPr>
        <w:t>说明</w:t>
      </w:r>
      <w:bookmarkEnd w:id="216"/>
    </w:p>
    <w:p w14:paraId="778D66D2">
      <w:pPr>
        <w:pStyle w:val="41"/>
        <w:rPr>
          <w:rFonts w:hAnsi="宋体"/>
          <w:color w:val="auto"/>
          <w:highlight w:val="none"/>
        </w:rPr>
      </w:pPr>
      <w:r>
        <w:rPr>
          <w:rFonts w:hint="eastAsia" w:hAnsi="宋体"/>
          <w:color w:val="auto"/>
          <w:highlight w:val="none"/>
        </w:rPr>
        <w:t>请求HCE卡片消费密钥</w:t>
      </w:r>
    </w:p>
    <w:p w14:paraId="6C4FDFCA">
      <w:pPr>
        <w:pStyle w:val="175"/>
        <w:rPr>
          <w:color w:val="auto"/>
          <w:highlight w:val="none"/>
        </w:rPr>
      </w:pPr>
      <w:bookmarkStart w:id="217" w:name="_Toc514850299"/>
      <w:r>
        <w:rPr>
          <w:rFonts w:hint="eastAsia"/>
          <w:color w:val="auto"/>
          <w:highlight w:val="none"/>
        </w:rPr>
        <w:t>请求消息</w:t>
      </w:r>
      <w:bookmarkEnd w:id="217"/>
    </w:p>
    <w:p w14:paraId="3CA4E1FF">
      <w:pPr>
        <w:pStyle w:val="41"/>
        <w:rPr>
          <w:color w:val="auto"/>
          <w:highlight w:val="none"/>
        </w:rPr>
      </w:pPr>
      <w:r>
        <w:rPr>
          <w:rFonts w:hint="eastAsia"/>
          <w:color w:val="auto"/>
          <w:highlight w:val="none"/>
        </w:rPr>
        <w:t>请求HCE卡片消费密钥请求消息详见表3</w:t>
      </w:r>
      <w:r>
        <w:rPr>
          <w:color w:val="auto"/>
          <w:highlight w:val="none"/>
        </w:rPr>
        <w:t>0</w:t>
      </w:r>
      <w:r>
        <w:rPr>
          <w:rFonts w:hint="eastAsia"/>
          <w:color w:val="auto"/>
          <w:highlight w:val="none"/>
        </w:rPr>
        <w:t>。</w:t>
      </w:r>
    </w:p>
    <w:p w14:paraId="5B9A351C">
      <w:pPr>
        <w:pStyle w:val="160"/>
        <w:rPr>
          <w:color w:val="auto"/>
          <w:highlight w:val="none"/>
        </w:rPr>
      </w:pPr>
      <w:r>
        <w:rPr>
          <w:rFonts w:hint="eastAsia" w:hAnsi="宋体"/>
          <w:color w:val="auto"/>
          <w:highlight w:val="none"/>
        </w:rPr>
        <w:t>请求HCE卡片消费密钥</w:t>
      </w:r>
      <w:r>
        <w:rPr>
          <w:rFonts w:hint="eastAsia"/>
          <w:color w:val="auto"/>
          <w:highlight w:val="none"/>
        </w:rPr>
        <w:t>请求消息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8EEFCF5">
        <w:trPr>
          <w:wBefore w:w="0" w:type="dxa"/>
          <w:jc w:val="center"/>
        </w:trPr>
        <w:tc>
          <w:tcPr>
            <w:tcW w:w="2840" w:type="dxa"/>
            <w:noWrap w:val="0"/>
            <w:vAlign w:val="top"/>
          </w:tcPr>
          <w:p w14:paraId="5BFDAA1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137EE4C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3CCCC6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6E738CD2">
        <w:trPr>
          <w:wBefore w:w="0" w:type="dxa"/>
          <w:jc w:val="center"/>
        </w:trPr>
        <w:tc>
          <w:tcPr>
            <w:tcW w:w="2840" w:type="dxa"/>
            <w:noWrap w:val="0"/>
            <w:vAlign w:val="top"/>
          </w:tcPr>
          <w:p w14:paraId="1F1C5C9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logicNum</w:t>
            </w:r>
          </w:p>
        </w:tc>
        <w:tc>
          <w:tcPr>
            <w:tcW w:w="2841" w:type="dxa"/>
            <w:noWrap w:val="0"/>
            <w:vAlign w:val="top"/>
          </w:tcPr>
          <w:p w14:paraId="0131DB0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D5FDDE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用户逻辑</w:t>
            </w:r>
            <w:r>
              <w:rPr>
                <w:rFonts w:ascii="宋体" w:hAnsi="宋体" w:cs="微软雅黑"/>
                <w:color w:val="auto"/>
                <w:sz w:val="18"/>
                <w:szCs w:val="18"/>
                <w:highlight w:val="none"/>
              </w:rPr>
              <w:t>卡号</w:t>
            </w:r>
          </w:p>
        </w:tc>
      </w:tr>
    </w:tbl>
    <w:p w14:paraId="02E7C539">
      <w:pPr>
        <w:pStyle w:val="175"/>
        <w:rPr>
          <w:color w:val="auto"/>
          <w:highlight w:val="none"/>
        </w:rPr>
      </w:pPr>
      <w:bookmarkStart w:id="218" w:name="_Toc514850300"/>
      <w:r>
        <w:rPr>
          <w:rFonts w:hint="eastAsia"/>
          <w:color w:val="auto"/>
          <w:highlight w:val="none"/>
        </w:rPr>
        <w:t>应答</w:t>
      </w:r>
      <w:r>
        <w:rPr>
          <w:color w:val="auto"/>
          <w:highlight w:val="none"/>
        </w:rPr>
        <w:t>消息</w:t>
      </w:r>
      <w:bookmarkEnd w:id="218"/>
    </w:p>
    <w:p w14:paraId="4716BEB3">
      <w:pPr>
        <w:pStyle w:val="41"/>
        <w:rPr>
          <w:color w:val="auto"/>
          <w:highlight w:val="none"/>
        </w:rPr>
      </w:pPr>
      <w:r>
        <w:rPr>
          <w:rFonts w:hint="eastAsia"/>
          <w:color w:val="auto"/>
          <w:highlight w:val="none"/>
        </w:rPr>
        <w:t>请求HCE卡片消费密钥应答消息详见表3</w:t>
      </w:r>
      <w:r>
        <w:rPr>
          <w:color w:val="auto"/>
          <w:highlight w:val="none"/>
        </w:rPr>
        <w:t>1</w:t>
      </w:r>
      <w:r>
        <w:rPr>
          <w:rFonts w:hint="eastAsia"/>
          <w:color w:val="auto"/>
          <w:highlight w:val="none"/>
        </w:rPr>
        <w:t>。</w:t>
      </w:r>
    </w:p>
    <w:p w14:paraId="1D894345">
      <w:pPr>
        <w:pStyle w:val="160"/>
        <w:rPr>
          <w:color w:val="auto"/>
          <w:highlight w:val="none"/>
        </w:rPr>
      </w:pPr>
      <w:r>
        <w:rPr>
          <w:rFonts w:hint="eastAsia" w:hAnsi="宋体"/>
          <w:color w:val="auto"/>
          <w:highlight w:val="none"/>
        </w:rPr>
        <w:t>请求HCE卡片消费密钥</w:t>
      </w:r>
      <w:r>
        <w:rPr>
          <w:rFonts w:hint="eastAsia"/>
          <w:color w:val="auto"/>
          <w:highlight w:val="none"/>
        </w:rPr>
        <w:t>应答消息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B2D4847">
        <w:trPr>
          <w:wBefore w:w="0" w:type="dxa"/>
          <w:jc w:val="center"/>
        </w:trPr>
        <w:tc>
          <w:tcPr>
            <w:tcW w:w="2840" w:type="dxa"/>
            <w:noWrap w:val="0"/>
            <w:vAlign w:val="top"/>
          </w:tcPr>
          <w:p w14:paraId="3BCAB7E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6481BF1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F7BFDA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C2C9F4A">
        <w:trPr>
          <w:wBefore w:w="0" w:type="dxa"/>
          <w:jc w:val="center"/>
        </w:trPr>
        <w:tc>
          <w:tcPr>
            <w:tcW w:w="2840" w:type="dxa"/>
            <w:noWrap w:val="0"/>
            <w:vAlign w:val="top"/>
          </w:tcPr>
          <w:p w14:paraId="3F04EBA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21728E6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CCB2A3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37049F87">
        <w:trPr>
          <w:wBefore w:w="0" w:type="dxa"/>
          <w:jc w:val="center"/>
        </w:trPr>
        <w:tc>
          <w:tcPr>
            <w:tcW w:w="2840" w:type="dxa"/>
            <w:noWrap w:val="0"/>
            <w:vAlign w:val="top"/>
          </w:tcPr>
          <w:p w14:paraId="473D878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41E8A59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7BFDE4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2FD7C57B">
        <w:trPr>
          <w:wBefore w:w="0" w:type="dxa"/>
          <w:trHeight w:val="425" w:hRule="atLeast"/>
          <w:jc w:val="center"/>
        </w:trPr>
        <w:tc>
          <w:tcPr>
            <w:tcW w:w="2840" w:type="dxa"/>
            <w:noWrap w:val="0"/>
            <w:vAlign w:val="center"/>
          </w:tcPr>
          <w:p w14:paraId="4914776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dpkByKek</w:t>
            </w:r>
          </w:p>
        </w:tc>
        <w:tc>
          <w:tcPr>
            <w:tcW w:w="2841" w:type="dxa"/>
            <w:noWrap w:val="0"/>
            <w:vAlign w:val="center"/>
          </w:tcPr>
          <w:p w14:paraId="0299019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30D4DA7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K</w:t>
            </w:r>
            <w:r>
              <w:rPr>
                <w:rFonts w:hint="eastAsia" w:ascii="宋体" w:hAnsi="宋体" w:cs="微软雅黑"/>
                <w:color w:val="auto"/>
                <w:sz w:val="18"/>
                <w:szCs w:val="18"/>
                <w:highlight w:val="none"/>
              </w:rPr>
              <w:t>ek保护</w:t>
            </w:r>
            <w:r>
              <w:rPr>
                <w:rFonts w:ascii="宋体" w:hAnsi="宋体" w:cs="微软雅黑"/>
                <w:color w:val="auto"/>
                <w:sz w:val="18"/>
                <w:szCs w:val="18"/>
                <w:highlight w:val="none"/>
              </w:rPr>
              <w:t>的</w:t>
            </w:r>
            <w:r>
              <w:rPr>
                <w:rFonts w:hint="eastAsia" w:ascii="宋体" w:hAnsi="宋体" w:cs="微软雅黑"/>
                <w:color w:val="auto"/>
                <w:sz w:val="18"/>
                <w:szCs w:val="18"/>
                <w:highlight w:val="none"/>
              </w:rPr>
              <w:t xml:space="preserve"> 用户</w:t>
            </w:r>
            <w:r>
              <w:rPr>
                <w:rFonts w:ascii="宋体" w:hAnsi="宋体" w:cs="微软雅黑"/>
                <w:color w:val="auto"/>
                <w:sz w:val="18"/>
                <w:szCs w:val="18"/>
                <w:highlight w:val="none"/>
              </w:rPr>
              <w:t>消费子密钥</w:t>
            </w:r>
          </w:p>
        </w:tc>
      </w:tr>
    </w:tbl>
    <w:p w14:paraId="62390676">
      <w:pPr>
        <w:pStyle w:val="146"/>
        <w:spacing w:before="156" w:after="156"/>
        <w:rPr>
          <w:color w:val="auto"/>
          <w:highlight w:val="none"/>
        </w:rPr>
      </w:pPr>
      <w:bookmarkStart w:id="219" w:name="_Toc514850301"/>
      <w:r>
        <w:rPr>
          <w:color w:val="auto"/>
          <w:highlight w:val="none"/>
        </w:rPr>
        <w:t xml:space="preserve">IF7B -08 </w:t>
      </w:r>
      <w:r>
        <w:rPr>
          <w:rFonts w:hint="eastAsia"/>
          <w:color w:val="auto"/>
          <w:highlight w:val="none"/>
        </w:rPr>
        <w:t>请求发售HCE单程票</w:t>
      </w:r>
      <w:bookmarkEnd w:id="219"/>
    </w:p>
    <w:p w14:paraId="16B6940E">
      <w:pPr>
        <w:pStyle w:val="175"/>
        <w:rPr>
          <w:color w:val="auto"/>
          <w:highlight w:val="none"/>
        </w:rPr>
      </w:pPr>
      <w:bookmarkStart w:id="220" w:name="_Toc514850302"/>
      <w:r>
        <w:rPr>
          <w:rFonts w:hint="eastAsia"/>
          <w:color w:val="auto"/>
          <w:highlight w:val="none"/>
        </w:rPr>
        <w:t>接口地址</w:t>
      </w:r>
      <w:bookmarkEnd w:id="220"/>
    </w:p>
    <w:p w14:paraId="3799E30F">
      <w:pPr>
        <w:pStyle w:val="41"/>
        <w:rPr>
          <w:color w:val="auto"/>
          <w:highlight w:val="none"/>
        </w:rPr>
      </w:pPr>
      <w:r>
        <w:rPr>
          <w:color w:val="auto"/>
          <w:highlight w:val="none"/>
        </w:rPr>
        <w:t>http//:[ip]:[port]/[project]/ci</w:t>
      </w:r>
      <w:r>
        <w:rPr>
          <w:rFonts w:hint="eastAsia"/>
          <w:color w:val="auto"/>
          <w:highlight w:val="none"/>
        </w:rPr>
        <w:t>/</w:t>
      </w:r>
      <w:r>
        <w:rPr>
          <w:color w:val="auto"/>
          <w:highlight w:val="none"/>
        </w:rPr>
        <w:t xml:space="preserve"> itp/requestHecCardDate</w:t>
      </w:r>
    </w:p>
    <w:p w14:paraId="4048A13E">
      <w:pPr>
        <w:pStyle w:val="175"/>
        <w:rPr>
          <w:color w:val="auto"/>
          <w:highlight w:val="none"/>
        </w:rPr>
      </w:pPr>
      <w:bookmarkStart w:id="221" w:name="_Toc514850303"/>
      <w:r>
        <w:rPr>
          <w:rFonts w:hint="eastAsia"/>
          <w:color w:val="auto"/>
          <w:highlight w:val="none"/>
        </w:rPr>
        <w:t>接口</w:t>
      </w:r>
      <w:r>
        <w:rPr>
          <w:color w:val="auto"/>
          <w:highlight w:val="none"/>
        </w:rPr>
        <w:t>说明</w:t>
      </w:r>
      <w:bookmarkEnd w:id="221"/>
    </w:p>
    <w:p w14:paraId="0302F505">
      <w:pPr>
        <w:pStyle w:val="41"/>
        <w:rPr>
          <w:color w:val="auto"/>
          <w:highlight w:val="none"/>
        </w:rPr>
      </w:pPr>
      <w:r>
        <w:rPr>
          <w:rFonts w:hint="eastAsia"/>
          <w:color w:val="auto"/>
          <w:highlight w:val="none"/>
        </w:rPr>
        <w:t>请求发售HCE单程票</w:t>
      </w:r>
    </w:p>
    <w:p w14:paraId="5585C949">
      <w:pPr>
        <w:pStyle w:val="175"/>
        <w:rPr>
          <w:color w:val="auto"/>
          <w:highlight w:val="none"/>
        </w:rPr>
      </w:pPr>
      <w:bookmarkStart w:id="222" w:name="_Toc514850304"/>
      <w:r>
        <w:rPr>
          <w:rFonts w:hint="eastAsia"/>
          <w:color w:val="auto"/>
          <w:highlight w:val="none"/>
        </w:rPr>
        <w:t>请求消息</w:t>
      </w:r>
      <w:bookmarkEnd w:id="222"/>
    </w:p>
    <w:p w14:paraId="3669E081">
      <w:pPr>
        <w:pStyle w:val="41"/>
        <w:rPr>
          <w:color w:val="auto"/>
          <w:highlight w:val="none"/>
        </w:rPr>
      </w:pPr>
      <w:r>
        <w:rPr>
          <w:rFonts w:hint="eastAsia"/>
          <w:color w:val="auto"/>
          <w:highlight w:val="none"/>
          <w:lang/>
        </w:rPr>
        <w:t>请求</w:t>
      </w:r>
      <w:r>
        <w:rPr>
          <w:rFonts w:hint="eastAsia"/>
          <w:color w:val="auto"/>
          <w:highlight w:val="none"/>
        </w:rPr>
        <w:t>发售</w:t>
      </w:r>
      <w:r>
        <w:rPr>
          <w:rFonts w:hint="eastAsia"/>
          <w:color w:val="auto"/>
          <w:highlight w:val="none"/>
          <w:lang/>
        </w:rPr>
        <w:t>HCE单程票</w:t>
      </w:r>
      <w:r>
        <w:rPr>
          <w:rFonts w:hint="eastAsia"/>
          <w:color w:val="auto"/>
          <w:highlight w:val="none"/>
        </w:rPr>
        <w:t>请求消息详见表3</w:t>
      </w:r>
      <w:r>
        <w:rPr>
          <w:color w:val="auto"/>
          <w:highlight w:val="none"/>
        </w:rPr>
        <w:t>2</w:t>
      </w:r>
      <w:r>
        <w:rPr>
          <w:rFonts w:hint="eastAsia"/>
          <w:color w:val="auto"/>
          <w:highlight w:val="none"/>
        </w:rPr>
        <w:t>。</w:t>
      </w:r>
    </w:p>
    <w:p w14:paraId="7EE69345">
      <w:pPr>
        <w:pStyle w:val="160"/>
        <w:rPr>
          <w:color w:val="auto"/>
          <w:highlight w:val="none"/>
        </w:rPr>
      </w:pPr>
      <w:r>
        <w:rPr>
          <w:rFonts w:hint="eastAsia" w:hAnsi="宋体"/>
          <w:color w:val="auto"/>
          <w:highlight w:val="none"/>
        </w:rPr>
        <w:t>请求发售HCE单程票</w:t>
      </w:r>
      <w:r>
        <w:rPr>
          <w:rFonts w:hint="eastAsia"/>
          <w:color w:val="auto"/>
          <w:highlight w:val="none"/>
        </w:rPr>
        <w:t>请求消息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8440181">
        <w:trPr>
          <w:wBefore w:w="0" w:type="dxa"/>
          <w:trHeight w:val="304" w:hRule="atLeast"/>
          <w:jc w:val="center"/>
        </w:trPr>
        <w:tc>
          <w:tcPr>
            <w:tcW w:w="2840" w:type="dxa"/>
            <w:noWrap w:val="0"/>
            <w:vAlign w:val="top"/>
          </w:tcPr>
          <w:p w14:paraId="0FB999F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0B44139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DDA603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12B6126F">
        <w:trPr>
          <w:wBefore w:w="0" w:type="dxa"/>
          <w:jc w:val="center"/>
        </w:trPr>
        <w:tc>
          <w:tcPr>
            <w:tcW w:w="2840" w:type="dxa"/>
            <w:noWrap w:val="0"/>
            <w:vAlign w:val="top"/>
          </w:tcPr>
          <w:p w14:paraId="287AAD2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otp</w:t>
            </w:r>
          </w:p>
        </w:tc>
        <w:tc>
          <w:tcPr>
            <w:tcW w:w="2841" w:type="dxa"/>
            <w:noWrap w:val="0"/>
            <w:vAlign w:val="top"/>
          </w:tcPr>
          <w:p w14:paraId="33D7FFC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34E4252">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02:后付费</w:t>
            </w:r>
          </w:p>
        </w:tc>
      </w:tr>
      <w:tr w14:paraId="7E9901DA">
        <w:trPr>
          <w:wBefore w:w="0" w:type="dxa"/>
          <w:jc w:val="center"/>
        </w:trPr>
        <w:tc>
          <w:tcPr>
            <w:tcW w:w="2840" w:type="dxa"/>
            <w:noWrap w:val="0"/>
            <w:vAlign w:val="top"/>
          </w:tcPr>
          <w:p w14:paraId="2532CF6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iptUserId</w:t>
            </w:r>
          </w:p>
        </w:tc>
        <w:tc>
          <w:tcPr>
            <w:tcW w:w="2841" w:type="dxa"/>
            <w:noWrap w:val="0"/>
            <w:vAlign w:val="top"/>
          </w:tcPr>
          <w:p w14:paraId="59CBAD5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top"/>
          </w:tcPr>
          <w:p w14:paraId="1C63E10B">
            <w:pPr>
              <w:rPr>
                <w:rFonts w:ascii="宋体" w:hAnsi="宋体"/>
                <w:color w:val="auto"/>
                <w:sz w:val="18"/>
                <w:szCs w:val="18"/>
                <w:highlight w:val="none"/>
              </w:rPr>
            </w:pPr>
            <w:r>
              <w:rPr>
                <w:rFonts w:hint="eastAsia" w:ascii="宋体" w:hAnsi="宋体"/>
                <w:color w:val="auto"/>
                <w:sz w:val="18"/>
                <w:szCs w:val="18"/>
                <w:highlight w:val="none"/>
              </w:rPr>
              <w:t>ITP用户编码</w:t>
            </w:r>
          </w:p>
          <w:p w14:paraId="11ABBD06">
            <w:pPr>
              <w:rPr>
                <w:rFonts w:ascii="宋体" w:hAnsi="宋体"/>
                <w:color w:val="auto"/>
                <w:sz w:val="18"/>
                <w:szCs w:val="18"/>
                <w:highlight w:val="none"/>
              </w:rPr>
            </w:pPr>
            <w:r>
              <w:rPr>
                <w:rFonts w:hint="eastAsia" w:ascii="宋体" w:hAnsi="宋体"/>
                <w:color w:val="auto"/>
                <w:sz w:val="18"/>
                <w:szCs w:val="18"/>
                <w:highlight w:val="none"/>
              </w:rPr>
              <w:t>物理卡号</w:t>
            </w:r>
          </w:p>
          <w:p w14:paraId="6EA3AB3B">
            <w:pPr>
              <w:rPr>
                <w:rFonts w:ascii="宋体" w:hAnsi="宋体"/>
                <w:color w:val="auto"/>
                <w:sz w:val="18"/>
                <w:szCs w:val="18"/>
                <w:highlight w:val="none"/>
              </w:rPr>
            </w:pPr>
            <w:r>
              <w:rPr>
                <w:rFonts w:hint="eastAsia" w:ascii="宋体" w:hAnsi="宋体"/>
                <w:color w:val="auto"/>
                <w:sz w:val="18"/>
                <w:szCs w:val="18"/>
                <w:highlight w:val="none"/>
              </w:rPr>
              <w:t>0</w:t>
            </w:r>
            <w:r>
              <w:rPr>
                <w:rFonts w:ascii="宋体" w:hAnsi="宋体"/>
                <w:color w:val="auto"/>
                <w:sz w:val="18"/>
                <w:szCs w:val="18"/>
                <w:highlight w:val="none"/>
              </w:rPr>
              <w:t>00000</w:t>
            </w:r>
            <w:r>
              <w:rPr>
                <w:rFonts w:hint="eastAsia" w:ascii="宋体" w:hAnsi="宋体"/>
                <w:color w:val="auto"/>
                <w:sz w:val="18"/>
                <w:szCs w:val="18"/>
                <w:highlight w:val="none"/>
              </w:rPr>
              <w:t>+</w:t>
            </w:r>
            <w:r>
              <w:rPr>
                <w:rFonts w:ascii="宋体" w:hAnsi="宋体"/>
                <w:color w:val="auto"/>
                <w:sz w:val="18"/>
                <w:szCs w:val="18"/>
                <w:highlight w:val="none"/>
              </w:rPr>
              <w:t>4</w:t>
            </w:r>
            <w:r>
              <w:rPr>
                <w:rFonts w:hint="eastAsia" w:ascii="宋体" w:hAnsi="宋体"/>
                <w:color w:val="auto"/>
                <w:sz w:val="18"/>
                <w:szCs w:val="18"/>
                <w:highlight w:val="none"/>
              </w:rPr>
              <w:t>字节ITP用户编码hexstring</w:t>
            </w:r>
          </w:p>
        </w:tc>
      </w:tr>
    </w:tbl>
    <w:p w14:paraId="725A60CC">
      <w:pPr>
        <w:pStyle w:val="175"/>
        <w:rPr>
          <w:color w:val="auto"/>
          <w:highlight w:val="none"/>
        </w:rPr>
      </w:pPr>
      <w:bookmarkStart w:id="223" w:name="_Toc514850305"/>
      <w:r>
        <w:rPr>
          <w:rFonts w:hint="eastAsia"/>
          <w:color w:val="auto"/>
          <w:highlight w:val="none"/>
        </w:rPr>
        <w:t>应答</w:t>
      </w:r>
      <w:r>
        <w:rPr>
          <w:color w:val="auto"/>
          <w:highlight w:val="none"/>
        </w:rPr>
        <w:t>消息</w:t>
      </w:r>
      <w:bookmarkEnd w:id="223"/>
    </w:p>
    <w:p w14:paraId="70B5A1BC">
      <w:pPr>
        <w:pStyle w:val="41"/>
        <w:rPr>
          <w:color w:val="auto"/>
          <w:highlight w:val="none"/>
        </w:rPr>
      </w:pPr>
      <w:r>
        <w:rPr>
          <w:rFonts w:hint="eastAsia"/>
          <w:color w:val="auto"/>
          <w:highlight w:val="none"/>
          <w:lang/>
        </w:rPr>
        <w:t>请求</w:t>
      </w:r>
      <w:r>
        <w:rPr>
          <w:rFonts w:hint="eastAsia"/>
          <w:color w:val="auto"/>
          <w:highlight w:val="none"/>
        </w:rPr>
        <w:t>发售</w:t>
      </w:r>
      <w:r>
        <w:rPr>
          <w:rFonts w:hint="eastAsia"/>
          <w:color w:val="auto"/>
          <w:highlight w:val="none"/>
          <w:lang/>
        </w:rPr>
        <w:t>HCE单程票</w:t>
      </w:r>
      <w:r>
        <w:rPr>
          <w:rFonts w:hint="eastAsia"/>
          <w:color w:val="auto"/>
          <w:highlight w:val="none"/>
        </w:rPr>
        <w:t>应答消息详见表3</w:t>
      </w:r>
      <w:r>
        <w:rPr>
          <w:color w:val="auto"/>
          <w:highlight w:val="none"/>
        </w:rPr>
        <w:t>3</w:t>
      </w:r>
      <w:r>
        <w:rPr>
          <w:rFonts w:hint="eastAsia"/>
          <w:color w:val="auto"/>
          <w:highlight w:val="none"/>
        </w:rPr>
        <w:t>。</w:t>
      </w:r>
    </w:p>
    <w:p w14:paraId="544F6178">
      <w:pPr>
        <w:pStyle w:val="160"/>
        <w:rPr>
          <w:color w:val="auto"/>
          <w:highlight w:val="none"/>
        </w:rPr>
      </w:pPr>
      <w:r>
        <w:rPr>
          <w:rFonts w:hint="eastAsia" w:hAnsi="宋体"/>
          <w:color w:val="auto"/>
          <w:highlight w:val="none"/>
        </w:rPr>
        <w:t>请求发售HCE单程票</w:t>
      </w:r>
      <w:r>
        <w:rPr>
          <w:rFonts w:hint="eastAsia"/>
          <w:color w:val="auto"/>
          <w:highlight w:val="none"/>
        </w:rPr>
        <w:t>应答消息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05D8136">
        <w:trPr>
          <w:wBefore w:w="0" w:type="dxa"/>
          <w:jc w:val="center"/>
        </w:trPr>
        <w:tc>
          <w:tcPr>
            <w:tcW w:w="2840" w:type="dxa"/>
            <w:noWrap w:val="0"/>
            <w:vAlign w:val="top"/>
          </w:tcPr>
          <w:p w14:paraId="5FD87F8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1A2B16A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25E41C1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2F39CAAB">
        <w:trPr>
          <w:wBefore w:w="0" w:type="dxa"/>
          <w:jc w:val="center"/>
        </w:trPr>
        <w:tc>
          <w:tcPr>
            <w:tcW w:w="2840" w:type="dxa"/>
            <w:noWrap w:val="0"/>
            <w:vAlign w:val="top"/>
          </w:tcPr>
          <w:p w14:paraId="4851EF9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05D9822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880D86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09EFA140">
        <w:trPr>
          <w:wBefore w:w="0" w:type="dxa"/>
          <w:jc w:val="center"/>
        </w:trPr>
        <w:tc>
          <w:tcPr>
            <w:tcW w:w="2840" w:type="dxa"/>
            <w:noWrap w:val="0"/>
            <w:vAlign w:val="top"/>
          </w:tcPr>
          <w:p w14:paraId="3F6C3F7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23743D5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D66463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7F2E17C7">
        <w:trPr>
          <w:wBefore w:w="0" w:type="dxa"/>
          <w:trHeight w:val="317" w:hRule="atLeast"/>
          <w:jc w:val="center"/>
        </w:trPr>
        <w:tc>
          <w:tcPr>
            <w:tcW w:w="2840" w:type="dxa"/>
            <w:noWrap w:val="0"/>
            <w:vAlign w:val="center"/>
          </w:tcPr>
          <w:p w14:paraId="0B0D119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hecData</w:t>
            </w:r>
          </w:p>
        </w:tc>
        <w:tc>
          <w:tcPr>
            <w:tcW w:w="2841" w:type="dxa"/>
            <w:noWrap w:val="0"/>
            <w:vAlign w:val="center"/>
          </w:tcPr>
          <w:p w14:paraId="08300747">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6D8C78DA">
            <w:pPr>
              <w:snapToGrid w:val="0"/>
              <w:spacing w:line="288" w:lineRule="auto"/>
              <w:rPr>
                <w:rFonts w:ascii="宋体" w:hAnsi="宋体" w:cs="微软雅黑"/>
                <w:color w:val="auto"/>
                <w:sz w:val="18"/>
                <w:szCs w:val="18"/>
                <w:highlight w:val="none"/>
              </w:rPr>
            </w:pPr>
            <w:r>
              <w:rPr>
                <w:rFonts w:hint="eastAsia"/>
                <w:color w:val="auto"/>
                <w:sz w:val="18"/>
                <w:szCs w:val="18"/>
                <w:highlight w:val="none"/>
              </w:rPr>
              <w:t>单程票数据 发行</w:t>
            </w:r>
            <w:r>
              <w:rPr>
                <w:color w:val="auto"/>
                <w:sz w:val="18"/>
                <w:szCs w:val="18"/>
                <w:highlight w:val="none"/>
              </w:rPr>
              <w:t>发售</w:t>
            </w:r>
          </w:p>
        </w:tc>
      </w:tr>
      <w:tr w14:paraId="13FD47B0">
        <w:trPr>
          <w:wBefore w:w="0" w:type="dxa"/>
          <w:jc w:val="center"/>
        </w:trPr>
        <w:tc>
          <w:tcPr>
            <w:tcW w:w="2840" w:type="dxa"/>
            <w:noWrap w:val="0"/>
            <w:vAlign w:val="top"/>
          </w:tcPr>
          <w:p w14:paraId="64987E1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logicNum</w:t>
            </w:r>
          </w:p>
        </w:tc>
        <w:tc>
          <w:tcPr>
            <w:tcW w:w="2841" w:type="dxa"/>
            <w:noWrap w:val="0"/>
            <w:vAlign w:val="top"/>
          </w:tcPr>
          <w:p w14:paraId="39B30D1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1EA24B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用户逻辑</w:t>
            </w:r>
            <w:r>
              <w:rPr>
                <w:rFonts w:ascii="宋体" w:hAnsi="宋体" w:cs="微软雅黑"/>
                <w:color w:val="auto"/>
                <w:sz w:val="18"/>
                <w:szCs w:val="18"/>
                <w:highlight w:val="none"/>
              </w:rPr>
              <w:t>卡号</w:t>
            </w:r>
          </w:p>
        </w:tc>
      </w:tr>
    </w:tbl>
    <w:p w14:paraId="51B61A4A">
      <w:pPr>
        <w:pStyle w:val="148"/>
        <w:rPr>
          <w:color w:val="auto"/>
          <w:highlight w:val="none"/>
        </w:rPr>
      </w:pPr>
      <w:bookmarkStart w:id="224" w:name="_Toc528144338"/>
      <w:bookmarkStart w:id="225" w:name="_Toc522489312"/>
      <w:bookmarkStart w:id="226" w:name="_Toc522024630"/>
      <w:bookmarkStart w:id="227" w:name="_Toc522569483"/>
      <w:r>
        <w:rPr>
          <w:rFonts w:hint="eastAsia"/>
          <w:color w:val="auto"/>
          <w:highlight w:val="none"/>
        </w:rPr>
        <w:t>青岛地铁ITP与支付渠道对接设计</w:t>
      </w:r>
      <w:bookmarkEnd w:id="224"/>
      <w:bookmarkEnd w:id="225"/>
      <w:bookmarkEnd w:id="226"/>
      <w:bookmarkEnd w:id="227"/>
    </w:p>
    <w:p w14:paraId="1B157944">
      <w:pPr>
        <w:pStyle w:val="147"/>
        <w:spacing w:before="156" w:after="156"/>
        <w:rPr>
          <w:color w:val="auto"/>
          <w:highlight w:val="none"/>
        </w:rPr>
      </w:pPr>
      <w:bookmarkStart w:id="228" w:name="_Toc514247208"/>
      <w:bookmarkStart w:id="229" w:name="_Toc522489313"/>
      <w:r>
        <w:rPr>
          <w:rFonts w:hint="eastAsia"/>
          <w:color w:val="auto"/>
          <w:highlight w:val="none"/>
        </w:rPr>
        <w:t>总体</w:t>
      </w:r>
      <w:r>
        <w:rPr>
          <w:color w:val="auto"/>
          <w:highlight w:val="none"/>
        </w:rPr>
        <w:t>说明</w:t>
      </w:r>
      <w:bookmarkEnd w:id="228"/>
      <w:bookmarkEnd w:id="229"/>
    </w:p>
    <w:p w14:paraId="1751F37A">
      <w:pPr>
        <w:pStyle w:val="146"/>
        <w:spacing w:before="156" w:after="156"/>
        <w:rPr>
          <w:color w:val="auto"/>
          <w:highlight w:val="none"/>
        </w:rPr>
      </w:pPr>
      <w:r>
        <w:rPr>
          <w:rFonts w:hint="eastAsia"/>
          <w:color w:val="auto"/>
          <w:highlight w:val="none"/>
        </w:rPr>
        <w:t>通讯</w:t>
      </w:r>
      <w:r>
        <w:rPr>
          <w:color w:val="auto"/>
          <w:highlight w:val="none"/>
        </w:rPr>
        <w:t>协议</w:t>
      </w:r>
    </w:p>
    <w:p w14:paraId="46F7297E">
      <w:pPr>
        <w:pStyle w:val="41"/>
        <w:rPr>
          <w:color w:val="auto"/>
          <w:highlight w:val="none"/>
        </w:rPr>
      </w:pPr>
      <w:r>
        <w:rPr>
          <w:rFonts w:hint="eastAsia"/>
          <w:color w:val="auto"/>
          <w:highlight w:val="none"/>
        </w:rPr>
        <w:t>接口通过HTTP协议</w:t>
      </w:r>
      <w:r>
        <w:rPr>
          <w:color w:val="auto"/>
          <w:highlight w:val="none"/>
        </w:rPr>
        <w:t>POST请求</w:t>
      </w:r>
      <w:r>
        <w:rPr>
          <w:rFonts w:hint="eastAsia"/>
          <w:color w:val="auto"/>
          <w:highlight w:val="none"/>
        </w:rPr>
        <w:t>方式实现.</w:t>
      </w:r>
    </w:p>
    <w:p w14:paraId="303F1C8E">
      <w:pPr>
        <w:pStyle w:val="41"/>
        <w:rPr>
          <w:color w:val="auto"/>
          <w:highlight w:val="none"/>
        </w:rPr>
      </w:pPr>
      <w:r>
        <w:rPr>
          <w:rFonts w:hint="eastAsia"/>
          <w:color w:val="auto"/>
          <w:highlight w:val="none"/>
        </w:rPr>
        <w:t>签名原始串按以下方式组装成字符串：</w:t>
      </w:r>
    </w:p>
    <w:p w14:paraId="571891DD">
      <w:pPr>
        <w:pStyle w:val="175"/>
        <w:rPr>
          <w:color w:val="auto"/>
          <w:highlight w:val="none"/>
        </w:rPr>
      </w:pPr>
      <w:r>
        <w:rPr>
          <w:rFonts w:hint="eastAsia"/>
          <w:color w:val="auto"/>
          <w:highlight w:val="none"/>
        </w:rPr>
        <w:t>除sign字段外，所有参数按照字段名的ascii码从小到大排序后使用QueryString的格式（即key1=value1&amp;key2=value2…）拼接而成，空值不传递，不参与签名组串；</w:t>
      </w:r>
    </w:p>
    <w:p w14:paraId="1FDEC94A">
      <w:pPr>
        <w:pStyle w:val="175"/>
        <w:rPr>
          <w:color w:val="auto"/>
          <w:highlight w:val="none"/>
        </w:rPr>
      </w:pPr>
      <w:r>
        <w:rPr>
          <w:rFonts w:hint="eastAsia"/>
          <w:color w:val="auto"/>
          <w:highlight w:val="none"/>
        </w:rPr>
        <w:t>所有参数是指通信过程中实际出现的所有非空参数，即使是接口中无描述的字段，也需要参与签名组串；</w:t>
      </w:r>
    </w:p>
    <w:p w14:paraId="1862D6A2">
      <w:pPr>
        <w:pStyle w:val="175"/>
        <w:rPr>
          <w:color w:val="auto"/>
          <w:highlight w:val="none"/>
        </w:rPr>
      </w:pPr>
      <w:r>
        <w:rPr>
          <w:rFonts w:hint="eastAsia"/>
          <w:color w:val="auto"/>
          <w:highlight w:val="none"/>
        </w:rPr>
        <w:t>签名原始串中，字段名和字段值都采用原始值，不进行URL Encode；</w:t>
      </w:r>
    </w:p>
    <w:p w14:paraId="016562F8">
      <w:pPr>
        <w:pStyle w:val="175"/>
        <w:rPr>
          <w:color w:val="auto"/>
          <w:highlight w:val="none"/>
        </w:rPr>
      </w:pPr>
      <w:r>
        <w:rPr>
          <w:color w:val="auto"/>
          <w:highlight w:val="none"/>
        </w:rPr>
        <w:t>ITP</w:t>
      </w:r>
      <w:r>
        <w:rPr>
          <w:rFonts w:hint="eastAsia"/>
          <w:color w:val="auto"/>
          <w:highlight w:val="none"/>
        </w:rPr>
        <w:t>平台返回的应答或通知消息可能会由于升级增加参数，请验证应答签名时注意允许这种情况。</w:t>
      </w:r>
    </w:p>
    <w:p w14:paraId="79752C7A">
      <w:pPr>
        <w:pStyle w:val="41"/>
        <w:rPr>
          <w:color w:val="auto"/>
          <w:highlight w:val="none"/>
        </w:rPr>
      </w:pPr>
      <w:r>
        <w:rPr>
          <w:rFonts w:hint="eastAsia"/>
          <w:color w:val="auto"/>
          <w:highlight w:val="none"/>
        </w:rPr>
        <w:t>特别注意以下重要规则：</w:t>
      </w:r>
    </w:p>
    <w:p w14:paraId="108DBF44">
      <w:pPr>
        <w:pStyle w:val="175"/>
        <w:rPr>
          <w:color w:val="auto"/>
          <w:highlight w:val="none"/>
        </w:rPr>
      </w:pPr>
      <w:r>
        <w:rPr>
          <w:rFonts w:hint="eastAsia"/>
          <w:color w:val="auto"/>
          <w:highlight w:val="none"/>
        </w:rPr>
        <w:t>如果参数的值为空不参与签名；</w:t>
      </w:r>
    </w:p>
    <w:p w14:paraId="4337DDA0">
      <w:pPr>
        <w:pStyle w:val="175"/>
        <w:rPr>
          <w:color w:val="auto"/>
          <w:highlight w:val="none"/>
        </w:rPr>
      </w:pPr>
      <w:r>
        <w:rPr>
          <w:rFonts w:hint="eastAsia"/>
          <w:color w:val="auto"/>
          <w:highlight w:val="none"/>
        </w:rPr>
        <w:t>参数区分大小写。</w:t>
      </w:r>
    </w:p>
    <w:p w14:paraId="57590123">
      <w:pPr>
        <w:pStyle w:val="146"/>
        <w:spacing w:before="156" w:after="156"/>
        <w:rPr>
          <w:color w:val="auto"/>
          <w:highlight w:val="none"/>
        </w:rPr>
      </w:pPr>
      <w:r>
        <w:rPr>
          <w:rFonts w:hint="eastAsia"/>
          <w:color w:val="auto"/>
          <w:highlight w:val="none"/>
        </w:rPr>
        <w:t>请求公共</w:t>
      </w:r>
      <w:r>
        <w:rPr>
          <w:color w:val="auto"/>
          <w:highlight w:val="none"/>
        </w:rPr>
        <w:t>参数</w:t>
      </w:r>
    </w:p>
    <w:p w14:paraId="653B70F1">
      <w:pPr>
        <w:pStyle w:val="41"/>
        <w:rPr>
          <w:color w:val="auto"/>
          <w:highlight w:val="none"/>
        </w:rPr>
      </w:pPr>
      <w:r>
        <w:rPr>
          <w:rFonts w:hint="eastAsia"/>
          <w:color w:val="auto"/>
          <w:highlight w:val="none"/>
        </w:rPr>
        <w:t>请求公共参数信息详见表3</w:t>
      </w:r>
      <w:r>
        <w:rPr>
          <w:color w:val="auto"/>
          <w:highlight w:val="none"/>
        </w:rPr>
        <w:t>4</w:t>
      </w:r>
      <w:r>
        <w:rPr>
          <w:rFonts w:hint="eastAsia"/>
          <w:color w:val="auto"/>
          <w:highlight w:val="none"/>
        </w:rPr>
        <w:t>。</w:t>
      </w:r>
    </w:p>
    <w:p w14:paraId="0AEAAC2A">
      <w:pPr>
        <w:pStyle w:val="160"/>
        <w:rPr>
          <w:color w:val="auto"/>
          <w:highlight w:val="none"/>
        </w:rPr>
      </w:pPr>
      <w:r>
        <w:rPr>
          <w:rFonts w:hint="eastAsia"/>
          <w:color w:val="auto"/>
          <w:highlight w:val="none"/>
        </w:rPr>
        <w:t>请求公共参数列表</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4D9EF4D">
        <w:trPr>
          <w:wBefore w:w="0" w:type="dxa"/>
          <w:jc w:val="center"/>
        </w:trPr>
        <w:tc>
          <w:tcPr>
            <w:tcW w:w="2840" w:type="dxa"/>
            <w:noWrap w:val="0"/>
            <w:vAlign w:val="top"/>
          </w:tcPr>
          <w:p w14:paraId="7B7151A2">
            <w:pPr>
              <w:rPr>
                <w:color w:val="auto"/>
                <w:sz w:val="18"/>
                <w:szCs w:val="18"/>
                <w:highlight w:val="none"/>
              </w:rPr>
            </w:pPr>
            <w:r>
              <w:rPr>
                <w:rFonts w:hint="eastAsia"/>
                <w:color w:val="auto"/>
                <w:sz w:val="18"/>
                <w:szCs w:val="18"/>
                <w:highlight w:val="none"/>
              </w:rPr>
              <w:t>字段</w:t>
            </w:r>
          </w:p>
        </w:tc>
        <w:tc>
          <w:tcPr>
            <w:tcW w:w="2841" w:type="dxa"/>
            <w:noWrap w:val="0"/>
            <w:vAlign w:val="top"/>
          </w:tcPr>
          <w:p w14:paraId="348488DB">
            <w:pPr>
              <w:rPr>
                <w:color w:val="auto"/>
                <w:sz w:val="18"/>
                <w:szCs w:val="18"/>
                <w:highlight w:val="none"/>
              </w:rPr>
            </w:pPr>
            <w:r>
              <w:rPr>
                <w:rFonts w:hint="eastAsia"/>
                <w:color w:val="auto"/>
                <w:sz w:val="18"/>
                <w:szCs w:val="18"/>
                <w:highlight w:val="none"/>
              </w:rPr>
              <w:t>类型</w:t>
            </w:r>
          </w:p>
        </w:tc>
        <w:tc>
          <w:tcPr>
            <w:tcW w:w="2841" w:type="dxa"/>
            <w:noWrap w:val="0"/>
            <w:vAlign w:val="top"/>
          </w:tcPr>
          <w:p w14:paraId="4AB9F022">
            <w:pPr>
              <w:rPr>
                <w:color w:val="auto"/>
                <w:sz w:val="18"/>
                <w:szCs w:val="18"/>
                <w:highlight w:val="none"/>
              </w:rPr>
            </w:pPr>
            <w:r>
              <w:rPr>
                <w:rFonts w:hint="eastAsia"/>
                <w:color w:val="auto"/>
                <w:sz w:val="18"/>
                <w:szCs w:val="18"/>
                <w:highlight w:val="none"/>
              </w:rPr>
              <w:t>说明</w:t>
            </w:r>
          </w:p>
        </w:tc>
      </w:tr>
      <w:tr w14:paraId="4FF5D57E">
        <w:trPr>
          <w:wBefore w:w="0" w:type="dxa"/>
          <w:trHeight w:val="90" w:hRule="atLeast"/>
          <w:jc w:val="center"/>
        </w:trPr>
        <w:tc>
          <w:tcPr>
            <w:tcW w:w="2840" w:type="dxa"/>
            <w:noWrap w:val="0"/>
            <w:vAlign w:val="top"/>
          </w:tcPr>
          <w:p w14:paraId="4A053BD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providerId</w:t>
            </w:r>
          </w:p>
        </w:tc>
        <w:tc>
          <w:tcPr>
            <w:tcW w:w="2841" w:type="dxa"/>
            <w:noWrap w:val="0"/>
            <w:vAlign w:val="top"/>
          </w:tcPr>
          <w:p w14:paraId="501E966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CE4E86D">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商户</w:t>
            </w:r>
            <w:r>
              <w:rPr>
                <w:rFonts w:ascii="宋体" w:hAnsi="宋体"/>
                <w:color w:val="auto"/>
                <w:sz w:val="18"/>
                <w:szCs w:val="18"/>
                <w:highlight w:val="none"/>
              </w:rPr>
              <w:t>编码</w:t>
            </w:r>
          </w:p>
          <w:p w14:paraId="0839B39F">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01:青岛</w:t>
            </w:r>
            <w:r>
              <w:rPr>
                <w:rFonts w:ascii="宋体" w:hAnsi="宋体"/>
                <w:color w:val="auto"/>
                <w:sz w:val="18"/>
                <w:szCs w:val="18"/>
                <w:highlight w:val="none"/>
              </w:rPr>
              <w:t>地铁</w:t>
            </w:r>
            <w:r>
              <w:rPr>
                <w:rFonts w:hint="eastAsia" w:ascii="宋体" w:hAnsi="宋体"/>
                <w:color w:val="auto"/>
                <w:sz w:val="18"/>
                <w:szCs w:val="18"/>
                <w:highlight w:val="none"/>
              </w:rPr>
              <w:t>APP</w:t>
            </w:r>
          </w:p>
          <w:p w14:paraId="252B0097">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02:</w:t>
            </w:r>
            <w:r>
              <w:rPr>
                <w:rFonts w:ascii="宋体" w:hAnsi="宋体"/>
                <w:color w:val="auto"/>
                <w:sz w:val="18"/>
                <w:szCs w:val="18"/>
                <w:highlight w:val="none"/>
              </w:rPr>
              <w:t>TVM</w:t>
            </w:r>
          </w:p>
          <w:p w14:paraId="54DCB238">
            <w:pPr>
              <w:snapToGrid w:val="0"/>
              <w:spacing w:line="288" w:lineRule="auto"/>
              <w:rPr>
                <w:rFonts w:ascii="宋体" w:hAnsi="宋体"/>
                <w:color w:val="auto"/>
                <w:sz w:val="18"/>
                <w:szCs w:val="18"/>
                <w:highlight w:val="none"/>
              </w:rPr>
            </w:pPr>
            <w:r>
              <w:rPr>
                <w:rFonts w:ascii="宋体" w:hAnsi="宋体"/>
                <w:color w:val="auto"/>
                <w:sz w:val="18"/>
                <w:szCs w:val="18"/>
                <w:highlight w:val="none"/>
              </w:rPr>
              <w:t>03:BOM</w:t>
            </w:r>
          </w:p>
          <w:p w14:paraId="4CFC5A81">
            <w:pPr>
              <w:snapToGrid w:val="0"/>
              <w:spacing w:line="288" w:lineRule="auto"/>
              <w:rPr>
                <w:rFonts w:ascii="宋体" w:hAnsi="宋体"/>
                <w:color w:val="auto"/>
                <w:sz w:val="18"/>
                <w:szCs w:val="18"/>
                <w:highlight w:val="none"/>
              </w:rPr>
            </w:pPr>
            <w:r>
              <w:rPr>
                <w:rFonts w:ascii="宋体" w:hAnsi="宋体"/>
                <w:color w:val="auto"/>
                <w:sz w:val="18"/>
                <w:szCs w:val="18"/>
                <w:highlight w:val="none"/>
              </w:rPr>
              <w:t>04:</w:t>
            </w:r>
            <w:r>
              <w:rPr>
                <w:rFonts w:hint="eastAsia" w:ascii="宋体" w:hAnsi="宋体"/>
                <w:color w:val="auto"/>
                <w:sz w:val="18"/>
                <w:szCs w:val="18"/>
                <w:highlight w:val="none"/>
              </w:rPr>
              <w:t>AGM</w:t>
            </w:r>
          </w:p>
          <w:p w14:paraId="257F76F2">
            <w:pPr>
              <w:snapToGrid w:val="0"/>
              <w:spacing w:line="288" w:lineRule="auto"/>
              <w:rPr>
                <w:rFonts w:ascii="宋体" w:hAnsi="宋体"/>
                <w:color w:val="auto"/>
                <w:sz w:val="18"/>
                <w:szCs w:val="18"/>
                <w:highlight w:val="none"/>
              </w:rPr>
            </w:pPr>
            <w:r>
              <w:rPr>
                <w:rFonts w:ascii="宋体" w:hAnsi="宋体"/>
                <w:color w:val="auto"/>
                <w:sz w:val="18"/>
                <w:szCs w:val="18"/>
                <w:highlight w:val="none"/>
              </w:rPr>
              <w:t>05:ACC</w:t>
            </w:r>
          </w:p>
          <w:p w14:paraId="35FAB0B7">
            <w:pPr>
              <w:snapToGrid w:val="0"/>
              <w:spacing w:line="288" w:lineRule="auto"/>
              <w:rPr>
                <w:rFonts w:ascii="宋体" w:hAnsi="宋体"/>
                <w:color w:val="auto"/>
                <w:sz w:val="18"/>
                <w:szCs w:val="18"/>
                <w:highlight w:val="none"/>
              </w:rPr>
            </w:pPr>
            <w:r>
              <w:rPr>
                <w:rFonts w:ascii="宋体" w:hAnsi="宋体"/>
                <w:color w:val="auto"/>
                <w:sz w:val="18"/>
                <w:szCs w:val="18"/>
                <w:highlight w:val="none"/>
              </w:rPr>
              <w:t>06:ITP</w:t>
            </w:r>
          </w:p>
          <w:p w14:paraId="0E8F32AE">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07:STT</w:t>
            </w:r>
          </w:p>
          <w:p w14:paraId="3E396813">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其他</w:t>
            </w:r>
            <w:r>
              <w:rPr>
                <w:rFonts w:ascii="宋体" w:hAnsi="宋体"/>
                <w:color w:val="auto"/>
                <w:sz w:val="18"/>
                <w:szCs w:val="18"/>
                <w:highlight w:val="none"/>
              </w:rPr>
              <w:t>预留</w:t>
            </w:r>
          </w:p>
        </w:tc>
      </w:tr>
      <w:tr w14:paraId="6DA88878">
        <w:trPr>
          <w:wBefore w:w="0" w:type="dxa"/>
          <w:jc w:val="center"/>
        </w:trPr>
        <w:tc>
          <w:tcPr>
            <w:tcW w:w="2840" w:type="dxa"/>
            <w:noWrap w:val="0"/>
            <w:vAlign w:val="top"/>
          </w:tcPr>
          <w:p w14:paraId="2BCEF41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charset</w:t>
            </w:r>
          </w:p>
        </w:tc>
        <w:tc>
          <w:tcPr>
            <w:tcW w:w="2841" w:type="dxa"/>
            <w:noWrap w:val="0"/>
            <w:vAlign w:val="top"/>
          </w:tcPr>
          <w:p w14:paraId="4803AAB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9BF341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入参字符集：UTF-8</w:t>
            </w:r>
          </w:p>
        </w:tc>
      </w:tr>
      <w:tr w14:paraId="5537C498">
        <w:trPr>
          <w:wBefore w:w="0" w:type="dxa"/>
          <w:jc w:val="center"/>
        </w:trPr>
        <w:tc>
          <w:tcPr>
            <w:tcW w:w="2840" w:type="dxa"/>
            <w:noWrap w:val="0"/>
            <w:vAlign w:val="top"/>
          </w:tcPr>
          <w:p w14:paraId="37E68C7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format</w:t>
            </w:r>
          </w:p>
        </w:tc>
        <w:tc>
          <w:tcPr>
            <w:tcW w:w="2841" w:type="dxa"/>
            <w:noWrap w:val="0"/>
            <w:vAlign w:val="top"/>
          </w:tcPr>
          <w:p w14:paraId="6D42638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20767E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数据格式：json</w:t>
            </w:r>
          </w:p>
        </w:tc>
      </w:tr>
      <w:tr w14:paraId="16E13BF7">
        <w:trPr>
          <w:wBefore w:w="0" w:type="dxa"/>
          <w:jc w:val="center"/>
        </w:trPr>
        <w:tc>
          <w:tcPr>
            <w:tcW w:w="2840" w:type="dxa"/>
            <w:noWrap w:val="0"/>
            <w:vAlign w:val="top"/>
          </w:tcPr>
          <w:p w14:paraId="5739909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w:t>
            </w:r>
            <w:r>
              <w:rPr>
                <w:rFonts w:ascii="宋体" w:hAnsi="宋体" w:cs="微软雅黑"/>
                <w:color w:val="auto"/>
                <w:sz w:val="18"/>
                <w:szCs w:val="18"/>
                <w:highlight w:val="none"/>
              </w:rPr>
              <w:t>imestamp</w:t>
            </w:r>
          </w:p>
        </w:tc>
        <w:tc>
          <w:tcPr>
            <w:tcW w:w="2841" w:type="dxa"/>
            <w:noWrap w:val="0"/>
            <w:vAlign w:val="top"/>
          </w:tcPr>
          <w:p w14:paraId="7CE8982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B09619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请求时间，格式如：</w:t>
            </w:r>
          </w:p>
          <w:p w14:paraId="12A0D6A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YYYYMMDDHHMMSS</w:t>
            </w:r>
          </w:p>
        </w:tc>
      </w:tr>
      <w:tr w14:paraId="3D3E13AB">
        <w:trPr>
          <w:wBefore w:w="0" w:type="dxa"/>
          <w:jc w:val="center"/>
        </w:trPr>
        <w:tc>
          <w:tcPr>
            <w:tcW w:w="2840" w:type="dxa"/>
            <w:noWrap w:val="0"/>
            <w:vAlign w:val="top"/>
          </w:tcPr>
          <w:p w14:paraId="4B7894E3">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deviceId</w:t>
            </w:r>
          </w:p>
        </w:tc>
        <w:tc>
          <w:tcPr>
            <w:tcW w:w="2841" w:type="dxa"/>
            <w:noWrap w:val="0"/>
            <w:vAlign w:val="top"/>
          </w:tcPr>
          <w:p w14:paraId="71BB030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06FDB9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设备</w:t>
            </w:r>
            <w:r>
              <w:rPr>
                <w:rFonts w:ascii="宋体" w:hAnsi="宋体" w:cs="微软雅黑"/>
                <w:color w:val="auto"/>
                <w:sz w:val="18"/>
                <w:szCs w:val="18"/>
                <w:highlight w:val="none"/>
              </w:rPr>
              <w:t>编码</w:t>
            </w:r>
          </w:p>
        </w:tc>
      </w:tr>
      <w:tr w14:paraId="29464BC3">
        <w:trPr>
          <w:wBefore w:w="0" w:type="dxa"/>
          <w:jc w:val="center"/>
        </w:trPr>
        <w:tc>
          <w:tcPr>
            <w:tcW w:w="2840" w:type="dxa"/>
            <w:noWrap w:val="0"/>
            <w:vAlign w:val="top"/>
          </w:tcPr>
          <w:p w14:paraId="29400B4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signType</w:t>
            </w:r>
          </w:p>
        </w:tc>
        <w:tc>
          <w:tcPr>
            <w:tcW w:w="2841" w:type="dxa"/>
            <w:noWrap w:val="0"/>
            <w:vAlign w:val="top"/>
          </w:tcPr>
          <w:p w14:paraId="21E7537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5FEDF2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00</w:t>
            </w:r>
            <w:r>
              <w:rPr>
                <w:rFonts w:hint="eastAsia" w:ascii="宋体" w:hAnsi="宋体" w:cs="微软雅黑"/>
                <w:color w:val="auto"/>
                <w:sz w:val="18"/>
                <w:szCs w:val="18"/>
                <w:highlight w:val="none"/>
              </w:rPr>
              <w:t>：不签名</w:t>
            </w:r>
          </w:p>
          <w:p w14:paraId="268CC6B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01</w:t>
            </w:r>
            <w:r>
              <w:rPr>
                <w:rFonts w:hint="eastAsia" w:ascii="宋体" w:hAnsi="宋体" w:cs="微软雅黑"/>
                <w:color w:val="auto"/>
                <w:sz w:val="18"/>
                <w:szCs w:val="18"/>
                <w:highlight w:val="none"/>
              </w:rPr>
              <w:t>：sha1withrsa</w:t>
            </w:r>
          </w:p>
          <w:p w14:paraId="421F17F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02</w:t>
            </w:r>
            <w:r>
              <w:rPr>
                <w:rFonts w:hint="eastAsia" w:ascii="宋体" w:hAnsi="宋体" w:cs="微软雅黑"/>
                <w:color w:val="auto"/>
                <w:sz w:val="18"/>
                <w:szCs w:val="18"/>
                <w:highlight w:val="none"/>
              </w:rPr>
              <w:t>：MD5</w:t>
            </w:r>
          </w:p>
        </w:tc>
      </w:tr>
      <w:tr w14:paraId="063DAF7E">
        <w:trPr>
          <w:wBefore w:w="0" w:type="dxa"/>
          <w:jc w:val="center"/>
        </w:trPr>
        <w:tc>
          <w:tcPr>
            <w:tcW w:w="2840" w:type="dxa"/>
            <w:noWrap w:val="0"/>
            <w:vAlign w:val="top"/>
          </w:tcPr>
          <w:p w14:paraId="6B42359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w:t>
            </w:r>
          </w:p>
        </w:tc>
        <w:tc>
          <w:tcPr>
            <w:tcW w:w="2841" w:type="dxa"/>
            <w:noWrap w:val="0"/>
            <w:vAlign w:val="top"/>
          </w:tcPr>
          <w:p w14:paraId="1650573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DA8C29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签名</w:t>
            </w:r>
            <w:r>
              <w:rPr>
                <w:rFonts w:ascii="宋体" w:hAnsi="宋体" w:cs="微软雅黑"/>
                <w:color w:val="auto"/>
                <w:sz w:val="18"/>
                <w:szCs w:val="18"/>
                <w:highlight w:val="none"/>
              </w:rPr>
              <w:t>值</w:t>
            </w:r>
          </w:p>
        </w:tc>
      </w:tr>
      <w:tr w14:paraId="7B998CF3">
        <w:trPr>
          <w:wBefore w:w="0" w:type="dxa"/>
          <w:jc w:val="center"/>
        </w:trPr>
        <w:tc>
          <w:tcPr>
            <w:tcW w:w="2840" w:type="dxa"/>
            <w:noWrap w:val="0"/>
            <w:vAlign w:val="top"/>
          </w:tcPr>
          <w:p w14:paraId="5A7B47D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biz</w:t>
            </w:r>
            <w:r>
              <w:rPr>
                <w:rFonts w:ascii="宋体" w:hAnsi="宋体" w:cs="微软雅黑"/>
                <w:color w:val="auto"/>
                <w:sz w:val="18"/>
                <w:szCs w:val="18"/>
                <w:highlight w:val="none"/>
              </w:rPr>
              <w:t>D</w:t>
            </w:r>
            <w:r>
              <w:rPr>
                <w:rFonts w:hint="eastAsia" w:ascii="宋体" w:hAnsi="宋体" w:cs="微软雅黑"/>
                <w:color w:val="auto"/>
                <w:sz w:val="18"/>
                <w:szCs w:val="18"/>
                <w:highlight w:val="none"/>
              </w:rPr>
              <w:t>ata</w:t>
            </w:r>
          </w:p>
        </w:tc>
        <w:tc>
          <w:tcPr>
            <w:tcW w:w="2841" w:type="dxa"/>
            <w:noWrap w:val="0"/>
            <w:vAlign w:val="top"/>
          </w:tcPr>
          <w:p w14:paraId="5ECCB48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Json</w:t>
            </w:r>
          </w:p>
        </w:tc>
        <w:tc>
          <w:tcPr>
            <w:tcW w:w="2841" w:type="dxa"/>
            <w:noWrap w:val="0"/>
            <w:vAlign w:val="top"/>
          </w:tcPr>
          <w:p w14:paraId="52DB6BF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业务数据</w:t>
            </w:r>
          </w:p>
        </w:tc>
      </w:tr>
    </w:tbl>
    <w:p w14:paraId="4A2C2487">
      <w:pPr>
        <w:pStyle w:val="41"/>
        <w:rPr>
          <w:color w:val="auto"/>
          <w:highlight w:val="none"/>
        </w:rPr>
      </w:pPr>
      <w:r>
        <w:rPr>
          <w:rFonts w:hint="eastAsia"/>
          <w:color w:val="auto"/>
          <w:highlight w:val="none"/>
        </w:rPr>
        <w:t>签名</w:t>
      </w:r>
      <w:r>
        <w:rPr>
          <w:color w:val="auto"/>
          <w:highlight w:val="none"/>
        </w:rPr>
        <w:t>举例</w:t>
      </w:r>
      <w:r>
        <w:rPr>
          <w:rFonts w:hint="eastAsia"/>
          <w:color w:val="auto"/>
          <w:highlight w:val="none"/>
        </w:rPr>
        <w:t>：</w:t>
      </w:r>
    </w:p>
    <w:p w14:paraId="13906A6F">
      <w:pPr>
        <w:pStyle w:val="175"/>
        <w:rPr>
          <w:color w:val="auto"/>
          <w:highlight w:val="none"/>
        </w:rPr>
      </w:pPr>
      <w:r>
        <w:rPr>
          <w:rFonts w:hint="eastAsia"/>
          <w:color w:val="auto"/>
          <w:highlight w:val="none"/>
        </w:rPr>
        <w:t>请求URL 原字符串</w:t>
      </w:r>
      <w:r>
        <w:rPr>
          <w:color w:val="auto"/>
          <w:highlight w:val="none"/>
        </w:rPr>
        <w:t>传</w:t>
      </w:r>
      <w:r>
        <w:rPr>
          <w:rFonts w:hint="eastAsia"/>
          <w:color w:val="auto"/>
          <w:highlight w:val="none"/>
        </w:rPr>
        <w:t>，key</w:t>
      </w:r>
      <w:r>
        <w:rPr>
          <w:color w:val="auto"/>
          <w:highlight w:val="none"/>
        </w:rPr>
        <w:t>按照</w:t>
      </w:r>
      <w:r>
        <w:rPr>
          <w:rFonts w:hint="eastAsia"/>
          <w:color w:val="auto"/>
          <w:highlight w:val="none"/>
        </w:rPr>
        <w:t xml:space="preserve">ascii码从小到大排序后 </w:t>
      </w:r>
      <w:r>
        <w:rPr>
          <w:color w:val="auto"/>
          <w:highlight w:val="none"/>
        </w:rPr>
        <w:t>signValue</w:t>
      </w:r>
      <w:r>
        <w:rPr>
          <w:rFonts w:hint="eastAsia"/>
          <w:color w:val="auto"/>
          <w:highlight w:val="none"/>
        </w:rPr>
        <w:t>；</w:t>
      </w:r>
    </w:p>
    <w:p w14:paraId="436E86FD">
      <w:pPr>
        <w:pStyle w:val="175"/>
        <w:rPr>
          <w:color w:val="auto"/>
          <w:highlight w:val="none"/>
        </w:rPr>
      </w:pPr>
      <w:r>
        <w:rPr>
          <w:color w:val="auto"/>
          <w:highlight w:val="none"/>
        </w:rPr>
        <w:t>tmpSingStr=signValue&amp;key= bc4f7c96259acf9946094fa</w:t>
      </w:r>
      <w:r>
        <w:rPr>
          <w:rFonts w:hint="eastAsia"/>
          <w:color w:val="auto"/>
          <w:highlight w:val="none"/>
        </w:rPr>
        <w:t>；</w:t>
      </w:r>
    </w:p>
    <w:p w14:paraId="04D84FB2">
      <w:pPr>
        <w:pStyle w:val="175"/>
        <w:rPr>
          <w:color w:val="auto"/>
          <w:highlight w:val="none"/>
        </w:rPr>
      </w:pPr>
      <w:r>
        <w:rPr>
          <w:color w:val="auto"/>
          <w:highlight w:val="none"/>
        </w:rPr>
        <w:t>sign=md5(tmpSingStr)</w:t>
      </w:r>
      <w:r>
        <w:rPr>
          <w:rFonts w:hint="eastAsia"/>
          <w:color w:val="auto"/>
          <w:highlight w:val="none"/>
        </w:rPr>
        <w:t>。</w:t>
      </w:r>
    </w:p>
    <w:p w14:paraId="28C7DD1B">
      <w:pPr>
        <w:pStyle w:val="147"/>
        <w:spacing w:before="156" w:after="156"/>
        <w:rPr>
          <w:color w:val="auto"/>
          <w:highlight w:val="none"/>
        </w:rPr>
      </w:pPr>
      <w:r>
        <w:rPr>
          <w:color w:val="auto"/>
          <w:highlight w:val="none"/>
        </w:rPr>
        <w:br w:type="page"/>
      </w:r>
      <w:bookmarkStart w:id="230" w:name="_Toc514247211"/>
      <w:bookmarkStart w:id="231" w:name="_Toc522489314"/>
      <w:r>
        <w:rPr>
          <w:rFonts w:hint="eastAsia"/>
          <w:color w:val="auto"/>
          <w:highlight w:val="none"/>
        </w:rPr>
        <w:t>接入流程</w:t>
      </w:r>
      <w:bookmarkEnd w:id="230"/>
      <w:bookmarkEnd w:id="231"/>
    </w:p>
    <w:p w14:paraId="3496FD2A">
      <w:pPr>
        <w:pStyle w:val="146"/>
        <w:spacing w:before="156" w:after="156"/>
        <w:rPr>
          <w:color w:val="auto"/>
          <w:highlight w:val="none"/>
        </w:rPr>
      </w:pPr>
      <w:bookmarkStart w:id="232" w:name="_Toc514247212"/>
      <w:r>
        <w:rPr>
          <w:rFonts w:hint="eastAsia"/>
          <w:color w:val="auto"/>
          <w:highlight w:val="none"/>
        </w:rPr>
        <w:t>APP购票</w:t>
      </w:r>
      <w:r>
        <w:rPr>
          <w:color w:val="auto"/>
          <w:highlight w:val="none"/>
        </w:rPr>
        <w:t>业务</w:t>
      </w:r>
      <w:bookmarkEnd w:id="232"/>
    </w:p>
    <w:p w14:paraId="768B9960">
      <w:pPr>
        <w:pStyle w:val="41"/>
        <w:rPr>
          <w:color w:val="auto"/>
          <w:highlight w:val="none"/>
        </w:rPr>
      </w:pPr>
      <w:r>
        <w:rPr>
          <w:rFonts w:hint="eastAsia"/>
          <w:color w:val="auto"/>
          <w:highlight w:val="none"/>
        </w:rPr>
        <w:t>A</w:t>
      </w:r>
      <w:r>
        <w:rPr>
          <w:color w:val="auto"/>
          <w:highlight w:val="none"/>
        </w:rPr>
        <w:t>PP</w:t>
      </w:r>
      <w:r>
        <w:rPr>
          <w:rFonts w:hint="eastAsia"/>
          <w:color w:val="auto"/>
          <w:highlight w:val="none"/>
        </w:rPr>
        <w:t>购票业务主要实现线上支付、退款、查询等功能。</w:t>
      </w:r>
    </w:p>
    <w:p w14:paraId="29CB42AD">
      <w:pPr>
        <w:pStyle w:val="41"/>
        <w:rPr>
          <w:color w:val="auto"/>
          <w:highlight w:val="none"/>
        </w:rPr>
      </w:pPr>
      <w:r>
        <w:rPr>
          <w:rFonts w:hint="eastAsia"/>
          <w:color w:val="auto"/>
          <w:highlight w:val="none"/>
        </w:rPr>
        <w:t>此部分业务支付渠道主要实现支付扣费接口、查询接口、退款接口。</w:t>
      </w:r>
    </w:p>
    <w:p w14:paraId="1A7DE492">
      <w:pPr>
        <w:pStyle w:val="223"/>
        <w:rPr>
          <w:color w:val="auto"/>
          <w:highlight w:val="none"/>
        </w:rPr>
      </w:pPr>
      <w:bookmarkStart w:id="233" w:name="_Toc514247213"/>
      <w:r>
        <w:rPr>
          <w:rFonts w:hint="eastAsia"/>
          <w:color w:val="auto"/>
          <w:highlight w:val="none"/>
        </w:rPr>
        <w:t>统一支付</w:t>
      </w:r>
      <w:bookmarkEnd w:id="233"/>
    </w:p>
    <w:p w14:paraId="7183F229">
      <w:pPr>
        <w:pStyle w:val="41"/>
        <w:rPr>
          <w:color w:val="auto"/>
          <w:highlight w:val="none"/>
        </w:rPr>
      </w:pPr>
      <w:r>
        <w:rPr>
          <w:rFonts w:hint="eastAsia"/>
          <w:color w:val="auto"/>
          <w:highlight w:val="none"/>
        </w:rPr>
        <w:t>支付渠道不同，业务流程也有变化，银行接入可以参照银联，详见图3</w:t>
      </w:r>
      <w:r>
        <w:rPr>
          <w:color w:val="auto"/>
          <w:highlight w:val="none"/>
        </w:rPr>
        <w:t>2</w:t>
      </w:r>
      <w:r>
        <w:rPr>
          <w:rFonts w:hint="eastAsia"/>
          <w:color w:val="auto"/>
          <w:highlight w:val="none"/>
        </w:rPr>
        <w:t>。</w:t>
      </w:r>
    </w:p>
    <w:p w14:paraId="2C4694AF">
      <w:pPr>
        <w:rPr>
          <w:color w:val="auto"/>
          <w:highlight w:val="none"/>
        </w:rPr>
      </w:pPr>
      <w:r>
        <w:rPr>
          <w:color w:val="auto"/>
          <w:highlight w:val="none"/>
          <w:lang/>
        </w:rPr>
        <w:drawing>
          <wp:inline distT="0" distB="0" distL="114300" distR="114300">
            <wp:extent cx="5271135" cy="3766185"/>
            <wp:effectExtent l="0" t="0" r="12065" b="18415"/>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49"/>
                    <a:stretch>
                      <a:fillRect/>
                    </a:stretch>
                  </pic:blipFill>
                  <pic:spPr>
                    <a:xfrm>
                      <a:off x="0" y="0"/>
                      <a:ext cx="5271135" cy="3766185"/>
                    </a:xfrm>
                    <a:prstGeom prst="rect">
                      <a:avLst/>
                    </a:prstGeom>
                    <a:noFill/>
                    <a:ln>
                      <a:noFill/>
                    </a:ln>
                  </pic:spPr>
                </pic:pic>
              </a:graphicData>
            </a:graphic>
          </wp:inline>
        </w:drawing>
      </w:r>
    </w:p>
    <w:p w14:paraId="7DAE5C04">
      <w:pPr>
        <w:pStyle w:val="270"/>
        <w:rPr>
          <w:color w:val="auto"/>
          <w:highlight w:val="none"/>
        </w:rPr>
      </w:pPr>
      <w:r>
        <w:rPr>
          <w:rFonts w:hint="eastAsia"/>
          <w:color w:val="auto"/>
          <w:highlight w:val="none"/>
        </w:rPr>
        <w:t>支付业务流程图</w:t>
      </w:r>
    </w:p>
    <w:p w14:paraId="79102A3B">
      <w:pPr>
        <w:pStyle w:val="41"/>
        <w:rPr>
          <w:color w:val="auto"/>
          <w:highlight w:val="none"/>
        </w:rPr>
      </w:pPr>
      <w:r>
        <w:rPr>
          <w:rFonts w:hint="eastAsia"/>
          <w:color w:val="auto"/>
          <w:highlight w:val="none"/>
        </w:rPr>
        <w:t>支付渠道需要提供：</w:t>
      </w:r>
    </w:p>
    <w:p w14:paraId="3F1EA1D1">
      <w:pPr>
        <w:pStyle w:val="175"/>
        <w:rPr>
          <w:color w:val="auto"/>
          <w:highlight w:val="none"/>
        </w:rPr>
      </w:pPr>
      <w:r>
        <w:rPr>
          <w:rFonts w:hint="eastAsia"/>
          <w:color w:val="auto"/>
          <w:highlight w:val="none"/>
        </w:rPr>
        <w:t>在线支付接口。满足app线上支付购票功能。</w:t>
      </w:r>
    </w:p>
    <w:p w14:paraId="5C5DC26A">
      <w:pPr>
        <w:pStyle w:val="223"/>
        <w:rPr>
          <w:color w:val="auto"/>
          <w:highlight w:val="none"/>
        </w:rPr>
      </w:pPr>
      <w:bookmarkStart w:id="234" w:name="_Toc514247214"/>
      <w:r>
        <w:rPr>
          <w:rFonts w:hint="eastAsia"/>
          <w:color w:val="auto"/>
          <w:highlight w:val="none"/>
        </w:rPr>
        <w:t>支付查询</w:t>
      </w:r>
      <w:bookmarkEnd w:id="234"/>
    </w:p>
    <w:p w14:paraId="7C59C09D">
      <w:pPr>
        <w:pStyle w:val="41"/>
        <w:rPr>
          <w:color w:val="auto"/>
          <w:highlight w:val="none"/>
        </w:rPr>
      </w:pPr>
      <w:r>
        <w:rPr>
          <w:rFonts w:hint="eastAsia"/>
          <w:color w:val="auto"/>
          <w:highlight w:val="none"/>
        </w:rPr>
        <w:t>支付查询流程详见图3</w:t>
      </w:r>
      <w:r>
        <w:rPr>
          <w:color w:val="auto"/>
          <w:highlight w:val="none"/>
        </w:rPr>
        <w:t>3</w:t>
      </w:r>
      <w:r>
        <w:rPr>
          <w:rFonts w:hint="eastAsia"/>
          <w:color w:val="auto"/>
          <w:highlight w:val="none"/>
        </w:rPr>
        <w:t>。</w:t>
      </w:r>
    </w:p>
    <w:p w14:paraId="71926645">
      <w:pPr>
        <w:rPr>
          <w:color w:val="auto"/>
          <w:highlight w:val="none"/>
        </w:rPr>
      </w:pPr>
      <w:r>
        <w:rPr>
          <w:color w:val="auto"/>
          <w:highlight w:val="none"/>
          <w:lang/>
        </w:rPr>
        <w:drawing>
          <wp:inline distT="0" distB="0" distL="114300" distR="114300">
            <wp:extent cx="5275580" cy="3655695"/>
            <wp:effectExtent l="0" t="0" r="7620" b="0"/>
            <wp:docPr id="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
                    <pic:cNvPicPr>
                      <a:picLocks noChangeAspect="1"/>
                    </pic:cNvPicPr>
                  </pic:nvPicPr>
                  <pic:blipFill>
                    <a:blip r:embed="rId50"/>
                    <a:stretch>
                      <a:fillRect/>
                    </a:stretch>
                  </pic:blipFill>
                  <pic:spPr>
                    <a:xfrm>
                      <a:off x="0" y="0"/>
                      <a:ext cx="5275580" cy="3655695"/>
                    </a:xfrm>
                    <a:prstGeom prst="rect">
                      <a:avLst/>
                    </a:prstGeom>
                    <a:noFill/>
                    <a:ln>
                      <a:noFill/>
                    </a:ln>
                  </pic:spPr>
                </pic:pic>
              </a:graphicData>
            </a:graphic>
          </wp:inline>
        </w:drawing>
      </w:r>
    </w:p>
    <w:p w14:paraId="13C95073">
      <w:pPr>
        <w:pStyle w:val="270"/>
        <w:rPr>
          <w:color w:val="auto"/>
          <w:highlight w:val="none"/>
        </w:rPr>
      </w:pPr>
      <w:r>
        <w:rPr>
          <w:rFonts w:hint="eastAsia"/>
          <w:color w:val="auto"/>
          <w:highlight w:val="none"/>
        </w:rPr>
        <w:t>支付查询流程</w:t>
      </w:r>
    </w:p>
    <w:p w14:paraId="7939B0EE">
      <w:pPr>
        <w:pStyle w:val="41"/>
        <w:rPr>
          <w:color w:val="auto"/>
          <w:highlight w:val="none"/>
        </w:rPr>
      </w:pPr>
      <w:r>
        <w:rPr>
          <w:rFonts w:hint="eastAsia"/>
          <w:color w:val="auto"/>
          <w:highlight w:val="none"/>
        </w:rPr>
        <w:t>支付渠道需要提供：</w:t>
      </w:r>
    </w:p>
    <w:p w14:paraId="62CDA687">
      <w:pPr>
        <w:pStyle w:val="175"/>
        <w:rPr>
          <w:color w:val="auto"/>
          <w:highlight w:val="none"/>
        </w:rPr>
      </w:pPr>
      <w:r>
        <w:rPr>
          <w:rFonts w:hint="eastAsia"/>
          <w:color w:val="auto"/>
          <w:highlight w:val="none"/>
        </w:rPr>
        <w:t>支付查询接口。满足ITP向支付渠道查询支付结果。</w:t>
      </w:r>
    </w:p>
    <w:p w14:paraId="0D84062E">
      <w:pPr>
        <w:pStyle w:val="223"/>
        <w:rPr>
          <w:color w:val="auto"/>
          <w:highlight w:val="none"/>
        </w:rPr>
      </w:pPr>
      <w:bookmarkStart w:id="235" w:name="_Toc514247215"/>
      <w:r>
        <w:rPr>
          <w:rFonts w:hint="eastAsia"/>
          <w:color w:val="auto"/>
          <w:highlight w:val="none"/>
        </w:rPr>
        <w:t>退款</w:t>
      </w:r>
      <w:bookmarkEnd w:id="235"/>
    </w:p>
    <w:p w14:paraId="7E98765C">
      <w:pPr>
        <w:pStyle w:val="41"/>
        <w:rPr>
          <w:color w:val="auto"/>
          <w:highlight w:val="none"/>
        </w:rPr>
      </w:pPr>
      <w:r>
        <w:rPr>
          <w:rFonts w:hint="eastAsia"/>
          <w:color w:val="auto"/>
          <w:highlight w:val="none"/>
        </w:rPr>
        <w:t>退款流程详见图3</w:t>
      </w:r>
      <w:r>
        <w:rPr>
          <w:color w:val="auto"/>
          <w:highlight w:val="none"/>
        </w:rPr>
        <w:t>4</w:t>
      </w:r>
      <w:r>
        <w:rPr>
          <w:rFonts w:hint="eastAsia"/>
          <w:color w:val="auto"/>
          <w:highlight w:val="none"/>
        </w:rPr>
        <w:t>。</w:t>
      </w:r>
    </w:p>
    <w:p w14:paraId="65D129F8">
      <w:pPr>
        <w:rPr>
          <w:color w:val="auto"/>
          <w:highlight w:val="none"/>
        </w:rPr>
      </w:pPr>
      <w:r>
        <w:rPr>
          <w:color w:val="auto"/>
          <w:highlight w:val="none"/>
          <w:lang/>
        </w:rPr>
        <w:drawing>
          <wp:inline distT="0" distB="0" distL="114300" distR="114300">
            <wp:extent cx="5278755" cy="4636770"/>
            <wp:effectExtent l="0" t="0" r="4445" b="0"/>
            <wp:docPr id="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pic:cNvPicPr>
                      <a:picLocks noChangeAspect="1"/>
                    </pic:cNvPicPr>
                  </pic:nvPicPr>
                  <pic:blipFill>
                    <a:blip r:embed="rId51"/>
                    <a:stretch>
                      <a:fillRect/>
                    </a:stretch>
                  </pic:blipFill>
                  <pic:spPr>
                    <a:xfrm>
                      <a:off x="0" y="0"/>
                      <a:ext cx="5278755" cy="4636770"/>
                    </a:xfrm>
                    <a:prstGeom prst="rect">
                      <a:avLst/>
                    </a:prstGeom>
                    <a:noFill/>
                    <a:ln>
                      <a:noFill/>
                    </a:ln>
                  </pic:spPr>
                </pic:pic>
              </a:graphicData>
            </a:graphic>
          </wp:inline>
        </w:drawing>
      </w:r>
    </w:p>
    <w:p w14:paraId="51A585FF">
      <w:pPr>
        <w:pStyle w:val="270"/>
        <w:rPr>
          <w:color w:val="auto"/>
          <w:highlight w:val="none"/>
        </w:rPr>
      </w:pPr>
      <w:r>
        <w:rPr>
          <w:rFonts w:hint="eastAsia"/>
          <w:color w:val="auto"/>
          <w:highlight w:val="none"/>
        </w:rPr>
        <w:t>退款流程</w:t>
      </w:r>
    </w:p>
    <w:p w14:paraId="6AC68CFC">
      <w:pPr>
        <w:pStyle w:val="41"/>
        <w:rPr>
          <w:color w:val="auto"/>
          <w:highlight w:val="none"/>
        </w:rPr>
      </w:pPr>
      <w:r>
        <w:rPr>
          <w:rFonts w:hint="eastAsia"/>
          <w:color w:val="auto"/>
          <w:highlight w:val="none"/>
        </w:rPr>
        <w:t>支付渠道需要提供：</w:t>
      </w:r>
    </w:p>
    <w:p w14:paraId="734E0406">
      <w:pPr>
        <w:pStyle w:val="175"/>
        <w:rPr>
          <w:color w:val="auto"/>
          <w:highlight w:val="none"/>
        </w:rPr>
      </w:pPr>
      <w:r>
        <w:rPr>
          <w:rFonts w:hint="eastAsia"/>
          <w:color w:val="auto"/>
          <w:highlight w:val="none"/>
        </w:rPr>
        <w:t>退款接口。满足A</w:t>
      </w:r>
      <w:r>
        <w:rPr>
          <w:color w:val="auto"/>
          <w:highlight w:val="none"/>
        </w:rPr>
        <w:t>PP</w:t>
      </w:r>
      <w:r>
        <w:rPr>
          <w:rFonts w:hint="eastAsia"/>
          <w:color w:val="auto"/>
          <w:highlight w:val="none"/>
        </w:rPr>
        <w:t>用户自助发起退款请求，以及每天定时批量处理退款请求。</w:t>
      </w:r>
    </w:p>
    <w:p w14:paraId="79E607FE">
      <w:pPr>
        <w:pStyle w:val="146"/>
        <w:spacing w:before="156" w:after="156"/>
        <w:rPr>
          <w:color w:val="auto"/>
          <w:highlight w:val="none"/>
        </w:rPr>
      </w:pPr>
      <w:bookmarkStart w:id="236" w:name="_Toc514247216"/>
      <w:r>
        <w:rPr>
          <w:rFonts w:hint="eastAsia"/>
          <w:color w:val="auto"/>
          <w:highlight w:val="none"/>
        </w:rPr>
        <w:t>后付费二维码</w:t>
      </w:r>
      <w:r>
        <w:rPr>
          <w:color w:val="auto"/>
          <w:highlight w:val="none"/>
        </w:rPr>
        <w:t>业务</w:t>
      </w:r>
      <w:bookmarkEnd w:id="236"/>
    </w:p>
    <w:p w14:paraId="4E4E045E">
      <w:pPr>
        <w:pStyle w:val="223"/>
        <w:numPr>
          <w:ilvl w:val="0"/>
          <w:numId w:val="31"/>
        </w:numPr>
        <w:rPr>
          <w:color w:val="auto"/>
          <w:highlight w:val="none"/>
        </w:rPr>
      </w:pPr>
      <w:bookmarkStart w:id="237" w:name="_Toc514247217"/>
      <w:r>
        <w:rPr>
          <w:rFonts w:hint="eastAsia"/>
          <w:color w:val="auto"/>
          <w:highlight w:val="none"/>
        </w:rPr>
        <w:t>实名认证及签约</w:t>
      </w:r>
      <w:bookmarkEnd w:id="237"/>
    </w:p>
    <w:p w14:paraId="57C4AF85">
      <w:pPr>
        <w:pStyle w:val="202"/>
        <w:numPr>
          <w:ilvl w:val="0"/>
          <w:numId w:val="0"/>
        </w:numPr>
        <w:ind w:left="851"/>
        <w:rPr>
          <w:color w:val="auto"/>
          <w:highlight w:val="none"/>
        </w:rPr>
      </w:pPr>
      <w:r>
        <w:rPr>
          <w:rFonts w:hint="eastAsia"/>
          <w:color w:val="auto"/>
          <w:highlight w:val="none"/>
        </w:rPr>
        <w:t>实名认证及签约流程详见图3</w:t>
      </w:r>
      <w:r>
        <w:rPr>
          <w:color w:val="auto"/>
          <w:highlight w:val="none"/>
        </w:rPr>
        <w:t>5</w:t>
      </w:r>
      <w:r>
        <w:rPr>
          <w:rFonts w:hint="eastAsia"/>
          <w:color w:val="auto"/>
          <w:highlight w:val="none"/>
        </w:rPr>
        <w:t>。</w:t>
      </w:r>
    </w:p>
    <w:p w14:paraId="621DA2DB">
      <w:pPr>
        <w:rPr>
          <w:color w:val="auto"/>
          <w:highlight w:val="none"/>
        </w:rPr>
      </w:pPr>
      <w:r>
        <w:rPr>
          <w:color w:val="auto"/>
          <w:highlight w:val="none"/>
          <w:lang/>
        </w:rPr>
        <w:drawing>
          <wp:inline distT="0" distB="0" distL="114300" distR="114300">
            <wp:extent cx="5287645" cy="3448050"/>
            <wp:effectExtent l="0" t="0" r="0" b="0"/>
            <wp:docPr id="3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9"/>
                    <pic:cNvPicPr>
                      <a:picLocks noChangeAspect="1"/>
                    </pic:cNvPicPr>
                  </pic:nvPicPr>
                  <pic:blipFill>
                    <a:blip r:embed="rId52"/>
                    <a:stretch>
                      <a:fillRect/>
                    </a:stretch>
                  </pic:blipFill>
                  <pic:spPr>
                    <a:xfrm>
                      <a:off x="0" y="0"/>
                      <a:ext cx="5287645" cy="3448050"/>
                    </a:xfrm>
                    <a:prstGeom prst="rect">
                      <a:avLst/>
                    </a:prstGeom>
                    <a:noFill/>
                    <a:ln>
                      <a:noFill/>
                    </a:ln>
                  </pic:spPr>
                </pic:pic>
              </a:graphicData>
            </a:graphic>
          </wp:inline>
        </w:drawing>
      </w:r>
    </w:p>
    <w:p w14:paraId="5B230824">
      <w:pPr>
        <w:pStyle w:val="270"/>
        <w:rPr>
          <w:color w:val="auto"/>
          <w:highlight w:val="none"/>
        </w:rPr>
      </w:pPr>
      <w:r>
        <w:rPr>
          <w:rFonts w:hint="eastAsia"/>
          <w:color w:val="auto"/>
          <w:highlight w:val="none"/>
        </w:rPr>
        <w:t>实名认证及签约流程</w:t>
      </w:r>
    </w:p>
    <w:p w14:paraId="59BB541B">
      <w:pPr>
        <w:pStyle w:val="175"/>
        <w:rPr>
          <w:color w:val="auto"/>
          <w:highlight w:val="none"/>
        </w:rPr>
      </w:pPr>
      <w:r>
        <w:rPr>
          <w:rFonts w:hint="eastAsia"/>
          <w:color w:val="auto"/>
          <w:highlight w:val="none"/>
        </w:rPr>
        <w:t>如果不采用SDK的签约方式，可以采用如下流程：</w:t>
      </w:r>
    </w:p>
    <w:p w14:paraId="4C66F57E">
      <w:pPr>
        <w:pStyle w:val="144"/>
        <w:rPr>
          <w:color w:val="auto"/>
          <w:highlight w:val="none"/>
        </w:rPr>
      </w:pPr>
      <w:r>
        <w:rPr>
          <w:rFonts w:hint="eastAsia"/>
          <w:color w:val="auto"/>
          <w:highlight w:val="none"/>
        </w:rPr>
        <w:t>用户在APP侧输入认证4要素提交，APP把认证请求发给ITP平台；</w:t>
      </w:r>
    </w:p>
    <w:p w14:paraId="6513C458">
      <w:pPr>
        <w:pStyle w:val="144"/>
        <w:rPr>
          <w:color w:val="auto"/>
          <w:highlight w:val="none"/>
        </w:rPr>
      </w:pPr>
      <w:r>
        <w:rPr>
          <w:rFonts w:hint="eastAsia"/>
          <w:color w:val="auto"/>
          <w:highlight w:val="none"/>
        </w:rPr>
        <w:t>银行通过后反馈结果给ITP平台完成认证及签约。</w:t>
      </w:r>
    </w:p>
    <w:p w14:paraId="32CCE373">
      <w:pPr>
        <w:pStyle w:val="175"/>
        <w:rPr>
          <w:color w:val="auto"/>
          <w:highlight w:val="none"/>
        </w:rPr>
      </w:pPr>
      <w:r>
        <w:rPr>
          <w:rFonts w:hint="eastAsia"/>
          <w:color w:val="auto"/>
          <w:highlight w:val="none"/>
        </w:rPr>
        <w:t>支付渠道需要提供：</w:t>
      </w:r>
    </w:p>
    <w:p w14:paraId="012A4538">
      <w:pPr>
        <w:pStyle w:val="144"/>
        <w:numPr>
          <w:ilvl w:val="1"/>
          <w:numId w:val="32"/>
        </w:numPr>
        <w:rPr>
          <w:color w:val="auto"/>
          <w:highlight w:val="none"/>
        </w:rPr>
      </w:pPr>
      <w:r>
        <w:rPr>
          <w:rFonts w:hint="eastAsia"/>
          <w:color w:val="auto"/>
          <w:highlight w:val="none"/>
        </w:rPr>
        <w:t>实名认证接口。后付费二维码业务的用户需要进行实名认证，认证成功后，支付渠道需要把用户的实名认证信息返回到ITP；</w:t>
      </w:r>
    </w:p>
    <w:p w14:paraId="0FE22B16">
      <w:pPr>
        <w:pStyle w:val="144"/>
        <w:numPr>
          <w:ilvl w:val="1"/>
          <w:numId w:val="33"/>
        </w:numPr>
        <w:rPr>
          <w:color w:val="auto"/>
          <w:highlight w:val="none"/>
        </w:rPr>
      </w:pPr>
      <w:r>
        <w:rPr>
          <w:rFonts w:hint="eastAsia"/>
          <w:color w:val="auto"/>
          <w:highlight w:val="none"/>
        </w:rPr>
        <w:t>签约代扣接口</w:t>
      </w:r>
      <w:r>
        <w:rPr>
          <w:color w:val="auto"/>
          <w:highlight w:val="none"/>
        </w:rPr>
        <w:t>。</w:t>
      </w:r>
      <w:r>
        <w:rPr>
          <w:rFonts w:hint="eastAsia"/>
          <w:color w:val="auto"/>
          <w:highlight w:val="none"/>
        </w:rPr>
        <w:t>后付费二维码业务的用户需要和支付渠道进行签约代扣才能使用该业务。</w:t>
      </w:r>
    </w:p>
    <w:p w14:paraId="7D22720E">
      <w:pPr>
        <w:pStyle w:val="223"/>
        <w:numPr>
          <w:ilvl w:val="0"/>
          <w:numId w:val="34"/>
        </w:numPr>
        <w:rPr>
          <w:color w:val="auto"/>
          <w:highlight w:val="none"/>
        </w:rPr>
      </w:pPr>
      <w:bookmarkStart w:id="238" w:name="_Toc514247218"/>
      <w:r>
        <w:rPr>
          <w:rFonts w:hint="eastAsia"/>
          <w:color w:val="auto"/>
          <w:highlight w:val="none"/>
        </w:rPr>
        <w:t>请求</w:t>
      </w:r>
      <w:r>
        <w:rPr>
          <w:color w:val="auto"/>
          <w:highlight w:val="none"/>
        </w:rPr>
        <w:t>解约</w:t>
      </w:r>
      <w:bookmarkEnd w:id="238"/>
    </w:p>
    <w:p w14:paraId="661AE6FB">
      <w:pPr>
        <w:pStyle w:val="202"/>
        <w:numPr>
          <w:ilvl w:val="0"/>
          <w:numId w:val="0"/>
        </w:numPr>
        <w:ind w:left="851"/>
        <w:rPr>
          <w:color w:val="auto"/>
          <w:highlight w:val="none"/>
        </w:rPr>
      </w:pPr>
      <w:r>
        <w:rPr>
          <w:rFonts w:hint="eastAsia"/>
          <w:color w:val="auto"/>
          <w:highlight w:val="none"/>
        </w:rPr>
        <w:t>请求</w:t>
      </w:r>
      <w:r>
        <w:rPr>
          <w:color w:val="auto"/>
          <w:highlight w:val="none"/>
        </w:rPr>
        <w:t>解约</w:t>
      </w:r>
      <w:r>
        <w:rPr>
          <w:rFonts w:hint="eastAsia"/>
          <w:color w:val="auto"/>
          <w:highlight w:val="none"/>
        </w:rPr>
        <w:t>流程详见图3</w:t>
      </w:r>
      <w:r>
        <w:rPr>
          <w:color w:val="auto"/>
          <w:highlight w:val="none"/>
        </w:rPr>
        <w:t>6</w:t>
      </w:r>
      <w:r>
        <w:rPr>
          <w:rFonts w:hint="eastAsia"/>
          <w:color w:val="auto"/>
          <w:highlight w:val="none"/>
        </w:rPr>
        <w:t>。</w:t>
      </w:r>
    </w:p>
    <w:p w14:paraId="537E8C81">
      <w:pPr>
        <w:rPr>
          <w:color w:val="auto"/>
          <w:highlight w:val="none"/>
        </w:rPr>
      </w:pPr>
      <w:r>
        <w:rPr>
          <w:color w:val="auto"/>
          <w:highlight w:val="none"/>
          <w:lang/>
        </w:rPr>
        <w:drawing>
          <wp:inline distT="0" distB="0" distL="114300" distR="114300">
            <wp:extent cx="5280025" cy="2247900"/>
            <wp:effectExtent l="0" t="0" r="0" b="0"/>
            <wp:docPr id="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53"/>
                    <a:stretch>
                      <a:fillRect/>
                    </a:stretch>
                  </pic:blipFill>
                  <pic:spPr>
                    <a:xfrm>
                      <a:off x="0" y="0"/>
                      <a:ext cx="5280025" cy="2247900"/>
                    </a:xfrm>
                    <a:prstGeom prst="rect">
                      <a:avLst/>
                    </a:prstGeom>
                    <a:noFill/>
                    <a:ln>
                      <a:noFill/>
                    </a:ln>
                  </pic:spPr>
                </pic:pic>
              </a:graphicData>
            </a:graphic>
          </wp:inline>
        </w:drawing>
      </w:r>
    </w:p>
    <w:p w14:paraId="0B138C40">
      <w:pPr>
        <w:pStyle w:val="270"/>
        <w:rPr>
          <w:color w:val="auto"/>
          <w:highlight w:val="none"/>
        </w:rPr>
      </w:pPr>
      <w:r>
        <w:rPr>
          <w:rFonts w:hint="eastAsia"/>
          <w:color w:val="auto"/>
          <w:highlight w:val="none"/>
        </w:rPr>
        <w:t>请求</w:t>
      </w:r>
      <w:r>
        <w:rPr>
          <w:color w:val="auto"/>
          <w:highlight w:val="none"/>
        </w:rPr>
        <w:t>解约</w:t>
      </w:r>
      <w:r>
        <w:rPr>
          <w:rFonts w:hint="eastAsia"/>
          <w:color w:val="auto"/>
          <w:highlight w:val="none"/>
        </w:rPr>
        <w:t>流程图</w:t>
      </w:r>
    </w:p>
    <w:p w14:paraId="76D05EDC">
      <w:pPr>
        <w:pStyle w:val="41"/>
        <w:rPr>
          <w:color w:val="auto"/>
          <w:highlight w:val="none"/>
        </w:rPr>
      </w:pPr>
      <w:r>
        <w:rPr>
          <w:rFonts w:hint="eastAsia"/>
          <w:color w:val="auto"/>
          <w:highlight w:val="none"/>
        </w:rPr>
        <w:t>支付渠道需要提供：</w:t>
      </w:r>
    </w:p>
    <w:p w14:paraId="0FD51145">
      <w:pPr>
        <w:pStyle w:val="175"/>
        <w:rPr>
          <w:color w:val="auto"/>
          <w:highlight w:val="none"/>
        </w:rPr>
      </w:pPr>
      <w:r>
        <w:rPr>
          <w:rFonts w:hint="eastAsia"/>
          <w:color w:val="auto"/>
          <w:highlight w:val="none"/>
        </w:rPr>
        <w:t>解约接口。后付费二维码业务的用户如果取消该业务，需要与支付通道进行解约。</w:t>
      </w:r>
    </w:p>
    <w:p w14:paraId="4DD61879">
      <w:pPr>
        <w:pStyle w:val="223"/>
        <w:numPr>
          <w:ilvl w:val="0"/>
          <w:numId w:val="35"/>
        </w:numPr>
        <w:rPr>
          <w:color w:val="auto"/>
          <w:highlight w:val="none"/>
        </w:rPr>
      </w:pPr>
      <w:bookmarkStart w:id="239" w:name="_Toc514247219"/>
      <w:r>
        <w:rPr>
          <w:rFonts w:hint="eastAsia"/>
          <w:color w:val="auto"/>
          <w:highlight w:val="none"/>
        </w:rPr>
        <w:t>代扣支付</w:t>
      </w:r>
      <w:bookmarkEnd w:id="239"/>
    </w:p>
    <w:p w14:paraId="103E8C23">
      <w:pPr>
        <w:pStyle w:val="202"/>
        <w:numPr>
          <w:ilvl w:val="0"/>
          <w:numId w:val="0"/>
        </w:numPr>
        <w:ind w:left="851"/>
        <w:rPr>
          <w:color w:val="auto"/>
          <w:highlight w:val="none"/>
        </w:rPr>
      </w:pPr>
      <w:r>
        <w:rPr>
          <w:rFonts w:hint="eastAsia"/>
          <w:color w:val="auto"/>
          <w:highlight w:val="none"/>
        </w:rPr>
        <w:t>代扣支付流程详见图3</w:t>
      </w:r>
      <w:r>
        <w:rPr>
          <w:color w:val="auto"/>
          <w:highlight w:val="none"/>
        </w:rPr>
        <w:t>7</w:t>
      </w:r>
      <w:r>
        <w:rPr>
          <w:rFonts w:hint="eastAsia"/>
          <w:color w:val="auto"/>
          <w:highlight w:val="none"/>
        </w:rPr>
        <w:t>。</w:t>
      </w:r>
    </w:p>
    <w:p w14:paraId="15D2BCE5">
      <w:pPr>
        <w:rPr>
          <w:color w:val="auto"/>
          <w:highlight w:val="none"/>
        </w:rPr>
      </w:pPr>
      <w:r>
        <w:rPr>
          <w:color w:val="auto"/>
          <w:highlight w:val="none"/>
          <w:lang/>
        </w:rPr>
        <w:drawing>
          <wp:inline distT="0" distB="0" distL="114300" distR="114300">
            <wp:extent cx="5275580" cy="4284980"/>
            <wp:effectExtent l="0" t="0" r="0" b="0"/>
            <wp:docPr id="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pic:cNvPicPr>
                      <a:picLocks noChangeAspect="1"/>
                    </pic:cNvPicPr>
                  </pic:nvPicPr>
                  <pic:blipFill>
                    <a:blip r:embed="rId54"/>
                    <a:stretch>
                      <a:fillRect/>
                    </a:stretch>
                  </pic:blipFill>
                  <pic:spPr>
                    <a:xfrm>
                      <a:off x="0" y="0"/>
                      <a:ext cx="5275580" cy="4284980"/>
                    </a:xfrm>
                    <a:prstGeom prst="rect">
                      <a:avLst/>
                    </a:prstGeom>
                    <a:noFill/>
                    <a:ln>
                      <a:noFill/>
                    </a:ln>
                  </pic:spPr>
                </pic:pic>
              </a:graphicData>
            </a:graphic>
          </wp:inline>
        </w:drawing>
      </w:r>
    </w:p>
    <w:p w14:paraId="4EFE3382">
      <w:pPr>
        <w:pStyle w:val="270"/>
        <w:rPr>
          <w:color w:val="auto"/>
          <w:highlight w:val="none"/>
        </w:rPr>
      </w:pPr>
      <w:r>
        <w:rPr>
          <w:rFonts w:hint="eastAsia"/>
          <w:color w:val="auto"/>
          <w:highlight w:val="none"/>
        </w:rPr>
        <w:t>代扣支付流程</w:t>
      </w:r>
    </w:p>
    <w:p w14:paraId="373D6486">
      <w:pPr>
        <w:pStyle w:val="41"/>
        <w:rPr>
          <w:color w:val="auto"/>
          <w:highlight w:val="none"/>
        </w:rPr>
      </w:pPr>
      <w:r>
        <w:rPr>
          <w:rFonts w:hint="eastAsia"/>
          <w:color w:val="auto"/>
          <w:highlight w:val="none"/>
        </w:rPr>
        <w:t>支付渠道需要提供：</w:t>
      </w:r>
    </w:p>
    <w:p w14:paraId="7BA84F52">
      <w:pPr>
        <w:pStyle w:val="175"/>
        <w:rPr>
          <w:color w:val="auto"/>
          <w:highlight w:val="none"/>
        </w:rPr>
      </w:pPr>
      <w:r>
        <w:rPr>
          <w:rFonts w:hint="eastAsia"/>
          <w:color w:val="auto"/>
          <w:highlight w:val="none"/>
        </w:rPr>
        <w:t>签约代扣接口。后付费二维码业务的用户进出闸后，ITP交易匹配成功后即发起代扣请求。</w:t>
      </w:r>
    </w:p>
    <w:p w14:paraId="1B8212DD">
      <w:pPr>
        <w:pStyle w:val="223"/>
        <w:rPr>
          <w:color w:val="auto"/>
          <w:highlight w:val="none"/>
        </w:rPr>
      </w:pPr>
      <w:bookmarkStart w:id="240" w:name="_Toc514247220"/>
      <w:r>
        <w:rPr>
          <w:rFonts w:hint="eastAsia"/>
          <w:color w:val="auto"/>
          <w:highlight w:val="none"/>
        </w:rPr>
        <w:t>信用能力咨询</w:t>
      </w:r>
      <w:bookmarkEnd w:id="240"/>
    </w:p>
    <w:p w14:paraId="791B4573">
      <w:pPr>
        <w:pStyle w:val="202"/>
        <w:numPr>
          <w:ilvl w:val="0"/>
          <w:numId w:val="0"/>
        </w:numPr>
        <w:ind w:left="851"/>
        <w:rPr>
          <w:color w:val="auto"/>
          <w:highlight w:val="none"/>
        </w:rPr>
      </w:pPr>
      <w:r>
        <w:rPr>
          <w:rFonts w:hint="eastAsia"/>
          <w:color w:val="auto"/>
          <w:highlight w:val="none"/>
        </w:rPr>
        <w:t>信用能力咨询流程详见图3</w:t>
      </w:r>
      <w:r>
        <w:rPr>
          <w:color w:val="auto"/>
          <w:highlight w:val="none"/>
        </w:rPr>
        <w:t>8</w:t>
      </w:r>
      <w:r>
        <w:rPr>
          <w:rFonts w:hint="eastAsia"/>
          <w:color w:val="auto"/>
          <w:highlight w:val="none"/>
        </w:rPr>
        <w:t>。</w:t>
      </w:r>
    </w:p>
    <w:p w14:paraId="7ABE5630">
      <w:pPr>
        <w:rPr>
          <w:b/>
          <w:color w:val="auto"/>
          <w:highlight w:val="none"/>
        </w:rPr>
      </w:pPr>
      <w:r>
        <w:rPr>
          <w:color w:val="auto"/>
          <w:highlight w:val="none"/>
          <w:lang/>
        </w:rPr>
        <w:drawing>
          <wp:inline distT="0" distB="0" distL="114300" distR="114300">
            <wp:extent cx="5271135" cy="4150995"/>
            <wp:effectExtent l="0" t="0" r="12065" b="0"/>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55"/>
                    <a:stretch>
                      <a:fillRect/>
                    </a:stretch>
                  </pic:blipFill>
                  <pic:spPr>
                    <a:xfrm>
                      <a:off x="0" y="0"/>
                      <a:ext cx="5271135" cy="4150995"/>
                    </a:xfrm>
                    <a:prstGeom prst="rect">
                      <a:avLst/>
                    </a:prstGeom>
                    <a:noFill/>
                    <a:ln>
                      <a:noFill/>
                    </a:ln>
                  </pic:spPr>
                </pic:pic>
              </a:graphicData>
            </a:graphic>
          </wp:inline>
        </w:drawing>
      </w:r>
    </w:p>
    <w:p w14:paraId="1DAAECA6">
      <w:pPr>
        <w:pStyle w:val="270"/>
        <w:rPr>
          <w:b/>
          <w:color w:val="auto"/>
          <w:highlight w:val="none"/>
        </w:rPr>
      </w:pPr>
      <w:r>
        <w:rPr>
          <w:rFonts w:hint="eastAsia"/>
          <w:color w:val="auto"/>
          <w:highlight w:val="none"/>
        </w:rPr>
        <w:t>信用能力咨询流程</w:t>
      </w:r>
    </w:p>
    <w:p w14:paraId="3521287C">
      <w:pPr>
        <w:pStyle w:val="41"/>
        <w:rPr>
          <w:color w:val="auto"/>
          <w:highlight w:val="none"/>
        </w:rPr>
      </w:pPr>
      <w:r>
        <w:rPr>
          <w:rFonts w:hint="eastAsia"/>
          <w:color w:val="auto"/>
          <w:highlight w:val="none"/>
        </w:rPr>
        <w:t>考虑到支付渠道需要提供垫资能力，此接口用于阻止欠款用户在欠款状态下再次使用乘车码。流程如下：</w:t>
      </w:r>
    </w:p>
    <w:p w14:paraId="666C444A">
      <w:pPr>
        <w:pStyle w:val="175"/>
        <w:rPr>
          <w:color w:val="auto"/>
          <w:highlight w:val="none"/>
        </w:rPr>
      </w:pPr>
      <w:r>
        <w:rPr>
          <w:rFonts w:hint="eastAsia"/>
          <w:color w:val="auto"/>
          <w:highlight w:val="none"/>
        </w:rPr>
        <w:t>用户在签约后，使用乘车码前，APP_SERVER调用信用能力咨询接口（支付渠道提供）；</w:t>
      </w:r>
    </w:p>
    <w:p w14:paraId="7757CF24">
      <w:pPr>
        <w:pStyle w:val="175"/>
        <w:rPr>
          <w:color w:val="auto"/>
          <w:highlight w:val="none"/>
        </w:rPr>
      </w:pPr>
      <w:r>
        <w:rPr>
          <w:rFonts w:hint="eastAsia"/>
          <w:color w:val="auto"/>
          <w:highlight w:val="none"/>
        </w:rPr>
        <w:t>信用能力咨询接口返回ture或false(或其它标识)，返回ture再继续生码；</w:t>
      </w:r>
    </w:p>
    <w:p w14:paraId="2B58822B">
      <w:pPr>
        <w:pStyle w:val="175"/>
        <w:rPr>
          <w:color w:val="auto"/>
          <w:highlight w:val="none"/>
        </w:rPr>
      </w:pPr>
      <w:r>
        <w:rPr>
          <w:rFonts w:hint="eastAsia"/>
          <w:color w:val="auto"/>
          <w:highlight w:val="none"/>
        </w:rPr>
        <w:t>否则认为用户信用有问题，不予生码，并在app上提示用户。</w:t>
      </w:r>
    </w:p>
    <w:p w14:paraId="26658A58">
      <w:pPr>
        <w:pStyle w:val="146"/>
        <w:spacing w:before="156" w:after="156"/>
        <w:rPr>
          <w:color w:val="auto"/>
          <w:highlight w:val="none"/>
        </w:rPr>
      </w:pPr>
      <w:bookmarkStart w:id="241" w:name="_Toc514247221"/>
      <w:r>
        <w:rPr>
          <w:rFonts w:hint="eastAsia"/>
          <w:color w:val="auto"/>
          <w:highlight w:val="none"/>
        </w:rPr>
        <w:t>TVM购票、充值业务</w:t>
      </w:r>
      <w:bookmarkEnd w:id="241"/>
    </w:p>
    <w:p w14:paraId="6682514B">
      <w:pPr>
        <w:pStyle w:val="223"/>
        <w:numPr>
          <w:ilvl w:val="0"/>
          <w:numId w:val="36"/>
        </w:numPr>
        <w:rPr>
          <w:color w:val="auto"/>
          <w:highlight w:val="none"/>
        </w:rPr>
      </w:pPr>
      <w:bookmarkStart w:id="242" w:name="_Toc510036083"/>
      <w:bookmarkStart w:id="243" w:name="_Toc514247222"/>
      <w:r>
        <w:rPr>
          <w:rFonts w:hint="eastAsia"/>
          <w:color w:val="auto"/>
          <w:highlight w:val="none"/>
        </w:rPr>
        <w:t>扫码</w:t>
      </w:r>
      <w:r>
        <w:rPr>
          <w:color w:val="auto"/>
          <w:highlight w:val="none"/>
        </w:rPr>
        <w:t>购票</w:t>
      </w:r>
      <w:bookmarkEnd w:id="242"/>
      <w:bookmarkEnd w:id="243"/>
    </w:p>
    <w:p w14:paraId="706EF823">
      <w:pPr>
        <w:pStyle w:val="202"/>
        <w:numPr>
          <w:ilvl w:val="0"/>
          <w:numId w:val="0"/>
        </w:numPr>
        <w:ind w:left="851"/>
        <w:rPr>
          <w:color w:val="auto"/>
          <w:highlight w:val="none"/>
        </w:rPr>
      </w:pPr>
      <w:r>
        <w:rPr>
          <w:rFonts w:hint="eastAsia"/>
          <w:color w:val="auto"/>
          <w:highlight w:val="none"/>
        </w:rPr>
        <w:t>扫码</w:t>
      </w:r>
      <w:r>
        <w:rPr>
          <w:color w:val="auto"/>
          <w:highlight w:val="none"/>
        </w:rPr>
        <w:t>购票</w:t>
      </w:r>
      <w:r>
        <w:rPr>
          <w:rFonts w:hint="eastAsia"/>
          <w:color w:val="auto"/>
          <w:highlight w:val="none"/>
        </w:rPr>
        <w:t>流程详见图3</w:t>
      </w:r>
      <w:r>
        <w:rPr>
          <w:color w:val="auto"/>
          <w:highlight w:val="none"/>
        </w:rPr>
        <w:t>9</w:t>
      </w:r>
      <w:r>
        <w:rPr>
          <w:rFonts w:hint="eastAsia"/>
          <w:color w:val="auto"/>
          <w:highlight w:val="none"/>
        </w:rPr>
        <w:t>。</w:t>
      </w:r>
    </w:p>
    <w:p w14:paraId="1EFEA6B0">
      <w:pPr>
        <w:rPr>
          <w:color w:val="auto"/>
          <w:highlight w:val="none"/>
          <w:lang/>
        </w:rPr>
      </w:pPr>
      <w:r>
        <w:rPr>
          <w:color w:val="auto"/>
          <w:highlight w:val="none"/>
          <w:lang/>
        </w:rPr>
        <w:drawing>
          <wp:inline distT="0" distB="0" distL="114300" distR="114300">
            <wp:extent cx="5272405" cy="4534535"/>
            <wp:effectExtent l="0" t="0" r="10795" b="12065"/>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56"/>
                    <a:stretch>
                      <a:fillRect/>
                    </a:stretch>
                  </pic:blipFill>
                  <pic:spPr>
                    <a:xfrm>
                      <a:off x="0" y="0"/>
                      <a:ext cx="5272405" cy="4534535"/>
                    </a:xfrm>
                    <a:prstGeom prst="rect">
                      <a:avLst/>
                    </a:prstGeom>
                    <a:noFill/>
                    <a:ln>
                      <a:noFill/>
                    </a:ln>
                  </pic:spPr>
                </pic:pic>
              </a:graphicData>
            </a:graphic>
          </wp:inline>
        </w:drawing>
      </w:r>
    </w:p>
    <w:p w14:paraId="39C7B744">
      <w:pPr>
        <w:pStyle w:val="270"/>
        <w:rPr>
          <w:color w:val="auto"/>
          <w:highlight w:val="none"/>
        </w:rPr>
      </w:pPr>
      <w:r>
        <w:rPr>
          <w:rFonts w:hint="eastAsia"/>
          <w:color w:val="auto"/>
          <w:highlight w:val="none"/>
        </w:rPr>
        <w:t>扫码</w:t>
      </w:r>
      <w:r>
        <w:rPr>
          <w:color w:val="auto"/>
          <w:highlight w:val="none"/>
        </w:rPr>
        <w:t>购票</w:t>
      </w:r>
      <w:r>
        <w:rPr>
          <w:rFonts w:hint="eastAsia"/>
          <w:color w:val="auto"/>
          <w:highlight w:val="none"/>
        </w:rPr>
        <w:t>流程</w:t>
      </w:r>
    </w:p>
    <w:p w14:paraId="78A4694D">
      <w:pPr>
        <w:pStyle w:val="41"/>
        <w:rPr>
          <w:color w:val="auto"/>
          <w:highlight w:val="none"/>
        </w:rPr>
      </w:pPr>
      <w:r>
        <w:rPr>
          <w:rFonts w:hint="eastAsia"/>
          <w:color w:val="auto"/>
          <w:highlight w:val="none"/>
        </w:rPr>
        <w:t>TVM 生成支付聚合码：</w:t>
      </w:r>
      <w:r>
        <w:rPr>
          <w:rFonts w:hAnsi="宋体"/>
          <w:color w:val="auto"/>
          <w:highlight w:val="none"/>
        </w:rPr>
        <w:fldChar w:fldCharType="begin"/>
      </w:r>
      <w:r>
        <w:rPr>
          <w:rStyle w:val="66"/>
          <w:rFonts w:hAnsi="宋体"/>
          <w:color w:val="auto"/>
          <w:highlight w:val="none"/>
        </w:rPr>
        <w:instrText xml:space="preserve"> HYPERLINK "https://ip:port/qd_itp/resuestPay/orderNo=xxx&amp;sign=xxxx" </w:instrText>
      </w:r>
      <w:r>
        <w:rPr>
          <w:rFonts w:hAnsi="宋体"/>
          <w:color w:val="auto"/>
          <w:highlight w:val="none"/>
        </w:rPr>
        <w:fldChar w:fldCharType="separate"/>
      </w:r>
      <w:r>
        <w:rPr>
          <w:rStyle w:val="66"/>
          <w:rFonts w:hint="eastAsia" w:hAnsi="宋体"/>
          <w:color w:val="auto"/>
          <w:highlight w:val="none"/>
        </w:rPr>
        <w:t>https://ip:port/qd_itp/resuestPay/orderNo=xxx&amp;sign=xxxx</w:t>
      </w:r>
      <w:r>
        <w:rPr>
          <w:rFonts w:hAnsi="宋体"/>
          <w:color w:val="auto"/>
          <w:highlight w:val="none"/>
        </w:rPr>
        <w:fldChar w:fldCharType="end"/>
      </w:r>
    </w:p>
    <w:p w14:paraId="26068678">
      <w:pPr>
        <w:pStyle w:val="41"/>
        <w:rPr>
          <w:color w:val="auto"/>
          <w:highlight w:val="none"/>
        </w:rPr>
      </w:pPr>
      <w:r>
        <w:rPr>
          <w:rFonts w:hint="eastAsia"/>
          <w:color w:val="auto"/>
          <w:highlight w:val="none"/>
        </w:rPr>
        <w:t>支付渠道需要提供：</w:t>
      </w:r>
    </w:p>
    <w:p w14:paraId="44D0565F">
      <w:pPr>
        <w:pStyle w:val="175"/>
        <w:rPr>
          <w:color w:val="auto"/>
          <w:highlight w:val="none"/>
        </w:rPr>
      </w:pPr>
      <w:r>
        <w:rPr>
          <w:rFonts w:hint="eastAsia"/>
          <w:color w:val="auto"/>
          <w:highlight w:val="none"/>
        </w:rPr>
        <w:t>支付接口。TVM购票生成聚合码，用户扫描二维码进行支付；</w:t>
      </w:r>
    </w:p>
    <w:p w14:paraId="630D4ED9">
      <w:pPr>
        <w:pStyle w:val="175"/>
        <w:rPr>
          <w:color w:val="auto"/>
          <w:highlight w:val="none"/>
        </w:rPr>
      </w:pPr>
      <w:r>
        <w:rPr>
          <w:rFonts w:hint="eastAsia"/>
          <w:color w:val="auto"/>
          <w:highlight w:val="none"/>
        </w:rPr>
        <w:t>查询接口。可以查询用户支付状态。</w:t>
      </w:r>
    </w:p>
    <w:p w14:paraId="4F97CD1E">
      <w:pPr>
        <w:pStyle w:val="223"/>
        <w:numPr>
          <w:ilvl w:val="0"/>
          <w:numId w:val="37"/>
        </w:numPr>
        <w:rPr>
          <w:color w:val="auto"/>
          <w:highlight w:val="none"/>
        </w:rPr>
      </w:pPr>
      <w:bookmarkStart w:id="244" w:name="_Toc514247223"/>
      <w:bookmarkStart w:id="245" w:name="_Toc510036085"/>
      <w:r>
        <w:rPr>
          <w:rFonts w:hint="eastAsia"/>
          <w:color w:val="auto"/>
          <w:highlight w:val="none"/>
        </w:rPr>
        <w:t>扫码</w:t>
      </w:r>
      <w:r>
        <w:rPr>
          <w:color w:val="auto"/>
          <w:highlight w:val="none"/>
        </w:rPr>
        <w:t>充值</w:t>
      </w:r>
      <w:bookmarkEnd w:id="244"/>
      <w:bookmarkEnd w:id="245"/>
    </w:p>
    <w:p w14:paraId="4CAA0830">
      <w:pPr>
        <w:pStyle w:val="202"/>
        <w:numPr>
          <w:ilvl w:val="0"/>
          <w:numId w:val="0"/>
        </w:numPr>
        <w:ind w:left="851"/>
        <w:rPr>
          <w:color w:val="auto"/>
          <w:highlight w:val="none"/>
        </w:rPr>
      </w:pPr>
      <w:r>
        <w:rPr>
          <w:rFonts w:hint="eastAsia"/>
          <w:color w:val="auto"/>
          <w:highlight w:val="none"/>
        </w:rPr>
        <w:t>扫码</w:t>
      </w:r>
      <w:r>
        <w:rPr>
          <w:color w:val="auto"/>
          <w:highlight w:val="none"/>
        </w:rPr>
        <w:t>充值</w:t>
      </w:r>
      <w:r>
        <w:rPr>
          <w:rFonts w:hint="eastAsia"/>
          <w:color w:val="auto"/>
          <w:highlight w:val="none"/>
        </w:rPr>
        <w:t>流程详见图4</w:t>
      </w:r>
      <w:r>
        <w:rPr>
          <w:color w:val="auto"/>
          <w:highlight w:val="none"/>
        </w:rPr>
        <w:t>0</w:t>
      </w:r>
      <w:r>
        <w:rPr>
          <w:rFonts w:hint="eastAsia"/>
          <w:color w:val="auto"/>
          <w:highlight w:val="none"/>
        </w:rPr>
        <w:t>。</w:t>
      </w:r>
    </w:p>
    <w:p w14:paraId="7C8969BA">
      <w:pPr>
        <w:rPr>
          <w:color w:val="auto"/>
          <w:highlight w:val="none"/>
        </w:rPr>
      </w:pPr>
      <w:r>
        <w:rPr>
          <w:color w:val="auto"/>
          <w:highlight w:val="none"/>
          <w:lang/>
        </w:rPr>
        <w:drawing>
          <wp:inline distT="0" distB="0" distL="114300" distR="114300">
            <wp:extent cx="5278755" cy="4493895"/>
            <wp:effectExtent l="0" t="0" r="4445" b="0"/>
            <wp:docPr id="4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3"/>
                    <pic:cNvPicPr>
                      <a:picLocks noChangeAspect="1"/>
                    </pic:cNvPicPr>
                  </pic:nvPicPr>
                  <pic:blipFill>
                    <a:blip r:embed="rId57"/>
                    <a:stretch>
                      <a:fillRect/>
                    </a:stretch>
                  </pic:blipFill>
                  <pic:spPr>
                    <a:xfrm>
                      <a:off x="0" y="0"/>
                      <a:ext cx="5278755" cy="4493895"/>
                    </a:xfrm>
                    <a:prstGeom prst="rect">
                      <a:avLst/>
                    </a:prstGeom>
                    <a:noFill/>
                    <a:ln>
                      <a:noFill/>
                    </a:ln>
                  </pic:spPr>
                </pic:pic>
              </a:graphicData>
            </a:graphic>
          </wp:inline>
        </w:drawing>
      </w:r>
    </w:p>
    <w:p w14:paraId="60C30CCA">
      <w:pPr>
        <w:pStyle w:val="270"/>
        <w:rPr>
          <w:color w:val="auto"/>
          <w:highlight w:val="none"/>
        </w:rPr>
      </w:pPr>
      <w:r>
        <w:rPr>
          <w:rFonts w:hint="eastAsia"/>
          <w:color w:val="auto"/>
          <w:highlight w:val="none"/>
        </w:rPr>
        <w:t>扫码</w:t>
      </w:r>
      <w:r>
        <w:rPr>
          <w:color w:val="auto"/>
          <w:highlight w:val="none"/>
        </w:rPr>
        <w:t>充值</w:t>
      </w:r>
      <w:r>
        <w:rPr>
          <w:rFonts w:hint="eastAsia"/>
          <w:color w:val="auto"/>
          <w:highlight w:val="none"/>
        </w:rPr>
        <w:t>流程</w:t>
      </w:r>
    </w:p>
    <w:p w14:paraId="57C8524B">
      <w:pPr>
        <w:pStyle w:val="41"/>
        <w:rPr>
          <w:color w:val="auto"/>
          <w:highlight w:val="none"/>
        </w:rPr>
      </w:pPr>
      <w:r>
        <w:rPr>
          <w:rFonts w:hint="eastAsia"/>
          <w:color w:val="auto"/>
          <w:highlight w:val="none"/>
        </w:rPr>
        <w:t>支付渠道需要提供：</w:t>
      </w:r>
    </w:p>
    <w:p w14:paraId="57EF375C">
      <w:pPr>
        <w:pStyle w:val="202"/>
        <w:rPr>
          <w:color w:val="auto"/>
          <w:highlight w:val="none"/>
        </w:rPr>
      </w:pPr>
      <w:r>
        <w:rPr>
          <w:rFonts w:hint="eastAsia"/>
          <w:color w:val="auto"/>
          <w:highlight w:val="none"/>
        </w:rPr>
        <w:t>支付接口。TVM购票生成聚合码，用户扫描二维码进行支付；</w:t>
      </w:r>
    </w:p>
    <w:p w14:paraId="02E0E9E6">
      <w:pPr>
        <w:pStyle w:val="202"/>
        <w:rPr>
          <w:color w:val="auto"/>
          <w:highlight w:val="none"/>
        </w:rPr>
      </w:pPr>
      <w:r>
        <w:rPr>
          <w:rFonts w:hint="eastAsia"/>
          <w:color w:val="auto"/>
          <w:highlight w:val="none"/>
        </w:rPr>
        <w:t>查询接口。可以查询用户支付状态。</w:t>
      </w:r>
    </w:p>
    <w:p w14:paraId="72CC3CD3">
      <w:pPr>
        <w:pStyle w:val="146"/>
        <w:spacing w:before="156" w:after="156"/>
        <w:rPr>
          <w:color w:val="auto"/>
          <w:highlight w:val="none"/>
        </w:rPr>
      </w:pPr>
      <w:bookmarkStart w:id="246" w:name="_Toc514247224"/>
      <w:r>
        <w:rPr>
          <w:color w:val="auto"/>
          <w:highlight w:val="none"/>
        </w:rPr>
        <w:t>BOM</w:t>
      </w:r>
      <w:r>
        <w:rPr>
          <w:rFonts w:hint="eastAsia"/>
          <w:color w:val="auto"/>
          <w:highlight w:val="none"/>
        </w:rPr>
        <w:t>非现金业务</w:t>
      </w:r>
      <w:bookmarkEnd w:id="246"/>
    </w:p>
    <w:p w14:paraId="0992768A">
      <w:pPr>
        <w:pStyle w:val="41"/>
        <w:rPr>
          <w:color w:val="auto"/>
          <w:highlight w:val="none"/>
        </w:rPr>
      </w:pPr>
      <w:r>
        <w:rPr>
          <w:color w:val="auto"/>
          <w:highlight w:val="none"/>
        </w:rPr>
        <w:t>BOM</w:t>
      </w:r>
      <w:r>
        <w:rPr>
          <w:rFonts w:hint="eastAsia"/>
          <w:color w:val="auto"/>
          <w:highlight w:val="none"/>
        </w:rPr>
        <w:t>非现金业务流程详见图4</w:t>
      </w:r>
      <w:r>
        <w:rPr>
          <w:color w:val="auto"/>
          <w:highlight w:val="none"/>
        </w:rPr>
        <w:t>1</w:t>
      </w:r>
      <w:r>
        <w:rPr>
          <w:rFonts w:hint="eastAsia"/>
          <w:color w:val="auto"/>
          <w:highlight w:val="none"/>
        </w:rPr>
        <w:t>。</w:t>
      </w:r>
    </w:p>
    <w:p w14:paraId="6DF6C4CE">
      <w:pPr>
        <w:rPr>
          <w:color w:val="auto"/>
          <w:highlight w:val="none"/>
        </w:rPr>
      </w:pPr>
      <w:r>
        <w:rPr>
          <w:color w:val="auto"/>
          <w:highlight w:val="none"/>
          <w:lang/>
        </w:rPr>
        <w:drawing>
          <wp:inline distT="0" distB="0" distL="114300" distR="114300">
            <wp:extent cx="5278755" cy="3304540"/>
            <wp:effectExtent l="0" t="0" r="4445" b="0"/>
            <wp:docPr id="4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4"/>
                    <pic:cNvPicPr>
                      <a:picLocks noChangeAspect="1"/>
                    </pic:cNvPicPr>
                  </pic:nvPicPr>
                  <pic:blipFill>
                    <a:blip r:embed="rId58"/>
                    <a:stretch>
                      <a:fillRect/>
                    </a:stretch>
                  </pic:blipFill>
                  <pic:spPr>
                    <a:xfrm>
                      <a:off x="0" y="0"/>
                      <a:ext cx="5278755" cy="3304540"/>
                    </a:xfrm>
                    <a:prstGeom prst="rect">
                      <a:avLst/>
                    </a:prstGeom>
                    <a:noFill/>
                    <a:ln>
                      <a:noFill/>
                    </a:ln>
                  </pic:spPr>
                </pic:pic>
              </a:graphicData>
            </a:graphic>
          </wp:inline>
        </w:drawing>
      </w:r>
    </w:p>
    <w:p w14:paraId="6B152ED4">
      <w:pPr>
        <w:pStyle w:val="270"/>
        <w:rPr>
          <w:color w:val="auto"/>
          <w:highlight w:val="none"/>
        </w:rPr>
      </w:pPr>
      <w:r>
        <w:rPr>
          <w:color w:val="auto"/>
          <w:highlight w:val="none"/>
        </w:rPr>
        <w:t>BOM</w:t>
      </w:r>
      <w:r>
        <w:rPr>
          <w:rFonts w:hint="eastAsia"/>
          <w:color w:val="auto"/>
          <w:highlight w:val="none"/>
        </w:rPr>
        <w:t>非现金业务流程</w:t>
      </w:r>
    </w:p>
    <w:p w14:paraId="2C5B637C">
      <w:pPr>
        <w:pStyle w:val="41"/>
        <w:rPr>
          <w:color w:val="auto"/>
          <w:highlight w:val="none"/>
        </w:rPr>
      </w:pPr>
      <w:r>
        <w:rPr>
          <w:rFonts w:hint="eastAsia"/>
          <w:color w:val="auto"/>
          <w:highlight w:val="none"/>
        </w:rPr>
        <w:t>支付渠道需要提供：</w:t>
      </w:r>
    </w:p>
    <w:p w14:paraId="1732B220">
      <w:pPr>
        <w:pStyle w:val="175"/>
        <w:rPr>
          <w:color w:val="auto"/>
          <w:highlight w:val="none"/>
        </w:rPr>
      </w:pPr>
      <w:r>
        <w:rPr>
          <w:rFonts w:hint="eastAsia"/>
          <w:color w:val="auto"/>
          <w:highlight w:val="none"/>
        </w:rPr>
        <w:t>支付接口。</w:t>
      </w:r>
      <w:r>
        <w:rPr>
          <w:color w:val="auto"/>
          <w:highlight w:val="none"/>
        </w:rPr>
        <w:t>BOM</w:t>
      </w:r>
      <w:r>
        <w:rPr>
          <w:rFonts w:hint="eastAsia"/>
          <w:color w:val="auto"/>
          <w:highlight w:val="none"/>
        </w:rPr>
        <w:t>需要互联网方式支付的业务，需要调用支付渠道的支付接口；</w:t>
      </w:r>
    </w:p>
    <w:p w14:paraId="5AB9D6B3">
      <w:pPr>
        <w:pStyle w:val="175"/>
        <w:rPr>
          <w:color w:val="auto"/>
          <w:highlight w:val="none"/>
        </w:rPr>
      </w:pPr>
      <w:r>
        <w:rPr>
          <w:rFonts w:hint="eastAsia"/>
          <w:color w:val="auto"/>
          <w:highlight w:val="none"/>
        </w:rPr>
        <w:t>查询接口。可以查询用户支付状态。</w:t>
      </w:r>
    </w:p>
    <w:p w14:paraId="794A9410">
      <w:pPr>
        <w:pStyle w:val="147"/>
        <w:spacing w:before="156" w:after="156"/>
        <w:rPr>
          <w:color w:val="auto"/>
          <w:highlight w:val="none"/>
        </w:rPr>
      </w:pPr>
      <w:bookmarkStart w:id="247" w:name="_Toc514247225"/>
      <w:bookmarkStart w:id="248" w:name="_Toc522489315"/>
      <w:r>
        <w:rPr>
          <w:rFonts w:hint="eastAsia"/>
          <w:color w:val="auto"/>
          <w:highlight w:val="none"/>
        </w:rPr>
        <w:t>支付渠道提供接口要求</w:t>
      </w:r>
      <w:bookmarkEnd w:id="247"/>
      <w:bookmarkEnd w:id="248"/>
    </w:p>
    <w:p w14:paraId="0A7088D7">
      <w:pPr>
        <w:pStyle w:val="41"/>
        <w:rPr>
          <w:color w:val="auto"/>
          <w:highlight w:val="none"/>
        </w:rPr>
      </w:pPr>
      <w:r>
        <w:rPr>
          <w:rFonts w:hint="eastAsia"/>
          <w:color w:val="auto"/>
          <w:highlight w:val="none"/>
        </w:rPr>
        <w:t>每个接口中至少包括但不限于以下要求。</w:t>
      </w:r>
    </w:p>
    <w:p w14:paraId="4E700970">
      <w:pPr>
        <w:pStyle w:val="146"/>
        <w:spacing w:before="156" w:after="156"/>
        <w:rPr>
          <w:color w:val="auto"/>
          <w:highlight w:val="none"/>
        </w:rPr>
      </w:pPr>
      <w:bookmarkStart w:id="249" w:name="_Toc514247226"/>
      <w:r>
        <w:rPr>
          <w:rFonts w:hint="eastAsia"/>
          <w:color w:val="auto"/>
          <w:highlight w:val="none"/>
        </w:rPr>
        <w:t>接口要求</w:t>
      </w:r>
      <w:bookmarkEnd w:id="249"/>
    </w:p>
    <w:p w14:paraId="32ADB8E4">
      <w:pPr>
        <w:pStyle w:val="175"/>
        <w:rPr>
          <w:color w:val="auto"/>
          <w:highlight w:val="none"/>
        </w:rPr>
      </w:pPr>
      <w:bookmarkStart w:id="250" w:name="_Toc514247227"/>
      <w:r>
        <w:rPr>
          <w:rFonts w:hint="eastAsia"/>
          <w:color w:val="auto"/>
          <w:highlight w:val="none"/>
        </w:rPr>
        <w:t>接口名称</w:t>
      </w:r>
      <w:bookmarkEnd w:id="250"/>
    </w:p>
    <w:p w14:paraId="410604FF">
      <w:pPr>
        <w:pStyle w:val="41"/>
        <w:rPr>
          <w:color w:val="auto"/>
          <w:highlight w:val="none"/>
        </w:rPr>
      </w:pPr>
      <w:r>
        <w:rPr>
          <w:rFonts w:hint="eastAsia"/>
          <w:color w:val="auto"/>
          <w:highlight w:val="none"/>
        </w:rPr>
        <w:t>例如：签约接口</w:t>
      </w:r>
    </w:p>
    <w:p w14:paraId="5BCC01A7">
      <w:pPr>
        <w:pStyle w:val="175"/>
        <w:rPr>
          <w:color w:val="auto"/>
          <w:highlight w:val="none"/>
        </w:rPr>
      </w:pPr>
      <w:bookmarkStart w:id="251" w:name="_Toc514247228"/>
      <w:r>
        <w:rPr>
          <w:rFonts w:hint="eastAsia"/>
          <w:color w:val="auto"/>
          <w:highlight w:val="none"/>
        </w:rPr>
        <w:t>请求地址</w:t>
      </w:r>
      <w:bookmarkEnd w:id="251"/>
    </w:p>
    <w:p w14:paraId="64D49F42">
      <w:pPr>
        <w:pStyle w:val="41"/>
        <w:rPr>
          <w:color w:val="auto"/>
          <w:highlight w:val="none"/>
        </w:rPr>
      </w:pPr>
      <w:r>
        <w:rPr>
          <w:rFonts w:hint="eastAsia"/>
          <w:color w:val="auto"/>
          <w:highlight w:val="none"/>
        </w:rPr>
        <w:t>环境描述：测试环境／正式环境</w:t>
      </w:r>
    </w:p>
    <w:p w14:paraId="79637FEE">
      <w:pPr>
        <w:pStyle w:val="41"/>
        <w:rPr>
          <w:color w:val="auto"/>
          <w:highlight w:val="none"/>
        </w:rPr>
      </w:pPr>
      <w:r>
        <w:rPr>
          <w:color w:val="auto"/>
          <w:highlight w:val="none"/>
        </w:rPr>
        <w:t>HTTPS</w:t>
      </w:r>
      <w:r>
        <w:rPr>
          <w:rFonts w:hint="eastAsia"/>
          <w:color w:val="auto"/>
          <w:highlight w:val="none"/>
        </w:rPr>
        <w:t>请求地址：</w:t>
      </w:r>
      <w:r>
        <w:rPr>
          <w:rFonts w:hAnsi="宋体"/>
          <w:color w:val="auto"/>
          <w:highlight w:val="none"/>
        </w:rPr>
        <w:fldChar w:fldCharType="begin"/>
      </w:r>
      <w:r>
        <w:rPr>
          <w:rStyle w:val="66"/>
          <w:rFonts w:hAnsi="宋体"/>
          <w:color w:val="auto"/>
          <w:highlight w:val="none"/>
        </w:rPr>
        <w:instrText xml:space="preserve"> HYPERLINK "https://IP" </w:instrText>
      </w:r>
      <w:r>
        <w:rPr>
          <w:rFonts w:hAnsi="宋体"/>
          <w:color w:val="auto"/>
          <w:highlight w:val="none"/>
        </w:rPr>
        <w:fldChar w:fldCharType="separate"/>
      </w:r>
      <w:r>
        <w:rPr>
          <w:rStyle w:val="66"/>
          <w:rFonts w:hint="eastAsia" w:hAnsi="宋体"/>
          <w:color w:val="auto"/>
          <w:highlight w:val="none"/>
        </w:rPr>
        <w:t>h</w:t>
      </w:r>
      <w:r>
        <w:rPr>
          <w:rStyle w:val="66"/>
          <w:rFonts w:hAnsi="宋体"/>
          <w:color w:val="auto"/>
          <w:highlight w:val="none"/>
        </w:rPr>
        <w:t>ttps://IP</w:t>
      </w:r>
      <w:r>
        <w:rPr>
          <w:rFonts w:hAnsi="宋体"/>
          <w:color w:val="auto"/>
          <w:highlight w:val="none"/>
        </w:rPr>
        <w:fldChar w:fldCharType="end"/>
      </w:r>
      <w:r>
        <w:rPr>
          <w:rFonts w:hint="eastAsia"/>
          <w:color w:val="auto"/>
          <w:highlight w:val="none"/>
        </w:rPr>
        <w:t>地址或域名／****.do</w:t>
      </w:r>
    </w:p>
    <w:p w14:paraId="2D2E4144">
      <w:pPr>
        <w:pStyle w:val="175"/>
        <w:rPr>
          <w:color w:val="auto"/>
          <w:highlight w:val="none"/>
        </w:rPr>
      </w:pPr>
      <w:bookmarkStart w:id="252" w:name="_Toc514247229"/>
      <w:r>
        <w:rPr>
          <w:rFonts w:hint="eastAsia"/>
          <w:color w:val="auto"/>
          <w:highlight w:val="none"/>
        </w:rPr>
        <w:t>请求</w:t>
      </w:r>
      <w:r>
        <w:rPr>
          <w:color w:val="auto"/>
          <w:highlight w:val="none"/>
        </w:rPr>
        <w:t>参数</w:t>
      </w:r>
      <w:bookmarkEnd w:id="252"/>
    </w:p>
    <w:p w14:paraId="51DC2879">
      <w:pPr>
        <w:pStyle w:val="41"/>
        <w:rPr>
          <w:color w:val="auto"/>
          <w:highlight w:val="none"/>
        </w:rPr>
      </w:pPr>
      <w:r>
        <w:rPr>
          <w:rFonts w:hint="eastAsia"/>
          <w:color w:val="auto"/>
          <w:highlight w:val="none"/>
        </w:rPr>
        <w:t>包括不限于，参数字段、类型、是否必填、最大长度、描述</w:t>
      </w:r>
      <w:r>
        <w:rPr>
          <w:color w:val="auto"/>
          <w:highlight w:val="none"/>
        </w:rPr>
        <w:t>、</w:t>
      </w:r>
      <w:r>
        <w:rPr>
          <w:rFonts w:hint="eastAsia"/>
          <w:color w:val="auto"/>
          <w:highlight w:val="none"/>
        </w:rPr>
        <w:t>示例值，详见表3</w:t>
      </w:r>
      <w:r>
        <w:rPr>
          <w:color w:val="auto"/>
          <w:highlight w:val="none"/>
        </w:rPr>
        <w:t>5</w:t>
      </w:r>
      <w:r>
        <w:rPr>
          <w:rFonts w:hint="eastAsia"/>
          <w:color w:val="auto"/>
          <w:highlight w:val="none"/>
        </w:rPr>
        <w:t>。</w:t>
      </w:r>
    </w:p>
    <w:p w14:paraId="560B36F0">
      <w:pPr>
        <w:pStyle w:val="160"/>
        <w:rPr>
          <w:color w:val="auto"/>
          <w:highlight w:val="none"/>
          <w:lang/>
        </w:rPr>
      </w:pPr>
      <w:r>
        <w:rPr>
          <w:rFonts w:hint="eastAsia"/>
          <w:color w:val="auto"/>
          <w:highlight w:val="none"/>
        </w:rPr>
        <w:t>请求参数信息</w:t>
      </w:r>
    </w:p>
    <w:tbl>
      <w:tblPr>
        <w:tblStyle w:val="5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5"/>
        <w:gridCol w:w="1705"/>
      </w:tblGrid>
      <w:tr w14:paraId="55068CCE">
        <w:trPr>
          <w:wBefore w:w="0" w:type="dxa"/>
          <w:trHeight w:val="353" w:hRule="atLeast"/>
        </w:trPr>
        <w:tc>
          <w:tcPr>
            <w:tcW w:w="1704" w:type="dxa"/>
            <w:noWrap w:val="0"/>
            <w:vAlign w:val="top"/>
          </w:tcPr>
          <w:p w14:paraId="4C58BD54">
            <w:pPr>
              <w:rPr>
                <w:rFonts w:ascii="宋体" w:hAnsi="宋体"/>
                <w:color w:val="auto"/>
                <w:sz w:val="18"/>
                <w:szCs w:val="18"/>
                <w:highlight w:val="none"/>
              </w:rPr>
            </w:pPr>
            <w:r>
              <w:rPr>
                <w:rFonts w:hint="eastAsia" w:ascii="宋体" w:hAnsi="宋体"/>
                <w:color w:val="auto"/>
                <w:sz w:val="18"/>
                <w:szCs w:val="18"/>
                <w:highlight w:val="none"/>
              </w:rPr>
              <w:t>参数</w:t>
            </w:r>
          </w:p>
        </w:tc>
        <w:tc>
          <w:tcPr>
            <w:tcW w:w="1704" w:type="dxa"/>
            <w:noWrap w:val="0"/>
            <w:vAlign w:val="top"/>
          </w:tcPr>
          <w:p w14:paraId="5A296B2E">
            <w:pPr>
              <w:rPr>
                <w:rFonts w:ascii="宋体" w:hAnsi="宋体"/>
                <w:color w:val="auto"/>
                <w:sz w:val="18"/>
                <w:szCs w:val="18"/>
                <w:highlight w:val="none"/>
              </w:rPr>
            </w:pPr>
            <w:r>
              <w:rPr>
                <w:rFonts w:hint="eastAsia" w:ascii="宋体" w:hAnsi="宋体"/>
                <w:color w:val="auto"/>
                <w:sz w:val="18"/>
                <w:szCs w:val="18"/>
                <w:highlight w:val="none"/>
              </w:rPr>
              <w:t>类型</w:t>
            </w:r>
          </w:p>
        </w:tc>
        <w:tc>
          <w:tcPr>
            <w:tcW w:w="1704" w:type="dxa"/>
            <w:noWrap w:val="0"/>
            <w:vAlign w:val="top"/>
          </w:tcPr>
          <w:p w14:paraId="444EF76D">
            <w:pPr>
              <w:rPr>
                <w:rFonts w:ascii="宋体" w:hAnsi="宋体"/>
                <w:color w:val="auto"/>
                <w:sz w:val="18"/>
                <w:szCs w:val="18"/>
                <w:highlight w:val="none"/>
              </w:rPr>
            </w:pPr>
            <w:r>
              <w:rPr>
                <w:rFonts w:hint="eastAsia" w:ascii="宋体" w:hAnsi="宋体"/>
                <w:color w:val="auto"/>
                <w:sz w:val="18"/>
                <w:szCs w:val="18"/>
                <w:highlight w:val="none"/>
              </w:rPr>
              <w:t>是否必填</w:t>
            </w:r>
          </w:p>
        </w:tc>
        <w:tc>
          <w:tcPr>
            <w:tcW w:w="1705" w:type="dxa"/>
            <w:noWrap w:val="0"/>
            <w:vAlign w:val="top"/>
          </w:tcPr>
          <w:p w14:paraId="4464C7AE">
            <w:pPr>
              <w:rPr>
                <w:rFonts w:ascii="宋体" w:hAnsi="宋体"/>
                <w:color w:val="auto"/>
                <w:sz w:val="18"/>
                <w:szCs w:val="18"/>
                <w:highlight w:val="none"/>
              </w:rPr>
            </w:pPr>
            <w:r>
              <w:rPr>
                <w:rFonts w:hint="eastAsia" w:ascii="宋体" w:hAnsi="宋体"/>
                <w:color w:val="auto"/>
                <w:sz w:val="18"/>
                <w:szCs w:val="18"/>
                <w:highlight w:val="none"/>
              </w:rPr>
              <w:t>最大长度</w:t>
            </w:r>
          </w:p>
        </w:tc>
        <w:tc>
          <w:tcPr>
            <w:tcW w:w="1705" w:type="dxa"/>
            <w:noWrap w:val="0"/>
            <w:vAlign w:val="top"/>
          </w:tcPr>
          <w:p w14:paraId="0E2B7457">
            <w:pPr>
              <w:rPr>
                <w:rFonts w:ascii="宋体" w:hAnsi="宋体"/>
                <w:color w:val="auto"/>
                <w:sz w:val="18"/>
                <w:szCs w:val="18"/>
                <w:highlight w:val="none"/>
              </w:rPr>
            </w:pPr>
            <w:r>
              <w:rPr>
                <w:rFonts w:hint="eastAsia" w:ascii="宋体" w:hAnsi="宋体"/>
                <w:color w:val="auto"/>
                <w:sz w:val="18"/>
                <w:szCs w:val="18"/>
                <w:highlight w:val="none"/>
              </w:rPr>
              <w:t>描述</w:t>
            </w:r>
          </w:p>
        </w:tc>
      </w:tr>
      <w:tr w14:paraId="260409CC">
        <w:trPr>
          <w:wBefore w:w="0" w:type="dxa"/>
          <w:trHeight w:val="255" w:hRule="atLeast"/>
        </w:trPr>
        <w:tc>
          <w:tcPr>
            <w:tcW w:w="1704" w:type="dxa"/>
            <w:noWrap w:val="0"/>
            <w:vAlign w:val="top"/>
          </w:tcPr>
          <w:p w14:paraId="679D73EC">
            <w:pPr>
              <w:rPr>
                <w:rFonts w:ascii="宋体" w:hAnsi="宋体"/>
                <w:color w:val="auto"/>
                <w:sz w:val="18"/>
                <w:szCs w:val="18"/>
                <w:highlight w:val="none"/>
              </w:rPr>
            </w:pPr>
            <w:r>
              <w:rPr>
                <w:rFonts w:ascii="宋体" w:hAnsi="宋体"/>
                <w:color w:val="auto"/>
                <w:sz w:val="18"/>
                <w:szCs w:val="18"/>
                <w:highlight w:val="none"/>
              </w:rPr>
              <w:t>A</w:t>
            </w:r>
            <w:r>
              <w:rPr>
                <w:rFonts w:hint="eastAsia" w:ascii="宋体" w:hAnsi="宋体"/>
                <w:color w:val="auto"/>
                <w:sz w:val="18"/>
                <w:szCs w:val="18"/>
                <w:highlight w:val="none"/>
              </w:rPr>
              <w:t>pp-id</w:t>
            </w:r>
          </w:p>
        </w:tc>
        <w:tc>
          <w:tcPr>
            <w:tcW w:w="1704" w:type="dxa"/>
            <w:noWrap w:val="0"/>
            <w:vAlign w:val="top"/>
          </w:tcPr>
          <w:p w14:paraId="1AB5D425">
            <w:pPr>
              <w:rPr>
                <w:rFonts w:ascii="宋体" w:hAnsi="宋体"/>
                <w:color w:val="auto"/>
                <w:sz w:val="18"/>
                <w:szCs w:val="18"/>
                <w:highlight w:val="none"/>
              </w:rPr>
            </w:pPr>
            <w:r>
              <w:rPr>
                <w:rFonts w:ascii="宋体" w:hAnsi="宋体"/>
                <w:color w:val="auto"/>
                <w:sz w:val="18"/>
                <w:szCs w:val="18"/>
                <w:highlight w:val="none"/>
              </w:rPr>
              <w:t>String</w:t>
            </w:r>
          </w:p>
        </w:tc>
        <w:tc>
          <w:tcPr>
            <w:tcW w:w="1704" w:type="dxa"/>
            <w:noWrap w:val="0"/>
            <w:vAlign w:val="top"/>
          </w:tcPr>
          <w:p w14:paraId="1E0C788F">
            <w:pPr>
              <w:rPr>
                <w:rFonts w:ascii="宋体" w:hAnsi="宋体"/>
                <w:color w:val="auto"/>
                <w:sz w:val="18"/>
                <w:szCs w:val="18"/>
                <w:highlight w:val="none"/>
              </w:rPr>
            </w:pPr>
            <w:r>
              <w:rPr>
                <w:rFonts w:hint="eastAsia" w:ascii="宋体" w:hAnsi="宋体"/>
                <w:color w:val="auto"/>
                <w:sz w:val="18"/>
                <w:szCs w:val="18"/>
                <w:highlight w:val="none"/>
              </w:rPr>
              <w:t>是</w:t>
            </w:r>
          </w:p>
        </w:tc>
        <w:tc>
          <w:tcPr>
            <w:tcW w:w="1705" w:type="dxa"/>
            <w:noWrap w:val="0"/>
            <w:vAlign w:val="top"/>
          </w:tcPr>
          <w:p w14:paraId="08E47009">
            <w:pPr>
              <w:rPr>
                <w:rFonts w:ascii="宋体" w:hAnsi="宋体"/>
                <w:color w:val="auto"/>
                <w:sz w:val="18"/>
                <w:szCs w:val="18"/>
                <w:highlight w:val="none"/>
              </w:rPr>
            </w:pPr>
            <w:r>
              <w:rPr>
                <w:rFonts w:hint="eastAsia" w:ascii="宋体" w:hAnsi="宋体"/>
                <w:color w:val="auto"/>
                <w:sz w:val="18"/>
                <w:szCs w:val="18"/>
                <w:highlight w:val="none"/>
              </w:rPr>
              <w:t>32</w:t>
            </w:r>
          </w:p>
        </w:tc>
        <w:tc>
          <w:tcPr>
            <w:tcW w:w="1705" w:type="dxa"/>
            <w:noWrap w:val="0"/>
            <w:vAlign w:val="top"/>
          </w:tcPr>
          <w:p w14:paraId="10A35E67">
            <w:pPr>
              <w:rPr>
                <w:rFonts w:ascii="宋体" w:hAnsi="宋体"/>
                <w:color w:val="auto"/>
                <w:sz w:val="18"/>
                <w:szCs w:val="18"/>
                <w:highlight w:val="none"/>
              </w:rPr>
            </w:pPr>
            <w:r>
              <w:rPr>
                <w:rFonts w:hint="eastAsia" w:ascii="宋体" w:hAnsi="宋体"/>
                <w:color w:val="auto"/>
                <w:sz w:val="18"/>
                <w:szCs w:val="18"/>
                <w:highlight w:val="none"/>
              </w:rPr>
              <w:t>支付渠道分配给开发者的应用id</w:t>
            </w:r>
          </w:p>
        </w:tc>
      </w:tr>
    </w:tbl>
    <w:p w14:paraId="1DCB3226">
      <w:pPr>
        <w:pStyle w:val="175"/>
        <w:rPr>
          <w:color w:val="auto"/>
          <w:highlight w:val="none"/>
        </w:rPr>
      </w:pPr>
      <w:bookmarkStart w:id="253" w:name="_Toc514247230"/>
      <w:r>
        <w:rPr>
          <w:color w:val="auto"/>
          <w:highlight w:val="none"/>
        </w:rPr>
        <w:t>响应参数</w:t>
      </w:r>
      <w:bookmarkEnd w:id="253"/>
    </w:p>
    <w:p w14:paraId="0A3E0377">
      <w:pPr>
        <w:rPr>
          <w:color w:val="auto"/>
          <w:highlight w:val="none"/>
        </w:rPr>
      </w:pPr>
      <w:r>
        <w:rPr>
          <w:rFonts w:hint="eastAsia"/>
          <w:color w:val="auto"/>
          <w:highlight w:val="none"/>
        </w:rPr>
        <w:t>包括不限于：参数字段、类型、是否必填、最大长度、描述、示例值，详见表3</w:t>
      </w:r>
      <w:r>
        <w:rPr>
          <w:color w:val="auto"/>
          <w:highlight w:val="none"/>
        </w:rPr>
        <w:t>6</w:t>
      </w:r>
      <w:r>
        <w:rPr>
          <w:rFonts w:hint="eastAsia"/>
          <w:color w:val="auto"/>
          <w:highlight w:val="none"/>
        </w:rPr>
        <w:t>。</w:t>
      </w:r>
    </w:p>
    <w:p w14:paraId="468CFA61">
      <w:pPr>
        <w:pStyle w:val="160"/>
        <w:rPr>
          <w:color w:val="auto"/>
          <w:highlight w:val="none"/>
        </w:rPr>
      </w:pPr>
      <w:r>
        <w:rPr>
          <w:rFonts w:hint="eastAsia"/>
          <w:color w:val="auto"/>
          <w:highlight w:val="none"/>
        </w:rPr>
        <w:t>相应参数信息</w:t>
      </w:r>
    </w:p>
    <w:tbl>
      <w:tblPr>
        <w:tblStyle w:val="5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1"/>
        <w:gridCol w:w="1478"/>
        <w:gridCol w:w="1407"/>
        <w:gridCol w:w="1408"/>
        <w:gridCol w:w="1408"/>
        <w:gridCol w:w="1360"/>
      </w:tblGrid>
      <w:tr w14:paraId="748A644E">
        <w:trPr>
          <w:wBefore w:w="0" w:type="dxa"/>
          <w:trHeight w:val="353" w:hRule="atLeast"/>
        </w:trPr>
        <w:tc>
          <w:tcPr>
            <w:tcW w:w="1461" w:type="dxa"/>
            <w:noWrap w:val="0"/>
            <w:vAlign w:val="top"/>
          </w:tcPr>
          <w:p w14:paraId="779E315D">
            <w:pPr>
              <w:rPr>
                <w:rFonts w:ascii="宋体" w:hAnsi="宋体"/>
                <w:color w:val="auto"/>
                <w:sz w:val="18"/>
                <w:szCs w:val="18"/>
                <w:highlight w:val="none"/>
              </w:rPr>
            </w:pPr>
            <w:r>
              <w:rPr>
                <w:rFonts w:hint="eastAsia" w:ascii="宋体" w:hAnsi="宋体"/>
                <w:color w:val="auto"/>
                <w:sz w:val="18"/>
                <w:szCs w:val="18"/>
                <w:highlight w:val="none"/>
              </w:rPr>
              <w:t>参数</w:t>
            </w:r>
          </w:p>
        </w:tc>
        <w:tc>
          <w:tcPr>
            <w:tcW w:w="1478" w:type="dxa"/>
            <w:noWrap w:val="0"/>
            <w:vAlign w:val="top"/>
          </w:tcPr>
          <w:p w14:paraId="4743E7FA">
            <w:pPr>
              <w:rPr>
                <w:rFonts w:ascii="宋体" w:hAnsi="宋体"/>
                <w:color w:val="auto"/>
                <w:sz w:val="18"/>
                <w:szCs w:val="18"/>
                <w:highlight w:val="none"/>
              </w:rPr>
            </w:pPr>
            <w:r>
              <w:rPr>
                <w:rFonts w:hint="eastAsia" w:ascii="宋体" w:hAnsi="宋体"/>
                <w:color w:val="auto"/>
                <w:sz w:val="18"/>
                <w:szCs w:val="18"/>
                <w:highlight w:val="none"/>
              </w:rPr>
              <w:t>类型</w:t>
            </w:r>
          </w:p>
        </w:tc>
        <w:tc>
          <w:tcPr>
            <w:tcW w:w="1407" w:type="dxa"/>
            <w:noWrap w:val="0"/>
            <w:vAlign w:val="top"/>
          </w:tcPr>
          <w:p w14:paraId="6675F366">
            <w:pPr>
              <w:rPr>
                <w:rFonts w:ascii="宋体" w:hAnsi="宋体"/>
                <w:color w:val="auto"/>
                <w:sz w:val="18"/>
                <w:szCs w:val="18"/>
                <w:highlight w:val="none"/>
              </w:rPr>
            </w:pPr>
            <w:r>
              <w:rPr>
                <w:rFonts w:hint="eastAsia" w:ascii="宋体" w:hAnsi="宋体"/>
                <w:color w:val="auto"/>
                <w:sz w:val="18"/>
                <w:szCs w:val="18"/>
                <w:highlight w:val="none"/>
              </w:rPr>
              <w:t>是否必填</w:t>
            </w:r>
          </w:p>
        </w:tc>
        <w:tc>
          <w:tcPr>
            <w:tcW w:w="1408" w:type="dxa"/>
            <w:noWrap w:val="0"/>
            <w:vAlign w:val="top"/>
          </w:tcPr>
          <w:p w14:paraId="0C69ED13">
            <w:pPr>
              <w:rPr>
                <w:rFonts w:ascii="宋体" w:hAnsi="宋体"/>
                <w:color w:val="auto"/>
                <w:sz w:val="18"/>
                <w:szCs w:val="18"/>
                <w:highlight w:val="none"/>
              </w:rPr>
            </w:pPr>
            <w:r>
              <w:rPr>
                <w:rFonts w:hint="eastAsia" w:ascii="宋体" w:hAnsi="宋体"/>
                <w:color w:val="auto"/>
                <w:sz w:val="18"/>
                <w:szCs w:val="18"/>
                <w:highlight w:val="none"/>
              </w:rPr>
              <w:t>最大长度</w:t>
            </w:r>
          </w:p>
        </w:tc>
        <w:tc>
          <w:tcPr>
            <w:tcW w:w="1408" w:type="dxa"/>
            <w:noWrap w:val="0"/>
            <w:vAlign w:val="top"/>
          </w:tcPr>
          <w:p w14:paraId="722F91D3">
            <w:pPr>
              <w:rPr>
                <w:rFonts w:ascii="宋体" w:hAnsi="宋体"/>
                <w:color w:val="auto"/>
                <w:sz w:val="18"/>
                <w:szCs w:val="18"/>
                <w:highlight w:val="none"/>
              </w:rPr>
            </w:pPr>
            <w:r>
              <w:rPr>
                <w:rFonts w:hint="eastAsia" w:ascii="宋体" w:hAnsi="宋体"/>
                <w:color w:val="auto"/>
                <w:sz w:val="18"/>
                <w:szCs w:val="18"/>
                <w:highlight w:val="none"/>
              </w:rPr>
              <w:t>描述</w:t>
            </w:r>
          </w:p>
        </w:tc>
        <w:tc>
          <w:tcPr>
            <w:tcW w:w="1360" w:type="dxa"/>
            <w:noWrap w:val="0"/>
            <w:vAlign w:val="top"/>
          </w:tcPr>
          <w:p w14:paraId="1AF5742E">
            <w:pPr>
              <w:rPr>
                <w:rFonts w:ascii="宋体" w:hAnsi="宋体"/>
                <w:color w:val="auto"/>
                <w:sz w:val="18"/>
                <w:szCs w:val="18"/>
                <w:highlight w:val="none"/>
              </w:rPr>
            </w:pPr>
            <w:r>
              <w:rPr>
                <w:rFonts w:hint="eastAsia" w:ascii="宋体" w:hAnsi="宋体"/>
                <w:color w:val="auto"/>
                <w:sz w:val="18"/>
                <w:szCs w:val="18"/>
                <w:highlight w:val="none"/>
              </w:rPr>
              <w:t>示例值</w:t>
            </w:r>
          </w:p>
        </w:tc>
      </w:tr>
      <w:tr w14:paraId="05893C55">
        <w:trPr>
          <w:wBefore w:w="0" w:type="dxa"/>
          <w:trHeight w:val="256" w:hRule="atLeast"/>
        </w:trPr>
        <w:tc>
          <w:tcPr>
            <w:tcW w:w="1461" w:type="dxa"/>
            <w:noWrap w:val="0"/>
            <w:vAlign w:val="top"/>
          </w:tcPr>
          <w:p w14:paraId="35266C22">
            <w:pPr>
              <w:rPr>
                <w:rFonts w:ascii="宋体" w:hAnsi="宋体"/>
                <w:color w:val="auto"/>
                <w:sz w:val="18"/>
                <w:szCs w:val="18"/>
                <w:highlight w:val="none"/>
              </w:rPr>
            </w:pPr>
            <w:r>
              <w:rPr>
                <w:rFonts w:ascii="宋体" w:hAnsi="宋体"/>
                <w:color w:val="auto"/>
                <w:sz w:val="18"/>
                <w:szCs w:val="18"/>
                <w:highlight w:val="none"/>
              </w:rPr>
              <w:t>C</w:t>
            </w:r>
            <w:r>
              <w:rPr>
                <w:rFonts w:hint="eastAsia" w:ascii="宋体" w:hAnsi="宋体"/>
                <w:color w:val="auto"/>
                <w:sz w:val="18"/>
                <w:szCs w:val="18"/>
                <w:highlight w:val="none"/>
              </w:rPr>
              <w:t>ode</w:t>
            </w:r>
          </w:p>
        </w:tc>
        <w:tc>
          <w:tcPr>
            <w:tcW w:w="1478" w:type="dxa"/>
            <w:noWrap w:val="0"/>
            <w:vAlign w:val="top"/>
          </w:tcPr>
          <w:p w14:paraId="31373502">
            <w:pPr>
              <w:rPr>
                <w:rFonts w:ascii="宋体" w:hAnsi="宋体"/>
                <w:color w:val="auto"/>
                <w:sz w:val="18"/>
                <w:szCs w:val="18"/>
                <w:highlight w:val="none"/>
              </w:rPr>
            </w:pPr>
            <w:r>
              <w:rPr>
                <w:rFonts w:ascii="宋体" w:hAnsi="宋体"/>
                <w:color w:val="auto"/>
                <w:sz w:val="18"/>
                <w:szCs w:val="18"/>
                <w:highlight w:val="none"/>
              </w:rPr>
              <w:t>String</w:t>
            </w:r>
          </w:p>
        </w:tc>
        <w:tc>
          <w:tcPr>
            <w:tcW w:w="1407" w:type="dxa"/>
            <w:noWrap w:val="0"/>
            <w:vAlign w:val="top"/>
          </w:tcPr>
          <w:p w14:paraId="576B3644">
            <w:pPr>
              <w:rPr>
                <w:rFonts w:ascii="宋体" w:hAnsi="宋体"/>
                <w:color w:val="auto"/>
                <w:sz w:val="18"/>
                <w:szCs w:val="18"/>
                <w:highlight w:val="none"/>
              </w:rPr>
            </w:pPr>
            <w:r>
              <w:rPr>
                <w:rFonts w:hint="eastAsia" w:ascii="宋体" w:hAnsi="宋体"/>
                <w:color w:val="auto"/>
                <w:sz w:val="18"/>
                <w:szCs w:val="18"/>
                <w:highlight w:val="none"/>
              </w:rPr>
              <w:t>是</w:t>
            </w:r>
          </w:p>
        </w:tc>
        <w:tc>
          <w:tcPr>
            <w:tcW w:w="1408" w:type="dxa"/>
            <w:noWrap w:val="0"/>
            <w:vAlign w:val="top"/>
          </w:tcPr>
          <w:p w14:paraId="1F3023A8">
            <w:pPr>
              <w:rPr>
                <w:rFonts w:ascii="宋体" w:hAnsi="宋体"/>
                <w:color w:val="auto"/>
                <w:sz w:val="18"/>
                <w:szCs w:val="18"/>
                <w:highlight w:val="none"/>
              </w:rPr>
            </w:pPr>
            <w:r>
              <w:rPr>
                <w:rFonts w:hint="eastAsia" w:ascii="宋体" w:hAnsi="宋体"/>
                <w:color w:val="auto"/>
                <w:sz w:val="18"/>
                <w:szCs w:val="18"/>
                <w:highlight w:val="none"/>
              </w:rPr>
              <w:t>-</w:t>
            </w:r>
          </w:p>
        </w:tc>
        <w:tc>
          <w:tcPr>
            <w:tcW w:w="1408" w:type="dxa"/>
            <w:noWrap w:val="0"/>
            <w:vAlign w:val="top"/>
          </w:tcPr>
          <w:p w14:paraId="1D6C0134">
            <w:pPr>
              <w:rPr>
                <w:rFonts w:ascii="宋体" w:hAnsi="宋体"/>
                <w:color w:val="auto"/>
                <w:sz w:val="18"/>
                <w:szCs w:val="18"/>
                <w:highlight w:val="none"/>
              </w:rPr>
            </w:pPr>
            <w:r>
              <w:rPr>
                <w:rFonts w:ascii="宋体" w:hAnsi="宋体" w:cs="宋体"/>
                <w:color w:val="auto"/>
                <w:kern w:val="0"/>
                <w:sz w:val="18"/>
                <w:szCs w:val="18"/>
                <w:highlight w:val="none"/>
                <w:lang w:bidi="ar"/>
              </w:rPr>
              <w:t>网关返回码</w:t>
            </w:r>
          </w:p>
        </w:tc>
        <w:tc>
          <w:tcPr>
            <w:tcW w:w="1360" w:type="dxa"/>
            <w:noWrap w:val="0"/>
            <w:vAlign w:val="top"/>
          </w:tcPr>
          <w:p w14:paraId="4F12011B">
            <w:pPr>
              <w:rPr>
                <w:rFonts w:ascii="宋体" w:hAnsi="宋体" w:cs="宋体"/>
                <w:color w:val="auto"/>
                <w:kern w:val="0"/>
                <w:sz w:val="18"/>
                <w:szCs w:val="18"/>
                <w:highlight w:val="none"/>
                <w:lang w:bidi="ar"/>
              </w:rPr>
            </w:pPr>
            <w:r>
              <w:rPr>
                <w:rFonts w:hint="eastAsia" w:ascii="宋体" w:hAnsi="宋体"/>
                <w:color w:val="auto"/>
                <w:sz w:val="18"/>
                <w:szCs w:val="18"/>
                <w:highlight w:val="none"/>
              </w:rPr>
              <w:t>示例值</w:t>
            </w:r>
          </w:p>
        </w:tc>
      </w:tr>
    </w:tbl>
    <w:p w14:paraId="2EE551EA">
      <w:pPr>
        <w:pStyle w:val="175"/>
        <w:rPr>
          <w:color w:val="auto"/>
          <w:highlight w:val="none"/>
        </w:rPr>
      </w:pPr>
      <w:bookmarkStart w:id="254" w:name="_Toc514247231"/>
      <w:r>
        <w:rPr>
          <w:color w:val="auto"/>
          <w:highlight w:val="none"/>
        </w:rPr>
        <w:t>示例</w:t>
      </w:r>
      <w:bookmarkEnd w:id="254"/>
    </w:p>
    <w:p w14:paraId="1E936CF0">
      <w:pPr>
        <w:pStyle w:val="41"/>
        <w:rPr>
          <w:color w:val="auto"/>
          <w:highlight w:val="none"/>
        </w:rPr>
      </w:pPr>
      <w:r>
        <w:rPr>
          <w:rFonts w:hint="eastAsia"/>
          <w:color w:val="auto"/>
          <w:highlight w:val="none"/>
        </w:rPr>
        <w:t>包括不限于以下几种</w:t>
      </w:r>
      <w:r>
        <w:rPr>
          <w:rFonts w:hint="eastAsia" w:cs="Helvetica Neue"/>
          <w:color w:val="auto"/>
          <w:szCs w:val="21"/>
          <w:highlight w:val="none"/>
          <w:lang w:bidi="ar"/>
        </w:rPr>
        <w:t>示例</w:t>
      </w:r>
    </w:p>
    <w:p w14:paraId="6A4D0C0D">
      <w:pPr>
        <w:pStyle w:val="41"/>
        <w:rPr>
          <w:color w:val="auto"/>
          <w:highlight w:val="none"/>
          <w:lang w:bidi="ar"/>
        </w:rPr>
      </w:pPr>
      <w:r>
        <w:rPr>
          <w:rFonts w:hint="eastAsia"/>
          <w:color w:val="auto"/>
          <w:highlight w:val="none"/>
          <w:lang w:bidi="ar"/>
        </w:rPr>
        <w:t>请求代码示例：</w:t>
      </w:r>
    </w:p>
    <w:p w14:paraId="7DEDA25C">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cs="Consolas"/>
          <w:color w:val="auto"/>
          <w:sz w:val="18"/>
          <w:szCs w:val="18"/>
          <w:highlight w:val="none"/>
        </w:rPr>
        <w:t>bank</w:t>
      </w:r>
      <w:r>
        <w:rPr>
          <w:rStyle w:val="67"/>
          <w:rFonts w:hint="default" w:cs="Consolas"/>
          <w:color w:val="auto"/>
          <w:sz w:val="18"/>
          <w:szCs w:val="18"/>
          <w:highlight w:val="none"/>
        </w:rPr>
        <w:t xml:space="preserve">Client </w:t>
      </w:r>
      <w:r>
        <w:rPr>
          <w:rStyle w:val="67"/>
          <w:rFonts w:cs="Consolas"/>
          <w:color w:val="auto"/>
          <w:sz w:val="18"/>
          <w:szCs w:val="18"/>
          <w:highlight w:val="none"/>
        </w:rPr>
        <w:t>bank</w:t>
      </w:r>
      <w:r>
        <w:rPr>
          <w:rStyle w:val="67"/>
          <w:rFonts w:hint="default" w:cs="Consolas"/>
          <w:color w:val="auto"/>
          <w:sz w:val="18"/>
          <w:szCs w:val="18"/>
          <w:highlight w:val="none"/>
        </w:rPr>
        <w:t xml:space="preserve">Client = </w:t>
      </w:r>
      <w:r>
        <w:rPr>
          <w:rFonts w:hint="default" w:cs="Consolas"/>
          <w:color w:val="auto"/>
          <w:sz w:val="18"/>
          <w:szCs w:val="18"/>
          <w:highlight w:val="none"/>
        </w:rPr>
        <w:t>new</w:t>
      </w:r>
      <w:r>
        <w:rPr>
          <w:rStyle w:val="67"/>
          <w:rFonts w:hint="default" w:cs="Consolas"/>
          <w:color w:val="auto"/>
          <w:sz w:val="18"/>
          <w:szCs w:val="18"/>
          <w:highlight w:val="none"/>
        </w:rPr>
        <w:t xml:space="preserve"> Default</w:t>
      </w:r>
      <w:r>
        <w:rPr>
          <w:rStyle w:val="67"/>
          <w:rFonts w:cs="Consolas"/>
          <w:color w:val="auto"/>
          <w:sz w:val="18"/>
          <w:szCs w:val="18"/>
          <w:highlight w:val="none"/>
        </w:rPr>
        <w:t>bank</w:t>
      </w:r>
      <w:r>
        <w:rPr>
          <w:rStyle w:val="67"/>
          <w:rFonts w:hint="default" w:cs="Consolas"/>
          <w:color w:val="auto"/>
          <w:sz w:val="18"/>
          <w:szCs w:val="18"/>
          <w:highlight w:val="none"/>
        </w:rPr>
        <w:t>Client(</w:t>
      </w:r>
      <w:r>
        <w:rPr>
          <w:rFonts w:hint="default" w:cs="Consolas"/>
          <w:color w:val="auto"/>
          <w:sz w:val="18"/>
          <w:szCs w:val="18"/>
          <w:highlight w:val="none"/>
        </w:rPr>
        <w:t>"https://openapi.</w:t>
      </w:r>
      <w:r>
        <w:rPr>
          <w:rFonts w:cs="Consolas"/>
          <w:color w:val="auto"/>
          <w:sz w:val="18"/>
          <w:szCs w:val="18"/>
          <w:highlight w:val="none"/>
        </w:rPr>
        <w:t>bank</w:t>
      </w:r>
      <w:r>
        <w:rPr>
          <w:rFonts w:hint="default" w:cs="Consolas"/>
          <w:color w:val="auto"/>
          <w:sz w:val="18"/>
          <w:szCs w:val="18"/>
          <w:highlight w:val="none"/>
        </w:rPr>
        <w:t>.com/gateway.do"</w:t>
      </w:r>
      <w:r>
        <w:rPr>
          <w:rStyle w:val="67"/>
          <w:rFonts w:hint="default" w:cs="Consolas"/>
          <w:color w:val="auto"/>
          <w:sz w:val="18"/>
          <w:szCs w:val="18"/>
          <w:highlight w:val="none"/>
        </w:rPr>
        <w:t>,</w:t>
      </w:r>
      <w:r>
        <w:rPr>
          <w:rFonts w:hint="default" w:cs="Consolas"/>
          <w:color w:val="auto"/>
          <w:sz w:val="18"/>
          <w:szCs w:val="18"/>
          <w:highlight w:val="none"/>
        </w:rPr>
        <w:t>"app_id"</w:t>
      </w:r>
      <w:r>
        <w:rPr>
          <w:rStyle w:val="67"/>
          <w:rFonts w:hint="default" w:cs="Consolas"/>
          <w:color w:val="auto"/>
          <w:sz w:val="18"/>
          <w:szCs w:val="18"/>
          <w:highlight w:val="none"/>
        </w:rPr>
        <w:t>,</w:t>
      </w:r>
      <w:r>
        <w:rPr>
          <w:rFonts w:hint="default" w:cs="Consolas"/>
          <w:color w:val="auto"/>
          <w:sz w:val="18"/>
          <w:szCs w:val="18"/>
          <w:highlight w:val="none"/>
        </w:rPr>
        <w:t>"your private_key"</w:t>
      </w:r>
      <w:r>
        <w:rPr>
          <w:rStyle w:val="67"/>
          <w:rFonts w:hint="default" w:cs="Consolas"/>
          <w:color w:val="auto"/>
          <w:sz w:val="18"/>
          <w:szCs w:val="18"/>
          <w:highlight w:val="none"/>
        </w:rPr>
        <w:t>,</w:t>
      </w:r>
      <w:r>
        <w:rPr>
          <w:rFonts w:hint="default" w:cs="Consolas"/>
          <w:color w:val="auto"/>
          <w:sz w:val="18"/>
          <w:szCs w:val="18"/>
          <w:highlight w:val="none"/>
        </w:rPr>
        <w:t>"json"</w:t>
      </w:r>
      <w:r>
        <w:rPr>
          <w:rStyle w:val="67"/>
          <w:rFonts w:hint="default" w:cs="Consolas"/>
          <w:color w:val="auto"/>
          <w:sz w:val="18"/>
          <w:szCs w:val="18"/>
          <w:highlight w:val="none"/>
        </w:rPr>
        <w:t>,</w:t>
      </w:r>
      <w:r>
        <w:rPr>
          <w:rFonts w:hint="default" w:cs="Consolas"/>
          <w:color w:val="auto"/>
          <w:sz w:val="18"/>
          <w:szCs w:val="18"/>
          <w:highlight w:val="none"/>
        </w:rPr>
        <w:t>"GBK"</w:t>
      </w:r>
      <w:r>
        <w:rPr>
          <w:rStyle w:val="67"/>
          <w:rFonts w:hint="default" w:cs="Consolas"/>
          <w:color w:val="auto"/>
          <w:sz w:val="18"/>
          <w:szCs w:val="18"/>
          <w:highlight w:val="none"/>
        </w:rPr>
        <w:t>,</w:t>
      </w:r>
      <w:r>
        <w:rPr>
          <w:rFonts w:hint="default" w:cs="Consolas"/>
          <w:color w:val="auto"/>
          <w:sz w:val="18"/>
          <w:szCs w:val="18"/>
          <w:highlight w:val="none"/>
        </w:rPr>
        <w:t>"</w:t>
      </w:r>
      <w:r>
        <w:rPr>
          <w:rFonts w:cs="Consolas"/>
          <w:color w:val="auto"/>
          <w:sz w:val="18"/>
          <w:szCs w:val="18"/>
          <w:highlight w:val="none"/>
        </w:rPr>
        <w:t>bank</w:t>
      </w:r>
      <w:r>
        <w:rPr>
          <w:rFonts w:hint="default" w:cs="Consolas"/>
          <w:color w:val="auto"/>
          <w:sz w:val="18"/>
          <w:szCs w:val="18"/>
          <w:highlight w:val="none"/>
        </w:rPr>
        <w:t>_public_key"</w:t>
      </w:r>
      <w:r>
        <w:rPr>
          <w:rStyle w:val="67"/>
          <w:rFonts w:hint="default" w:cs="Consolas"/>
          <w:color w:val="auto"/>
          <w:sz w:val="18"/>
          <w:szCs w:val="18"/>
          <w:highlight w:val="none"/>
        </w:rPr>
        <w:t>,</w:t>
      </w:r>
      <w:r>
        <w:rPr>
          <w:rFonts w:hint="default" w:cs="Consolas"/>
          <w:color w:val="auto"/>
          <w:sz w:val="18"/>
          <w:szCs w:val="18"/>
          <w:highlight w:val="none"/>
        </w:rPr>
        <w:t>"RSA2"</w:t>
      </w:r>
      <w:r>
        <w:rPr>
          <w:rStyle w:val="67"/>
          <w:rFonts w:hint="default" w:cs="Consolas"/>
          <w:color w:val="auto"/>
          <w:sz w:val="18"/>
          <w:szCs w:val="18"/>
          <w:highlight w:val="none"/>
        </w:rPr>
        <w:t>);</w:t>
      </w:r>
    </w:p>
    <w:p w14:paraId="436725A5">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cs="Consolas"/>
          <w:color w:val="auto"/>
          <w:sz w:val="18"/>
          <w:szCs w:val="18"/>
          <w:highlight w:val="none"/>
        </w:rPr>
        <w:t>bank</w:t>
      </w:r>
      <w:r>
        <w:rPr>
          <w:rStyle w:val="67"/>
          <w:rFonts w:hint="default" w:cs="Consolas"/>
          <w:color w:val="auto"/>
          <w:sz w:val="18"/>
          <w:szCs w:val="18"/>
          <w:highlight w:val="none"/>
        </w:rPr>
        <w:t xml:space="preserve">UserAgreementPageSignRequest request = </w:t>
      </w:r>
      <w:r>
        <w:rPr>
          <w:rFonts w:hint="default" w:cs="Consolas"/>
          <w:color w:val="auto"/>
          <w:sz w:val="18"/>
          <w:szCs w:val="18"/>
          <w:highlight w:val="none"/>
        </w:rPr>
        <w:t>new</w:t>
      </w:r>
      <w:r>
        <w:rPr>
          <w:rStyle w:val="67"/>
          <w:rFonts w:hint="default" w:cs="Consolas"/>
          <w:color w:val="auto"/>
          <w:sz w:val="18"/>
          <w:szCs w:val="18"/>
          <w:highlight w:val="none"/>
        </w:rPr>
        <w:t xml:space="preserve"> </w:t>
      </w:r>
      <w:r>
        <w:rPr>
          <w:rStyle w:val="67"/>
          <w:rFonts w:cs="Consolas"/>
          <w:color w:val="auto"/>
          <w:sz w:val="18"/>
          <w:szCs w:val="18"/>
          <w:highlight w:val="none"/>
        </w:rPr>
        <w:t>bank</w:t>
      </w:r>
      <w:r>
        <w:rPr>
          <w:rStyle w:val="67"/>
          <w:rFonts w:hint="default" w:cs="Consolas"/>
          <w:color w:val="auto"/>
          <w:sz w:val="18"/>
          <w:szCs w:val="18"/>
          <w:highlight w:val="none"/>
        </w:rPr>
        <w:t>UserAgreementPageSignRequest();</w:t>
      </w:r>
    </w:p>
    <w:p w14:paraId="10C6876A">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request.setBizContent(</w:t>
      </w:r>
      <w:r>
        <w:rPr>
          <w:rFonts w:hint="default" w:cs="Consolas"/>
          <w:color w:val="auto"/>
          <w:sz w:val="18"/>
          <w:szCs w:val="18"/>
          <w:highlight w:val="none"/>
        </w:rPr>
        <w:t>"{"</w:t>
      </w:r>
      <w:r>
        <w:rPr>
          <w:rStyle w:val="67"/>
          <w:rFonts w:hint="default" w:cs="Consolas"/>
          <w:color w:val="auto"/>
          <w:sz w:val="18"/>
          <w:szCs w:val="18"/>
          <w:highlight w:val="none"/>
        </w:rPr>
        <w:t xml:space="preserve"> +</w:t>
      </w:r>
      <w:r>
        <w:rPr>
          <w:rFonts w:hint="default" w:cs="Consolas"/>
          <w:color w:val="auto"/>
          <w:sz w:val="18"/>
          <w:szCs w:val="18"/>
          <w:highlight w:val="none"/>
        </w:rPr>
        <w:t>"\"sign_validity_period\":\"2m\","</w:t>
      </w:r>
      <w:r>
        <w:rPr>
          <w:rStyle w:val="67"/>
          <w:rFonts w:hint="default" w:cs="Consolas"/>
          <w:color w:val="auto"/>
          <w:sz w:val="18"/>
          <w:szCs w:val="18"/>
          <w:highlight w:val="none"/>
        </w:rPr>
        <w:t xml:space="preserve"> +</w:t>
      </w:r>
      <w:r>
        <w:rPr>
          <w:rFonts w:hint="default" w:cs="Consolas"/>
          <w:color w:val="auto"/>
          <w:sz w:val="18"/>
          <w:szCs w:val="18"/>
          <w:highlight w:val="none"/>
        </w:rPr>
        <w:t>"\"product_code\":\"GENERAL_WITHHOLDING\","</w:t>
      </w:r>
      <w:r>
        <w:rPr>
          <w:rStyle w:val="67"/>
          <w:rFonts w:hint="default" w:cs="Consolas"/>
          <w:color w:val="auto"/>
          <w:sz w:val="18"/>
          <w:szCs w:val="18"/>
          <w:highlight w:val="none"/>
        </w:rPr>
        <w:t xml:space="preserve"> +</w:t>
      </w:r>
      <w:r>
        <w:rPr>
          <w:rFonts w:hint="default" w:cs="Consolas"/>
          <w:color w:val="auto"/>
          <w:sz w:val="18"/>
          <w:szCs w:val="18"/>
          <w:highlight w:val="none"/>
        </w:rPr>
        <w:t>"\"external_logon_id\":\"13852852877\","</w:t>
      </w:r>
      <w:r>
        <w:rPr>
          <w:rStyle w:val="67"/>
          <w:rFonts w:hint="default" w:cs="Consolas"/>
          <w:color w:val="auto"/>
          <w:sz w:val="18"/>
          <w:szCs w:val="18"/>
          <w:highlight w:val="none"/>
        </w:rPr>
        <w:t xml:space="preserve"> +</w:t>
      </w:r>
      <w:r>
        <w:rPr>
          <w:rFonts w:hint="default" w:cs="Consolas"/>
          <w:color w:val="auto"/>
          <w:sz w:val="18"/>
          <w:szCs w:val="18"/>
          <w:highlight w:val="none"/>
        </w:rPr>
        <w:t>"\"personal_product_code\":\"GENERAL_WITHHOLDING_P\","</w:t>
      </w:r>
      <w:r>
        <w:rPr>
          <w:rStyle w:val="67"/>
          <w:rFonts w:hint="default" w:cs="Consolas"/>
          <w:color w:val="auto"/>
          <w:sz w:val="18"/>
          <w:szCs w:val="18"/>
          <w:highlight w:val="none"/>
        </w:rPr>
        <w:t xml:space="preserve"> +</w:t>
      </w:r>
      <w:r>
        <w:rPr>
          <w:rFonts w:hint="default" w:cs="Consolas"/>
          <w:color w:val="auto"/>
          <w:sz w:val="18"/>
          <w:szCs w:val="18"/>
          <w:highlight w:val="none"/>
        </w:rPr>
        <w:t>"\"sign_scene\":\"INDUSTRY|CARRENTAL\","</w:t>
      </w:r>
      <w:r>
        <w:rPr>
          <w:rStyle w:val="67"/>
          <w:rFonts w:hint="default" w:cs="Consolas"/>
          <w:color w:val="auto"/>
          <w:sz w:val="18"/>
          <w:szCs w:val="18"/>
          <w:highlight w:val="none"/>
        </w:rPr>
        <w:t xml:space="preserve"> +</w:t>
      </w:r>
      <w:r>
        <w:rPr>
          <w:rFonts w:hint="default" w:cs="Consolas"/>
          <w:color w:val="auto"/>
          <w:sz w:val="18"/>
          <w:szCs w:val="18"/>
          <w:highlight w:val="none"/>
        </w:rPr>
        <w:t>"\"external_agreement_no\":\"test\","</w:t>
      </w:r>
      <w:r>
        <w:rPr>
          <w:rStyle w:val="67"/>
          <w:rFonts w:hint="default" w:cs="Consolas"/>
          <w:color w:val="auto"/>
          <w:sz w:val="18"/>
          <w:szCs w:val="18"/>
          <w:highlight w:val="none"/>
        </w:rPr>
        <w:t xml:space="preserve"> +</w:t>
      </w:r>
      <w:r>
        <w:rPr>
          <w:rFonts w:hint="default" w:cs="Consolas"/>
          <w:color w:val="auto"/>
          <w:sz w:val="18"/>
          <w:szCs w:val="18"/>
          <w:highlight w:val="none"/>
        </w:rPr>
        <w:t>"\"third_party_type\":\"PARTNER\","</w:t>
      </w:r>
      <w:r>
        <w:rPr>
          <w:rStyle w:val="67"/>
          <w:rFonts w:hint="default" w:cs="Consolas"/>
          <w:color w:val="auto"/>
          <w:sz w:val="18"/>
          <w:szCs w:val="18"/>
          <w:highlight w:val="none"/>
        </w:rPr>
        <w:t xml:space="preserve"> +</w:t>
      </w:r>
      <w:r>
        <w:rPr>
          <w:rFonts w:hint="default" w:cs="Consolas"/>
          <w:color w:val="auto"/>
          <w:sz w:val="18"/>
          <w:szCs w:val="18"/>
          <w:highlight w:val="none"/>
        </w:rPr>
        <w:t>"\"zm_auth_params\":{"</w:t>
      </w:r>
      <w:r>
        <w:rPr>
          <w:rStyle w:val="67"/>
          <w:rFonts w:hint="default" w:cs="Consolas"/>
          <w:color w:val="auto"/>
          <w:sz w:val="18"/>
          <w:szCs w:val="18"/>
          <w:highlight w:val="none"/>
        </w:rPr>
        <w:t xml:space="preserve"> +</w:t>
      </w:r>
      <w:r>
        <w:rPr>
          <w:rFonts w:hint="default" w:cs="Consolas"/>
          <w:color w:val="auto"/>
          <w:sz w:val="18"/>
          <w:szCs w:val="18"/>
          <w:highlight w:val="none"/>
        </w:rPr>
        <w:t>"\"buckle_app_id\":\"1001164\","</w:t>
      </w:r>
      <w:r>
        <w:rPr>
          <w:rStyle w:val="67"/>
          <w:rFonts w:hint="default" w:cs="Consolas"/>
          <w:color w:val="auto"/>
          <w:sz w:val="18"/>
          <w:szCs w:val="18"/>
          <w:highlight w:val="none"/>
        </w:rPr>
        <w:t xml:space="preserve"> +</w:t>
      </w:r>
      <w:r>
        <w:rPr>
          <w:rFonts w:hint="default" w:cs="Consolas"/>
          <w:color w:val="auto"/>
          <w:sz w:val="18"/>
          <w:szCs w:val="18"/>
          <w:highlight w:val="none"/>
        </w:rPr>
        <w:t>"\"buckle_merchant_id\":\"268820000000414397785\""</w:t>
      </w:r>
      <w:r>
        <w:rPr>
          <w:rStyle w:val="67"/>
          <w:rFonts w:hint="default" w:cs="Consolas"/>
          <w:color w:val="auto"/>
          <w:sz w:val="18"/>
          <w:szCs w:val="18"/>
          <w:highlight w:val="none"/>
        </w:rPr>
        <w:t xml:space="preserve"> +</w:t>
      </w:r>
      <w:r>
        <w:rPr>
          <w:rFonts w:hint="default" w:cs="Consolas"/>
          <w:color w:val="auto"/>
          <w:sz w:val="18"/>
          <w:szCs w:val="18"/>
          <w:highlight w:val="none"/>
        </w:rPr>
        <w:t>"    },"</w:t>
      </w:r>
      <w:r>
        <w:rPr>
          <w:rStyle w:val="67"/>
          <w:rFonts w:hint="default" w:cs="Consolas"/>
          <w:color w:val="auto"/>
          <w:sz w:val="18"/>
          <w:szCs w:val="18"/>
          <w:highlight w:val="none"/>
        </w:rPr>
        <w:t xml:space="preserve"> +</w:t>
      </w:r>
      <w:r>
        <w:rPr>
          <w:rFonts w:hint="default" w:cs="Consolas"/>
          <w:color w:val="auto"/>
          <w:sz w:val="18"/>
          <w:szCs w:val="18"/>
          <w:highlight w:val="none"/>
        </w:rPr>
        <w:t>"\"prod_params\":{"</w:t>
      </w:r>
      <w:r>
        <w:rPr>
          <w:rStyle w:val="67"/>
          <w:rFonts w:hint="default" w:cs="Consolas"/>
          <w:color w:val="auto"/>
          <w:sz w:val="18"/>
          <w:szCs w:val="18"/>
          <w:highlight w:val="none"/>
        </w:rPr>
        <w:t xml:space="preserve"> +</w:t>
      </w:r>
      <w:r>
        <w:rPr>
          <w:rFonts w:hint="default" w:cs="Consolas"/>
          <w:color w:val="auto"/>
          <w:sz w:val="18"/>
          <w:szCs w:val="18"/>
          <w:highlight w:val="none"/>
        </w:rPr>
        <w:t>"\"auth_biz_params\":\"{\\\"platform\\\":\\\"taobao\\\"}\""</w:t>
      </w:r>
      <w:r>
        <w:rPr>
          <w:rStyle w:val="67"/>
          <w:rFonts w:hint="default" w:cs="Consolas"/>
          <w:color w:val="auto"/>
          <w:sz w:val="18"/>
          <w:szCs w:val="18"/>
          <w:highlight w:val="none"/>
        </w:rPr>
        <w:t xml:space="preserve"> +</w:t>
      </w:r>
      <w:r>
        <w:rPr>
          <w:rFonts w:hint="default" w:cs="Consolas"/>
          <w:color w:val="auto"/>
          <w:sz w:val="18"/>
          <w:szCs w:val="18"/>
          <w:highlight w:val="none"/>
        </w:rPr>
        <w:t>"    },"</w:t>
      </w:r>
      <w:r>
        <w:rPr>
          <w:rStyle w:val="67"/>
          <w:rFonts w:hint="default" w:cs="Consolas"/>
          <w:color w:val="auto"/>
          <w:sz w:val="18"/>
          <w:szCs w:val="18"/>
          <w:highlight w:val="none"/>
        </w:rPr>
        <w:t xml:space="preserve"> +</w:t>
      </w:r>
      <w:r>
        <w:rPr>
          <w:rFonts w:hint="default" w:cs="Consolas"/>
          <w:color w:val="auto"/>
          <w:sz w:val="18"/>
          <w:szCs w:val="18"/>
          <w:highlight w:val="none"/>
        </w:rPr>
        <w:t>"\"promo_params\":\"{\\\"key\\\":\\\"value\\\"}\","</w:t>
      </w:r>
      <w:r>
        <w:rPr>
          <w:rStyle w:val="67"/>
          <w:rFonts w:hint="default" w:cs="Consolas"/>
          <w:color w:val="auto"/>
          <w:sz w:val="18"/>
          <w:szCs w:val="18"/>
          <w:highlight w:val="none"/>
        </w:rPr>
        <w:t xml:space="preserve"> +</w:t>
      </w:r>
      <w:r>
        <w:rPr>
          <w:rFonts w:hint="default" w:cs="Consolas"/>
          <w:color w:val="auto"/>
          <w:sz w:val="18"/>
          <w:szCs w:val="18"/>
          <w:highlight w:val="none"/>
        </w:rPr>
        <w:t>"\"acce.com/index?processId=2345678\","</w:t>
      </w:r>
      <w:r>
        <w:rPr>
          <w:rStyle w:val="67"/>
          <w:rFonts w:hint="default" w:cs="Consolas"/>
          <w:color w:val="auto"/>
          <w:sz w:val="18"/>
          <w:szCs w:val="18"/>
          <w:highlight w:val="none"/>
        </w:rPr>
        <w:t xml:space="preserve"> +</w:t>
      </w:r>
      <w:r>
        <w:rPr>
          <w:rFonts w:hint="default" w:cs="Consolas"/>
          <w:color w:val="auto"/>
          <w:sz w:val="18"/>
          <w:szCs w:val="18"/>
          <w:highlight w:val="none"/>
        </w:rPr>
        <w:t>"\"identity_params\":{"</w:t>
      </w:r>
      <w:r>
        <w:rPr>
          <w:rStyle w:val="67"/>
          <w:rFonts w:hint="default" w:cs="Consolas"/>
          <w:color w:val="auto"/>
          <w:sz w:val="18"/>
          <w:szCs w:val="18"/>
          <w:highlight w:val="none"/>
        </w:rPr>
        <w:t xml:space="preserve"> +</w:t>
      </w:r>
      <w:r>
        <w:rPr>
          <w:rFonts w:hint="default" w:cs="Consolas"/>
          <w:color w:val="auto"/>
          <w:sz w:val="18"/>
          <w:szCs w:val="18"/>
          <w:highlight w:val="none"/>
        </w:rPr>
        <w:t>"\"user_name\":\"张三\","</w:t>
      </w:r>
      <w:r>
        <w:rPr>
          <w:rStyle w:val="67"/>
          <w:rFonts w:hint="default" w:cs="Consolas"/>
          <w:color w:val="auto"/>
          <w:sz w:val="18"/>
          <w:szCs w:val="18"/>
          <w:highlight w:val="none"/>
        </w:rPr>
        <w:t xml:space="preserve"> +</w:t>
      </w:r>
      <w:r>
        <w:rPr>
          <w:rFonts w:hint="default" w:cs="Consolas"/>
          <w:color w:val="auto"/>
          <w:sz w:val="18"/>
          <w:szCs w:val="18"/>
          <w:highlight w:val="none"/>
        </w:rPr>
        <w:t>"\"cert_no\":\"61102619921108888\","</w:t>
      </w:r>
      <w:r>
        <w:rPr>
          <w:rStyle w:val="67"/>
          <w:rFonts w:hint="default" w:cs="Consolas"/>
          <w:color w:val="auto"/>
          <w:sz w:val="18"/>
          <w:szCs w:val="18"/>
          <w:highlight w:val="none"/>
        </w:rPr>
        <w:t xml:space="preserve"> +</w:t>
      </w:r>
      <w:r>
        <w:rPr>
          <w:rFonts w:hint="default" w:cs="Consolas"/>
          <w:color w:val="auto"/>
          <w:sz w:val="18"/>
          <w:szCs w:val="18"/>
          <w:highlight w:val="none"/>
        </w:rPr>
        <w:t>"\"identity_hash\":\"8D969EEF6ECAD3C29A3A629280E686CF0C3F5D5A86AFF3CA12020C923ADC6C92\","</w:t>
      </w:r>
      <w:r>
        <w:rPr>
          <w:rStyle w:val="67"/>
          <w:rFonts w:hint="default" w:cs="Consolas"/>
          <w:color w:val="auto"/>
          <w:sz w:val="18"/>
          <w:szCs w:val="18"/>
          <w:highlight w:val="none"/>
        </w:rPr>
        <w:t xml:space="preserve"> +</w:t>
      </w:r>
      <w:r>
        <w:rPr>
          <w:rFonts w:hint="default" w:cs="Consolas"/>
          <w:color w:val="auto"/>
          <w:sz w:val="18"/>
          <w:szCs w:val="18"/>
          <w:highlight w:val="none"/>
        </w:rPr>
        <w:t>"\"sign_user_id\":\"2088202888530893\""</w:t>
      </w:r>
      <w:r>
        <w:rPr>
          <w:rStyle w:val="67"/>
          <w:rFonts w:hint="default" w:cs="Consolas"/>
          <w:color w:val="auto"/>
          <w:sz w:val="18"/>
          <w:szCs w:val="18"/>
          <w:highlight w:val="none"/>
        </w:rPr>
        <w:t xml:space="preserve"> +</w:t>
      </w:r>
      <w:r>
        <w:rPr>
          <w:rFonts w:hint="default" w:cs="Consolas"/>
          <w:color w:val="auto"/>
          <w:sz w:val="18"/>
          <w:szCs w:val="18"/>
          <w:highlight w:val="none"/>
        </w:rPr>
        <w:t>"    },"</w:t>
      </w:r>
      <w:r>
        <w:rPr>
          <w:rStyle w:val="67"/>
          <w:rFonts w:hint="default" w:cs="Consolas"/>
          <w:color w:val="auto"/>
          <w:sz w:val="18"/>
          <w:szCs w:val="18"/>
          <w:highlight w:val="none"/>
        </w:rPr>
        <w:t xml:space="preserve"> +</w:t>
      </w:r>
      <w:r>
        <w:rPr>
          <w:rFonts w:hint="default" w:cs="Consolas"/>
          <w:color w:val="auto"/>
          <w:sz w:val="18"/>
          <w:szCs w:val="18"/>
          <w:highlight w:val="none"/>
        </w:rPr>
        <w:t>"\"agreement_effect_type\":\"DIRECT\""</w:t>
      </w:r>
      <w:r>
        <w:rPr>
          <w:rStyle w:val="67"/>
          <w:rFonts w:hint="default" w:cs="Consolas"/>
          <w:color w:val="auto"/>
          <w:sz w:val="18"/>
          <w:szCs w:val="18"/>
          <w:highlight w:val="none"/>
        </w:rPr>
        <w:t xml:space="preserve"> +</w:t>
      </w:r>
      <w:r>
        <w:rPr>
          <w:rFonts w:hint="default" w:cs="Consolas"/>
          <w:color w:val="auto"/>
          <w:sz w:val="18"/>
          <w:szCs w:val="18"/>
          <w:highlight w:val="none"/>
        </w:rPr>
        <w:t>"  }"</w:t>
      </w:r>
      <w:r>
        <w:rPr>
          <w:rStyle w:val="67"/>
          <w:rFonts w:hint="default" w:cs="Consolas"/>
          <w:color w:val="auto"/>
          <w:sz w:val="18"/>
          <w:szCs w:val="18"/>
          <w:highlight w:val="none"/>
        </w:rPr>
        <w:t>);</w:t>
      </w:r>
    </w:p>
    <w:p w14:paraId="1028261B">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cs="Consolas"/>
          <w:color w:val="auto"/>
          <w:sz w:val="18"/>
          <w:szCs w:val="18"/>
          <w:highlight w:val="none"/>
        </w:rPr>
        <w:t>bank</w:t>
      </w:r>
      <w:r>
        <w:rPr>
          <w:rStyle w:val="67"/>
          <w:rFonts w:hint="default" w:cs="Consolas"/>
          <w:color w:val="auto"/>
          <w:sz w:val="18"/>
          <w:szCs w:val="18"/>
          <w:highlight w:val="none"/>
        </w:rPr>
        <w:t xml:space="preserve">UserAgreementPageSignResponse response = </w:t>
      </w:r>
      <w:r>
        <w:rPr>
          <w:rStyle w:val="67"/>
          <w:rFonts w:cs="Consolas"/>
          <w:color w:val="auto"/>
          <w:sz w:val="18"/>
          <w:szCs w:val="18"/>
          <w:highlight w:val="none"/>
        </w:rPr>
        <w:t>bank</w:t>
      </w:r>
      <w:r>
        <w:rPr>
          <w:rStyle w:val="67"/>
          <w:rFonts w:hint="default" w:cs="Consolas"/>
          <w:color w:val="auto"/>
          <w:sz w:val="18"/>
          <w:szCs w:val="18"/>
          <w:highlight w:val="none"/>
        </w:rPr>
        <w:t>Client.pageExecute(request);</w:t>
      </w:r>
      <w:r>
        <w:rPr>
          <w:rFonts w:hint="default" w:cs="Consolas"/>
          <w:color w:val="auto"/>
          <w:sz w:val="18"/>
          <w:szCs w:val="18"/>
          <w:highlight w:val="none"/>
        </w:rPr>
        <w:t>if</w:t>
      </w:r>
      <w:r>
        <w:rPr>
          <w:rStyle w:val="67"/>
          <w:rFonts w:hint="default" w:cs="Consolas"/>
          <w:color w:val="auto"/>
          <w:sz w:val="18"/>
          <w:szCs w:val="18"/>
          <w:highlight w:val="none"/>
        </w:rPr>
        <w:t>(response.isSuccess()){</w:t>
      </w:r>
    </w:p>
    <w:p w14:paraId="0C0F24FA">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System.out.println(</w:t>
      </w:r>
      <w:r>
        <w:rPr>
          <w:rFonts w:hint="default" w:cs="Consolas"/>
          <w:color w:val="auto"/>
          <w:sz w:val="18"/>
          <w:szCs w:val="18"/>
          <w:highlight w:val="none"/>
        </w:rPr>
        <w:t>"调用成功"</w:t>
      </w:r>
      <w:r>
        <w:rPr>
          <w:rStyle w:val="67"/>
          <w:rFonts w:hint="default" w:cs="Consolas"/>
          <w:color w:val="auto"/>
          <w:sz w:val="18"/>
          <w:szCs w:val="18"/>
          <w:highlight w:val="none"/>
        </w:rPr>
        <w:t>);</w:t>
      </w:r>
    </w:p>
    <w:p w14:paraId="457EEBCB">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else</w:t>
      </w:r>
      <w:r>
        <w:rPr>
          <w:rStyle w:val="67"/>
          <w:rFonts w:hint="default" w:cs="Consolas"/>
          <w:color w:val="auto"/>
          <w:sz w:val="18"/>
          <w:szCs w:val="18"/>
          <w:highlight w:val="none"/>
        </w:rPr>
        <w:t xml:space="preserve"> {</w:t>
      </w:r>
    </w:p>
    <w:p w14:paraId="40F3A217">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System.out.println(</w:t>
      </w:r>
      <w:r>
        <w:rPr>
          <w:rFonts w:hint="default" w:cs="Consolas"/>
          <w:color w:val="auto"/>
          <w:sz w:val="18"/>
          <w:szCs w:val="18"/>
          <w:highlight w:val="none"/>
        </w:rPr>
        <w:t>"调用失败"</w:t>
      </w:r>
      <w:r>
        <w:rPr>
          <w:rStyle w:val="67"/>
          <w:rFonts w:hint="default" w:cs="Consolas"/>
          <w:color w:val="auto"/>
          <w:sz w:val="18"/>
          <w:szCs w:val="18"/>
          <w:highlight w:val="none"/>
        </w:rPr>
        <w:t>);</w:t>
      </w:r>
    </w:p>
    <w:p w14:paraId="6ADC07B6">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Fonts w:hint="default" w:cs="Consolas"/>
          <w:color w:val="auto"/>
          <w:sz w:val="18"/>
          <w:szCs w:val="18"/>
          <w:highlight w:val="none"/>
        </w:rPr>
      </w:pPr>
      <w:r>
        <w:rPr>
          <w:rStyle w:val="67"/>
          <w:rFonts w:hint="default" w:cs="Consolas"/>
          <w:color w:val="auto"/>
          <w:sz w:val="18"/>
          <w:szCs w:val="18"/>
          <w:highlight w:val="none"/>
        </w:rPr>
        <w:t>}</w:t>
      </w:r>
    </w:p>
    <w:p w14:paraId="2AD127BB">
      <w:pPr>
        <w:pStyle w:val="41"/>
        <w:rPr>
          <w:color w:val="auto"/>
          <w:highlight w:val="none"/>
          <w:lang w:bidi="ar"/>
        </w:rPr>
      </w:pPr>
      <w:r>
        <w:rPr>
          <w:rFonts w:hint="eastAsia"/>
          <w:color w:val="auto"/>
          <w:highlight w:val="none"/>
          <w:lang w:bidi="ar"/>
        </w:rPr>
        <w:t>响应代码示例：</w:t>
      </w:r>
    </w:p>
    <w:p w14:paraId="26E044C6">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w:t>
      </w:r>
    </w:p>
    <w:p w14:paraId="659125FA">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w:t>
      </w:r>
      <w:r>
        <w:rPr>
          <w:rFonts w:cs="Consolas"/>
          <w:color w:val="auto"/>
          <w:sz w:val="18"/>
          <w:szCs w:val="18"/>
          <w:highlight w:val="none"/>
        </w:rPr>
        <w:t>bank</w:t>
      </w:r>
      <w:r>
        <w:rPr>
          <w:rFonts w:hint="default" w:cs="Consolas"/>
          <w:color w:val="auto"/>
          <w:sz w:val="18"/>
          <w:szCs w:val="18"/>
          <w:highlight w:val="none"/>
        </w:rPr>
        <w:t>_user_agreement_page_sign_response"</w:t>
      </w:r>
      <w:r>
        <w:rPr>
          <w:rStyle w:val="67"/>
          <w:rFonts w:hint="default" w:cs="Consolas"/>
          <w:color w:val="auto"/>
          <w:sz w:val="18"/>
          <w:szCs w:val="18"/>
          <w:highlight w:val="none"/>
        </w:rPr>
        <w:t>: {</w:t>
      </w:r>
    </w:p>
    <w:p w14:paraId="3FA66F45">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"code"</w:t>
      </w:r>
      <w:r>
        <w:rPr>
          <w:rStyle w:val="67"/>
          <w:rFonts w:hint="default" w:cs="Consolas"/>
          <w:color w:val="auto"/>
          <w:sz w:val="18"/>
          <w:szCs w:val="18"/>
          <w:highlight w:val="none"/>
        </w:rPr>
        <w:t xml:space="preserve">: </w:t>
      </w:r>
      <w:r>
        <w:rPr>
          <w:rFonts w:hint="default" w:cs="Consolas"/>
          <w:color w:val="auto"/>
          <w:sz w:val="18"/>
          <w:szCs w:val="18"/>
          <w:highlight w:val="none"/>
        </w:rPr>
        <w:t>"10000"</w:t>
      </w:r>
      <w:r>
        <w:rPr>
          <w:rStyle w:val="67"/>
          <w:rFonts w:hint="default" w:cs="Consolas"/>
          <w:color w:val="auto"/>
          <w:sz w:val="18"/>
          <w:szCs w:val="18"/>
          <w:highlight w:val="none"/>
        </w:rPr>
        <w:t>,</w:t>
      </w:r>
    </w:p>
    <w:p w14:paraId="702656D3">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"msg"</w:t>
      </w:r>
      <w:r>
        <w:rPr>
          <w:rStyle w:val="67"/>
          <w:rFonts w:hint="default" w:cs="Consolas"/>
          <w:color w:val="auto"/>
          <w:sz w:val="18"/>
          <w:szCs w:val="18"/>
          <w:highlight w:val="none"/>
        </w:rPr>
        <w:t xml:space="preserve">: </w:t>
      </w:r>
      <w:r>
        <w:rPr>
          <w:rFonts w:hint="default" w:cs="Consolas"/>
          <w:color w:val="auto"/>
          <w:sz w:val="18"/>
          <w:szCs w:val="18"/>
          <w:highlight w:val="none"/>
        </w:rPr>
        <w:t>"Success"</w:t>
      </w:r>
      <w:r>
        <w:rPr>
          <w:rStyle w:val="67"/>
          <w:rFonts w:hint="default" w:cs="Consolas"/>
          <w:color w:val="auto"/>
          <w:sz w:val="18"/>
          <w:szCs w:val="18"/>
          <w:highlight w:val="none"/>
        </w:rPr>
        <w:t>,</w:t>
      </w:r>
    </w:p>
    <w:p w14:paraId="622B2C81">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"external_agreement_no"</w:t>
      </w:r>
      <w:r>
        <w:rPr>
          <w:rStyle w:val="67"/>
          <w:rFonts w:hint="default" w:cs="Consolas"/>
          <w:color w:val="auto"/>
          <w:sz w:val="18"/>
          <w:szCs w:val="18"/>
          <w:highlight w:val="none"/>
        </w:rPr>
        <w:t xml:space="preserve">: </w:t>
      </w:r>
      <w:r>
        <w:rPr>
          <w:rFonts w:hint="default" w:cs="Consolas"/>
          <w:color w:val="auto"/>
          <w:sz w:val="18"/>
          <w:szCs w:val="18"/>
          <w:highlight w:val="none"/>
        </w:rPr>
        <w:t>"test"</w:t>
      </w:r>
      <w:r>
        <w:rPr>
          <w:rStyle w:val="67"/>
          <w:rFonts w:hint="default" w:cs="Consolas"/>
          <w:color w:val="auto"/>
          <w:sz w:val="18"/>
          <w:szCs w:val="18"/>
          <w:highlight w:val="none"/>
        </w:rPr>
        <w:t>,</w:t>
      </w:r>
    </w:p>
    <w:p w14:paraId="1D44A201">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"personal_product_code"</w:t>
      </w:r>
      <w:r>
        <w:rPr>
          <w:rStyle w:val="67"/>
          <w:rFonts w:hint="default" w:cs="Consolas"/>
          <w:color w:val="auto"/>
          <w:sz w:val="18"/>
          <w:szCs w:val="18"/>
          <w:highlight w:val="none"/>
        </w:rPr>
        <w:t xml:space="preserve">: </w:t>
      </w:r>
      <w:r>
        <w:rPr>
          <w:rFonts w:hint="default" w:cs="Consolas"/>
          <w:color w:val="auto"/>
          <w:sz w:val="18"/>
          <w:szCs w:val="18"/>
          <w:highlight w:val="none"/>
        </w:rPr>
        <w:t>"GENERAL_WITHHOLDING_P"</w:t>
      </w:r>
      <w:r>
        <w:rPr>
          <w:rStyle w:val="67"/>
          <w:rFonts w:hint="default" w:cs="Consolas"/>
          <w:color w:val="auto"/>
          <w:sz w:val="18"/>
          <w:szCs w:val="18"/>
          <w:highlight w:val="none"/>
        </w:rPr>
        <w:t>,</w:t>
      </w:r>
    </w:p>
    <w:p w14:paraId="14B60077">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"valid_time"</w:t>
      </w:r>
      <w:r>
        <w:rPr>
          <w:rStyle w:val="67"/>
          <w:rFonts w:hint="default" w:cs="Consolas"/>
          <w:color w:val="auto"/>
          <w:sz w:val="18"/>
          <w:szCs w:val="18"/>
          <w:highlight w:val="none"/>
        </w:rPr>
        <w:t xml:space="preserve">: </w:t>
      </w:r>
      <w:r>
        <w:rPr>
          <w:rFonts w:hint="default" w:cs="Consolas"/>
          <w:color w:val="auto"/>
          <w:sz w:val="18"/>
          <w:szCs w:val="18"/>
          <w:highlight w:val="none"/>
        </w:rPr>
        <w:t>"2017-05-20 11:49:19"</w:t>
      </w:r>
      <w:r>
        <w:rPr>
          <w:rStyle w:val="67"/>
          <w:rFonts w:hint="default" w:cs="Consolas"/>
          <w:color w:val="auto"/>
          <w:sz w:val="18"/>
          <w:szCs w:val="18"/>
          <w:highlight w:val="none"/>
        </w:rPr>
        <w:t>,</w:t>
      </w:r>
    </w:p>
    <w:p w14:paraId="283FD261">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"sign_scene"</w:t>
      </w:r>
      <w:r>
        <w:rPr>
          <w:rStyle w:val="67"/>
          <w:rFonts w:hint="default" w:cs="Consolas"/>
          <w:color w:val="auto"/>
          <w:sz w:val="18"/>
          <w:szCs w:val="18"/>
          <w:highlight w:val="none"/>
        </w:rPr>
        <w:t xml:space="preserve">: </w:t>
      </w:r>
      <w:r>
        <w:rPr>
          <w:rFonts w:hint="default" w:cs="Consolas"/>
          <w:color w:val="auto"/>
          <w:sz w:val="18"/>
          <w:szCs w:val="18"/>
          <w:highlight w:val="none"/>
        </w:rPr>
        <w:t>"INDUSTRY|CARRENTAL"</w:t>
      </w:r>
      <w:r>
        <w:rPr>
          <w:rStyle w:val="67"/>
          <w:rFonts w:hint="default" w:cs="Consolas"/>
          <w:color w:val="auto"/>
          <w:sz w:val="18"/>
          <w:szCs w:val="18"/>
          <w:highlight w:val="none"/>
        </w:rPr>
        <w:t>,</w:t>
      </w:r>
    </w:p>
    <w:p w14:paraId="40529DEC">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"agreement_no"</w:t>
      </w:r>
      <w:r>
        <w:rPr>
          <w:rStyle w:val="67"/>
          <w:rFonts w:hint="default" w:cs="Consolas"/>
          <w:color w:val="auto"/>
          <w:sz w:val="18"/>
          <w:szCs w:val="18"/>
          <w:highlight w:val="none"/>
        </w:rPr>
        <w:t xml:space="preserve">: </w:t>
      </w:r>
      <w:r>
        <w:rPr>
          <w:rFonts w:hint="default" w:cs="Consolas"/>
          <w:color w:val="auto"/>
          <w:sz w:val="18"/>
          <w:szCs w:val="18"/>
          <w:highlight w:val="none"/>
        </w:rPr>
        <w:t>"20170502000610755993"</w:t>
      </w:r>
      <w:r>
        <w:rPr>
          <w:rStyle w:val="67"/>
          <w:rFonts w:hint="default" w:cs="Consolas"/>
          <w:color w:val="auto"/>
          <w:sz w:val="18"/>
          <w:szCs w:val="18"/>
          <w:highlight w:val="none"/>
        </w:rPr>
        <w:t>,</w:t>
      </w:r>
    </w:p>
    <w:p w14:paraId="126FC0B9">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"zm_open_id"</w:t>
      </w:r>
      <w:r>
        <w:rPr>
          <w:rStyle w:val="67"/>
          <w:rFonts w:hint="default" w:cs="Consolas"/>
          <w:color w:val="auto"/>
          <w:sz w:val="18"/>
          <w:szCs w:val="18"/>
          <w:highlight w:val="none"/>
        </w:rPr>
        <w:t xml:space="preserve">: </w:t>
      </w:r>
      <w:r>
        <w:rPr>
          <w:rFonts w:hint="default" w:cs="Consolas"/>
          <w:color w:val="auto"/>
          <w:sz w:val="18"/>
          <w:szCs w:val="18"/>
          <w:highlight w:val="none"/>
        </w:rPr>
        <w:t>"268816057852461313538942792"</w:t>
      </w:r>
      <w:r>
        <w:rPr>
          <w:rStyle w:val="67"/>
          <w:rFonts w:hint="default" w:cs="Consolas"/>
          <w:color w:val="auto"/>
          <w:sz w:val="18"/>
          <w:szCs w:val="18"/>
          <w:highlight w:val="none"/>
        </w:rPr>
        <w:t>,</w:t>
      </w:r>
    </w:p>
    <w:p w14:paraId="75EA7201">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"invalid_time"</w:t>
      </w:r>
      <w:r>
        <w:rPr>
          <w:rStyle w:val="67"/>
          <w:rFonts w:hint="default" w:cs="Consolas"/>
          <w:color w:val="auto"/>
          <w:sz w:val="18"/>
          <w:szCs w:val="18"/>
          <w:highlight w:val="none"/>
        </w:rPr>
        <w:t xml:space="preserve">: </w:t>
      </w:r>
      <w:r>
        <w:rPr>
          <w:rFonts w:hint="default" w:cs="Consolas"/>
          <w:color w:val="auto"/>
          <w:sz w:val="18"/>
          <w:szCs w:val="18"/>
          <w:highlight w:val="none"/>
        </w:rPr>
        <w:t>"2017-05-20 11:49:19"</w:t>
      </w:r>
      <w:r>
        <w:rPr>
          <w:rStyle w:val="67"/>
          <w:rFonts w:hint="default" w:cs="Consolas"/>
          <w:color w:val="auto"/>
          <w:sz w:val="18"/>
          <w:szCs w:val="18"/>
          <w:highlight w:val="none"/>
        </w:rPr>
        <w:t>,</w:t>
      </w:r>
    </w:p>
    <w:p w14:paraId="6275CEB9">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"sign_time"</w:t>
      </w:r>
      <w:r>
        <w:rPr>
          <w:rStyle w:val="67"/>
          <w:rFonts w:hint="default" w:cs="Consolas"/>
          <w:color w:val="auto"/>
          <w:sz w:val="18"/>
          <w:szCs w:val="18"/>
          <w:highlight w:val="none"/>
        </w:rPr>
        <w:t xml:space="preserve">: </w:t>
      </w:r>
      <w:r>
        <w:rPr>
          <w:rFonts w:hint="default" w:cs="Consolas"/>
          <w:color w:val="auto"/>
          <w:sz w:val="18"/>
          <w:szCs w:val="18"/>
          <w:highlight w:val="none"/>
        </w:rPr>
        <w:t>"2017-05-20 11:49:19"</w:t>
      </w:r>
      <w:r>
        <w:rPr>
          <w:rStyle w:val="67"/>
          <w:rFonts w:hint="default" w:cs="Consolas"/>
          <w:color w:val="auto"/>
          <w:sz w:val="18"/>
          <w:szCs w:val="18"/>
          <w:highlight w:val="none"/>
        </w:rPr>
        <w:t>,</w:t>
      </w:r>
    </w:p>
    <w:p w14:paraId="482C4510">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w:t>
      </w:r>
      <w:r>
        <w:rPr>
          <w:rFonts w:cs="Consolas"/>
          <w:color w:val="auto"/>
          <w:sz w:val="18"/>
          <w:szCs w:val="18"/>
          <w:highlight w:val="none"/>
        </w:rPr>
        <w:t>bank</w:t>
      </w:r>
      <w:r>
        <w:rPr>
          <w:rFonts w:hint="default" w:cs="Consolas"/>
          <w:color w:val="auto"/>
          <w:sz w:val="18"/>
          <w:szCs w:val="18"/>
          <w:highlight w:val="none"/>
        </w:rPr>
        <w:t>_user_id"</w:t>
      </w:r>
      <w:r>
        <w:rPr>
          <w:rStyle w:val="67"/>
          <w:rFonts w:hint="default" w:cs="Consolas"/>
          <w:color w:val="auto"/>
          <w:sz w:val="18"/>
          <w:szCs w:val="18"/>
          <w:highlight w:val="none"/>
        </w:rPr>
        <w:t xml:space="preserve">: </w:t>
      </w:r>
      <w:r>
        <w:rPr>
          <w:rFonts w:hint="default" w:cs="Consolas"/>
          <w:color w:val="auto"/>
          <w:sz w:val="18"/>
          <w:szCs w:val="18"/>
          <w:highlight w:val="none"/>
        </w:rPr>
        <w:t>"2088101143488930"</w:t>
      </w:r>
      <w:r>
        <w:rPr>
          <w:rStyle w:val="67"/>
          <w:rFonts w:hint="default" w:cs="Consolas"/>
          <w:color w:val="auto"/>
          <w:sz w:val="18"/>
          <w:szCs w:val="18"/>
          <w:highlight w:val="none"/>
        </w:rPr>
        <w:t>,</w:t>
      </w:r>
    </w:p>
    <w:p w14:paraId="2D5C13CC">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"status"</w:t>
      </w:r>
      <w:r>
        <w:rPr>
          <w:rStyle w:val="67"/>
          <w:rFonts w:hint="default" w:cs="Consolas"/>
          <w:color w:val="auto"/>
          <w:sz w:val="18"/>
          <w:szCs w:val="18"/>
          <w:highlight w:val="none"/>
        </w:rPr>
        <w:t xml:space="preserve">: </w:t>
      </w:r>
      <w:r>
        <w:rPr>
          <w:rFonts w:hint="default" w:cs="Consolas"/>
          <w:color w:val="auto"/>
          <w:sz w:val="18"/>
          <w:szCs w:val="18"/>
          <w:highlight w:val="none"/>
        </w:rPr>
        <w:t>"NORMAL"</w:t>
      </w:r>
      <w:r>
        <w:rPr>
          <w:rStyle w:val="67"/>
          <w:rFonts w:hint="default" w:cs="Consolas"/>
          <w:color w:val="auto"/>
          <w:sz w:val="18"/>
          <w:szCs w:val="18"/>
          <w:highlight w:val="none"/>
        </w:rPr>
        <w:t>,</w:t>
      </w:r>
    </w:p>
    <w:p w14:paraId="1F5F8CC0">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"forex_eligible"</w:t>
      </w:r>
      <w:r>
        <w:rPr>
          <w:rStyle w:val="67"/>
          <w:rFonts w:hint="default" w:cs="Consolas"/>
          <w:color w:val="auto"/>
          <w:sz w:val="18"/>
          <w:szCs w:val="18"/>
          <w:highlight w:val="none"/>
        </w:rPr>
        <w:t xml:space="preserve">: </w:t>
      </w:r>
      <w:r>
        <w:rPr>
          <w:rFonts w:hint="default" w:cs="Consolas"/>
          <w:color w:val="auto"/>
          <w:sz w:val="18"/>
          <w:szCs w:val="18"/>
          <w:highlight w:val="none"/>
        </w:rPr>
        <w:t>"T"</w:t>
      </w:r>
      <w:r>
        <w:rPr>
          <w:rStyle w:val="67"/>
          <w:rFonts w:hint="default" w:cs="Consolas"/>
          <w:color w:val="auto"/>
          <w:sz w:val="18"/>
          <w:szCs w:val="18"/>
          <w:highlight w:val="none"/>
        </w:rPr>
        <w:t>,</w:t>
      </w:r>
    </w:p>
    <w:p w14:paraId="5F10BC15">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"external_logon_id"</w:t>
      </w:r>
      <w:r>
        <w:rPr>
          <w:rStyle w:val="67"/>
          <w:rFonts w:hint="default" w:cs="Consolas"/>
          <w:color w:val="auto"/>
          <w:sz w:val="18"/>
          <w:szCs w:val="18"/>
          <w:highlight w:val="none"/>
        </w:rPr>
        <w:t xml:space="preserve">: </w:t>
      </w:r>
      <w:r>
        <w:rPr>
          <w:rFonts w:hint="default" w:cs="Consolas"/>
          <w:color w:val="auto"/>
          <w:sz w:val="18"/>
          <w:szCs w:val="18"/>
          <w:highlight w:val="none"/>
        </w:rPr>
        <w:t>"13852852877"</w:t>
      </w:r>
      <w:r>
        <w:rPr>
          <w:rStyle w:val="67"/>
          <w:rFonts w:hint="default" w:cs="Consolas"/>
          <w:color w:val="auto"/>
          <w:sz w:val="18"/>
          <w:szCs w:val="18"/>
          <w:highlight w:val="none"/>
        </w:rPr>
        <w:t>,</w:t>
      </w:r>
    </w:p>
    <w:p w14:paraId="224D02CE">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w:t>
      </w:r>
      <w:r>
        <w:rPr>
          <w:rFonts w:cs="Consolas"/>
          <w:color w:val="auto"/>
          <w:sz w:val="18"/>
          <w:szCs w:val="18"/>
          <w:highlight w:val="none"/>
        </w:rPr>
        <w:t>bank</w:t>
      </w:r>
      <w:r>
        <w:rPr>
          <w:rFonts w:hint="default" w:cs="Consolas"/>
          <w:color w:val="auto"/>
          <w:sz w:val="18"/>
          <w:szCs w:val="18"/>
          <w:highlight w:val="none"/>
        </w:rPr>
        <w:t>_logon_id"</w:t>
      </w:r>
      <w:r>
        <w:rPr>
          <w:rStyle w:val="67"/>
          <w:rFonts w:hint="default" w:cs="Consolas"/>
          <w:color w:val="auto"/>
          <w:sz w:val="18"/>
          <w:szCs w:val="18"/>
          <w:highlight w:val="none"/>
        </w:rPr>
        <w:t xml:space="preserve">: </w:t>
      </w:r>
      <w:r>
        <w:rPr>
          <w:rFonts w:hint="default" w:cs="Consolas"/>
          <w:color w:val="auto"/>
          <w:sz w:val="18"/>
          <w:szCs w:val="18"/>
          <w:highlight w:val="none"/>
        </w:rPr>
        <w:t>"test***ali@</w:t>
      </w:r>
      <w:r>
        <w:rPr>
          <w:rFonts w:cs="Consolas"/>
          <w:color w:val="auto"/>
          <w:sz w:val="18"/>
          <w:szCs w:val="18"/>
          <w:highlight w:val="none"/>
        </w:rPr>
        <w:t>bank</w:t>
      </w:r>
      <w:r>
        <w:rPr>
          <w:rFonts w:hint="default" w:cs="Consolas"/>
          <w:color w:val="auto"/>
          <w:sz w:val="18"/>
          <w:szCs w:val="18"/>
          <w:highlight w:val="none"/>
        </w:rPr>
        <w:t>.net"</w:t>
      </w:r>
    </w:p>
    <w:p w14:paraId="6D2F3887">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p>
    <w:p w14:paraId="7032578A">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"sign"</w:t>
      </w:r>
      <w:r>
        <w:rPr>
          <w:rStyle w:val="67"/>
          <w:rFonts w:hint="default" w:cs="Consolas"/>
          <w:color w:val="auto"/>
          <w:sz w:val="18"/>
          <w:szCs w:val="18"/>
          <w:highlight w:val="none"/>
        </w:rPr>
        <w:t xml:space="preserve">: </w:t>
      </w:r>
      <w:r>
        <w:rPr>
          <w:rFonts w:hint="default" w:cs="Consolas"/>
          <w:color w:val="auto"/>
          <w:sz w:val="18"/>
          <w:szCs w:val="18"/>
          <w:highlight w:val="none"/>
        </w:rPr>
        <w:t>"ERITJKEIJKJHKKKKKKKHJEREEEEEEEEEEE"</w:t>
      </w:r>
    </w:p>
    <w:p w14:paraId="5B7AE342">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Fonts w:hint="default" w:cs="Consolas"/>
          <w:color w:val="auto"/>
          <w:sz w:val="18"/>
          <w:szCs w:val="18"/>
          <w:highlight w:val="none"/>
        </w:rPr>
      </w:pPr>
      <w:r>
        <w:rPr>
          <w:rStyle w:val="67"/>
          <w:rFonts w:hint="default" w:cs="Consolas"/>
          <w:color w:val="auto"/>
          <w:sz w:val="18"/>
          <w:szCs w:val="18"/>
          <w:highlight w:val="none"/>
        </w:rPr>
        <w:t>}</w:t>
      </w:r>
    </w:p>
    <w:p w14:paraId="3D6C0581">
      <w:pPr>
        <w:pStyle w:val="41"/>
        <w:rPr>
          <w:color w:val="auto"/>
          <w:highlight w:val="none"/>
        </w:rPr>
      </w:pPr>
      <w:r>
        <w:rPr>
          <w:rFonts w:hint="eastAsia"/>
          <w:color w:val="auto"/>
          <w:highlight w:val="none"/>
          <w:lang w:bidi="ar"/>
        </w:rPr>
        <w:t>异常代码示例：</w:t>
      </w:r>
    </w:p>
    <w:p w14:paraId="4619E469">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w:t>
      </w:r>
    </w:p>
    <w:p w14:paraId="3BD49A33">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w:t>
      </w:r>
      <w:r>
        <w:rPr>
          <w:rFonts w:cs="Consolas"/>
          <w:color w:val="auto"/>
          <w:sz w:val="18"/>
          <w:szCs w:val="18"/>
          <w:highlight w:val="none"/>
        </w:rPr>
        <w:t>bank</w:t>
      </w:r>
      <w:r>
        <w:rPr>
          <w:rFonts w:hint="default" w:cs="Consolas"/>
          <w:color w:val="auto"/>
          <w:sz w:val="18"/>
          <w:szCs w:val="18"/>
          <w:highlight w:val="none"/>
        </w:rPr>
        <w:t>_user_agreement_page_sign_response"</w:t>
      </w:r>
      <w:r>
        <w:rPr>
          <w:rStyle w:val="67"/>
          <w:rFonts w:hint="default" w:cs="Consolas"/>
          <w:color w:val="auto"/>
          <w:sz w:val="18"/>
          <w:szCs w:val="18"/>
          <w:highlight w:val="none"/>
        </w:rPr>
        <w:t>: {</w:t>
      </w:r>
    </w:p>
    <w:p w14:paraId="08D7257E">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"code"</w:t>
      </w:r>
      <w:r>
        <w:rPr>
          <w:rStyle w:val="67"/>
          <w:rFonts w:hint="default" w:cs="Consolas"/>
          <w:color w:val="auto"/>
          <w:sz w:val="18"/>
          <w:szCs w:val="18"/>
          <w:highlight w:val="none"/>
        </w:rPr>
        <w:t xml:space="preserve">: </w:t>
      </w:r>
      <w:r>
        <w:rPr>
          <w:rFonts w:hint="default" w:cs="Consolas"/>
          <w:color w:val="auto"/>
          <w:sz w:val="18"/>
          <w:szCs w:val="18"/>
          <w:highlight w:val="none"/>
        </w:rPr>
        <w:t>"20000"</w:t>
      </w:r>
      <w:r>
        <w:rPr>
          <w:rStyle w:val="67"/>
          <w:rFonts w:hint="default" w:cs="Consolas"/>
          <w:color w:val="auto"/>
          <w:sz w:val="18"/>
          <w:szCs w:val="18"/>
          <w:highlight w:val="none"/>
        </w:rPr>
        <w:t>,</w:t>
      </w:r>
    </w:p>
    <w:p w14:paraId="29BB8F81">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"msg"</w:t>
      </w:r>
      <w:r>
        <w:rPr>
          <w:rStyle w:val="67"/>
          <w:rFonts w:hint="default" w:cs="Consolas"/>
          <w:color w:val="auto"/>
          <w:sz w:val="18"/>
          <w:szCs w:val="18"/>
          <w:highlight w:val="none"/>
        </w:rPr>
        <w:t xml:space="preserve">: </w:t>
      </w:r>
      <w:r>
        <w:rPr>
          <w:rFonts w:hint="default" w:cs="Consolas"/>
          <w:color w:val="auto"/>
          <w:sz w:val="18"/>
          <w:szCs w:val="18"/>
          <w:highlight w:val="none"/>
        </w:rPr>
        <w:t>"Service Currently Unavailable"</w:t>
      </w:r>
      <w:r>
        <w:rPr>
          <w:rStyle w:val="67"/>
          <w:rFonts w:hint="default" w:cs="Consolas"/>
          <w:color w:val="auto"/>
          <w:sz w:val="18"/>
          <w:szCs w:val="18"/>
          <w:highlight w:val="none"/>
        </w:rPr>
        <w:t>,</w:t>
      </w:r>
    </w:p>
    <w:p w14:paraId="79C71C36">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"sub_code"</w:t>
      </w:r>
      <w:r>
        <w:rPr>
          <w:rStyle w:val="67"/>
          <w:rFonts w:hint="default" w:cs="Consolas"/>
          <w:color w:val="auto"/>
          <w:sz w:val="18"/>
          <w:szCs w:val="18"/>
          <w:highlight w:val="none"/>
        </w:rPr>
        <w:t xml:space="preserve">: </w:t>
      </w:r>
      <w:r>
        <w:rPr>
          <w:rFonts w:hint="default" w:cs="Consolas"/>
          <w:color w:val="auto"/>
          <w:sz w:val="18"/>
          <w:szCs w:val="18"/>
          <w:highlight w:val="none"/>
        </w:rPr>
        <w:t>"isp.unknow-error"</w:t>
      </w:r>
      <w:r>
        <w:rPr>
          <w:rStyle w:val="67"/>
          <w:rFonts w:hint="default" w:cs="Consolas"/>
          <w:color w:val="auto"/>
          <w:sz w:val="18"/>
          <w:szCs w:val="18"/>
          <w:highlight w:val="none"/>
        </w:rPr>
        <w:t>,</w:t>
      </w:r>
    </w:p>
    <w:p w14:paraId="165AF8E8">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"sub_msg"</w:t>
      </w:r>
      <w:r>
        <w:rPr>
          <w:rStyle w:val="67"/>
          <w:rFonts w:hint="default" w:cs="Consolas"/>
          <w:color w:val="auto"/>
          <w:sz w:val="18"/>
          <w:szCs w:val="18"/>
          <w:highlight w:val="none"/>
        </w:rPr>
        <w:t xml:space="preserve">: </w:t>
      </w:r>
      <w:r>
        <w:rPr>
          <w:rFonts w:hint="default" w:cs="Consolas"/>
          <w:color w:val="auto"/>
          <w:sz w:val="18"/>
          <w:szCs w:val="18"/>
          <w:highlight w:val="none"/>
        </w:rPr>
        <w:t>"系统繁忙"</w:t>
      </w:r>
    </w:p>
    <w:p w14:paraId="69CE1D24">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p>
    <w:p w14:paraId="0C7607C0">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Style w:val="67"/>
          <w:rFonts w:hint="default" w:cs="Consolas"/>
          <w:color w:val="auto"/>
          <w:sz w:val="18"/>
          <w:szCs w:val="18"/>
          <w:highlight w:val="none"/>
        </w:rPr>
      </w:pPr>
      <w:r>
        <w:rPr>
          <w:rStyle w:val="67"/>
          <w:rFonts w:hint="default" w:cs="Consolas"/>
          <w:color w:val="auto"/>
          <w:sz w:val="18"/>
          <w:szCs w:val="18"/>
          <w:highlight w:val="none"/>
        </w:rPr>
        <w:t xml:space="preserve">    </w:t>
      </w:r>
      <w:r>
        <w:rPr>
          <w:rFonts w:hint="default" w:cs="Consolas"/>
          <w:color w:val="auto"/>
          <w:sz w:val="18"/>
          <w:szCs w:val="18"/>
          <w:highlight w:val="none"/>
        </w:rPr>
        <w:t>"sign"</w:t>
      </w:r>
      <w:r>
        <w:rPr>
          <w:rStyle w:val="67"/>
          <w:rFonts w:hint="default" w:cs="Consolas"/>
          <w:color w:val="auto"/>
          <w:sz w:val="18"/>
          <w:szCs w:val="18"/>
          <w:highlight w:val="none"/>
        </w:rPr>
        <w:t xml:space="preserve">: </w:t>
      </w:r>
      <w:r>
        <w:rPr>
          <w:rFonts w:hint="default" w:cs="Consolas"/>
          <w:color w:val="auto"/>
          <w:sz w:val="18"/>
          <w:szCs w:val="18"/>
          <w:highlight w:val="none"/>
        </w:rPr>
        <w:t>"ERITJKEIJKJHKKKKKKKHJEREEEEEEEEEEE"</w:t>
      </w:r>
    </w:p>
    <w:p w14:paraId="6CE8EC1C">
      <w:pPr>
        <w:pStyle w:val="51"/>
        <w:widowControl/>
        <w:pBdr>
          <w:top w:val="single" w:color="EEEEEE" w:sz="6" w:space="12"/>
          <w:left w:val="single" w:color="EEEEEE" w:sz="6" w:space="18"/>
          <w:bottom w:val="single" w:color="EEEEEE" w:sz="6" w:space="12"/>
          <w:right w:val="single" w:color="EEEEEE" w:sz="6" w:space="18"/>
        </w:pBdr>
        <w:shd w:val="clear" w:color="auto" w:fill="F7F7F7"/>
        <w:wordWrap w:val="0"/>
        <w:ind w:left="780" w:hanging="360"/>
        <w:rPr>
          <w:rFonts w:hint="default" w:cs="Consolas"/>
          <w:color w:val="auto"/>
          <w:sz w:val="18"/>
          <w:szCs w:val="18"/>
          <w:highlight w:val="none"/>
        </w:rPr>
      </w:pPr>
      <w:r>
        <w:rPr>
          <w:rStyle w:val="67"/>
          <w:rFonts w:hint="default" w:cs="Consolas"/>
          <w:color w:val="auto"/>
          <w:sz w:val="18"/>
          <w:szCs w:val="18"/>
          <w:highlight w:val="none"/>
        </w:rPr>
        <w:t>}</w:t>
      </w:r>
    </w:p>
    <w:p w14:paraId="24F38746">
      <w:pPr>
        <w:pStyle w:val="175"/>
        <w:rPr>
          <w:color w:val="auto"/>
          <w:highlight w:val="none"/>
        </w:rPr>
      </w:pPr>
      <w:bookmarkStart w:id="255" w:name="_Toc514247232"/>
      <w:r>
        <w:rPr>
          <w:color w:val="auto"/>
          <w:highlight w:val="none"/>
        </w:rPr>
        <w:t>业务错误码</w:t>
      </w:r>
      <w:bookmarkEnd w:id="255"/>
    </w:p>
    <w:p w14:paraId="292FA0FA">
      <w:pPr>
        <w:pStyle w:val="41"/>
        <w:rPr>
          <w:color w:val="auto"/>
          <w:highlight w:val="none"/>
        </w:rPr>
      </w:pPr>
      <w:r>
        <w:rPr>
          <w:rFonts w:hint="eastAsia"/>
          <w:color w:val="auto"/>
          <w:highlight w:val="none"/>
        </w:rPr>
        <w:t>包含不限于错误码、错误描述、解决方案（给用户提示信息）</w:t>
      </w:r>
    </w:p>
    <w:p w14:paraId="68C97B36">
      <w:pPr>
        <w:pStyle w:val="146"/>
        <w:spacing w:before="156" w:after="156"/>
        <w:rPr>
          <w:color w:val="auto"/>
          <w:highlight w:val="none"/>
        </w:rPr>
      </w:pPr>
      <w:bookmarkStart w:id="256" w:name="_Toc514247233"/>
      <w:r>
        <w:rPr>
          <w:rFonts w:hint="eastAsia"/>
          <w:color w:val="auto"/>
          <w:highlight w:val="none"/>
        </w:rPr>
        <w:t>测试地址</w:t>
      </w:r>
      <w:bookmarkEnd w:id="256"/>
    </w:p>
    <w:p w14:paraId="2555DB95">
      <w:pPr>
        <w:pStyle w:val="41"/>
        <w:rPr>
          <w:color w:val="auto"/>
          <w:highlight w:val="none"/>
        </w:rPr>
      </w:pPr>
      <w:r>
        <w:rPr>
          <w:rFonts w:hint="eastAsia"/>
          <w:color w:val="auto"/>
          <w:highlight w:val="none"/>
        </w:rPr>
        <w:t>需要支付渠道提供测试地址供平台调用</w:t>
      </w:r>
    </w:p>
    <w:p w14:paraId="3D6B8533">
      <w:pPr>
        <w:pStyle w:val="146"/>
        <w:spacing w:before="156" w:after="156"/>
        <w:rPr>
          <w:color w:val="auto"/>
          <w:highlight w:val="none"/>
        </w:rPr>
      </w:pPr>
      <w:bookmarkStart w:id="257" w:name="_Toc514247234"/>
      <w:r>
        <w:rPr>
          <w:rFonts w:hint="eastAsia"/>
          <w:color w:val="auto"/>
          <w:highlight w:val="none"/>
        </w:rPr>
        <w:t>测试商户号</w:t>
      </w:r>
      <w:bookmarkEnd w:id="257"/>
    </w:p>
    <w:p w14:paraId="0465624A">
      <w:pPr>
        <w:pStyle w:val="41"/>
        <w:rPr>
          <w:color w:val="auto"/>
          <w:highlight w:val="none"/>
        </w:rPr>
      </w:pPr>
      <w:r>
        <w:rPr>
          <w:rFonts w:hint="eastAsia"/>
          <w:color w:val="auto"/>
          <w:highlight w:val="none"/>
        </w:rPr>
        <w:t>需要支付渠道提供测试商户号供平台调用</w:t>
      </w:r>
    </w:p>
    <w:p w14:paraId="57369565">
      <w:pPr>
        <w:pStyle w:val="147"/>
        <w:spacing w:before="156" w:after="156"/>
        <w:ind w:left="-10" w:leftChars="-5"/>
        <w:rPr>
          <w:color w:val="auto"/>
          <w:highlight w:val="none"/>
        </w:rPr>
      </w:pPr>
      <w:bookmarkStart w:id="258" w:name="_Toc514247235"/>
      <w:bookmarkStart w:id="259" w:name="_Toc522489316"/>
      <w:r>
        <w:rPr>
          <w:rFonts w:hint="eastAsia"/>
          <w:color w:val="auto"/>
          <w:highlight w:val="none"/>
        </w:rPr>
        <w:t>对账要求</w:t>
      </w:r>
      <w:bookmarkEnd w:id="258"/>
      <w:bookmarkEnd w:id="259"/>
    </w:p>
    <w:p w14:paraId="05322BC5">
      <w:pPr>
        <w:pStyle w:val="41"/>
        <w:rPr>
          <w:color w:val="auto"/>
          <w:highlight w:val="none"/>
        </w:rPr>
      </w:pPr>
      <w:r>
        <w:rPr>
          <w:rFonts w:hint="eastAsia"/>
          <w:color w:val="auto"/>
          <w:highlight w:val="none"/>
        </w:rPr>
        <w:t>由于支付渠道各家均有不同处，支付渠道提供的账单格式包括不限于以下要求，后续对接可以在沟通。</w:t>
      </w:r>
    </w:p>
    <w:p w14:paraId="021B4124">
      <w:pPr>
        <w:pStyle w:val="41"/>
        <w:rPr>
          <w:color w:val="auto"/>
          <w:highlight w:val="none"/>
        </w:rPr>
      </w:pPr>
      <w:r>
        <w:rPr>
          <w:rFonts w:hint="eastAsia"/>
          <w:color w:val="auto"/>
          <w:highlight w:val="none"/>
        </w:rPr>
        <w:t>对账要求详见表3</w:t>
      </w:r>
      <w:r>
        <w:rPr>
          <w:color w:val="auto"/>
          <w:highlight w:val="none"/>
        </w:rPr>
        <w:t>7</w:t>
      </w:r>
      <w:r>
        <w:rPr>
          <w:rFonts w:hint="eastAsia"/>
          <w:color w:val="auto"/>
          <w:highlight w:val="none"/>
        </w:rPr>
        <w:t>。</w:t>
      </w:r>
    </w:p>
    <w:p w14:paraId="712F9EAB">
      <w:pPr>
        <w:pStyle w:val="160"/>
        <w:rPr>
          <w:color w:val="auto"/>
          <w:highlight w:val="none"/>
        </w:rPr>
      </w:pPr>
      <w:r>
        <w:rPr>
          <w:rFonts w:hint="eastAsia"/>
          <w:color w:val="auto"/>
          <w:highlight w:val="none"/>
        </w:rPr>
        <w:t>对账要求表</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6"/>
        <w:gridCol w:w="4252"/>
      </w:tblGrid>
      <w:tr w14:paraId="37F05EDB">
        <w:trPr>
          <w:wBefore w:w="0" w:type="dxa"/>
          <w:jc w:val="center"/>
        </w:trPr>
        <w:tc>
          <w:tcPr>
            <w:tcW w:w="1166" w:type="dxa"/>
            <w:noWrap w:val="0"/>
            <w:vAlign w:val="top"/>
          </w:tcPr>
          <w:p w14:paraId="2CB9765A">
            <w:pPr>
              <w:rPr>
                <w:rFonts w:ascii="宋体" w:hAnsi="宋体"/>
                <w:color w:val="auto"/>
                <w:sz w:val="18"/>
                <w:szCs w:val="18"/>
                <w:highlight w:val="none"/>
              </w:rPr>
            </w:pPr>
            <w:r>
              <w:rPr>
                <w:rFonts w:hint="eastAsia" w:ascii="宋体" w:hAnsi="宋体"/>
                <w:color w:val="auto"/>
                <w:sz w:val="18"/>
                <w:szCs w:val="18"/>
                <w:highlight w:val="none"/>
              </w:rPr>
              <w:t>序号</w:t>
            </w:r>
          </w:p>
        </w:tc>
        <w:tc>
          <w:tcPr>
            <w:tcW w:w="4252" w:type="dxa"/>
            <w:noWrap w:val="0"/>
            <w:vAlign w:val="top"/>
          </w:tcPr>
          <w:p w14:paraId="5E9E3358">
            <w:pPr>
              <w:rPr>
                <w:rFonts w:ascii="宋体" w:hAnsi="宋体"/>
                <w:color w:val="auto"/>
                <w:sz w:val="18"/>
                <w:szCs w:val="18"/>
                <w:highlight w:val="none"/>
              </w:rPr>
            </w:pPr>
            <w:r>
              <w:rPr>
                <w:rFonts w:hint="eastAsia" w:ascii="宋体" w:hAnsi="宋体"/>
                <w:color w:val="auto"/>
                <w:sz w:val="18"/>
                <w:szCs w:val="18"/>
                <w:highlight w:val="none"/>
              </w:rPr>
              <w:t>字段</w:t>
            </w:r>
          </w:p>
        </w:tc>
      </w:tr>
      <w:tr w14:paraId="5054FC9C">
        <w:trPr>
          <w:wBefore w:w="0" w:type="dxa"/>
          <w:jc w:val="center"/>
        </w:trPr>
        <w:tc>
          <w:tcPr>
            <w:tcW w:w="1166" w:type="dxa"/>
            <w:noWrap w:val="0"/>
            <w:vAlign w:val="top"/>
          </w:tcPr>
          <w:p w14:paraId="198722F9">
            <w:pPr>
              <w:rPr>
                <w:rFonts w:ascii="宋体" w:hAnsi="宋体"/>
                <w:color w:val="auto"/>
                <w:sz w:val="18"/>
                <w:szCs w:val="18"/>
                <w:highlight w:val="none"/>
              </w:rPr>
            </w:pPr>
            <w:r>
              <w:rPr>
                <w:rFonts w:hint="eastAsia" w:ascii="宋体" w:hAnsi="宋体"/>
                <w:color w:val="auto"/>
                <w:sz w:val="18"/>
                <w:szCs w:val="18"/>
                <w:highlight w:val="none"/>
              </w:rPr>
              <w:t>1</w:t>
            </w:r>
          </w:p>
        </w:tc>
        <w:tc>
          <w:tcPr>
            <w:tcW w:w="4252" w:type="dxa"/>
            <w:noWrap w:val="0"/>
            <w:vAlign w:val="top"/>
          </w:tcPr>
          <w:p w14:paraId="7A6BD98A">
            <w:pPr>
              <w:rPr>
                <w:rFonts w:ascii="宋体" w:hAnsi="宋体"/>
                <w:color w:val="auto"/>
                <w:sz w:val="18"/>
                <w:szCs w:val="18"/>
                <w:highlight w:val="none"/>
              </w:rPr>
            </w:pPr>
            <w:r>
              <w:rPr>
                <w:rFonts w:hint="eastAsia" w:ascii="宋体" w:hAnsi="宋体"/>
                <w:color w:val="auto"/>
                <w:sz w:val="18"/>
                <w:szCs w:val="18"/>
                <w:highlight w:val="none"/>
              </w:rPr>
              <w:t>交易时间</w:t>
            </w:r>
          </w:p>
        </w:tc>
      </w:tr>
      <w:tr w14:paraId="0D18A0C4">
        <w:trPr>
          <w:wBefore w:w="0" w:type="dxa"/>
          <w:trHeight w:val="382" w:hRule="atLeast"/>
          <w:jc w:val="center"/>
        </w:trPr>
        <w:tc>
          <w:tcPr>
            <w:tcW w:w="1166" w:type="dxa"/>
            <w:noWrap w:val="0"/>
            <w:vAlign w:val="top"/>
          </w:tcPr>
          <w:p w14:paraId="07BBB1C2">
            <w:pPr>
              <w:rPr>
                <w:rFonts w:ascii="宋体" w:hAnsi="宋体"/>
                <w:color w:val="auto"/>
                <w:sz w:val="18"/>
                <w:szCs w:val="18"/>
                <w:highlight w:val="none"/>
              </w:rPr>
            </w:pPr>
            <w:r>
              <w:rPr>
                <w:rFonts w:hint="eastAsia" w:ascii="宋体" w:hAnsi="宋体"/>
                <w:color w:val="auto"/>
                <w:sz w:val="18"/>
                <w:szCs w:val="18"/>
                <w:highlight w:val="none"/>
              </w:rPr>
              <w:t>2</w:t>
            </w:r>
          </w:p>
        </w:tc>
        <w:tc>
          <w:tcPr>
            <w:tcW w:w="4252" w:type="dxa"/>
            <w:noWrap w:val="0"/>
            <w:vAlign w:val="top"/>
          </w:tcPr>
          <w:p w14:paraId="3CA75D94">
            <w:pPr>
              <w:rPr>
                <w:rFonts w:ascii="宋体" w:hAnsi="宋体"/>
                <w:color w:val="auto"/>
                <w:sz w:val="18"/>
                <w:szCs w:val="18"/>
                <w:highlight w:val="none"/>
              </w:rPr>
            </w:pPr>
            <w:r>
              <w:rPr>
                <w:rFonts w:hint="eastAsia" w:ascii="宋体" w:hAnsi="宋体"/>
                <w:color w:val="auto"/>
                <w:sz w:val="18"/>
                <w:szCs w:val="18"/>
                <w:highlight w:val="none"/>
              </w:rPr>
              <w:t>商户号</w:t>
            </w:r>
          </w:p>
        </w:tc>
      </w:tr>
      <w:tr w14:paraId="295BDC2F">
        <w:trPr>
          <w:wBefore w:w="0" w:type="dxa"/>
          <w:jc w:val="center"/>
        </w:trPr>
        <w:tc>
          <w:tcPr>
            <w:tcW w:w="1166" w:type="dxa"/>
            <w:noWrap w:val="0"/>
            <w:vAlign w:val="top"/>
          </w:tcPr>
          <w:p w14:paraId="150DB917">
            <w:pPr>
              <w:rPr>
                <w:rFonts w:ascii="宋体" w:hAnsi="宋体"/>
                <w:color w:val="auto"/>
                <w:sz w:val="18"/>
                <w:szCs w:val="18"/>
                <w:highlight w:val="none"/>
              </w:rPr>
            </w:pPr>
            <w:r>
              <w:rPr>
                <w:rFonts w:hint="eastAsia" w:ascii="宋体" w:hAnsi="宋体"/>
                <w:color w:val="auto"/>
                <w:sz w:val="18"/>
                <w:szCs w:val="18"/>
                <w:highlight w:val="none"/>
              </w:rPr>
              <w:t>3</w:t>
            </w:r>
          </w:p>
        </w:tc>
        <w:tc>
          <w:tcPr>
            <w:tcW w:w="4252" w:type="dxa"/>
            <w:noWrap w:val="0"/>
            <w:vAlign w:val="top"/>
          </w:tcPr>
          <w:p w14:paraId="3B2B0066">
            <w:pPr>
              <w:rPr>
                <w:rFonts w:ascii="宋体" w:hAnsi="宋体"/>
                <w:color w:val="auto"/>
                <w:sz w:val="18"/>
                <w:szCs w:val="18"/>
                <w:highlight w:val="none"/>
              </w:rPr>
            </w:pPr>
            <w:r>
              <w:rPr>
                <w:rFonts w:hint="eastAsia" w:ascii="宋体" w:hAnsi="宋体"/>
                <w:color w:val="auto"/>
                <w:sz w:val="18"/>
                <w:szCs w:val="18"/>
                <w:highlight w:val="none"/>
              </w:rPr>
              <w:t>设备号</w:t>
            </w:r>
          </w:p>
        </w:tc>
      </w:tr>
      <w:tr w14:paraId="47E6C11E">
        <w:trPr>
          <w:wBefore w:w="0" w:type="dxa"/>
          <w:trHeight w:val="353" w:hRule="atLeast"/>
          <w:jc w:val="center"/>
        </w:trPr>
        <w:tc>
          <w:tcPr>
            <w:tcW w:w="1166" w:type="dxa"/>
            <w:noWrap w:val="0"/>
            <w:vAlign w:val="top"/>
          </w:tcPr>
          <w:p w14:paraId="0F90F023">
            <w:pPr>
              <w:rPr>
                <w:rFonts w:ascii="宋体" w:hAnsi="宋体"/>
                <w:color w:val="auto"/>
                <w:sz w:val="18"/>
                <w:szCs w:val="18"/>
                <w:highlight w:val="none"/>
              </w:rPr>
            </w:pPr>
            <w:r>
              <w:rPr>
                <w:rFonts w:hint="eastAsia" w:ascii="宋体" w:hAnsi="宋体"/>
                <w:color w:val="auto"/>
                <w:sz w:val="18"/>
                <w:szCs w:val="18"/>
                <w:highlight w:val="none"/>
              </w:rPr>
              <w:t>4</w:t>
            </w:r>
          </w:p>
        </w:tc>
        <w:tc>
          <w:tcPr>
            <w:tcW w:w="4252" w:type="dxa"/>
            <w:noWrap w:val="0"/>
            <w:vAlign w:val="top"/>
          </w:tcPr>
          <w:p w14:paraId="28E3D946">
            <w:pPr>
              <w:rPr>
                <w:rFonts w:ascii="宋体" w:hAnsi="宋体"/>
                <w:color w:val="auto"/>
                <w:sz w:val="18"/>
                <w:szCs w:val="18"/>
                <w:highlight w:val="none"/>
              </w:rPr>
            </w:pPr>
            <w:r>
              <w:rPr>
                <w:rFonts w:hint="eastAsia" w:ascii="宋体" w:hAnsi="宋体"/>
                <w:color w:val="auto"/>
                <w:sz w:val="18"/>
                <w:szCs w:val="18"/>
                <w:highlight w:val="none"/>
              </w:rPr>
              <w:t>支付渠道订单号</w:t>
            </w:r>
          </w:p>
        </w:tc>
      </w:tr>
      <w:tr w14:paraId="77277EAC">
        <w:trPr>
          <w:wBefore w:w="0" w:type="dxa"/>
          <w:jc w:val="center"/>
        </w:trPr>
        <w:tc>
          <w:tcPr>
            <w:tcW w:w="1166" w:type="dxa"/>
            <w:noWrap w:val="0"/>
            <w:vAlign w:val="top"/>
          </w:tcPr>
          <w:p w14:paraId="3A82DF5B">
            <w:pPr>
              <w:rPr>
                <w:rFonts w:ascii="宋体" w:hAnsi="宋体"/>
                <w:color w:val="auto"/>
                <w:sz w:val="18"/>
                <w:szCs w:val="18"/>
                <w:highlight w:val="none"/>
              </w:rPr>
            </w:pPr>
            <w:r>
              <w:rPr>
                <w:rFonts w:hint="eastAsia" w:ascii="宋体" w:hAnsi="宋体"/>
                <w:color w:val="auto"/>
                <w:sz w:val="18"/>
                <w:szCs w:val="18"/>
                <w:highlight w:val="none"/>
              </w:rPr>
              <w:t>5</w:t>
            </w:r>
          </w:p>
        </w:tc>
        <w:tc>
          <w:tcPr>
            <w:tcW w:w="4252" w:type="dxa"/>
            <w:noWrap w:val="0"/>
            <w:vAlign w:val="top"/>
          </w:tcPr>
          <w:p w14:paraId="23ECADC6">
            <w:pPr>
              <w:rPr>
                <w:rFonts w:ascii="宋体" w:hAnsi="宋体"/>
                <w:color w:val="auto"/>
                <w:sz w:val="18"/>
                <w:szCs w:val="18"/>
                <w:highlight w:val="none"/>
              </w:rPr>
            </w:pPr>
            <w:r>
              <w:rPr>
                <w:rFonts w:hint="eastAsia" w:ascii="宋体" w:hAnsi="宋体"/>
                <w:color w:val="auto"/>
                <w:sz w:val="18"/>
                <w:szCs w:val="18"/>
                <w:highlight w:val="none"/>
              </w:rPr>
              <w:t>交易类型</w:t>
            </w:r>
          </w:p>
        </w:tc>
      </w:tr>
      <w:tr w14:paraId="3E5921E7">
        <w:trPr>
          <w:wBefore w:w="0" w:type="dxa"/>
          <w:jc w:val="center"/>
        </w:trPr>
        <w:tc>
          <w:tcPr>
            <w:tcW w:w="1166" w:type="dxa"/>
            <w:noWrap w:val="0"/>
            <w:vAlign w:val="top"/>
          </w:tcPr>
          <w:p w14:paraId="0F440665">
            <w:pPr>
              <w:rPr>
                <w:rFonts w:ascii="宋体" w:hAnsi="宋体"/>
                <w:color w:val="auto"/>
                <w:sz w:val="18"/>
                <w:szCs w:val="18"/>
                <w:highlight w:val="none"/>
              </w:rPr>
            </w:pPr>
            <w:r>
              <w:rPr>
                <w:rFonts w:hint="eastAsia" w:ascii="宋体" w:hAnsi="宋体"/>
                <w:color w:val="auto"/>
                <w:sz w:val="18"/>
                <w:szCs w:val="18"/>
                <w:highlight w:val="none"/>
              </w:rPr>
              <w:t>6</w:t>
            </w:r>
          </w:p>
        </w:tc>
        <w:tc>
          <w:tcPr>
            <w:tcW w:w="4252" w:type="dxa"/>
            <w:noWrap w:val="0"/>
            <w:vAlign w:val="top"/>
          </w:tcPr>
          <w:p w14:paraId="34BCE2F1">
            <w:pPr>
              <w:rPr>
                <w:rFonts w:ascii="宋体" w:hAnsi="宋体"/>
                <w:color w:val="auto"/>
                <w:sz w:val="18"/>
                <w:szCs w:val="18"/>
                <w:highlight w:val="none"/>
              </w:rPr>
            </w:pPr>
            <w:r>
              <w:rPr>
                <w:rFonts w:hint="eastAsia" w:ascii="宋体" w:hAnsi="宋体"/>
                <w:color w:val="auto"/>
                <w:sz w:val="18"/>
                <w:szCs w:val="18"/>
                <w:highlight w:val="none"/>
              </w:rPr>
              <w:t>交易状态</w:t>
            </w:r>
          </w:p>
        </w:tc>
      </w:tr>
      <w:tr w14:paraId="7F7F2BE4">
        <w:trPr>
          <w:wBefore w:w="0" w:type="dxa"/>
          <w:jc w:val="center"/>
        </w:trPr>
        <w:tc>
          <w:tcPr>
            <w:tcW w:w="1166" w:type="dxa"/>
            <w:noWrap w:val="0"/>
            <w:vAlign w:val="top"/>
          </w:tcPr>
          <w:p w14:paraId="74B677F2">
            <w:pPr>
              <w:rPr>
                <w:rFonts w:ascii="宋体" w:hAnsi="宋体"/>
                <w:color w:val="auto"/>
                <w:sz w:val="18"/>
                <w:szCs w:val="18"/>
                <w:highlight w:val="none"/>
              </w:rPr>
            </w:pPr>
            <w:r>
              <w:rPr>
                <w:rFonts w:hint="eastAsia" w:ascii="宋体" w:hAnsi="宋体"/>
                <w:color w:val="auto"/>
                <w:sz w:val="18"/>
                <w:szCs w:val="18"/>
                <w:highlight w:val="none"/>
              </w:rPr>
              <w:t>7</w:t>
            </w:r>
          </w:p>
        </w:tc>
        <w:tc>
          <w:tcPr>
            <w:tcW w:w="4252" w:type="dxa"/>
            <w:noWrap w:val="0"/>
            <w:vAlign w:val="top"/>
          </w:tcPr>
          <w:p w14:paraId="16466806">
            <w:pPr>
              <w:rPr>
                <w:rFonts w:ascii="宋体" w:hAnsi="宋体"/>
                <w:color w:val="auto"/>
                <w:sz w:val="18"/>
                <w:szCs w:val="18"/>
                <w:highlight w:val="none"/>
              </w:rPr>
            </w:pPr>
            <w:r>
              <w:rPr>
                <w:rFonts w:hint="eastAsia" w:ascii="宋体" w:hAnsi="宋体"/>
                <w:color w:val="auto"/>
                <w:sz w:val="18"/>
                <w:szCs w:val="18"/>
                <w:highlight w:val="none"/>
              </w:rPr>
              <w:t>付款银行</w:t>
            </w:r>
          </w:p>
        </w:tc>
      </w:tr>
      <w:tr w14:paraId="48041DEF">
        <w:trPr>
          <w:wBefore w:w="0" w:type="dxa"/>
          <w:jc w:val="center"/>
        </w:trPr>
        <w:tc>
          <w:tcPr>
            <w:tcW w:w="1166" w:type="dxa"/>
            <w:noWrap w:val="0"/>
            <w:vAlign w:val="top"/>
          </w:tcPr>
          <w:p w14:paraId="3C2BF16E">
            <w:pPr>
              <w:rPr>
                <w:rFonts w:ascii="宋体" w:hAnsi="宋体"/>
                <w:color w:val="auto"/>
                <w:sz w:val="18"/>
                <w:szCs w:val="18"/>
                <w:highlight w:val="none"/>
              </w:rPr>
            </w:pPr>
            <w:r>
              <w:rPr>
                <w:rFonts w:hint="eastAsia" w:ascii="宋体" w:hAnsi="宋体"/>
                <w:color w:val="auto"/>
                <w:sz w:val="18"/>
                <w:szCs w:val="18"/>
                <w:highlight w:val="none"/>
              </w:rPr>
              <w:t>8</w:t>
            </w:r>
          </w:p>
        </w:tc>
        <w:tc>
          <w:tcPr>
            <w:tcW w:w="4252" w:type="dxa"/>
            <w:noWrap w:val="0"/>
            <w:vAlign w:val="top"/>
          </w:tcPr>
          <w:p w14:paraId="166CAD0B">
            <w:pPr>
              <w:rPr>
                <w:rFonts w:ascii="宋体" w:hAnsi="宋体"/>
                <w:color w:val="auto"/>
                <w:sz w:val="18"/>
                <w:szCs w:val="18"/>
                <w:highlight w:val="none"/>
              </w:rPr>
            </w:pPr>
            <w:r>
              <w:rPr>
                <w:rFonts w:hint="eastAsia" w:ascii="宋体" w:hAnsi="宋体"/>
                <w:color w:val="auto"/>
                <w:sz w:val="18"/>
                <w:szCs w:val="18"/>
                <w:highlight w:val="none"/>
              </w:rPr>
              <w:t>总金额</w:t>
            </w:r>
          </w:p>
        </w:tc>
      </w:tr>
      <w:tr w14:paraId="69899A9C">
        <w:trPr>
          <w:wBefore w:w="0" w:type="dxa"/>
          <w:jc w:val="center"/>
        </w:trPr>
        <w:tc>
          <w:tcPr>
            <w:tcW w:w="1166" w:type="dxa"/>
            <w:noWrap w:val="0"/>
            <w:vAlign w:val="top"/>
          </w:tcPr>
          <w:p w14:paraId="5D6D0ECF">
            <w:pPr>
              <w:rPr>
                <w:rFonts w:ascii="宋体" w:hAnsi="宋体"/>
                <w:color w:val="auto"/>
                <w:sz w:val="18"/>
                <w:szCs w:val="18"/>
                <w:highlight w:val="none"/>
              </w:rPr>
            </w:pPr>
            <w:r>
              <w:rPr>
                <w:rFonts w:hint="eastAsia" w:ascii="宋体" w:hAnsi="宋体"/>
                <w:color w:val="auto"/>
                <w:sz w:val="18"/>
                <w:szCs w:val="18"/>
                <w:highlight w:val="none"/>
              </w:rPr>
              <w:t>9</w:t>
            </w:r>
          </w:p>
        </w:tc>
        <w:tc>
          <w:tcPr>
            <w:tcW w:w="4252" w:type="dxa"/>
            <w:noWrap w:val="0"/>
            <w:vAlign w:val="top"/>
          </w:tcPr>
          <w:p w14:paraId="0D2C58CF">
            <w:pPr>
              <w:rPr>
                <w:rFonts w:ascii="宋体" w:hAnsi="宋体"/>
                <w:color w:val="auto"/>
                <w:sz w:val="18"/>
                <w:szCs w:val="18"/>
                <w:highlight w:val="none"/>
              </w:rPr>
            </w:pPr>
            <w:r>
              <w:rPr>
                <w:rFonts w:hint="eastAsia" w:ascii="宋体" w:hAnsi="宋体"/>
                <w:color w:val="auto"/>
                <w:sz w:val="18"/>
                <w:szCs w:val="18"/>
                <w:highlight w:val="none"/>
              </w:rPr>
              <w:t>支付渠道退款单号</w:t>
            </w:r>
          </w:p>
        </w:tc>
      </w:tr>
      <w:tr w14:paraId="20B3D7DE">
        <w:trPr>
          <w:wBefore w:w="0" w:type="dxa"/>
          <w:jc w:val="center"/>
        </w:trPr>
        <w:tc>
          <w:tcPr>
            <w:tcW w:w="1166" w:type="dxa"/>
            <w:noWrap w:val="0"/>
            <w:vAlign w:val="top"/>
          </w:tcPr>
          <w:p w14:paraId="7DEA2A4A">
            <w:pPr>
              <w:rPr>
                <w:rFonts w:ascii="宋体" w:hAnsi="宋体"/>
                <w:color w:val="auto"/>
                <w:sz w:val="18"/>
                <w:szCs w:val="18"/>
                <w:highlight w:val="none"/>
              </w:rPr>
            </w:pPr>
            <w:r>
              <w:rPr>
                <w:rFonts w:hint="eastAsia" w:ascii="宋体" w:hAnsi="宋体"/>
                <w:color w:val="auto"/>
                <w:sz w:val="18"/>
                <w:szCs w:val="18"/>
                <w:highlight w:val="none"/>
              </w:rPr>
              <w:t>10</w:t>
            </w:r>
          </w:p>
        </w:tc>
        <w:tc>
          <w:tcPr>
            <w:tcW w:w="4252" w:type="dxa"/>
            <w:noWrap w:val="0"/>
            <w:vAlign w:val="top"/>
          </w:tcPr>
          <w:p w14:paraId="73ED2DF3">
            <w:pPr>
              <w:rPr>
                <w:rFonts w:ascii="宋体" w:hAnsi="宋体"/>
                <w:color w:val="auto"/>
                <w:sz w:val="18"/>
                <w:szCs w:val="18"/>
                <w:highlight w:val="none"/>
              </w:rPr>
            </w:pPr>
            <w:r>
              <w:rPr>
                <w:rFonts w:hint="eastAsia" w:ascii="宋体" w:hAnsi="宋体"/>
                <w:color w:val="auto"/>
                <w:sz w:val="18"/>
                <w:szCs w:val="18"/>
                <w:highlight w:val="none"/>
              </w:rPr>
              <w:t>退款金额</w:t>
            </w:r>
          </w:p>
        </w:tc>
      </w:tr>
      <w:tr w14:paraId="10E4341C">
        <w:trPr>
          <w:wBefore w:w="0" w:type="dxa"/>
          <w:jc w:val="center"/>
        </w:trPr>
        <w:tc>
          <w:tcPr>
            <w:tcW w:w="1166" w:type="dxa"/>
            <w:noWrap w:val="0"/>
            <w:vAlign w:val="top"/>
          </w:tcPr>
          <w:p w14:paraId="3EF83374">
            <w:pPr>
              <w:rPr>
                <w:rFonts w:ascii="宋体" w:hAnsi="宋体"/>
                <w:color w:val="auto"/>
                <w:sz w:val="18"/>
                <w:szCs w:val="18"/>
                <w:highlight w:val="none"/>
              </w:rPr>
            </w:pPr>
            <w:r>
              <w:rPr>
                <w:rFonts w:hint="eastAsia" w:ascii="宋体" w:hAnsi="宋体"/>
                <w:color w:val="auto"/>
                <w:sz w:val="18"/>
                <w:szCs w:val="18"/>
                <w:highlight w:val="none"/>
              </w:rPr>
              <w:t>11</w:t>
            </w:r>
          </w:p>
        </w:tc>
        <w:tc>
          <w:tcPr>
            <w:tcW w:w="4252" w:type="dxa"/>
            <w:noWrap w:val="0"/>
            <w:vAlign w:val="top"/>
          </w:tcPr>
          <w:p w14:paraId="4B88D45F">
            <w:pPr>
              <w:rPr>
                <w:rFonts w:ascii="宋体" w:hAnsi="宋体"/>
                <w:color w:val="auto"/>
                <w:sz w:val="18"/>
                <w:szCs w:val="18"/>
                <w:highlight w:val="none"/>
              </w:rPr>
            </w:pPr>
            <w:r>
              <w:rPr>
                <w:rFonts w:hint="eastAsia" w:ascii="宋体" w:hAnsi="宋体"/>
                <w:color w:val="auto"/>
                <w:sz w:val="18"/>
                <w:szCs w:val="18"/>
                <w:highlight w:val="none"/>
              </w:rPr>
              <w:t>退款类型</w:t>
            </w:r>
          </w:p>
        </w:tc>
      </w:tr>
      <w:tr w14:paraId="6C934EE5">
        <w:trPr>
          <w:wBefore w:w="0" w:type="dxa"/>
          <w:jc w:val="center"/>
        </w:trPr>
        <w:tc>
          <w:tcPr>
            <w:tcW w:w="1166" w:type="dxa"/>
            <w:noWrap w:val="0"/>
            <w:vAlign w:val="top"/>
          </w:tcPr>
          <w:p w14:paraId="0B7514FD">
            <w:pPr>
              <w:rPr>
                <w:rFonts w:ascii="宋体" w:hAnsi="宋体"/>
                <w:color w:val="auto"/>
                <w:sz w:val="18"/>
                <w:szCs w:val="18"/>
                <w:highlight w:val="none"/>
              </w:rPr>
            </w:pPr>
            <w:r>
              <w:rPr>
                <w:rFonts w:hint="eastAsia" w:ascii="宋体" w:hAnsi="宋体"/>
                <w:color w:val="auto"/>
                <w:sz w:val="18"/>
                <w:szCs w:val="18"/>
                <w:highlight w:val="none"/>
              </w:rPr>
              <w:t>12</w:t>
            </w:r>
          </w:p>
        </w:tc>
        <w:tc>
          <w:tcPr>
            <w:tcW w:w="4252" w:type="dxa"/>
            <w:noWrap w:val="0"/>
            <w:vAlign w:val="top"/>
          </w:tcPr>
          <w:p w14:paraId="03754E73">
            <w:pPr>
              <w:rPr>
                <w:rFonts w:ascii="宋体" w:hAnsi="宋体"/>
                <w:color w:val="auto"/>
                <w:sz w:val="18"/>
                <w:szCs w:val="18"/>
                <w:highlight w:val="none"/>
              </w:rPr>
            </w:pPr>
            <w:r>
              <w:rPr>
                <w:rFonts w:hint="eastAsia" w:ascii="宋体" w:hAnsi="宋体"/>
                <w:color w:val="auto"/>
                <w:sz w:val="18"/>
                <w:szCs w:val="18"/>
                <w:highlight w:val="none"/>
              </w:rPr>
              <w:t>商品名称</w:t>
            </w:r>
          </w:p>
        </w:tc>
      </w:tr>
      <w:tr w14:paraId="5F5681F3">
        <w:trPr>
          <w:wBefore w:w="0" w:type="dxa"/>
          <w:jc w:val="center"/>
        </w:trPr>
        <w:tc>
          <w:tcPr>
            <w:tcW w:w="1166" w:type="dxa"/>
            <w:noWrap w:val="0"/>
            <w:vAlign w:val="top"/>
          </w:tcPr>
          <w:p w14:paraId="36278423">
            <w:pPr>
              <w:rPr>
                <w:rFonts w:ascii="宋体" w:hAnsi="宋体"/>
                <w:color w:val="auto"/>
                <w:sz w:val="18"/>
                <w:szCs w:val="18"/>
                <w:highlight w:val="none"/>
              </w:rPr>
            </w:pPr>
            <w:r>
              <w:rPr>
                <w:rFonts w:hint="eastAsia" w:ascii="宋体" w:hAnsi="宋体"/>
                <w:color w:val="auto"/>
                <w:sz w:val="18"/>
                <w:szCs w:val="18"/>
                <w:highlight w:val="none"/>
              </w:rPr>
              <w:t>13</w:t>
            </w:r>
          </w:p>
        </w:tc>
        <w:tc>
          <w:tcPr>
            <w:tcW w:w="4252" w:type="dxa"/>
            <w:noWrap w:val="0"/>
            <w:vAlign w:val="top"/>
          </w:tcPr>
          <w:p w14:paraId="0E9135A5">
            <w:pPr>
              <w:rPr>
                <w:rFonts w:ascii="宋体" w:hAnsi="宋体"/>
                <w:color w:val="auto"/>
                <w:sz w:val="18"/>
                <w:szCs w:val="18"/>
                <w:highlight w:val="none"/>
              </w:rPr>
            </w:pPr>
            <w:r>
              <w:rPr>
                <w:rFonts w:hint="eastAsia" w:ascii="宋体" w:hAnsi="宋体"/>
                <w:color w:val="auto"/>
                <w:sz w:val="18"/>
                <w:szCs w:val="18"/>
                <w:highlight w:val="none"/>
              </w:rPr>
              <w:t>费率</w:t>
            </w:r>
          </w:p>
        </w:tc>
      </w:tr>
    </w:tbl>
    <w:p w14:paraId="61A51DC7">
      <w:pPr>
        <w:pStyle w:val="148"/>
        <w:ind w:left="1702" w:hanging="1702"/>
        <w:rPr>
          <w:color w:val="auto"/>
          <w:highlight w:val="none"/>
        </w:rPr>
      </w:pPr>
      <w:bookmarkStart w:id="260" w:name="_Toc522489317"/>
      <w:bookmarkStart w:id="261" w:name="_Toc528144339"/>
      <w:bookmarkStart w:id="262" w:name="_Toc522024631"/>
      <w:bookmarkStart w:id="263" w:name="_Toc522569484"/>
      <w:r>
        <w:rPr>
          <w:rFonts w:hint="eastAsia"/>
          <w:color w:val="auto"/>
          <w:highlight w:val="none"/>
        </w:rPr>
        <w:t>青岛地铁ITP与BOM对接设计</w:t>
      </w:r>
      <w:bookmarkEnd w:id="260"/>
      <w:bookmarkEnd w:id="261"/>
      <w:bookmarkEnd w:id="262"/>
      <w:bookmarkEnd w:id="263"/>
    </w:p>
    <w:p w14:paraId="7E29F1E2">
      <w:pPr>
        <w:pStyle w:val="147"/>
        <w:spacing w:before="156" w:after="156"/>
        <w:ind w:left="-12" w:leftChars="-6"/>
        <w:rPr>
          <w:color w:val="auto"/>
          <w:highlight w:val="none"/>
        </w:rPr>
      </w:pPr>
      <w:bookmarkStart w:id="264" w:name="_Toc519180323"/>
      <w:bookmarkStart w:id="265" w:name="_Toc522489318"/>
      <w:r>
        <w:rPr>
          <w:rFonts w:hint="eastAsia"/>
          <w:color w:val="auto"/>
          <w:highlight w:val="none"/>
        </w:rPr>
        <w:t>总体</w:t>
      </w:r>
      <w:r>
        <w:rPr>
          <w:color w:val="auto"/>
          <w:highlight w:val="none"/>
        </w:rPr>
        <w:t>说明</w:t>
      </w:r>
      <w:bookmarkEnd w:id="264"/>
      <w:bookmarkEnd w:id="265"/>
    </w:p>
    <w:p w14:paraId="2BD29AF0">
      <w:pPr>
        <w:pStyle w:val="146"/>
        <w:spacing w:before="156" w:after="156"/>
        <w:rPr>
          <w:color w:val="auto"/>
          <w:highlight w:val="none"/>
        </w:rPr>
      </w:pPr>
      <w:bookmarkStart w:id="266" w:name="_Toc519180325"/>
      <w:r>
        <w:rPr>
          <w:rFonts w:hint="eastAsia"/>
          <w:color w:val="auto"/>
          <w:highlight w:val="none"/>
        </w:rPr>
        <w:t>通讯</w:t>
      </w:r>
      <w:r>
        <w:rPr>
          <w:color w:val="auto"/>
          <w:highlight w:val="none"/>
        </w:rPr>
        <w:t>协议</w:t>
      </w:r>
      <w:bookmarkEnd w:id="266"/>
    </w:p>
    <w:p w14:paraId="1C579778">
      <w:pPr>
        <w:pStyle w:val="41"/>
        <w:rPr>
          <w:color w:val="auto"/>
          <w:highlight w:val="none"/>
        </w:rPr>
      </w:pPr>
      <w:r>
        <w:rPr>
          <w:rFonts w:hint="eastAsia"/>
          <w:color w:val="auto"/>
          <w:highlight w:val="none"/>
        </w:rPr>
        <w:t>接口通过HTTP协议</w:t>
      </w:r>
      <w:r>
        <w:rPr>
          <w:color w:val="auto"/>
          <w:highlight w:val="none"/>
        </w:rPr>
        <w:t>POST请求</w:t>
      </w:r>
      <w:r>
        <w:rPr>
          <w:rFonts w:hint="eastAsia"/>
          <w:color w:val="auto"/>
          <w:highlight w:val="none"/>
        </w:rPr>
        <w:t>方式实现.</w:t>
      </w:r>
    </w:p>
    <w:p w14:paraId="75D0F5C2">
      <w:pPr>
        <w:pStyle w:val="41"/>
        <w:rPr>
          <w:color w:val="auto"/>
          <w:highlight w:val="none"/>
        </w:rPr>
      </w:pPr>
      <w:r>
        <w:rPr>
          <w:rFonts w:hint="eastAsia"/>
          <w:color w:val="auto"/>
          <w:highlight w:val="none"/>
        </w:rPr>
        <w:t>签名原始串按以下方式组装成字符串：</w:t>
      </w:r>
    </w:p>
    <w:p w14:paraId="38D1141B">
      <w:pPr>
        <w:pStyle w:val="175"/>
        <w:rPr>
          <w:color w:val="auto"/>
          <w:highlight w:val="none"/>
        </w:rPr>
      </w:pPr>
      <w:r>
        <w:rPr>
          <w:rFonts w:hint="eastAsia"/>
          <w:color w:val="auto"/>
          <w:highlight w:val="none"/>
        </w:rPr>
        <w:t>除sign字段外，所有参数按照字段名的ascii码从小到大排序后使用QueryString的格式（即key1=value1&amp;key2=value2…）拼接而成，空值不传递，不参与签名组串；</w:t>
      </w:r>
    </w:p>
    <w:p w14:paraId="3CF3D536">
      <w:pPr>
        <w:pStyle w:val="175"/>
        <w:rPr>
          <w:color w:val="auto"/>
          <w:highlight w:val="none"/>
        </w:rPr>
      </w:pPr>
      <w:r>
        <w:rPr>
          <w:rFonts w:hint="eastAsia"/>
          <w:color w:val="auto"/>
          <w:highlight w:val="none"/>
        </w:rPr>
        <w:t>所有参数是指通信过程中实际出现的所有非空参数，即使是接口中无描述的字段，也需要参与签名组串；</w:t>
      </w:r>
    </w:p>
    <w:p w14:paraId="5B127123">
      <w:pPr>
        <w:pStyle w:val="175"/>
        <w:rPr>
          <w:color w:val="auto"/>
          <w:highlight w:val="none"/>
        </w:rPr>
      </w:pPr>
      <w:r>
        <w:rPr>
          <w:rFonts w:hint="eastAsia"/>
          <w:color w:val="auto"/>
          <w:highlight w:val="none"/>
        </w:rPr>
        <w:t>签名原始串中，</w:t>
      </w:r>
      <w:r>
        <w:rPr>
          <w:color w:val="auto"/>
          <w:highlight w:val="none"/>
        </w:rPr>
        <w:t xml:space="preserve">sign </w:t>
      </w:r>
      <w:r>
        <w:rPr>
          <w:rFonts w:hint="eastAsia"/>
          <w:color w:val="auto"/>
          <w:highlight w:val="none"/>
        </w:rPr>
        <w:t>字段进行</w:t>
      </w:r>
      <w:r>
        <w:rPr>
          <w:color w:val="auto"/>
          <w:highlight w:val="none"/>
        </w:rPr>
        <w:t>URL Encode</w:t>
      </w:r>
      <w:r>
        <w:rPr>
          <w:rFonts w:hint="eastAsia"/>
          <w:color w:val="auto"/>
          <w:highlight w:val="none"/>
        </w:rPr>
        <w:t>；</w:t>
      </w:r>
    </w:p>
    <w:p w14:paraId="35DC15CE">
      <w:pPr>
        <w:pStyle w:val="175"/>
        <w:rPr>
          <w:color w:val="auto"/>
          <w:highlight w:val="none"/>
        </w:rPr>
      </w:pPr>
      <w:r>
        <w:rPr>
          <w:color w:val="auto"/>
          <w:highlight w:val="none"/>
        </w:rPr>
        <w:t>ITP</w:t>
      </w:r>
      <w:r>
        <w:rPr>
          <w:rFonts w:hint="eastAsia"/>
          <w:color w:val="auto"/>
          <w:highlight w:val="none"/>
        </w:rPr>
        <w:t>平台返回的应答或通知消息可能会由于升级增加参数，请验证应答签名时注意允许这种情况。</w:t>
      </w:r>
    </w:p>
    <w:p w14:paraId="1940067A">
      <w:pPr>
        <w:pStyle w:val="146"/>
        <w:spacing w:before="156" w:after="156"/>
        <w:rPr>
          <w:color w:val="auto"/>
          <w:highlight w:val="none"/>
        </w:rPr>
      </w:pPr>
      <w:bookmarkStart w:id="267" w:name="_Toc519180326"/>
      <w:r>
        <w:rPr>
          <w:rFonts w:hint="eastAsia"/>
          <w:color w:val="auto"/>
          <w:highlight w:val="none"/>
        </w:rPr>
        <w:t>请求公共</w:t>
      </w:r>
      <w:r>
        <w:rPr>
          <w:color w:val="auto"/>
          <w:highlight w:val="none"/>
        </w:rPr>
        <w:t>参数</w:t>
      </w:r>
      <w:bookmarkEnd w:id="267"/>
    </w:p>
    <w:p w14:paraId="05E22BDB">
      <w:pPr>
        <w:pStyle w:val="41"/>
        <w:rPr>
          <w:color w:val="auto"/>
          <w:highlight w:val="none"/>
        </w:rPr>
      </w:pPr>
      <w:r>
        <w:rPr>
          <w:rFonts w:hint="eastAsia"/>
          <w:color w:val="auto"/>
          <w:highlight w:val="none"/>
        </w:rPr>
        <w:t>请求公共参数详见表3</w:t>
      </w:r>
      <w:r>
        <w:rPr>
          <w:color w:val="auto"/>
          <w:highlight w:val="none"/>
        </w:rPr>
        <w:t>8</w:t>
      </w:r>
      <w:r>
        <w:rPr>
          <w:rFonts w:hint="eastAsia"/>
          <w:color w:val="auto"/>
          <w:highlight w:val="none"/>
        </w:rPr>
        <w:t>。</w:t>
      </w:r>
    </w:p>
    <w:p w14:paraId="3B2E35DC">
      <w:pPr>
        <w:pStyle w:val="160"/>
        <w:rPr>
          <w:color w:val="auto"/>
          <w:highlight w:val="none"/>
        </w:rPr>
      </w:pPr>
      <w:r>
        <w:rPr>
          <w:rFonts w:hint="eastAsia"/>
          <w:color w:val="auto"/>
          <w:highlight w:val="none"/>
        </w:rPr>
        <w:t>请求公共参数列表</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D00F022">
        <w:trPr>
          <w:wBefore w:w="0" w:type="dxa"/>
          <w:jc w:val="center"/>
        </w:trPr>
        <w:tc>
          <w:tcPr>
            <w:tcW w:w="2840" w:type="dxa"/>
            <w:noWrap w:val="0"/>
            <w:vAlign w:val="top"/>
          </w:tcPr>
          <w:p w14:paraId="207DF68B">
            <w:pPr>
              <w:rPr>
                <w:color w:val="auto"/>
                <w:sz w:val="18"/>
                <w:szCs w:val="18"/>
                <w:highlight w:val="none"/>
              </w:rPr>
            </w:pPr>
            <w:r>
              <w:rPr>
                <w:rFonts w:hint="eastAsia"/>
                <w:color w:val="auto"/>
                <w:sz w:val="18"/>
                <w:szCs w:val="18"/>
                <w:highlight w:val="none"/>
              </w:rPr>
              <w:t>字段</w:t>
            </w:r>
          </w:p>
        </w:tc>
        <w:tc>
          <w:tcPr>
            <w:tcW w:w="2841" w:type="dxa"/>
            <w:noWrap w:val="0"/>
            <w:vAlign w:val="top"/>
          </w:tcPr>
          <w:p w14:paraId="26ADF02E">
            <w:pPr>
              <w:rPr>
                <w:color w:val="auto"/>
                <w:sz w:val="18"/>
                <w:szCs w:val="18"/>
                <w:highlight w:val="none"/>
              </w:rPr>
            </w:pPr>
            <w:r>
              <w:rPr>
                <w:rFonts w:hint="eastAsia"/>
                <w:color w:val="auto"/>
                <w:sz w:val="18"/>
                <w:szCs w:val="18"/>
                <w:highlight w:val="none"/>
              </w:rPr>
              <w:t>类型</w:t>
            </w:r>
          </w:p>
        </w:tc>
        <w:tc>
          <w:tcPr>
            <w:tcW w:w="2841" w:type="dxa"/>
            <w:noWrap w:val="0"/>
            <w:vAlign w:val="top"/>
          </w:tcPr>
          <w:p w14:paraId="7F2ED068">
            <w:pPr>
              <w:rPr>
                <w:color w:val="auto"/>
                <w:sz w:val="18"/>
                <w:szCs w:val="18"/>
                <w:highlight w:val="none"/>
              </w:rPr>
            </w:pPr>
            <w:r>
              <w:rPr>
                <w:rFonts w:hint="eastAsia"/>
                <w:color w:val="auto"/>
                <w:sz w:val="18"/>
                <w:szCs w:val="18"/>
                <w:highlight w:val="none"/>
              </w:rPr>
              <w:t>说明</w:t>
            </w:r>
          </w:p>
        </w:tc>
      </w:tr>
      <w:tr w14:paraId="4E547E80">
        <w:trPr>
          <w:wBefore w:w="0" w:type="dxa"/>
          <w:trHeight w:val="90" w:hRule="atLeast"/>
          <w:jc w:val="center"/>
        </w:trPr>
        <w:tc>
          <w:tcPr>
            <w:tcW w:w="2840" w:type="dxa"/>
            <w:noWrap w:val="0"/>
            <w:vAlign w:val="top"/>
          </w:tcPr>
          <w:p w14:paraId="3A3439E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providerId</w:t>
            </w:r>
          </w:p>
        </w:tc>
        <w:tc>
          <w:tcPr>
            <w:tcW w:w="2841" w:type="dxa"/>
            <w:noWrap w:val="0"/>
            <w:vAlign w:val="top"/>
          </w:tcPr>
          <w:p w14:paraId="5DBFBF9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EAA63C6">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商户</w:t>
            </w:r>
            <w:r>
              <w:rPr>
                <w:rFonts w:ascii="宋体" w:hAnsi="宋体"/>
                <w:color w:val="auto"/>
                <w:sz w:val="18"/>
                <w:szCs w:val="18"/>
                <w:highlight w:val="none"/>
              </w:rPr>
              <w:t>编码</w:t>
            </w:r>
          </w:p>
          <w:p w14:paraId="703E2483">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01:青岛</w:t>
            </w:r>
            <w:r>
              <w:rPr>
                <w:rFonts w:ascii="宋体" w:hAnsi="宋体"/>
                <w:color w:val="auto"/>
                <w:sz w:val="18"/>
                <w:szCs w:val="18"/>
                <w:highlight w:val="none"/>
              </w:rPr>
              <w:t>地铁</w:t>
            </w:r>
            <w:r>
              <w:rPr>
                <w:rFonts w:hint="eastAsia" w:ascii="宋体" w:hAnsi="宋体"/>
                <w:color w:val="auto"/>
                <w:sz w:val="18"/>
                <w:szCs w:val="18"/>
                <w:highlight w:val="none"/>
              </w:rPr>
              <w:t>APP</w:t>
            </w:r>
          </w:p>
          <w:p w14:paraId="766CBE73">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02:</w:t>
            </w:r>
            <w:r>
              <w:rPr>
                <w:rFonts w:ascii="宋体" w:hAnsi="宋体"/>
                <w:color w:val="auto"/>
                <w:sz w:val="18"/>
                <w:szCs w:val="18"/>
                <w:highlight w:val="none"/>
              </w:rPr>
              <w:t>TVM</w:t>
            </w:r>
          </w:p>
          <w:p w14:paraId="795F5BA1">
            <w:pPr>
              <w:snapToGrid w:val="0"/>
              <w:spacing w:line="288" w:lineRule="auto"/>
              <w:rPr>
                <w:rFonts w:ascii="宋体" w:hAnsi="宋体"/>
                <w:color w:val="auto"/>
                <w:sz w:val="18"/>
                <w:szCs w:val="18"/>
                <w:highlight w:val="none"/>
              </w:rPr>
            </w:pPr>
            <w:r>
              <w:rPr>
                <w:rFonts w:ascii="宋体" w:hAnsi="宋体"/>
                <w:color w:val="auto"/>
                <w:sz w:val="18"/>
                <w:szCs w:val="18"/>
                <w:highlight w:val="none"/>
              </w:rPr>
              <w:t>03:BOM</w:t>
            </w:r>
          </w:p>
          <w:p w14:paraId="70C45F8C">
            <w:pPr>
              <w:snapToGrid w:val="0"/>
              <w:spacing w:line="288" w:lineRule="auto"/>
              <w:rPr>
                <w:rFonts w:ascii="宋体" w:hAnsi="宋体"/>
                <w:color w:val="auto"/>
                <w:sz w:val="18"/>
                <w:szCs w:val="18"/>
                <w:highlight w:val="none"/>
              </w:rPr>
            </w:pPr>
            <w:r>
              <w:rPr>
                <w:rFonts w:ascii="宋体" w:hAnsi="宋体"/>
                <w:color w:val="auto"/>
                <w:sz w:val="18"/>
                <w:szCs w:val="18"/>
                <w:highlight w:val="none"/>
              </w:rPr>
              <w:t>04:</w:t>
            </w:r>
            <w:r>
              <w:rPr>
                <w:rFonts w:hint="eastAsia" w:ascii="宋体" w:hAnsi="宋体"/>
                <w:color w:val="auto"/>
                <w:sz w:val="18"/>
                <w:szCs w:val="18"/>
                <w:highlight w:val="none"/>
              </w:rPr>
              <w:t>AGM</w:t>
            </w:r>
          </w:p>
          <w:p w14:paraId="7DADB0DA">
            <w:pPr>
              <w:snapToGrid w:val="0"/>
              <w:spacing w:line="288" w:lineRule="auto"/>
              <w:rPr>
                <w:rFonts w:ascii="宋体" w:hAnsi="宋体"/>
                <w:color w:val="auto"/>
                <w:sz w:val="18"/>
                <w:szCs w:val="18"/>
                <w:highlight w:val="none"/>
              </w:rPr>
            </w:pPr>
            <w:r>
              <w:rPr>
                <w:rFonts w:ascii="宋体" w:hAnsi="宋体"/>
                <w:color w:val="auto"/>
                <w:sz w:val="18"/>
                <w:szCs w:val="18"/>
                <w:highlight w:val="none"/>
              </w:rPr>
              <w:t>05:ACC</w:t>
            </w:r>
          </w:p>
          <w:p w14:paraId="0C6521CA">
            <w:pPr>
              <w:snapToGrid w:val="0"/>
              <w:spacing w:line="288" w:lineRule="auto"/>
              <w:rPr>
                <w:rFonts w:ascii="宋体" w:hAnsi="宋体"/>
                <w:color w:val="auto"/>
                <w:sz w:val="18"/>
                <w:szCs w:val="18"/>
                <w:highlight w:val="none"/>
              </w:rPr>
            </w:pPr>
            <w:r>
              <w:rPr>
                <w:rFonts w:ascii="宋体" w:hAnsi="宋体"/>
                <w:color w:val="auto"/>
                <w:sz w:val="18"/>
                <w:szCs w:val="18"/>
                <w:highlight w:val="none"/>
              </w:rPr>
              <w:t>06:ITP</w:t>
            </w:r>
          </w:p>
          <w:p w14:paraId="7D4DC5A2">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07:STT</w:t>
            </w:r>
          </w:p>
          <w:p w14:paraId="77F86DC3">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其他</w:t>
            </w:r>
            <w:r>
              <w:rPr>
                <w:rFonts w:ascii="宋体" w:hAnsi="宋体"/>
                <w:color w:val="auto"/>
                <w:sz w:val="18"/>
                <w:szCs w:val="18"/>
                <w:highlight w:val="none"/>
              </w:rPr>
              <w:t>预留</w:t>
            </w:r>
          </w:p>
        </w:tc>
      </w:tr>
      <w:tr w14:paraId="38BCA3A6">
        <w:trPr>
          <w:wBefore w:w="0" w:type="dxa"/>
          <w:jc w:val="center"/>
        </w:trPr>
        <w:tc>
          <w:tcPr>
            <w:tcW w:w="2840" w:type="dxa"/>
            <w:noWrap w:val="0"/>
            <w:vAlign w:val="top"/>
          </w:tcPr>
          <w:p w14:paraId="4D5B32C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charset</w:t>
            </w:r>
          </w:p>
        </w:tc>
        <w:tc>
          <w:tcPr>
            <w:tcW w:w="2841" w:type="dxa"/>
            <w:noWrap w:val="0"/>
            <w:vAlign w:val="top"/>
          </w:tcPr>
          <w:p w14:paraId="7FFF7F5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409CBA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入参字符集：UTF-8</w:t>
            </w:r>
          </w:p>
        </w:tc>
      </w:tr>
      <w:tr w14:paraId="2AF5C1BF">
        <w:trPr>
          <w:wBefore w:w="0" w:type="dxa"/>
          <w:jc w:val="center"/>
        </w:trPr>
        <w:tc>
          <w:tcPr>
            <w:tcW w:w="2840" w:type="dxa"/>
            <w:noWrap w:val="0"/>
            <w:vAlign w:val="top"/>
          </w:tcPr>
          <w:p w14:paraId="0CC4E857">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format</w:t>
            </w:r>
          </w:p>
        </w:tc>
        <w:tc>
          <w:tcPr>
            <w:tcW w:w="2841" w:type="dxa"/>
            <w:noWrap w:val="0"/>
            <w:vAlign w:val="top"/>
          </w:tcPr>
          <w:p w14:paraId="38E2A95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AEC77F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数据格式：json</w:t>
            </w:r>
          </w:p>
        </w:tc>
      </w:tr>
      <w:tr w14:paraId="6F1E6626">
        <w:trPr>
          <w:wBefore w:w="0" w:type="dxa"/>
          <w:jc w:val="center"/>
        </w:trPr>
        <w:tc>
          <w:tcPr>
            <w:tcW w:w="2840" w:type="dxa"/>
            <w:noWrap w:val="0"/>
            <w:vAlign w:val="top"/>
          </w:tcPr>
          <w:p w14:paraId="79CC48A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w:t>
            </w:r>
            <w:r>
              <w:rPr>
                <w:rFonts w:ascii="宋体" w:hAnsi="宋体" w:cs="微软雅黑"/>
                <w:color w:val="auto"/>
                <w:sz w:val="18"/>
                <w:szCs w:val="18"/>
                <w:highlight w:val="none"/>
              </w:rPr>
              <w:t>imestamp</w:t>
            </w:r>
          </w:p>
        </w:tc>
        <w:tc>
          <w:tcPr>
            <w:tcW w:w="2841" w:type="dxa"/>
            <w:noWrap w:val="0"/>
            <w:vAlign w:val="top"/>
          </w:tcPr>
          <w:p w14:paraId="69EEC3A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2E013C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请求时间，格式如：</w:t>
            </w:r>
          </w:p>
          <w:p w14:paraId="379A1D1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YYYYMMDDHHMMSS</w:t>
            </w:r>
          </w:p>
        </w:tc>
      </w:tr>
      <w:tr w14:paraId="345B7245">
        <w:trPr>
          <w:wBefore w:w="0" w:type="dxa"/>
          <w:jc w:val="center"/>
        </w:trPr>
        <w:tc>
          <w:tcPr>
            <w:tcW w:w="2840" w:type="dxa"/>
            <w:noWrap w:val="0"/>
            <w:vAlign w:val="top"/>
          </w:tcPr>
          <w:p w14:paraId="38EDE44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deviceId</w:t>
            </w:r>
          </w:p>
        </w:tc>
        <w:tc>
          <w:tcPr>
            <w:tcW w:w="2841" w:type="dxa"/>
            <w:noWrap w:val="0"/>
            <w:vAlign w:val="top"/>
          </w:tcPr>
          <w:p w14:paraId="7CBDBCB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B687BA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设备</w:t>
            </w:r>
            <w:r>
              <w:rPr>
                <w:rFonts w:ascii="宋体" w:hAnsi="宋体" w:cs="微软雅黑"/>
                <w:color w:val="auto"/>
                <w:sz w:val="18"/>
                <w:szCs w:val="18"/>
                <w:highlight w:val="none"/>
              </w:rPr>
              <w:t>编码</w:t>
            </w:r>
          </w:p>
        </w:tc>
      </w:tr>
      <w:tr w14:paraId="7C4EA81B">
        <w:trPr>
          <w:wBefore w:w="0" w:type="dxa"/>
          <w:jc w:val="center"/>
        </w:trPr>
        <w:tc>
          <w:tcPr>
            <w:tcW w:w="2840" w:type="dxa"/>
            <w:noWrap w:val="0"/>
            <w:vAlign w:val="top"/>
          </w:tcPr>
          <w:p w14:paraId="5C0D60B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signType</w:t>
            </w:r>
          </w:p>
        </w:tc>
        <w:tc>
          <w:tcPr>
            <w:tcW w:w="2841" w:type="dxa"/>
            <w:noWrap w:val="0"/>
            <w:vAlign w:val="top"/>
          </w:tcPr>
          <w:p w14:paraId="0FF26AE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2EFC75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00</w:t>
            </w:r>
            <w:r>
              <w:rPr>
                <w:rFonts w:hint="eastAsia" w:ascii="宋体" w:hAnsi="宋体" w:cs="微软雅黑"/>
                <w:color w:val="auto"/>
                <w:sz w:val="18"/>
                <w:szCs w:val="18"/>
                <w:highlight w:val="none"/>
              </w:rPr>
              <w:t>：不签名</w:t>
            </w:r>
          </w:p>
          <w:p w14:paraId="46C0600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01</w:t>
            </w:r>
            <w:r>
              <w:rPr>
                <w:rFonts w:hint="eastAsia" w:ascii="宋体" w:hAnsi="宋体" w:cs="微软雅黑"/>
                <w:color w:val="auto"/>
                <w:sz w:val="18"/>
                <w:szCs w:val="18"/>
                <w:highlight w:val="none"/>
              </w:rPr>
              <w:t>：sha1withrsa</w:t>
            </w:r>
          </w:p>
          <w:p w14:paraId="1A618C3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02</w:t>
            </w:r>
            <w:r>
              <w:rPr>
                <w:rFonts w:hint="eastAsia" w:ascii="宋体" w:hAnsi="宋体" w:cs="微软雅黑"/>
                <w:color w:val="auto"/>
                <w:sz w:val="18"/>
                <w:szCs w:val="18"/>
                <w:highlight w:val="none"/>
              </w:rPr>
              <w:t>：MD5</w:t>
            </w:r>
          </w:p>
        </w:tc>
      </w:tr>
      <w:tr w14:paraId="3C6975ED">
        <w:trPr>
          <w:wBefore w:w="0" w:type="dxa"/>
          <w:jc w:val="center"/>
        </w:trPr>
        <w:tc>
          <w:tcPr>
            <w:tcW w:w="2840" w:type="dxa"/>
            <w:noWrap w:val="0"/>
            <w:vAlign w:val="top"/>
          </w:tcPr>
          <w:p w14:paraId="1B50CAE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w:t>
            </w:r>
          </w:p>
        </w:tc>
        <w:tc>
          <w:tcPr>
            <w:tcW w:w="2841" w:type="dxa"/>
            <w:noWrap w:val="0"/>
            <w:vAlign w:val="top"/>
          </w:tcPr>
          <w:p w14:paraId="4821B1B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A056C8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签名</w:t>
            </w:r>
            <w:r>
              <w:rPr>
                <w:rFonts w:ascii="宋体" w:hAnsi="宋体" w:cs="微软雅黑"/>
                <w:color w:val="auto"/>
                <w:sz w:val="18"/>
                <w:szCs w:val="18"/>
                <w:highlight w:val="none"/>
              </w:rPr>
              <w:t>值</w:t>
            </w:r>
          </w:p>
        </w:tc>
      </w:tr>
      <w:tr w14:paraId="548A7A99">
        <w:trPr>
          <w:wBefore w:w="0" w:type="dxa"/>
          <w:jc w:val="center"/>
        </w:trPr>
        <w:tc>
          <w:tcPr>
            <w:tcW w:w="2840" w:type="dxa"/>
            <w:noWrap w:val="0"/>
            <w:vAlign w:val="top"/>
          </w:tcPr>
          <w:p w14:paraId="396D5B6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biz</w:t>
            </w:r>
            <w:r>
              <w:rPr>
                <w:rFonts w:ascii="宋体" w:hAnsi="宋体" w:cs="微软雅黑"/>
                <w:color w:val="auto"/>
                <w:sz w:val="18"/>
                <w:szCs w:val="18"/>
                <w:highlight w:val="none"/>
              </w:rPr>
              <w:t>D</w:t>
            </w:r>
            <w:r>
              <w:rPr>
                <w:rFonts w:hint="eastAsia" w:ascii="宋体" w:hAnsi="宋体" w:cs="微软雅黑"/>
                <w:color w:val="auto"/>
                <w:sz w:val="18"/>
                <w:szCs w:val="18"/>
                <w:highlight w:val="none"/>
              </w:rPr>
              <w:t>ata</w:t>
            </w:r>
          </w:p>
        </w:tc>
        <w:tc>
          <w:tcPr>
            <w:tcW w:w="2841" w:type="dxa"/>
            <w:noWrap w:val="0"/>
            <w:vAlign w:val="top"/>
          </w:tcPr>
          <w:p w14:paraId="7DC6F27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Json</w:t>
            </w:r>
          </w:p>
        </w:tc>
        <w:tc>
          <w:tcPr>
            <w:tcW w:w="2841" w:type="dxa"/>
            <w:noWrap w:val="0"/>
            <w:vAlign w:val="top"/>
          </w:tcPr>
          <w:p w14:paraId="3EBF33A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业务数据</w:t>
            </w:r>
          </w:p>
        </w:tc>
      </w:tr>
    </w:tbl>
    <w:p w14:paraId="52AC3C31">
      <w:pPr>
        <w:pStyle w:val="146"/>
        <w:spacing w:before="156" w:after="156"/>
        <w:rPr>
          <w:color w:val="auto"/>
          <w:highlight w:val="none"/>
        </w:rPr>
      </w:pPr>
      <w:bookmarkStart w:id="268" w:name="_Toc519180327"/>
      <w:r>
        <w:rPr>
          <w:rFonts w:hint="eastAsia"/>
          <w:color w:val="auto"/>
          <w:highlight w:val="none"/>
        </w:rPr>
        <w:t>错误</w:t>
      </w:r>
      <w:r>
        <w:rPr>
          <w:color w:val="auto"/>
          <w:highlight w:val="none"/>
        </w:rPr>
        <w:t>代码</w:t>
      </w:r>
      <w:bookmarkEnd w:id="268"/>
    </w:p>
    <w:p w14:paraId="13CC46C8">
      <w:pPr>
        <w:pStyle w:val="41"/>
        <w:rPr>
          <w:color w:val="auto"/>
          <w:highlight w:val="none"/>
        </w:rPr>
      </w:pPr>
      <w:r>
        <w:rPr>
          <w:rFonts w:hint="eastAsia"/>
          <w:color w:val="auto"/>
          <w:highlight w:val="none"/>
        </w:rPr>
        <w:t>错误代码详见表3</w:t>
      </w:r>
      <w:r>
        <w:rPr>
          <w:color w:val="auto"/>
          <w:highlight w:val="none"/>
        </w:rPr>
        <w:t>9</w:t>
      </w:r>
      <w:r>
        <w:rPr>
          <w:rFonts w:hint="eastAsia"/>
          <w:color w:val="auto"/>
          <w:highlight w:val="none"/>
        </w:rPr>
        <w:t>。</w:t>
      </w:r>
    </w:p>
    <w:p w14:paraId="04C48AEF">
      <w:pPr>
        <w:pStyle w:val="160"/>
        <w:rPr>
          <w:color w:val="auto"/>
          <w:highlight w:val="none"/>
        </w:rPr>
      </w:pPr>
      <w:r>
        <w:rPr>
          <w:rFonts w:hint="eastAsia"/>
          <w:color w:val="auto"/>
          <w:highlight w:val="none"/>
        </w:rPr>
        <w:t>错误代码列表</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2"/>
        <w:gridCol w:w="3282"/>
        <w:gridCol w:w="3402"/>
      </w:tblGrid>
      <w:tr w14:paraId="7D5FE689">
        <w:trPr>
          <w:wBefore w:w="0" w:type="dxa"/>
          <w:jc w:val="center"/>
        </w:trPr>
        <w:tc>
          <w:tcPr>
            <w:tcW w:w="1592" w:type="dxa"/>
            <w:noWrap w:val="0"/>
            <w:vAlign w:val="top"/>
          </w:tcPr>
          <w:p w14:paraId="6C7E05F8">
            <w:pPr>
              <w:jc w:val="center"/>
              <w:rPr>
                <w:rFonts w:ascii="宋体" w:hAnsi="宋体" w:cs="宋体"/>
                <w:color w:val="auto"/>
                <w:sz w:val="18"/>
                <w:szCs w:val="18"/>
                <w:highlight w:val="none"/>
              </w:rPr>
            </w:pPr>
            <w:r>
              <w:rPr>
                <w:rFonts w:hint="eastAsia" w:ascii="宋体" w:hAnsi="宋体" w:cs="宋体"/>
                <w:color w:val="auto"/>
                <w:sz w:val="18"/>
                <w:szCs w:val="18"/>
                <w:highlight w:val="none"/>
              </w:rPr>
              <w:t>定义</w:t>
            </w:r>
          </w:p>
        </w:tc>
        <w:tc>
          <w:tcPr>
            <w:tcW w:w="3282" w:type="dxa"/>
            <w:noWrap w:val="0"/>
            <w:vAlign w:val="top"/>
          </w:tcPr>
          <w:p w14:paraId="721C4186">
            <w:pPr>
              <w:jc w:val="center"/>
              <w:rPr>
                <w:rFonts w:ascii="宋体" w:hAnsi="宋体" w:cs="宋体"/>
                <w:color w:val="auto"/>
                <w:sz w:val="18"/>
                <w:szCs w:val="18"/>
                <w:highlight w:val="none"/>
              </w:rPr>
            </w:pPr>
            <w:r>
              <w:rPr>
                <w:rFonts w:hint="eastAsia" w:ascii="宋体" w:hAnsi="宋体" w:cs="宋体"/>
                <w:color w:val="auto"/>
                <w:sz w:val="18"/>
                <w:szCs w:val="18"/>
                <w:highlight w:val="none"/>
              </w:rPr>
              <w:t>含义</w:t>
            </w:r>
          </w:p>
        </w:tc>
        <w:tc>
          <w:tcPr>
            <w:tcW w:w="3402" w:type="dxa"/>
            <w:noWrap w:val="0"/>
            <w:vAlign w:val="top"/>
          </w:tcPr>
          <w:p w14:paraId="3E4FE0D8">
            <w:pPr>
              <w:jc w:val="center"/>
              <w:rPr>
                <w:rFonts w:ascii="宋体" w:hAnsi="宋体" w:cs="宋体"/>
                <w:color w:val="auto"/>
                <w:sz w:val="18"/>
                <w:szCs w:val="18"/>
                <w:highlight w:val="none"/>
              </w:rPr>
            </w:pPr>
            <w:r>
              <w:rPr>
                <w:rFonts w:hint="eastAsia" w:ascii="宋体" w:hAnsi="宋体" w:cs="宋体"/>
                <w:color w:val="auto"/>
                <w:sz w:val="18"/>
                <w:szCs w:val="18"/>
                <w:highlight w:val="none"/>
              </w:rPr>
              <w:t>后台处理方式</w:t>
            </w:r>
          </w:p>
        </w:tc>
      </w:tr>
      <w:tr w14:paraId="5E62EC98">
        <w:trPr>
          <w:wBefore w:w="0" w:type="dxa"/>
          <w:trHeight w:val="229" w:hRule="atLeast"/>
          <w:jc w:val="center"/>
        </w:trPr>
        <w:tc>
          <w:tcPr>
            <w:tcW w:w="1592" w:type="dxa"/>
            <w:noWrap w:val="0"/>
            <w:vAlign w:val="top"/>
          </w:tcPr>
          <w:p w14:paraId="203E8A38">
            <w:pPr>
              <w:rPr>
                <w:rFonts w:ascii="宋体" w:hAnsi="宋体" w:cs="宋体"/>
                <w:color w:val="auto"/>
                <w:sz w:val="18"/>
                <w:szCs w:val="18"/>
                <w:highlight w:val="none"/>
              </w:rPr>
            </w:pPr>
            <w:r>
              <w:rPr>
                <w:rFonts w:ascii="宋体" w:hAnsi="宋体" w:cs="宋体"/>
                <w:color w:val="auto"/>
                <w:sz w:val="18"/>
                <w:szCs w:val="18"/>
                <w:highlight w:val="none"/>
              </w:rPr>
              <w:t>0001</w:t>
            </w:r>
          </w:p>
        </w:tc>
        <w:tc>
          <w:tcPr>
            <w:tcW w:w="3282" w:type="dxa"/>
            <w:noWrap w:val="0"/>
            <w:vAlign w:val="top"/>
          </w:tcPr>
          <w:p w14:paraId="477A4203">
            <w:pPr>
              <w:rPr>
                <w:rFonts w:ascii="宋体" w:hAnsi="宋体" w:cs="宋体"/>
                <w:color w:val="auto"/>
                <w:sz w:val="18"/>
                <w:szCs w:val="18"/>
                <w:highlight w:val="none"/>
              </w:rPr>
            </w:pPr>
            <w:r>
              <w:rPr>
                <w:rFonts w:hint="eastAsia" w:ascii="宋体" w:hAnsi="宋体" w:cs="宋体"/>
                <w:color w:val="auto"/>
                <w:sz w:val="18"/>
                <w:szCs w:val="18"/>
                <w:highlight w:val="none"/>
              </w:rPr>
              <w:t>乘客取消订单</w:t>
            </w:r>
          </w:p>
        </w:tc>
        <w:tc>
          <w:tcPr>
            <w:tcW w:w="3402" w:type="dxa"/>
            <w:noWrap w:val="0"/>
            <w:vAlign w:val="top"/>
          </w:tcPr>
          <w:p w14:paraId="532B0534">
            <w:pPr>
              <w:rPr>
                <w:rFonts w:ascii="宋体" w:hAnsi="宋体" w:cs="宋体"/>
                <w:color w:val="auto"/>
                <w:sz w:val="18"/>
                <w:szCs w:val="18"/>
                <w:highlight w:val="none"/>
              </w:rPr>
            </w:pPr>
            <w:r>
              <w:rPr>
                <w:rFonts w:hint="eastAsia" w:ascii="宋体" w:hAnsi="宋体" w:cs="宋体"/>
                <w:color w:val="auto"/>
                <w:sz w:val="18"/>
                <w:szCs w:val="18"/>
                <w:highlight w:val="none"/>
              </w:rPr>
              <w:t>后台标记取消订单</w:t>
            </w:r>
          </w:p>
        </w:tc>
      </w:tr>
      <w:tr w14:paraId="475CD358">
        <w:trPr>
          <w:wBefore w:w="0" w:type="dxa"/>
          <w:jc w:val="center"/>
        </w:trPr>
        <w:tc>
          <w:tcPr>
            <w:tcW w:w="1592" w:type="dxa"/>
            <w:noWrap w:val="0"/>
            <w:vAlign w:val="top"/>
          </w:tcPr>
          <w:p w14:paraId="12C14478">
            <w:pPr>
              <w:rPr>
                <w:rFonts w:ascii="宋体" w:hAnsi="宋体" w:cs="宋体"/>
                <w:color w:val="auto"/>
                <w:sz w:val="18"/>
                <w:szCs w:val="18"/>
                <w:highlight w:val="none"/>
              </w:rPr>
            </w:pPr>
            <w:r>
              <w:rPr>
                <w:rFonts w:hint="eastAsia" w:ascii="宋体" w:hAnsi="宋体" w:cs="宋体"/>
                <w:color w:val="auto"/>
                <w:sz w:val="18"/>
                <w:szCs w:val="18"/>
                <w:highlight w:val="none"/>
              </w:rPr>
              <w:t>8999</w:t>
            </w:r>
          </w:p>
        </w:tc>
        <w:tc>
          <w:tcPr>
            <w:tcW w:w="3282" w:type="dxa"/>
            <w:noWrap w:val="0"/>
            <w:vAlign w:val="top"/>
          </w:tcPr>
          <w:p w14:paraId="1DEE7587">
            <w:pPr>
              <w:rPr>
                <w:rFonts w:ascii="宋体" w:hAnsi="宋体" w:cs="宋体"/>
                <w:color w:val="auto"/>
                <w:sz w:val="18"/>
                <w:szCs w:val="18"/>
                <w:highlight w:val="none"/>
              </w:rPr>
            </w:pPr>
            <w:r>
              <w:rPr>
                <w:rFonts w:hint="eastAsia" w:ascii="宋体" w:hAnsi="宋体" w:cs="宋体"/>
                <w:color w:val="auto"/>
                <w:sz w:val="18"/>
                <w:szCs w:val="18"/>
                <w:highlight w:val="none"/>
              </w:rPr>
              <w:t>失败</w:t>
            </w:r>
          </w:p>
        </w:tc>
        <w:tc>
          <w:tcPr>
            <w:tcW w:w="3402" w:type="dxa"/>
            <w:noWrap w:val="0"/>
            <w:vAlign w:val="top"/>
          </w:tcPr>
          <w:p w14:paraId="358743DE">
            <w:pPr>
              <w:rPr>
                <w:rFonts w:ascii="宋体" w:hAnsi="宋体" w:cs="宋体"/>
                <w:color w:val="auto"/>
                <w:sz w:val="18"/>
                <w:szCs w:val="18"/>
                <w:highlight w:val="none"/>
              </w:rPr>
            </w:pPr>
          </w:p>
        </w:tc>
      </w:tr>
      <w:tr w14:paraId="216AE81F">
        <w:trPr>
          <w:wBefore w:w="0" w:type="dxa"/>
          <w:jc w:val="center"/>
        </w:trPr>
        <w:tc>
          <w:tcPr>
            <w:tcW w:w="1592" w:type="dxa"/>
            <w:noWrap w:val="0"/>
            <w:vAlign w:val="top"/>
          </w:tcPr>
          <w:p w14:paraId="773B7584">
            <w:pPr>
              <w:rPr>
                <w:rFonts w:ascii="宋体" w:hAnsi="宋体" w:cs="宋体"/>
                <w:color w:val="auto"/>
                <w:sz w:val="18"/>
                <w:szCs w:val="18"/>
                <w:highlight w:val="none"/>
              </w:rPr>
            </w:pPr>
            <w:r>
              <w:rPr>
                <w:rFonts w:hint="eastAsia" w:ascii="宋体" w:hAnsi="宋体" w:cs="宋体"/>
                <w:color w:val="auto"/>
                <w:sz w:val="18"/>
                <w:szCs w:val="18"/>
                <w:highlight w:val="none"/>
              </w:rPr>
              <w:t>8001</w:t>
            </w:r>
          </w:p>
        </w:tc>
        <w:tc>
          <w:tcPr>
            <w:tcW w:w="3282" w:type="dxa"/>
            <w:noWrap w:val="0"/>
            <w:vAlign w:val="top"/>
          </w:tcPr>
          <w:p w14:paraId="6F642CA9">
            <w:pPr>
              <w:rPr>
                <w:rFonts w:ascii="宋体" w:hAnsi="宋体" w:cs="宋体"/>
                <w:color w:val="auto"/>
                <w:sz w:val="18"/>
                <w:szCs w:val="18"/>
                <w:highlight w:val="none"/>
              </w:rPr>
            </w:pPr>
            <w:r>
              <w:rPr>
                <w:rFonts w:hint="eastAsia" w:ascii="宋体" w:hAnsi="宋体" w:cs="宋体"/>
                <w:color w:val="auto"/>
                <w:sz w:val="18"/>
                <w:szCs w:val="18"/>
                <w:highlight w:val="none"/>
              </w:rPr>
              <w:t>非法设备</w:t>
            </w:r>
          </w:p>
        </w:tc>
        <w:tc>
          <w:tcPr>
            <w:tcW w:w="3402" w:type="dxa"/>
            <w:noWrap w:val="0"/>
            <w:vAlign w:val="top"/>
          </w:tcPr>
          <w:p w14:paraId="548C6873">
            <w:pPr>
              <w:rPr>
                <w:rFonts w:ascii="宋体" w:hAnsi="宋体" w:cs="宋体"/>
                <w:color w:val="auto"/>
                <w:sz w:val="18"/>
                <w:szCs w:val="18"/>
                <w:highlight w:val="none"/>
              </w:rPr>
            </w:pPr>
          </w:p>
        </w:tc>
      </w:tr>
      <w:tr w14:paraId="25729364">
        <w:trPr>
          <w:wBefore w:w="0" w:type="dxa"/>
          <w:jc w:val="center"/>
        </w:trPr>
        <w:tc>
          <w:tcPr>
            <w:tcW w:w="1592" w:type="dxa"/>
            <w:noWrap w:val="0"/>
            <w:vAlign w:val="top"/>
          </w:tcPr>
          <w:p w14:paraId="5A89F4C5">
            <w:pPr>
              <w:rPr>
                <w:rFonts w:ascii="宋体" w:hAnsi="宋体" w:cs="宋体"/>
                <w:color w:val="auto"/>
                <w:sz w:val="18"/>
                <w:szCs w:val="18"/>
                <w:highlight w:val="none"/>
              </w:rPr>
            </w:pPr>
            <w:r>
              <w:rPr>
                <w:rFonts w:hint="eastAsia" w:ascii="宋体" w:hAnsi="宋体" w:cs="宋体"/>
                <w:color w:val="auto"/>
                <w:sz w:val="18"/>
                <w:szCs w:val="18"/>
                <w:highlight w:val="none"/>
              </w:rPr>
              <w:t>8002</w:t>
            </w:r>
          </w:p>
        </w:tc>
        <w:tc>
          <w:tcPr>
            <w:tcW w:w="3282" w:type="dxa"/>
            <w:noWrap w:val="0"/>
            <w:vAlign w:val="top"/>
          </w:tcPr>
          <w:p w14:paraId="450A5554">
            <w:pPr>
              <w:rPr>
                <w:rFonts w:ascii="宋体" w:hAnsi="宋体" w:cs="宋体"/>
                <w:color w:val="auto"/>
                <w:sz w:val="18"/>
                <w:szCs w:val="18"/>
                <w:highlight w:val="none"/>
              </w:rPr>
            </w:pPr>
            <w:r>
              <w:rPr>
                <w:rFonts w:hint="eastAsia" w:ascii="宋体" w:hAnsi="宋体" w:cs="宋体"/>
                <w:color w:val="auto"/>
                <w:sz w:val="18"/>
                <w:szCs w:val="18"/>
                <w:highlight w:val="none"/>
              </w:rPr>
              <w:t>订单未支付</w:t>
            </w:r>
          </w:p>
        </w:tc>
        <w:tc>
          <w:tcPr>
            <w:tcW w:w="3402" w:type="dxa"/>
            <w:noWrap w:val="0"/>
            <w:vAlign w:val="top"/>
          </w:tcPr>
          <w:p w14:paraId="57209784">
            <w:pPr>
              <w:rPr>
                <w:rFonts w:ascii="宋体" w:hAnsi="宋体" w:cs="宋体"/>
                <w:color w:val="auto"/>
                <w:sz w:val="18"/>
                <w:szCs w:val="18"/>
                <w:highlight w:val="none"/>
              </w:rPr>
            </w:pPr>
          </w:p>
        </w:tc>
      </w:tr>
      <w:tr w14:paraId="1856D583">
        <w:trPr>
          <w:wBefore w:w="0" w:type="dxa"/>
          <w:jc w:val="center"/>
        </w:trPr>
        <w:tc>
          <w:tcPr>
            <w:tcW w:w="1592" w:type="dxa"/>
            <w:noWrap w:val="0"/>
            <w:vAlign w:val="top"/>
          </w:tcPr>
          <w:p w14:paraId="6C45936F">
            <w:pPr>
              <w:rPr>
                <w:rFonts w:ascii="宋体" w:hAnsi="宋体" w:cs="宋体"/>
                <w:color w:val="auto"/>
                <w:sz w:val="18"/>
                <w:szCs w:val="18"/>
                <w:highlight w:val="none"/>
              </w:rPr>
            </w:pPr>
            <w:r>
              <w:rPr>
                <w:rFonts w:hint="eastAsia" w:ascii="宋体" w:hAnsi="宋体" w:cs="宋体"/>
                <w:color w:val="auto"/>
                <w:sz w:val="18"/>
                <w:szCs w:val="18"/>
                <w:highlight w:val="none"/>
              </w:rPr>
              <w:t>8003</w:t>
            </w:r>
          </w:p>
        </w:tc>
        <w:tc>
          <w:tcPr>
            <w:tcW w:w="3282" w:type="dxa"/>
            <w:noWrap w:val="0"/>
            <w:vAlign w:val="top"/>
          </w:tcPr>
          <w:p w14:paraId="09AB37BE">
            <w:pPr>
              <w:rPr>
                <w:rFonts w:ascii="宋体" w:hAnsi="宋体" w:cs="宋体"/>
                <w:color w:val="auto"/>
                <w:sz w:val="18"/>
                <w:szCs w:val="18"/>
                <w:highlight w:val="none"/>
              </w:rPr>
            </w:pPr>
            <w:r>
              <w:rPr>
                <w:rFonts w:hint="eastAsia" w:ascii="宋体" w:hAnsi="宋体" w:cs="宋体"/>
                <w:color w:val="auto"/>
                <w:sz w:val="18"/>
                <w:szCs w:val="18"/>
                <w:highlight w:val="none"/>
              </w:rPr>
              <w:t>非法参数</w:t>
            </w:r>
          </w:p>
        </w:tc>
        <w:tc>
          <w:tcPr>
            <w:tcW w:w="3402" w:type="dxa"/>
            <w:noWrap w:val="0"/>
            <w:vAlign w:val="top"/>
          </w:tcPr>
          <w:p w14:paraId="1B364198">
            <w:pPr>
              <w:rPr>
                <w:rFonts w:ascii="宋体" w:hAnsi="宋体" w:cs="宋体"/>
                <w:color w:val="auto"/>
                <w:sz w:val="18"/>
                <w:szCs w:val="18"/>
                <w:highlight w:val="none"/>
              </w:rPr>
            </w:pPr>
          </w:p>
        </w:tc>
      </w:tr>
      <w:tr w14:paraId="24F4A084">
        <w:trPr>
          <w:wBefore w:w="0" w:type="dxa"/>
          <w:jc w:val="center"/>
        </w:trPr>
        <w:tc>
          <w:tcPr>
            <w:tcW w:w="1592" w:type="dxa"/>
            <w:noWrap w:val="0"/>
            <w:vAlign w:val="top"/>
          </w:tcPr>
          <w:p w14:paraId="2C9B2372">
            <w:pPr>
              <w:rPr>
                <w:rFonts w:ascii="宋体" w:hAnsi="宋体" w:cs="宋体"/>
                <w:color w:val="auto"/>
                <w:sz w:val="18"/>
                <w:szCs w:val="18"/>
                <w:highlight w:val="none"/>
              </w:rPr>
            </w:pPr>
            <w:r>
              <w:rPr>
                <w:rFonts w:hint="eastAsia" w:ascii="宋体" w:hAnsi="宋体" w:cs="宋体"/>
                <w:color w:val="auto"/>
                <w:sz w:val="18"/>
                <w:szCs w:val="18"/>
                <w:highlight w:val="none"/>
              </w:rPr>
              <w:t>8004</w:t>
            </w:r>
          </w:p>
        </w:tc>
        <w:tc>
          <w:tcPr>
            <w:tcW w:w="3282" w:type="dxa"/>
            <w:noWrap w:val="0"/>
            <w:vAlign w:val="top"/>
          </w:tcPr>
          <w:p w14:paraId="167CD5BD">
            <w:pPr>
              <w:rPr>
                <w:rFonts w:ascii="宋体" w:hAnsi="宋体" w:cs="宋体"/>
                <w:color w:val="auto"/>
                <w:sz w:val="18"/>
                <w:szCs w:val="18"/>
                <w:highlight w:val="none"/>
              </w:rPr>
            </w:pPr>
            <w:r>
              <w:rPr>
                <w:rFonts w:hint="eastAsia" w:ascii="宋体" w:hAnsi="宋体" w:cs="宋体"/>
                <w:color w:val="auto"/>
                <w:sz w:val="18"/>
                <w:szCs w:val="18"/>
                <w:highlight w:val="none"/>
              </w:rPr>
              <w:t>无激活的订单</w:t>
            </w:r>
          </w:p>
        </w:tc>
        <w:tc>
          <w:tcPr>
            <w:tcW w:w="3402" w:type="dxa"/>
            <w:noWrap w:val="0"/>
            <w:vAlign w:val="top"/>
          </w:tcPr>
          <w:p w14:paraId="2D856D45">
            <w:pPr>
              <w:rPr>
                <w:rFonts w:ascii="宋体" w:hAnsi="宋体" w:cs="宋体"/>
                <w:color w:val="auto"/>
                <w:sz w:val="18"/>
                <w:szCs w:val="18"/>
                <w:highlight w:val="none"/>
              </w:rPr>
            </w:pPr>
          </w:p>
        </w:tc>
      </w:tr>
      <w:tr w14:paraId="66AB382D">
        <w:trPr>
          <w:wBefore w:w="0" w:type="dxa"/>
          <w:jc w:val="center"/>
        </w:trPr>
        <w:tc>
          <w:tcPr>
            <w:tcW w:w="1592" w:type="dxa"/>
            <w:noWrap w:val="0"/>
            <w:vAlign w:val="top"/>
          </w:tcPr>
          <w:p w14:paraId="370945EC">
            <w:pPr>
              <w:rPr>
                <w:rFonts w:ascii="宋体" w:hAnsi="宋体" w:cs="宋体"/>
                <w:color w:val="auto"/>
                <w:sz w:val="18"/>
                <w:szCs w:val="18"/>
                <w:highlight w:val="none"/>
              </w:rPr>
            </w:pPr>
            <w:r>
              <w:rPr>
                <w:rFonts w:hint="eastAsia" w:ascii="宋体" w:hAnsi="宋体" w:cs="宋体"/>
                <w:color w:val="auto"/>
                <w:sz w:val="18"/>
                <w:szCs w:val="18"/>
                <w:highlight w:val="none"/>
              </w:rPr>
              <w:t>8005</w:t>
            </w:r>
          </w:p>
        </w:tc>
        <w:tc>
          <w:tcPr>
            <w:tcW w:w="3282" w:type="dxa"/>
            <w:noWrap w:val="0"/>
            <w:vAlign w:val="top"/>
          </w:tcPr>
          <w:p w14:paraId="125A4DCF">
            <w:pPr>
              <w:rPr>
                <w:rFonts w:ascii="宋体" w:hAnsi="宋体" w:cs="宋体"/>
                <w:color w:val="auto"/>
                <w:sz w:val="18"/>
                <w:szCs w:val="18"/>
                <w:highlight w:val="none"/>
              </w:rPr>
            </w:pPr>
            <w:r>
              <w:rPr>
                <w:rFonts w:hint="eastAsia" w:ascii="宋体" w:hAnsi="宋体" w:cs="宋体"/>
                <w:color w:val="auto"/>
                <w:sz w:val="18"/>
                <w:szCs w:val="18"/>
                <w:highlight w:val="none"/>
              </w:rPr>
              <w:t>充值金额超限</w:t>
            </w:r>
          </w:p>
        </w:tc>
        <w:tc>
          <w:tcPr>
            <w:tcW w:w="3402" w:type="dxa"/>
            <w:noWrap w:val="0"/>
            <w:vAlign w:val="top"/>
          </w:tcPr>
          <w:p w14:paraId="1C1D6CF5">
            <w:pPr>
              <w:rPr>
                <w:rFonts w:ascii="宋体" w:hAnsi="宋体" w:cs="宋体"/>
                <w:color w:val="auto"/>
                <w:sz w:val="18"/>
                <w:szCs w:val="18"/>
                <w:highlight w:val="none"/>
              </w:rPr>
            </w:pPr>
          </w:p>
        </w:tc>
      </w:tr>
      <w:tr w14:paraId="335F1C88">
        <w:trPr>
          <w:wBefore w:w="0" w:type="dxa"/>
          <w:jc w:val="center"/>
        </w:trPr>
        <w:tc>
          <w:tcPr>
            <w:tcW w:w="1592" w:type="dxa"/>
            <w:noWrap w:val="0"/>
            <w:vAlign w:val="top"/>
          </w:tcPr>
          <w:p w14:paraId="5C6F5E04">
            <w:pPr>
              <w:rPr>
                <w:rFonts w:ascii="宋体" w:hAnsi="宋体" w:cs="宋体"/>
                <w:color w:val="auto"/>
                <w:sz w:val="18"/>
                <w:szCs w:val="18"/>
                <w:highlight w:val="none"/>
              </w:rPr>
            </w:pPr>
            <w:r>
              <w:rPr>
                <w:rFonts w:hint="eastAsia" w:ascii="宋体" w:hAnsi="宋体" w:cs="宋体"/>
                <w:color w:val="auto"/>
                <w:sz w:val="18"/>
                <w:szCs w:val="18"/>
                <w:highlight w:val="none"/>
              </w:rPr>
              <w:t>8006</w:t>
            </w:r>
          </w:p>
        </w:tc>
        <w:tc>
          <w:tcPr>
            <w:tcW w:w="3282" w:type="dxa"/>
            <w:noWrap w:val="0"/>
            <w:vAlign w:val="top"/>
          </w:tcPr>
          <w:p w14:paraId="05F46473">
            <w:pPr>
              <w:rPr>
                <w:rFonts w:ascii="宋体" w:hAnsi="宋体" w:cs="宋体"/>
                <w:color w:val="auto"/>
                <w:sz w:val="18"/>
                <w:szCs w:val="18"/>
                <w:highlight w:val="none"/>
              </w:rPr>
            </w:pPr>
            <w:r>
              <w:rPr>
                <w:rFonts w:hint="eastAsia" w:ascii="宋体" w:hAnsi="宋体" w:cs="宋体"/>
                <w:color w:val="auto"/>
                <w:sz w:val="18"/>
                <w:szCs w:val="18"/>
                <w:highlight w:val="none"/>
              </w:rPr>
              <w:t>订单号错误</w:t>
            </w:r>
          </w:p>
        </w:tc>
        <w:tc>
          <w:tcPr>
            <w:tcW w:w="3402" w:type="dxa"/>
            <w:noWrap w:val="0"/>
            <w:vAlign w:val="top"/>
          </w:tcPr>
          <w:p w14:paraId="26F2652A">
            <w:pPr>
              <w:rPr>
                <w:rFonts w:ascii="宋体" w:hAnsi="宋体" w:cs="宋体"/>
                <w:color w:val="auto"/>
                <w:sz w:val="18"/>
                <w:szCs w:val="18"/>
                <w:highlight w:val="none"/>
              </w:rPr>
            </w:pPr>
          </w:p>
        </w:tc>
      </w:tr>
      <w:tr w14:paraId="04B6A9A0">
        <w:trPr>
          <w:wBefore w:w="0" w:type="dxa"/>
          <w:jc w:val="center"/>
        </w:trPr>
        <w:tc>
          <w:tcPr>
            <w:tcW w:w="1592" w:type="dxa"/>
            <w:noWrap w:val="0"/>
            <w:vAlign w:val="top"/>
          </w:tcPr>
          <w:p w14:paraId="4C92CCBA">
            <w:pPr>
              <w:rPr>
                <w:rFonts w:ascii="宋体" w:hAnsi="宋体" w:cs="宋体"/>
                <w:color w:val="auto"/>
                <w:sz w:val="18"/>
                <w:szCs w:val="18"/>
                <w:highlight w:val="none"/>
              </w:rPr>
            </w:pPr>
            <w:r>
              <w:rPr>
                <w:rFonts w:hint="eastAsia" w:ascii="宋体" w:hAnsi="宋体" w:cs="宋体"/>
                <w:color w:val="auto"/>
                <w:sz w:val="18"/>
                <w:szCs w:val="18"/>
                <w:highlight w:val="none"/>
              </w:rPr>
              <w:t>8007</w:t>
            </w:r>
          </w:p>
        </w:tc>
        <w:tc>
          <w:tcPr>
            <w:tcW w:w="3282" w:type="dxa"/>
            <w:noWrap w:val="0"/>
            <w:vAlign w:val="top"/>
          </w:tcPr>
          <w:p w14:paraId="160957B3">
            <w:pPr>
              <w:rPr>
                <w:rFonts w:ascii="宋体" w:hAnsi="宋体" w:cs="宋体"/>
                <w:color w:val="auto"/>
                <w:sz w:val="18"/>
                <w:szCs w:val="18"/>
                <w:highlight w:val="none"/>
              </w:rPr>
            </w:pPr>
            <w:r>
              <w:rPr>
                <w:rFonts w:hint="eastAsia" w:ascii="宋体" w:hAnsi="宋体" w:cs="宋体"/>
                <w:color w:val="auto"/>
                <w:sz w:val="18"/>
                <w:szCs w:val="18"/>
                <w:highlight w:val="none"/>
              </w:rPr>
              <w:t>订单已退款</w:t>
            </w:r>
          </w:p>
        </w:tc>
        <w:tc>
          <w:tcPr>
            <w:tcW w:w="3402" w:type="dxa"/>
            <w:noWrap w:val="0"/>
            <w:vAlign w:val="top"/>
          </w:tcPr>
          <w:p w14:paraId="35B29484">
            <w:pPr>
              <w:rPr>
                <w:rFonts w:ascii="宋体" w:hAnsi="宋体" w:cs="宋体"/>
                <w:color w:val="auto"/>
                <w:sz w:val="18"/>
                <w:szCs w:val="18"/>
                <w:highlight w:val="none"/>
              </w:rPr>
            </w:pPr>
          </w:p>
        </w:tc>
      </w:tr>
    </w:tbl>
    <w:p w14:paraId="5BFB95CA">
      <w:pPr>
        <w:pStyle w:val="147"/>
        <w:spacing w:before="156" w:after="156"/>
        <w:ind w:left="-15" w:leftChars="-7"/>
        <w:rPr>
          <w:color w:val="auto"/>
          <w:highlight w:val="none"/>
        </w:rPr>
      </w:pPr>
      <w:r>
        <w:rPr>
          <w:color w:val="auto"/>
          <w:highlight w:val="none"/>
        </w:rPr>
        <w:br w:type="page"/>
      </w:r>
      <w:bookmarkStart w:id="269" w:name="_Toc522489319"/>
      <w:bookmarkStart w:id="270" w:name="_Toc519180329"/>
      <w:r>
        <w:rPr>
          <w:rFonts w:hint="eastAsia"/>
          <w:color w:val="auto"/>
          <w:highlight w:val="none"/>
        </w:rPr>
        <w:t>业务约束</w:t>
      </w:r>
      <w:bookmarkEnd w:id="269"/>
      <w:bookmarkEnd w:id="270"/>
    </w:p>
    <w:p w14:paraId="74A0785C">
      <w:pPr>
        <w:pStyle w:val="146"/>
        <w:spacing w:before="156" w:after="156"/>
        <w:rPr>
          <w:color w:val="auto"/>
          <w:highlight w:val="none"/>
        </w:rPr>
      </w:pPr>
      <w:bookmarkStart w:id="271" w:name="_Toc519180330"/>
      <w:r>
        <w:rPr>
          <w:rFonts w:hint="eastAsia"/>
          <w:color w:val="auto"/>
          <w:highlight w:val="none"/>
        </w:rPr>
        <w:t>后付费二维码</w:t>
      </w:r>
      <w:r>
        <w:rPr>
          <w:color w:val="auto"/>
          <w:highlight w:val="none"/>
        </w:rPr>
        <w:t>业务</w:t>
      </w:r>
      <w:bookmarkEnd w:id="271"/>
    </w:p>
    <w:p w14:paraId="6789540A">
      <w:pPr>
        <w:pStyle w:val="223"/>
        <w:numPr>
          <w:ilvl w:val="0"/>
          <w:numId w:val="38"/>
        </w:numPr>
        <w:rPr>
          <w:color w:val="auto"/>
          <w:highlight w:val="none"/>
        </w:rPr>
      </w:pPr>
      <w:bookmarkStart w:id="272" w:name="_Toc519180331"/>
      <w:r>
        <w:rPr>
          <w:rFonts w:hint="eastAsia"/>
          <w:color w:val="auto"/>
          <w:highlight w:val="none"/>
        </w:rPr>
        <w:t>BOM二维码</w:t>
      </w:r>
      <w:r>
        <w:rPr>
          <w:color w:val="auto"/>
          <w:highlight w:val="none"/>
        </w:rPr>
        <w:t>票</w:t>
      </w:r>
      <w:r>
        <w:rPr>
          <w:rFonts w:hint="eastAsia"/>
          <w:color w:val="auto"/>
          <w:highlight w:val="none"/>
        </w:rPr>
        <w:t>更新</w:t>
      </w:r>
      <w:bookmarkEnd w:id="272"/>
    </w:p>
    <w:p w14:paraId="344A68E7">
      <w:pPr>
        <w:pStyle w:val="41"/>
        <w:rPr>
          <w:color w:val="auto"/>
          <w:highlight w:val="none"/>
        </w:rPr>
      </w:pPr>
      <w:r>
        <w:rPr>
          <w:rFonts w:hint="eastAsia"/>
          <w:color w:val="auto"/>
          <w:highlight w:val="none"/>
        </w:rPr>
        <w:t>BOM二维码</w:t>
      </w:r>
      <w:r>
        <w:rPr>
          <w:color w:val="auto"/>
          <w:highlight w:val="none"/>
        </w:rPr>
        <w:t>票</w:t>
      </w:r>
      <w:r>
        <w:rPr>
          <w:rFonts w:hint="eastAsia"/>
          <w:color w:val="auto"/>
          <w:highlight w:val="none"/>
        </w:rPr>
        <w:t>更新流程详见图4</w:t>
      </w:r>
      <w:r>
        <w:rPr>
          <w:color w:val="auto"/>
          <w:highlight w:val="none"/>
        </w:rPr>
        <w:t>2</w:t>
      </w:r>
      <w:r>
        <w:rPr>
          <w:rFonts w:hint="eastAsia"/>
          <w:color w:val="auto"/>
          <w:highlight w:val="none"/>
        </w:rPr>
        <w:t>。</w:t>
      </w:r>
    </w:p>
    <w:p w14:paraId="65169E6C">
      <w:pPr>
        <w:rPr>
          <w:color w:val="auto"/>
          <w:highlight w:val="none"/>
        </w:rPr>
      </w:pPr>
      <w:r>
        <w:rPr>
          <w:color w:val="auto"/>
          <w:highlight w:val="none"/>
          <w:lang/>
        </w:rPr>
        <w:drawing>
          <wp:inline distT="0" distB="0" distL="114300" distR="114300">
            <wp:extent cx="5276850" cy="3452495"/>
            <wp:effectExtent l="0" t="0" r="6350" b="0"/>
            <wp:docPr id="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5"/>
                    <pic:cNvPicPr>
                      <a:picLocks noChangeAspect="1"/>
                    </pic:cNvPicPr>
                  </pic:nvPicPr>
                  <pic:blipFill>
                    <a:blip r:embed="rId59"/>
                    <a:stretch>
                      <a:fillRect/>
                    </a:stretch>
                  </pic:blipFill>
                  <pic:spPr>
                    <a:xfrm>
                      <a:off x="0" y="0"/>
                      <a:ext cx="5276850" cy="3452495"/>
                    </a:xfrm>
                    <a:prstGeom prst="rect">
                      <a:avLst/>
                    </a:prstGeom>
                    <a:noFill/>
                    <a:ln>
                      <a:noFill/>
                    </a:ln>
                  </pic:spPr>
                </pic:pic>
              </a:graphicData>
            </a:graphic>
          </wp:inline>
        </w:drawing>
      </w:r>
    </w:p>
    <w:p w14:paraId="0A611C0F">
      <w:pPr>
        <w:pStyle w:val="270"/>
        <w:rPr>
          <w:color w:val="auto"/>
          <w:highlight w:val="none"/>
        </w:rPr>
      </w:pPr>
      <w:r>
        <w:rPr>
          <w:rFonts w:hint="eastAsia"/>
          <w:color w:val="auto"/>
          <w:highlight w:val="none"/>
        </w:rPr>
        <w:t>BOM二维码</w:t>
      </w:r>
      <w:r>
        <w:rPr>
          <w:color w:val="auto"/>
          <w:highlight w:val="none"/>
        </w:rPr>
        <w:t>票</w:t>
      </w:r>
      <w:r>
        <w:rPr>
          <w:rFonts w:hint="eastAsia"/>
          <w:color w:val="auto"/>
          <w:highlight w:val="none"/>
        </w:rPr>
        <w:t>更新流程</w:t>
      </w:r>
    </w:p>
    <w:p w14:paraId="6C5782D2">
      <w:pPr>
        <w:pStyle w:val="175"/>
        <w:rPr>
          <w:color w:val="auto"/>
          <w:highlight w:val="none"/>
        </w:rPr>
      </w:pPr>
      <w:r>
        <w:rPr>
          <w:rFonts w:hint="eastAsia"/>
          <w:color w:val="auto"/>
          <w:highlight w:val="none"/>
        </w:rPr>
        <w:t>正常</w:t>
      </w:r>
      <w:r>
        <w:rPr>
          <w:color w:val="auto"/>
          <w:highlight w:val="none"/>
        </w:rPr>
        <w:t>流程</w:t>
      </w:r>
      <w:r>
        <w:rPr>
          <w:rFonts w:hint="eastAsia"/>
          <w:color w:val="auto"/>
          <w:highlight w:val="none"/>
        </w:rPr>
        <w:t>：</w:t>
      </w:r>
    </w:p>
    <w:p w14:paraId="614B11F2">
      <w:pPr>
        <w:pStyle w:val="144"/>
        <w:rPr>
          <w:color w:val="auto"/>
          <w:highlight w:val="none"/>
        </w:rPr>
      </w:pPr>
      <w:r>
        <w:rPr>
          <w:rFonts w:hint="eastAsia"/>
          <w:color w:val="auto"/>
          <w:highlight w:val="none"/>
        </w:rPr>
        <w:t>用户在BOM 上扫后付费乘车码请求ITP票卡分析；</w:t>
      </w:r>
    </w:p>
    <w:p w14:paraId="37A3B65F">
      <w:pPr>
        <w:pStyle w:val="144"/>
        <w:rPr>
          <w:color w:val="auto"/>
          <w:highlight w:val="none"/>
        </w:rPr>
      </w:pPr>
      <w:r>
        <w:rPr>
          <w:rFonts w:hint="eastAsia"/>
          <w:color w:val="auto"/>
          <w:highlight w:val="none"/>
        </w:rPr>
        <w:t>ITP收到票卡分析请求后，根据卡号，及付费区标分析该乘车码可做哪些操作（00：无需更新01：补进站02：补出站03: 20分免费更新04  20分付费更新）。根据卡号查询卡票信息及用户信息返回BOM；</w:t>
      </w:r>
    </w:p>
    <w:p w14:paraId="766291C2">
      <w:pPr>
        <w:pStyle w:val="144"/>
        <w:rPr>
          <w:color w:val="auto"/>
          <w:highlight w:val="none"/>
        </w:rPr>
      </w:pPr>
      <w:r>
        <w:rPr>
          <w:rFonts w:hint="eastAsia"/>
          <w:color w:val="auto"/>
          <w:highlight w:val="none"/>
        </w:rPr>
        <w:t>BOM 选择更新操作，请求ITP做票卡更新；</w:t>
      </w:r>
    </w:p>
    <w:p w14:paraId="41A52165">
      <w:pPr>
        <w:pStyle w:val="144"/>
        <w:rPr>
          <w:color w:val="auto"/>
          <w:highlight w:val="none"/>
        </w:rPr>
      </w:pPr>
      <w:r>
        <w:rPr>
          <w:rFonts w:hint="eastAsia"/>
          <w:color w:val="auto"/>
          <w:highlight w:val="none"/>
        </w:rPr>
        <w:t>ITP根据BOM所请求的操作类型对会员卡状态做更新操作，并生成更新交易记录；</w:t>
      </w:r>
    </w:p>
    <w:p w14:paraId="545DBDC8">
      <w:pPr>
        <w:pStyle w:val="144"/>
        <w:rPr>
          <w:color w:val="auto"/>
          <w:highlight w:val="none"/>
        </w:rPr>
      </w:pPr>
      <w:r>
        <w:rPr>
          <w:rFonts w:hint="eastAsia"/>
          <w:color w:val="auto"/>
          <w:highlight w:val="none"/>
        </w:rPr>
        <w:t>ITP 组织生成最新的行业数据，分别推送给APP_SERVER及BOM；</w:t>
      </w:r>
    </w:p>
    <w:p w14:paraId="04E18B4E">
      <w:pPr>
        <w:pStyle w:val="144"/>
        <w:rPr>
          <w:color w:val="auto"/>
          <w:highlight w:val="none"/>
        </w:rPr>
      </w:pPr>
      <w:r>
        <w:rPr>
          <w:rFonts w:hint="eastAsia"/>
          <w:color w:val="auto"/>
          <w:highlight w:val="none"/>
        </w:rPr>
        <w:t>BOM 收到后台推送的行业数据后，通过蓝牙回传给用户地铁APP，地铁APP更新行业数据。</w:t>
      </w:r>
    </w:p>
    <w:p w14:paraId="52919648">
      <w:pPr>
        <w:pStyle w:val="146"/>
        <w:spacing w:before="156" w:after="156"/>
        <w:rPr>
          <w:color w:val="auto"/>
          <w:highlight w:val="none"/>
        </w:rPr>
      </w:pPr>
      <w:bookmarkStart w:id="273" w:name="_Toc519180332"/>
      <w:r>
        <w:rPr>
          <w:rFonts w:hint="eastAsia"/>
          <w:color w:val="auto"/>
          <w:highlight w:val="none"/>
        </w:rPr>
        <w:t>非现金</w:t>
      </w:r>
      <w:r>
        <w:rPr>
          <w:color w:val="auto"/>
          <w:highlight w:val="none"/>
        </w:rPr>
        <w:t>业务</w:t>
      </w:r>
      <w:bookmarkEnd w:id="273"/>
    </w:p>
    <w:p w14:paraId="41442AC1">
      <w:pPr>
        <w:pStyle w:val="223"/>
        <w:numPr>
          <w:ilvl w:val="0"/>
          <w:numId w:val="39"/>
        </w:numPr>
        <w:rPr>
          <w:color w:val="auto"/>
          <w:highlight w:val="none"/>
        </w:rPr>
      </w:pPr>
      <w:bookmarkStart w:id="274" w:name="_Toc519180333"/>
      <w:r>
        <w:rPr>
          <w:rFonts w:hint="eastAsia"/>
          <w:color w:val="auto"/>
          <w:highlight w:val="none"/>
        </w:rPr>
        <w:t>BOM非</w:t>
      </w:r>
      <w:r>
        <w:rPr>
          <w:color w:val="auto"/>
          <w:highlight w:val="none"/>
        </w:rPr>
        <w:t>现金支付</w:t>
      </w:r>
      <w:bookmarkEnd w:id="274"/>
    </w:p>
    <w:p w14:paraId="661D3B96">
      <w:pPr>
        <w:pStyle w:val="41"/>
        <w:rPr>
          <w:color w:val="auto"/>
          <w:highlight w:val="none"/>
        </w:rPr>
      </w:pPr>
      <w:bookmarkStart w:id="275" w:name="_Hlk522016706"/>
      <w:r>
        <w:rPr>
          <w:rFonts w:hint="eastAsia"/>
          <w:color w:val="auto"/>
          <w:highlight w:val="none"/>
        </w:rPr>
        <w:t>BOM非现金支付流程</w:t>
      </w:r>
      <w:bookmarkEnd w:id="275"/>
      <w:r>
        <w:rPr>
          <w:rFonts w:hint="eastAsia"/>
          <w:color w:val="auto"/>
          <w:highlight w:val="none"/>
        </w:rPr>
        <w:t>详见图4</w:t>
      </w:r>
      <w:r>
        <w:rPr>
          <w:color w:val="auto"/>
          <w:highlight w:val="none"/>
        </w:rPr>
        <w:t>3</w:t>
      </w:r>
      <w:r>
        <w:rPr>
          <w:rFonts w:hint="eastAsia"/>
          <w:color w:val="auto"/>
          <w:highlight w:val="none"/>
        </w:rPr>
        <w:t>。</w:t>
      </w:r>
    </w:p>
    <w:p w14:paraId="31163A63">
      <w:pPr>
        <w:rPr>
          <w:color w:val="auto"/>
          <w:highlight w:val="none"/>
        </w:rPr>
      </w:pPr>
      <w:r>
        <w:rPr>
          <w:color w:val="auto"/>
          <w:highlight w:val="none"/>
          <w:lang/>
        </w:rPr>
        <w:drawing>
          <wp:inline distT="0" distB="0" distL="114300" distR="114300">
            <wp:extent cx="5280660" cy="3869055"/>
            <wp:effectExtent l="0" t="0" r="2540" b="0"/>
            <wp:docPr id="4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6"/>
                    <pic:cNvPicPr>
                      <a:picLocks noChangeAspect="1"/>
                    </pic:cNvPicPr>
                  </pic:nvPicPr>
                  <pic:blipFill>
                    <a:blip r:embed="rId60"/>
                    <a:stretch>
                      <a:fillRect/>
                    </a:stretch>
                  </pic:blipFill>
                  <pic:spPr>
                    <a:xfrm>
                      <a:off x="0" y="0"/>
                      <a:ext cx="5280660" cy="3869055"/>
                    </a:xfrm>
                    <a:prstGeom prst="rect">
                      <a:avLst/>
                    </a:prstGeom>
                    <a:noFill/>
                    <a:ln>
                      <a:noFill/>
                    </a:ln>
                  </pic:spPr>
                </pic:pic>
              </a:graphicData>
            </a:graphic>
          </wp:inline>
        </w:drawing>
      </w:r>
    </w:p>
    <w:p w14:paraId="27AA656C">
      <w:pPr>
        <w:pStyle w:val="270"/>
        <w:rPr>
          <w:color w:val="auto"/>
          <w:highlight w:val="none"/>
        </w:rPr>
      </w:pPr>
      <w:r>
        <w:rPr>
          <w:rFonts w:hint="eastAsia"/>
          <w:color w:val="auto"/>
          <w:highlight w:val="none"/>
        </w:rPr>
        <w:t>BOM非现金支付流程</w:t>
      </w:r>
    </w:p>
    <w:p w14:paraId="21A95CEE">
      <w:pPr>
        <w:pStyle w:val="175"/>
        <w:rPr>
          <w:color w:val="auto"/>
          <w:highlight w:val="none"/>
        </w:rPr>
      </w:pPr>
      <w:r>
        <w:rPr>
          <w:rFonts w:hint="eastAsia"/>
          <w:color w:val="auto"/>
          <w:highlight w:val="none"/>
        </w:rPr>
        <w:t>正常流程：</w:t>
      </w:r>
    </w:p>
    <w:p w14:paraId="68589803">
      <w:pPr>
        <w:pStyle w:val="144"/>
        <w:numPr>
          <w:ilvl w:val="1"/>
          <w:numId w:val="40"/>
        </w:numPr>
        <w:rPr>
          <w:color w:val="auto"/>
          <w:highlight w:val="none"/>
        </w:rPr>
      </w:pPr>
      <w:r>
        <w:rPr>
          <w:rFonts w:hint="eastAsia"/>
          <w:color w:val="auto"/>
          <w:highlight w:val="none"/>
        </w:rPr>
        <w:t>操作员在BOM选择相应</w:t>
      </w:r>
      <w:r>
        <w:rPr>
          <w:color w:val="auto"/>
          <w:highlight w:val="none"/>
        </w:rPr>
        <w:t>的业务，</w:t>
      </w:r>
      <w:r>
        <w:rPr>
          <w:rFonts w:hint="eastAsia"/>
          <w:color w:val="auto"/>
          <w:highlight w:val="none"/>
        </w:rPr>
        <w:t>当</w:t>
      </w:r>
      <w:r>
        <w:rPr>
          <w:color w:val="auto"/>
          <w:highlight w:val="none"/>
        </w:rPr>
        <w:t>需要支付时候，可以选择</w:t>
      </w:r>
      <w:r>
        <w:rPr>
          <w:rFonts w:hint="eastAsia"/>
          <w:color w:val="auto"/>
          <w:highlight w:val="none"/>
        </w:rPr>
        <w:t>[</w:t>
      </w:r>
      <w:r>
        <w:rPr>
          <w:color w:val="auto"/>
          <w:highlight w:val="none"/>
        </w:rPr>
        <w:t xml:space="preserve"> </w:t>
      </w:r>
      <w:r>
        <w:rPr>
          <w:rFonts w:hint="eastAsia"/>
          <w:color w:val="auto"/>
          <w:highlight w:val="none"/>
        </w:rPr>
        <w:t>扫码</w:t>
      </w:r>
      <w:r>
        <w:rPr>
          <w:color w:val="auto"/>
          <w:highlight w:val="none"/>
        </w:rPr>
        <w:t>支付</w:t>
      </w:r>
      <w:r>
        <w:rPr>
          <w:rFonts w:hint="eastAsia"/>
          <w:color w:val="auto"/>
          <w:highlight w:val="none"/>
        </w:rPr>
        <w:t xml:space="preserve"> ]。B</w:t>
      </w:r>
      <w:r>
        <w:rPr>
          <w:color w:val="auto"/>
          <w:highlight w:val="none"/>
        </w:rPr>
        <w:t>OM</w:t>
      </w:r>
      <w:r>
        <w:rPr>
          <w:rFonts w:hint="eastAsia"/>
          <w:color w:val="auto"/>
          <w:highlight w:val="none"/>
        </w:rPr>
        <w:t>调用ITP平台[</w:t>
      </w:r>
      <w:r>
        <w:rPr>
          <w:color w:val="auto"/>
          <w:highlight w:val="none"/>
        </w:rPr>
        <w:t xml:space="preserve"> </w:t>
      </w:r>
      <w:r>
        <w:rPr>
          <w:rFonts w:hint="eastAsia"/>
          <w:color w:val="auto"/>
          <w:highlight w:val="none"/>
        </w:rPr>
        <w:t>请求</w:t>
      </w:r>
      <w:r>
        <w:rPr>
          <w:color w:val="auto"/>
          <w:highlight w:val="none"/>
        </w:rPr>
        <w:t>非现金收款下单</w:t>
      </w:r>
      <w:r>
        <w:rPr>
          <w:rFonts w:hint="eastAsia"/>
          <w:color w:val="auto"/>
          <w:highlight w:val="none"/>
        </w:rPr>
        <w:t xml:space="preserve"> ]接口请求</w:t>
      </w:r>
      <w:r>
        <w:rPr>
          <w:color w:val="auto"/>
          <w:highlight w:val="none"/>
        </w:rPr>
        <w:t>下单。</w:t>
      </w:r>
    </w:p>
    <w:p w14:paraId="1A835DF1">
      <w:pPr>
        <w:pStyle w:val="144"/>
        <w:rPr>
          <w:color w:val="auto"/>
          <w:highlight w:val="none"/>
        </w:rPr>
      </w:pPr>
      <w:r>
        <w:rPr>
          <w:rFonts w:hint="eastAsia"/>
          <w:color w:val="auto"/>
          <w:highlight w:val="none"/>
        </w:rPr>
        <w:t>[</w:t>
      </w:r>
      <w:r>
        <w:rPr>
          <w:color w:val="auto"/>
          <w:highlight w:val="none"/>
        </w:rPr>
        <w:t xml:space="preserve"> </w:t>
      </w:r>
      <w:r>
        <w:rPr>
          <w:rFonts w:hint="eastAsia"/>
          <w:color w:val="auto"/>
          <w:highlight w:val="none"/>
        </w:rPr>
        <w:t>请求</w:t>
      </w:r>
      <w:r>
        <w:rPr>
          <w:color w:val="auto"/>
          <w:highlight w:val="none"/>
        </w:rPr>
        <w:t>非现金收款下单</w:t>
      </w:r>
      <w:r>
        <w:rPr>
          <w:rFonts w:hint="eastAsia"/>
          <w:color w:val="auto"/>
          <w:highlight w:val="none"/>
        </w:rPr>
        <w:t xml:space="preserve"> ]接口返回</w:t>
      </w:r>
      <w:r>
        <w:rPr>
          <w:color w:val="auto"/>
          <w:highlight w:val="none"/>
        </w:rPr>
        <w:t>订单号。</w:t>
      </w:r>
      <w:r>
        <w:rPr>
          <w:rFonts w:hint="eastAsia"/>
          <w:color w:val="auto"/>
          <w:highlight w:val="none"/>
        </w:rPr>
        <w:t>B</w:t>
      </w:r>
      <w:r>
        <w:rPr>
          <w:color w:val="auto"/>
          <w:highlight w:val="none"/>
        </w:rPr>
        <w:t>OM</w:t>
      </w:r>
      <w:r>
        <w:rPr>
          <w:rFonts w:hint="eastAsia"/>
          <w:color w:val="auto"/>
          <w:highlight w:val="none"/>
        </w:rPr>
        <w:t>启动</w:t>
      </w:r>
      <w:r>
        <w:rPr>
          <w:color w:val="auto"/>
          <w:highlight w:val="none"/>
        </w:rPr>
        <w:t>二维码扫码器</w:t>
      </w:r>
      <w:r>
        <w:rPr>
          <w:rFonts w:hint="eastAsia"/>
          <w:color w:val="auto"/>
          <w:highlight w:val="none"/>
        </w:rPr>
        <w:t>扫描</w:t>
      </w:r>
      <w:r>
        <w:rPr>
          <w:color w:val="auto"/>
          <w:highlight w:val="none"/>
        </w:rPr>
        <w:t>用户的支付客户端的付款码。</w:t>
      </w:r>
    </w:p>
    <w:p w14:paraId="5185B87F">
      <w:pPr>
        <w:pStyle w:val="144"/>
        <w:rPr>
          <w:color w:val="auto"/>
          <w:highlight w:val="none"/>
        </w:rPr>
      </w:pPr>
      <w:r>
        <w:rPr>
          <w:rFonts w:hint="eastAsia"/>
          <w:color w:val="auto"/>
          <w:highlight w:val="none"/>
        </w:rPr>
        <w:t>BOM调用[</w:t>
      </w:r>
      <w:r>
        <w:rPr>
          <w:color w:val="auto"/>
          <w:highlight w:val="none"/>
        </w:rPr>
        <w:t xml:space="preserve"> </w:t>
      </w:r>
      <w:r>
        <w:rPr>
          <w:rFonts w:hint="eastAsia"/>
          <w:color w:val="auto"/>
          <w:highlight w:val="none"/>
        </w:rPr>
        <w:t>扫码</w:t>
      </w:r>
      <w:r>
        <w:rPr>
          <w:color w:val="auto"/>
          <w:highlight w:val="none"/>
        </w:rPr>
        <w:t xml:space="preserve">支付 </w:t>
      </w:r>
      <w:r>
        <w:rPr>
          <w:rFonts w:hint="eastAsia"/>
          <w:color w:val="auto"/>
          <w:highlight w:val="none"/>
        </w:rPr>
        <w:t>]接口</w:t>
      </w:r>
      <w:r>
        <w:rPr>
          <w:color w:val="auto"/>
          <w:highlight w:val="none"/>
        </w:rPr>
        <w:t>请求</w:t>
      </w:r>
      <w:r>
        <w:rPr>
          <w:rFonts w:hint="eastAsia"/>
          <w:color w:val="auto"/>
          <w:highlight w:val="none"/>
        </w:rPr>
        <w:t>ITP平台</w:t>
      </w:r>
      <w:r>
        <w:rPr>
          <w:color w:val="auto"/>
          <w:highlight w:val="none"/>
        </w:rPr>
        <w:t>支付订单</w:t>
      </w:r>
      <w:r>
        <w:rPr>
          <w:rFonts w:hint="eastAsia"/>
          <w:color w:val="auto"/>
          <w:highlight w:val="none"/>
        </w:rPr>
        <w:t>。</w:t>
      </w:r>
      <w:r>
        <w:rPr>
          <w:color w:val="auto"/>
          <w:highlight w:val="none"/>
        </w:rPr>
        <w:t>ITP</w:t>
      </w:r>
      <w:r>
        <w:rPr>
          <w:rFonts w:hint="eastAsia"/>
          <w:color w:val="auto"/>
          <w:highlight w:val="none"/>
        </w:rPr>
        <w:t>平台</w:t>
      </w:r>
      <w:r>
        <w:rPr>
          <w:color w:val="auto"/>
          <w:highlight w:val="none"/>
        </w:rPr>
        <w:t>调用第三方支付通道请求支付并返还支付结果。</w:t>
      </w:r>
    </w:p>
    <w:p w14:paraId="5AC479C0">
      <w:pPr>
        <w:pStyle w:val="144"/>
        <w:rPr>
          <w:color w:val="auto"/>
          <w:highlight w:val="none"/>
        </w:rPr>
      </w:pPr>
      <w:r>
        <w:rPr>
          <w:color w:val="auto"/>
          <w:highlight w:val="none"/>
        </w:rPr>
        <w:t>BOM</w:t>
      </w:r>
      <w:r>
        <w:rPr>
          <w:rFonts w:hint="eastAsia"/>
          <w:color w:val="auto"/>
          <w:highlight w:val="none"/>
        </w:rPr>
        <w:t>业务</w:t>
      </w:r>
      <w:r>
        <w:rPr>
          <w:color w:val="auto"/>
          <w:highlight w:val="none"/>
        </w:rPr>
        <w:t>操作</w:t>
      </w:r>
      <w:r>
        <w:rPr>
          <w:rFonts w:hint="eastAsia"/>
          <w:color w:val="auto"/>
          <w:highlight w:val="none"/>
        </w:rPr>
        <w:t>结果</w:t>
      </w:r>
      <w:r>
        <w:rPr>
          <w:color w:val="auto"/>
          <w:highlight w:val="none"/>
        </w:rPr>
        <w:t>通知，BOM向</w:t>
      </w:r>
      <w:r>
        <w:rPr>
          <w:rFonts w:hint="eastAsia"/>
          <w:color w:val="auto"/>
          <w:highlight w:val="none"/>
        </w:rPr>
        <w:t>ITP平台</w:t>
      </w:r>
      <w:r>
        <w:rPr>
          <w:color w:val="auto"/>
          <w:highlight w:val="none"/>
        </w:rPr>
        <w:t>发起</w:t>
      </w:r>
      <w:r>
        <w:rPr>
          <w:rFonts w:hint="eastAsia"/>
          <w:color w:val="auto"/>
          <w:highlight w:val="none"/>
        </w:rPr>
        <w:t>[</w:t>
      </w:r>
      <w:r>
        <w:rPr>
          <w:color w:val="auto"/>
          <w:highlight w:val="none"/>
        </w:rPr>
        <w:t xml:space="preserve"> </w:t>
      </w:r>
      <w:r>
        <w:rPr>
          <w:rFonts w:hint="eastAsia"/>
          <w:color w:val="auto"/>
          <w:highlight w:val="none"/>
        </w:rPr>
        <w:t>业务操作</w:t>
      </w:r>
      <w:r>
        <w:rPr>
          <w:color w:val="auto"/>
          <w:highlight w:val="none"/>
        </w:rPr>
        <w:t>结果通知</w:t>
      </w:r>
      <w:r>
        <w:rPr>
          <w:rFonts w:hint="eastAsia"/>
          <w:color w:val="auto"/>
          <w:highlight w:val="none"/>
        </w:rPr>
        <w:t xml:space="preserve"> ]接口。</w:t>
      </w:r>
    </w:p>
    <w:p w14:paraId="3E6CAFCB">
      <w:pPr>
        <w:pStyle w:val="175"/>
        <w:rPr>
          <w:color w:val="auto"/>
          <w:highlight w:val="none"/>
        </w:rPr>
      </w:pPr>
      <w:bookmarkStart w:id="276" w:name="_Toc511384616"/>
      <w:r>
        <w:rPr>
          <w:rFonts w:hint="eastAsia"/>
          <w:color w:val="auto"/>
          <w:highlight w:val="none"/>
        </w:rPr>
        <w:t>异常</w:t>
      </w:r>
      <w:r>
        <w:rPr>
          <w:color w:val="auto"/>
          <w:highlight w:val="none"/>
        </w:rPr>
        <w:t>流程</w:t>
      </w:r>
      <w:bookmarkEnd w:id="276"/>
      <w:r>
        <w:rPr>
          <w:rFonts w:hint="eastAsia"/>
          <w:color w:val="auto"/>
          <w:highlight w:val="none"/>
        </w:rPr>
        <w:t>：</w:t>
      </w:r>
    </w:p>
    <w:p w14:paraId="4948E223">
      <w:pPr>
        <w:pStyle w:val="144"/>
        <w:numPr>
          <w:ilvl w:val="1"/>
          <w:numId w:val="41"/>
        </w:numPr>
        <w:rPr>
          <w:color w:val="auto"/>
          <w:highlight w:val="none"/>
        </w:rPr>
      </w:pPr>
      <w:r>
        <w:rPr>
          <w:rFonts w:hint="eastAsia"/>
          <w:color w:val="auto"/>
          <w:highlight w:val="none"/>
        </w:rPr>
        <w:t>[</w:t>
      </w:r>
      <w:r>
        <w:rPr>
          <w:color w:val="auto"/>
          <w:highlight w:val="none"/>
        </w:rPr>
        <w:t xml:space="preserve"> </w:t>
      </w:r>
      <w:r>
        <w:rPr>
          <w:rFonts w:hint="eastAsia"/>
          <w:color w:val="auto"/>
          <w:highlight w:val="none"/>
        </w:rPr>
        <w:t>请求</w:t>
      </w:r>
      <w:r>
        <w:rPr>
          <w:color w:val="auto"/>
          <w:highlight w:val="none"/>
        </w:rPr>
        <w:t>非现金收款下单</w:t>
      </w:r>
      <w:r>
        <w:rPr>
          <w:rFonts w:hint="eastAsia"/>
          <w:color w:val="auto"/>
          <w:highlight w:val="none"/>
        </w:rPr>
        <w:t xml:space="preserve"> </w:t>
      </w:r>
      <w:r>
        <w:rPr>
          <w:color w:val="auto"/>
          <w:highlight w:val="none"/>
        </w:rPr>
        <w:t>]</w:t>
      </w:r>
      <w:r>
        <w:rPr>
          <w:rFonts w:hint="eastAsia"/>
          <w:color w:val="auto"/>
          <w:highlight w:val="none"/>
        </w:rPr>
        <w:t>接口</w:t>
      </w:r>
      <w:r>
        <w:rPr>
          <w:color w:val="auto"/>
          <w:highlight w:val="none"/>
        </w:rPr>
        <w:t>请求接口请求超时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w:t>
      </w:r>
      <w:r>
        <w:rPr>
          <w:color w:val="auto"/>
          <w:highlight w:val="none"/>
        </w:rPr>
        <w:t>。如果</w:t>
      </w:r>
      <w:r>
        <w:rPr>
          <w:rFonts w:hint="eastAsia"/>
          <w:color w:val="auto"/>
          <w:highlight w:val="none"/>
        </w:rPr>
        <w:t>超过</w:t>
      </w:r>
      <w:r>
        <w:rPr>
          <w:color w:val="auto"/>
          <w:highlight w:val="none"/>
        </w:rPr>
        <w:t>最大次数</w:t>
      </w:r>
      <w:r>
        <w:rPr>
          <w:rFonts w:hint="eastAsia"/>
          <w:color w:val="auto"/>
          <w:highlight w:val="none"/>
        </w:rPr>
        <w:t>ITP平台</w:t>
      </w:r>
      <w:r>
        <w:rPr>
          <w:color w:val="auto"/>
          <w:highlight w:val="none"/>
        </w:rPr>
        <w:t>不响应</w:t>
      </w:r>
      <w:r>
        <w:rPr>
          <w:rFonts w:hint="eastAsia"/>
          <w:color w:val="auto"/>
          <w:highlight w:val="none"/>
        </w:rPr>
        <w:t>BOM，BOM取消</w:t>
      </w:r>
      <w:r>
        <w:rPr>
          <w:color w:val="auto"/>
          <w:highlight w:val="none"/>
        </w:rPr>
        <w:t>交易。</w:t>
      </w:r>
    </w:p>
    <w:p w14:paraId="704E10ED">
      <w:pPr>
        <w:pStyle w:val="144"/>
        <w:numPr>
          <w:ilvl w:val="1"/>
          <w:numId w:val="42"/>
        </w:numPr>
        <w:rPr>
          <w:color w:val="auto"/>
          <w:highlight w:val="none"/>
        </w:rPr>
      </w:pPr>
      <w:r>
        <w:rPr>
          <w:rFonts w:hint="eastAsia"/>
          <w:color w:val="auto"/>
          <w:highlight w:val="none"/>
        </w:rPr>
        <w:t>[</w:t>
      </w:r>
      <w:r>
        <w:rPr>
          <w:color w:val="auto"/>
          <w:highlight w:val="none"/>
        </w:rPr>
        <w:t xml:space="preserve"> </w:t>
      </w:r>
      <w:r>
        <w:rPr>
          <w:rFonts w:hint="eastAsia"/>
          <w:color w:val="auto"/>
          <w:highlight w:val="none"/>
        </w:rPr>
        <w:t>扫码</w:t>
      </w:r>
      <w:r>
        <w:rPr>
          <w:color w:val="auto"/>
          <w:highlight w:val="none"/>
        </w:rPr>
        <w:t>支付</w:t>
      </w:r>
      <w:r>
        <w:rPr>
          <w:rFonts w:hint="eastAsia"/>
          <w:color w:val="auto"/>
          <w:highlight w:val="none"/>
        </w:rPr>
        <w:t>] 接口</w:t>
      </w:r>
      <w:r>
        <w:rPr>
          <w:color w:val="auto"/>
          <w:highlight w:val="none"/>
        </w:rPr>
        <w:t>请求接口请求超时</w:t>
      </w:r>
      <w:r>
        <w:rPr>
          <w:rFonts w:hint="eastAsia"/>
          <w:color w:val="auto"/>
          <w:highlight w:val="none"/>
        </w:rPr>
        <w:t>[超时</w:t>
      </w:r>
      <w:r>
        <w:rPr>
          <w:color w:val="auto"/>
          <w:highlight w:val="none"/>
        </w:rPr>
        <w:t>时间</w:t>
      </w:r>
      <w:r>
        <w:rPr>
          <w:rFonts w:hint="eastAsia"/>
          <w:color w:val="auto"/>
          <w:highlight w:val="none"/>
        </w:rPr>
        <w:t>15秒]，不要重试</w:t>
      </w:r>
      <w:r>
        <w:rPr>
          <w:color w:val="auto"/>
          <w:highlight w:val="none"/>
        </w:rPr>
        <w:t>。</w:t>
      </w:r>
      <w:r>
        <w:rPr>
          <w:rFonts w:hint="eastAsia"/>
          <w:color w:val="auto"/>
          <w:highlight w:val="none"/>
        </w:rPr>
        <w:t xml:space="preserve"> </w:t>
      </w:r>
    </w:p>
    <w:p w14:paraId="56DFBFFA">
      <w:pPr>
        <w:pStyle w:val="41"/>
        <w:rPr>
          <w:color w:val="auto"/>
          <w:highlight w:val="none"/>
        </w:rPr>
      </w:pPr>
      <w:r>
        <w:rPr>
          <w:rFonts w:hint="eastAsia"/>
          <w:color w:val="auto"/>
          <w:highlight w:val="none"/>
          <w:lang/>
        </w:rPr>
        <w:t>扫码</w:t>
      </w:r>
      <w:r>
        <w:rPr>
          <w:color w:val="auto"/>
          <w:highlight w:val="none"/>
          <w:lang/>
        </w:rPr>
        <w:t>支付</w:t>
      </w:r>
      <w:r>
        <w:rPr>
          <w:rFonts w:hint="eastAsia"/>
          <w:color w:val="auto"/>
          <w:highlight w:val="none"/>
          <w:lang/>
        </w:rPr>
        <w:t>扫码</w:t>
      </w:r>
      <w:r>
        <w:rPr>
          <w:color w:val="auto"/>
          <w:highlight w:val="none"/>
          <w:lang/>
        </w:rPr>
        <w:t>支付</w:t>
      </w:r>
      <w:r>
        <w:rPr>
          <w:rFonts w:hint="eastAsia"/>
          <w:color w:val="auto"/>
          <w:highlight w:val="none"/>
        </w:rPr>
        <w:t>请求超时BOM 调用[查询支付</w:t>
      </w:r>
      <w:r>
        <w:rPr>
          <w:color w:val="auto"/>
          <w:highlight w:val="none"/>
        </w:rPr>
        <w:t>结果</w:t>
      </w:r>
      <w:r>
        <w:rPr>
          <w:rFonts w:hint="eastAsia"/>
          <w:color w:val="auto"/>
          <w:highlight w:val="none"/>
        </w:rPr>
        <w:t>]查询</w:t>
      </w:r>
      <w:r>
        <w:rPr>
          <w:color w:val="auto"/>
          <w:highlight w:val="none"/>
        </w:rPr>
        <w:t>支付结果。</w:t>
      </w:r>
    </w:p>
    <w:p w14:paraId="37B8B8DC">
      <w:pPr>
        <w:pStyle w:val="41"/>
        <w:rPr>
          <w:color w:val="auto"/>
          <w:highlight w:val="none"/>
          <w:lang/>
        </w:rPr>
      </w:pPr>
      <w:r>
        <w:rPr>
          <w:rFonts w:hint="eastAsia"/>
          <w:color w:val="auto"/>
          <w:highlight w:val="none"/>
        </w:rPr>
        <w:t>查询支付</w:t>
      </w:r>
      <w:r>
        <w:rPr>
          <w:color w:val="auto"/>
          <w:highlight w:val="none"/>
        </w:rPr>
        <w:t>结果</w:t>
      </w:r>
      <w:r>
        <w:rPr>
          <w:rFonts w:hint="eastAsia"/>
          <w:color w:val="auto"/>
          <w:highlight w:val="none"/>
        </w:rPr>
        <w:t>[超时时间5秒]，最大重试次数3次</w:t>
      </w:r>
      <w:r>
        <w:rPr>
          <w:rFonts w:hint="eastAsia"/>
          <w:color w:val="auto"/>
          <w:highlight w:val="none"/>
          <w:lang/>
        </w:rPr>
        <w:t>。</w:t>
      </w:r>
      <w:r>
        <w:rPr>
          <w:color w:val="auto"/>
          <w:highlight w:val="none"/>
        </w:rPr>
        <w:t>如果</w:t>
      </w:r>
      <w:r>
        <w:rPr>
          <w:rFonts w:hint="eastAsia"/>
          <w:color w:val="auto"/>
          <w:highlight w:val="none"/>
        </w:rPr>
        <w:t>超过</w:t>
      </w:r>
      <w:r>
        <w:rPr>
          <w:color w:val="auto"/>
          <w:highlight w:val="none"/>
        </w:rPr>
        <w:t>最大次数</w:t>
      </w:r>
      <w:r>
        <w:rPr>
          <w:rFonts w:hint="eastAsia"/>
          <w:color w:val="auto"/>
          <w:highlight w:val="none"/>
        </w:rPr>
        <w:t>ITP平台</w:t>
      </w:r>
      <w:r>
        <w:rPr>
          <w:color w:val="auto"/>
          <w:highlight w:val="none"/>
        </w:rPr>
        <w:t>不响应</w:t>
      </w:r>
      <w:r>
        <w:rPr>
          <w:rFonts w:hint="eastAsia"/>
          <w:color w:val="auto"/>
          <w:highlight w:val="none"/>
        </w:rPr>
        <w:t>BOM，BOM取消</w:t>
      </w:r>
      <w:r>
        <w:rPr>
          <w:color w:val="auto"/>
          <w:highlight w:val="none"/>
        </w:rPr>
        <w:t>交易</w:t>
      </w:r>
      <w:r>
        <w:rPr>
          <w:rFonts w:hint="eastAsia"/>
          <w:color w:val="auto"/>
          <w:highlight w:val="none"/>
          <w:lang/>
        </w:rPr>
        <w:t>。如果</w:t>
      </w:r>
      <w:r>
        <w:rPr>
          <w:color w:val="auto"/>
          <w:highlight w:val="none"/>
          <w:lang/>
        </w:rPr>
        <w:t>已经已经支付，</w:t>
      </w:r>
      <w:r>
        <w:rPr>
          <w:rFonts w:hint="eastAsia"/>
          <w:color w:val="auto"/>
          <w:highlight w:val="none"/>
          <w:lang/>
        </w:rPr>
        <w:t>ITP平台</w:t>
      </w:r>
      <w:r>
        <w:rPr>
          <w:color w:val="auto"/>
          <w:highlight w:val="none"/>
          <w:lang/>
        </w:rPr>
        <w:t>统一退款处理。</w:t>
      </w:r>
    </w:p>
    <w:p w14:paraId="758ADC77">
      <w:pPr>
        <w:pStyle w:val="144"/>
        <w:rPr>
          <w:color w:val="auto"/>
          <w:highlight w:val="none"/>
        </w:rPr>
      </w:pPr>
      <w:r>
        <w:rPr>
          <w:rFonts w:hint="eastAsia"/>
          <w:color w:val="auto"/>
          <w:highlight w:val="none"/>
        </w:rPr>
        <w:t>[</w:t>
      </w:r>
      <w:r>
        <w:rPr>
          <w:color w:val="auto"/>
          <w:highlight w:val="none"/>
        </w:rPr>
        <w:t xml:space="preserve"> </w:t>
      </w:r>
      <w:r>
        <w:rPr>
          <w:rFonts w:hint="eastAsia"/>
          <w:color w:val="auto"/>
          <w:highlight w:val="none"/>
        </w:rPr>
        <w:t>业务</w:t>
      </w:r>
      <w:r>
        <w:rPr>
          <w:color w:val="auto"/>
          <w:highlight w:val="none"/>
        </w:rPr>
        <w:t>操作</w:t>
      </w:r>
      <w:r>
        <w:rPr>
          <w:rFonts w:hint="eastAsia"/>
          <w:color w:val="auto"/>
          <w:highlight w:val="none"/>
        </w:rPr>
        <w:t>结果</w:t>
      </w:r>
      <w:r>
        <w:rPr>
          <w:color w:val="auto"/>
          <w:highlight w:val="none"/>
        </w:rPr>
        <w:t>通知</w:t>
      </w:r>
      <w:r>
        <w:rPr>
          <w:rFonts w:hint="eastAsia"/>
          <w:color w:val="auto"/>
          <w:highlight w:val="none"/>
        </w:rPr>
        <w:t xml:space="preserve"> ] 接口</w:t>
      </w:r>
      <w:r>
        <w:rPr>
          <w:color w:val="auto"/>
          <w:highlight w:val="none"/>
        </w:rPr>
        <w:t>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3次，超过</w:t>
      </w:r>
      <w:r>
        <w:rPr>
          <w:color w:val="auto"/>
          <w:highlight w:val="none"/>
        </w:rPr>
        <w:t>最大重试</w:t>
      </w:r>
      <w:r>
        <w:rPr>
          <w:rFonts w:hint="eastAsia"/>
          <w:color w:val="auto"/>
          <w:highlight w:val="none"/>
        </w:rPr>
        <w:t>次数</w:t>
      </w:r>
      <w:r>
        <w:rPr>
          <w:color w:val="auto"/>
          <w:highlight w:val="none"/>
        </w:rPr>
        <w:t>BOM</w:t>
      </w:r>
      <w:r>
        <w:rPr>
          <w:rFonts w:hint="eastAsia"/>
          <w:color w:val="auto"/>
          <w:highlight w:val="none"/>
        </w:rPr>
        <w:t>提示</w:t>
      </w:r>
      <w:r>
        <w:rPr>
          <w:color w:val="auto"/>
          <w:highlight w:val="none"/>
        </w:rPr>
        <w:t>交易完成</w:t>
      </w:r>
      <w:r>
        <w:rPr>
          <w:rFonts w:hint="eastAsia"/>
          <w:color w:val="auto"/>
          <w:highlight w:val="none"/>
        </w:rPr>
        <w:t>。B</w:t>
      </w:r>
      <w:r>
        <w:rPr>
          <w:color w:val="auto"/>
          <w:highlight w:val="none"/>
        </w:rPr>
        <w:t>OM</w:t>
      </w:r>
      <w:r>
        <w:rPr>
          <w:rFonts w:hint="eastAsia"/>
          <w:color w:val="auto"/>
          <w:highlight w:val="none"/>
        </w:rPr>
        <w:t>本地</w:t>
      </w:r>
      <w:r>
        <w:rPr>
          <w:color w:val="auto"/>
          <w:highlight w:val="none"/>
        </w:rPr>
        <w:t>维护一套数据库或文件</w:t>
      </w:r>
      <w:r>
        <w:rPr>
          <w:rFonts w:hint="eastAsia"/>
          <w:color w:val="auto"/>
          <w:highlight w:val="none"/>
        </w:rPr>
        <w:t>，</w:t>
      </w:r>
      <w:r>
        <w:rPr>
          <w:color w:val="auto"/>
          <w:highlight w:val="none"/>
        </w:rPr>
        <w:t>记录</w:t>
      </w:r>
      <w:r>
        <w:rPr>
          <w:rFonts w:hint="eastAsia"/>
          <w:color w:val="auto"/>
          <w:highlight w:val="none"/>
        </w:rPr>
        <w:t>操作</w:t>
      </w:r>
      <w:r>
        <w:rPr>
          <w:color w:val="auto"/>
          <w:highlight w:val="none"/>
        </w:rPr>
        <w:t>结果未发送</w:t>
      </w:r>
      <w:r>
        <w:rPr>
          <w:rFonts w:hint="eastAsia"/>
          <w:color w:val="auto"/>
          <w:highlight w:val="none"/>
        </w:rPr>
        <w:t>。</w:t>
      </w:r>
      <w:r>
        <w:rPr>
          <w:color w:val="auto"/>
          <w:highlight w:val="none"/>
        </w:rPr>
        <w:t>BOM</w:t>
      </w:r>
      <w:r>
        <w:rPr>
          <w:rFonts w:hint="eastAsia"/>
          <w:color w:val="auto"/>
          <w:highlight w:val="none"/>
        </w:rPr>
        <w:t>等待</w:t>
      </w:r>
      <w:r>
        <w:rPr>
          <w:color w:val="auto"/>
          <w:highlight w:val="none"/>
        </w:rPr>
        <w:t>网络或</w:t>
      </w:r>
      <w:r>
        <w:rPr>
          <w:rFonts w:hint="eastAsia"/>
          <w:color w:val="auto"/>
          <w:highlight w:val="none"/>
        </w:rPr>
        <w:t>ITP平台</w:t>
      </w:r>
      <w:r>
        <w:rPr>
          <w:color w:val="auto"/>
          <w:highlight w:val="none"/>
        </w:rPr>
        <w:t>正常</w:t>
      </w:r>
      <w:r>
        <w:rPr>
          <w:rFonts w:hint="eastAsia"/>
          <w:color w:val="auto"/>
          <w:highlight w:val="none"/>
        </w:rPr>
        <w:t>后</w:t>
      </w:r>
      <w:r>
        <w:rPr>
          <w:color w:val="auto"/>
          <w:highlight w:val="none"/>
        </w:rPr>
        <w:t>补传通知。</w:t>
      </w:r>
    </w:p>
    <w:p w14:paraId="731DC628">
      <w:pPr>
        <w:pStyle w:val="223"/>
        <w:numPr>
          <w:ilvl w:val="0"/>
          <w:numId w:val="43"/>
        </w:numPr>
        <w:rPr>
          <w:color w:val="auto"/>
          <w:highlight w:val="none"/>
        </w:rPr>
      </w:pPr>
      <w:bookmarkStart w:id="277" w:name="_Toc519180334"/>
      <w:r>
        <w:rPr>
          <w:rFonts w:hint="eastAsia"/>
          <w:color w:val="auto"/>
          <w:highlight w:val="none"/>
        </w:rPr>
        <w:t>BOM发售</w:t>
      </w:r>
      <w:r>
        <w:rPr>
          <w:color w:val="auto"/>
          <w:highlight w:val="none"/>
        </w:rPr>
        <w:t>单程票</w:t>
      </w:r>
      <w:bookmarkEnd w:id="277"/>
    </w:p>
    <w:p w14:paraId="721CF2D3">
      <w:pPr>
        <w:pStyle w:val="41"/>
        <w:rPr>
          <w:color w:val="auto"/>
          <w:highlight w:val="none"/>
        </w:rPr>
      </w:pPr>
      <w:r>
        <w:rPr>
          <w:rFonts w:hint="eastAsia"/>
          <w:color w:val="auto"/>
          <w:highlight w:val="none"/>
        </w:rPr>
        <w:t>BOM发售</w:t>
      </w:r>
      <w:r>
        <w:rPr>
          <w:color w:val="auto"/>
          <w:highlight w:val="none"/>
        </w:rPr>
        <w:t>单程</w:t>
      </w:r>
      <w:r>
        <w:rPr>
          <w:rFonts w:hint="eastAsia"/>
          <w:color w:val="auto"/>
          <w:highlight w:val="none"/>
        </w:rPr>
        <w:t>票流程详见图4</w:t>
      </w:r>
      <w:r>
        <w:rPr>
          <w:color w:val="auto"/>
          <w:highlight w:val="none"/>
        </w:rPr>
        <w:t>4</w:t>
      </w:r>
      <w:r>
        <w:rPr>
          <w:rFonts w:hint="eastAsia"/>
          <w:color w:val="auto"/>
          <w:highlight w:val="none"/>
        </w:rPr>
        <w:t>。</w:t>
      </w:r>
    </w:p>
    <w:p w14:paraId="1F7D56B9">
      <w:pPr>
        <w:spacing w:line="360" w:lineRule="auto"/>
        <w:rPr>
          <w:color w:val="auto"/>
          <w:highlight w:val="none"/>
        </w:rPr>
      </w:pPr>
      <w:r>
        <w:rPr>
          <w:color w:val="auto"/>
          <w:highlight w:val="none"/>
          <w:lang/>
        </w:rPr>
        <w:drawing>
          <wp:inline distT="0" distB="0" distL="114300" distR="114300">
            <wp:extent cx="5270500" cy="4359275"/>
            <wp:effectExtent l="0" t="0" r="12700" b="0"/>
            <wp:docPr id="4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7"/>
                    <pic:cNvPicPr>
                      <a:picLocks noChangeAspect="1"/>
                    </pic:cNvPicPr>
                  </pic:nvPicPr>
                  <pic:blipFill>
                    <a:blip r:embed="rId61"/>
                    <a:stretch>
                      <a:fillRect/>
                    </a:stretch>
                  </pic:blipFill>
                  <pic:spPr>
                    <a:xfrm>
                      <a:off x="0" y="0"/>
                      <a:ext cx="5270500" cy="4359275"/>
                    </a:xfrm>
                    <a:prstGeom prst="rect">
                      <a:avLst/>
                    </a:prstGeom>
                    <a:noFill/>
                    <a:ln>
                      <a:noFill/>
                    </a:ln>
                  </pic:spPr>
                </pic:pic>
              </a:graphicData>
            </a:graphic>
          </wp:inline>
        </w:drawing>
      </w:r>
    </w:p>
    <w:p w14:paraId="6D35D95F">
      <w:pPr>
        <w:pStyle w:val="270"/>
        <w:rPr>
          <w:color w:val="auto"/>
          <w:highlight w:val="none"/>
        </w:rPr>
      </w:pPr>
      <w:r>
        <w:rPr>
          <w:rFonts w:hint="eastAsia"/>
          <w:color w:val="auto"/>
          <w:highlight w:val="none"/>
        </w:rPr>
        <w:t>BOM发售</w:t>
      </w:r>
      <w:r>
        <w:rPr>
          <w:color w:val="auto"/>
          <w:highlight w:val="none"/>
        </w:rPr>
        <w:t>单程</w:t>
      </w:r>
      <w:r>
        <w:rPr>
          <w:rFonts w:hint="eastAsia"/>
          <w:color w:val="auto"/>
          <w:highlight w:val="none"/>
        </w:rPr>
        <w:t>票流程</w:t>
      </w:r>
    </w:p>
    <w:p w14:paraId="44434AF6">
      <w:pPr>
        <w:pStyle w:val="41"/>
        <w:rPr>
          <w:color w:val="auto"/>
          <w:highlight w:val="none"/>
        </w:rPr>
      </w:pPr>
      <w:r>
        <w:rPr>
          <w:color w:val="auto"/>
          <w:highlight w:val="none"/>
        </w:rPr>
        <w:t>BOM</w:t>
      </w:r>
      <w:r>
        <w:rPr>
          <w:rFonts w:hint="eastAsia"/>
          <w:color w:val="auto"/>
          <w:highlight w:val="none"/>
        </w:rPr>
        <w:t>在发售单程票调用tvm接口（IF2A-01、IF2A-11、IF2A-03、IF2A-04、IF2A-05），具体流程参照上图。</w:t>
      </w:r>
    </w:p>
    <w:p w14:paraId="6062519E">
      <w:pPr>
        <w:pStyle w:val="175"/>
        <w:rPr>
          <w:color w:val="auto"/>
          <w:highlight w:val="none"/>
        </w:rPr>
      </w:pPr>
      <w:r>
        <w:rPr>
          <w:rFonts w:hint="eastAsia"/>
          <w:color w:val="auto"/>
          <w:highlight w:val="none"/>
        </w:rPr>
        <w:t>正常</w:t>
      </w:r>
      <w:r>
        <w:rPr>
          <w:color w:val="auto"/>
          <w:highlight w:val="none"/>
        </w:rPr>
        <w:t>流程</w:t>
      </w:r>
      <w:r>
        <w:rPr>
          <w:rFonts w:hint="eastAsia"/>
          <w:color w:val="auto"/>
          <w:highlight w:val="none"/>
        </w:rPr>
        <w:t>：</w:t>
      </w:r>
    </w:p>
    <w:p w14:paraId="448A71C7">
      <w:pPr>
        <w:pStyle w:val="144"/>
        <w:rPr>
          <w:color w:val="auto"/>
          <w:highlight w:val="none"/>
        </w:rPr>
      </w:pPr>
      <w:r>
        <w:rPr>
          <w:rFonts w:hint="eastAsia"/>
          <w:color w:val="auto"/>
          <w:highlight w:val="none"/>
        </w:rPr>
        <w:t>操作员</w:t>
      </w:r>
      <w:r>
        <w:rPr>
          <w:color w:val="auto"/>
          <w:highlight w:val="none"/>
        </w:rPr>
        <w:t>确定购票信息，选择扫码支付后，BOM</w:t>
      </w:r>
      <w:r>
        <w:rPr>
          <w:rFonts w:hint="eastAsia"/>
          <w:color w:val="auto"/>
          <w:highlight w:val="none"/>
        </w:rPr>
        <w:t>向ITP平台</w:t>
      </w:r>
      <w:r>
        <w:rPr>
          <w:color w:val="auto"/>
          <w:highlight w:val="none"/>
        </w:rPr>
        <w:t>发起</w:t>
      </w:r>
      <w:r>
        <w:rPr>
          <w:rFonts w:hint="eastAsia"/>
          <w:color w:val="auto"/>
          <w:highlight w:val="none"/>
        </w:rPr>
        <w:t>[</w:t>
      </w:r>
      <w:r>
        <w:rPr>
          <w:color w:val="auto"/>
          <w:highlight w:val="none"/>
        </w:rPr>
        <w:t xml:space="preserve"> </w:t>
      </w:r>
      <w:r>
        <w:rPr>
          <w:rFonts w:hint="eastAsia"/>
          <w:color w:val="auto"/>
          <w:highlight w:val="none"/>
        </w:rPr>
        <w:t>提交单程票</w:t>
      </w:r>
      <w:r>
        <w:rPr>
          <w:color w:val="auto"/>
          <w:highlight w:val="none"/>
        </w:rPr>
        <w:t>订单</w:t>
      </w:r>
      <w:r>
        <w:rPr>
          <w:rFonts w:hint="eastAsia"/>
          <w:color w:val="auto"/>
          <w:highlight w:val="none"/>
        </w:rPr>
        <w:t xml:space="preserve"> </w:t>
      </w:r>
      <w:r>
        <w:rPr>
          <w:color w:val="auto"/>
          <w:highlight w:val="none"/>
        </w:rPr>
        <w:t>]请求。</w:t>
      </w:r>
    </w:p>
    <w:p w14:paraId="6F6E51B6">
      <w:pPr>
        <w:pStyle w:val="144"/>
        <w:rPr>
          <w:color w:val="auto"/>
          <w:highlight w:val="none"/>
        </w:rPr>
      </w:pPr>
      <w:r>
        <w:rPr>
          <w:rFonts w:hint="eastAsia"/>
          <w:color w:val="auto"/>
          <w:highlight w:val="none"/>
        </w:rPr>
        <w:t>B</w:t>
      </w:r>
      <w:r>
        <w:rPr>
          <w:color w:val="auto"/>
          <w:highlight w:val="none"/>
        </w:rPr>
        <w:t>OM</w:t>
      </w:r>
      <w:r>
        <w:rPr>
          <w:rFonts w:hint="eastAsia"/>
          <w:color w:val="auto"/>
          <w:highlight w:val="none"/>
        </w:rPr>
        <w:t>启动</w:t>
      </w:r>
      <w:r>
        <w:rPr>
          <w:color w:val="auto"/>
          <w:highlight w:val="none"/>
        </w:rPr>
        <w:t>二维码扫码器</w:t>
      </w:r>
      <w:r>
        <w:rPr>
          <w:rFonts w:hint="eastAsia"/>
          <w:color w:val="auto"/>
          <w:highlight w:val="none"/>
        </w:rPr>
        <w:t>扫描</w:t>
      </w:r>
      <w:r>
        <w:rPr>
          <w:color w:val="auto"/>
          <w:highlight w:val="none"/>
        </w:rPr>
        <w:t>用户的支付客户端的付款码。</w:t>
      </w:r>
    </w:p>
    <w:p w14:paraId="613A2885">
      <w:pPr>
        <w:pStyle w:val="144"/>
        <w:rPr>
          <w:color w:val="auto"/>
          <w:highlight w:val="none"/>
        </w:rPr>
      </w:pPr>
      <w:r>
        <w:rPr>
          <w:rFonts w:hint="eastAsia"/>
          <w:color w:val="auto"/>
          <w:highlight w:val="none"/>
        </w:rPr>
        <w:t>BOM调用[</w:t>
      </w:r>
      <w:r>
        <w:rPr>
          <w:color w:val="auto"/>
          <w:highlight w:val="none"/>
        </w:rPr>
        <w:t xml:space="preserve"> </w:t>
      </w:r>
      <w:r>
        <w:rPr>
          <w:rFonts w:hint="eastAsia"/>
          <w:color w:val="auto"/>
          <w:highlight w:val="none"/>
        </w:rPr>
        <w:t>扫码</w:t>
      </w:r>
      <w:r>
        <w:rPr>
          <w:color w:val="auto"/>
          <w:highlight w:val="none"/>
        </w:rPr>
        <w:t xml:space="preserve">支付 </w:t>
      </w:r>
      <w:r>
        <w:rPr>
          <w:rFonts w:hint="eastAsia"/>
          <w:color w:val="auto"/>
          <w:highlight w:val="none"/>
        </w:rPr>
        <w:t>]接口</w:t>
      </w:r>
      <w:r>
        <w:rPr>
          <w:color w:val="auto"/>
          <w:highlight w:val="none"/>
        </w:rPr>
        <w:t>请求</w:t>
      </w:r>
      <w:r>
        <w:rPr>
          <w:rFonts w:hint="eastAsia"/>
          <w:color w:val="auto"/>
          <w:highlight w:val="none"/>
        </w:rPr>
        <w:t>ITP平台</w:t>
      </w:r>
      <w:r>
        <w:rPr>
          <w:color w:val="auto"/>
          <w:highlight w:val="none"/>
        </w:rPr>
        <w:t>支付订单</w:t>
      </w:r>
      <w:r>
        <w:rPr>
          <w:rFonts w:hint="eastAsia"/>
          <w:color w:val="auto"/>
          <w:highlight w:val="none"/>
        </w:rPr>
        <w:t>。</w:t>
      </w:r>
      <w:r>
        <w:rPr>
          <w:color w:val="auto"/>
          <w:highlight w:val="none"/>
        </w:rPr>
        <w:t>ITP</w:t>
      </w:r>
      <w:r>
        <w:rPr>
          <w:rFonts w:hint="eastAsia"/>
          <w:color w:val="auto"/>
          <w:highlight w:val="none"/>
        </w:rPr>
        <w:t>平台</w:t>
      </w:r>
      <w:r>
        <w:rPr>
          <w:color w:val="auto"/>
          <w:highlight w:val="none"/>
        </w:rPr>
        <w:t>调用第三方支付通道请求支付并返还支付结果。</w:t>
      </w:r>
    </w:p>
    <w:p w14:paraId="1597A982">
      <w:pPr>
        <w:pStyle w:val="144"/>
        <w:rPr>
          <w:color w:val="auto"/>
          <w:highlight w:val="none"/>
        </w:rPr>
      </w:pPr>
      <w:r>
        <w:rPr>
          <w:rFonts w:hint="eastAsia"/>
          <w:color w:val="auto"/>
          <w:highlight w:val="none"/>
        </w:rPr>
        <w:t>TVM出票</w:t>
      </w:r>
      <w:r>
        <w:rPr>
          <w:color w:val="auto"/>
          <w:highlight w:val="none"/>
        </w:rPr>
        <w:t>成功，</w:t>
      </w:r>
      <w:r>
        <w:rPr>
          <w:rFonts w:hint="eastAsia"/>
          <w:color w:val="auto"/>
          <w:highlight w:val="none"/>
        </w:rPr>
        <w:t>TVM</w:t>
      </w:r>
      <w:r>
        <w:rPr>
          <w:color w:val="auto"/>
          <w:highlight w:val="none"/>
        </w:rPr>
        <w:t>向</w:t>
      </w:r>
      <w:r>
        <w:rPr>
          <w:rFonts w:hint="eastAsia"/>
          <w:color w:val="auto"/>
          <w:highlight w:val="none"/>
        </w:rPr>
        <w:t>ITP平台</w:t>
      </w:r>
      <w:r>
        <w:rPr>
          <w:color w:val="auto"/>
          <w:highlight w:val="none"/>
        </w:rPr>
        <w:t>发起</w:t>
      </w:r>
      <w:r>
        <w:rPr>
          <w:rFonts w:hint="eastAsia"/>
          <w:color w:val="auto"/>
          <w:highlight w:val="none"/>
        </w:rPr>
        <w:t>[</w:t>
      </w:r>
      <w:r>
        <w:rPr>
          <w:color w:val="auto"/>
          <w:highlight w:val="none"/>
        </w:rPr>
        <w:t xml:space="preserve"> 出票结果通知</w:t>
      </w:r>
      <w:r>
        <w:rPr>
          <w:rFonts w:hint="eastAsia"/>
          <w:color w:val="auto"/>
          <w:highlight w:val="none"/>
        </w:rPr>
        <w:t xml:space="preserve"> ]接口。</w:t>
      </w:r>
    </w:p>
    <w:p w14:paraId="30257BE8">
      <w:pPr>
        <w:pStyle w:val="144"/>
        <w:rPr>
          <w:color w:val="auto"/>
          <w:highlight w:val="none"/>
        </w:rPr>
      </w:pPr>
      <w:r>
        <w:rPr>
          <w:color w:val="auto"/>
          <w:highlight w:val="none"/>
        </w:rPr>
        <w:t>TVM</w:t>
      </w:r>
      <w:r>
        <w:rPr>
          <w:rFonts w:hint="eastAsia"/>
          <w:color w:val="auto"/>
          <w:highlight w:val="none"/>
        </w:rPr>
        <w:t>出票</w:t>
      </w:r>
      <w:r>
        <w:rPr>
          <w:color w:val="auto"/>
          <w:highlight w:val="none"/>
        </w:rPr>
        <w:t>故障，</w:t>
      </w:r>
      <w:r>
        <w:rPr>
          <w:rFonts w:hint="eastAsia"/>
          <w:color w:val="auto"/>
          <w:highlight w:val="none"/>
        </w:rPr>
        <w:t>TVM向ITP平台</w:t>
      </w:r>
      <w:r>
        <w:rPr>
          <w:color w:val="auto"/>
          <w:highlight w:val="none"/>
        </w:rPr>
        <w:t>发起</w:t>
      </w:r>
      <w:r>
        <w:rPr>
          <w:rFonts w:hint="eastAsia"/>
          <w:color w:val="auto"/>
          <w:highlight w:val="none"/>
        </w:rPr>
        <w:t>[</w:t>
      </w:r>
      <w:r>
        <w:rPr>
          <w:color w:val="auto"/>
          <w:highlight w:val="none"/>
        </w:rPr>
        <w:t xml:space="preserve"> </w:t>
      </w:r>
      <w:r>
        <w:rPr>
          <w:rFonts w:hint="eastAsia"/>
          <w:color w:val="auto"/>
          <w:highlight w:val="none"/>
        </w:rPr>
        <w:t>出票</w:t>
      </w:r>
      <w:r>
        <w:rPr>
          <w:color w:val="auto"/>
          <w:highlight w:val="none"/>
        </w:rPr>
        <w:t>故障通知</w:t>
      </w:r>
      <w:r>
        <w:rPr>
          <w:rFonts w:hint="eastAsia"/>
          <w:color w:val="auto"/>
          <w:highlight w:val="none"/>
        </w:rPr>
        <w:t xml:space="preserve"> ]接口</w:t>
      </w:r>
      <w:r>
        <w:rPr>
          <w:color w:val="auto"/>
          <w:highlight w:val="none"/>
        </w:rPr>
        <w:t>。</w:t>
      </w:r>
    </w:p>
    <w:p w14:paraId="73F995C7">
      <w:pPr>
        <w:pStyle w:val="175"/>
        <w:rPr>
          <w:color w:val="auto"/>
          <w:highlight w:val="none"/>
        </w:rPr>
      </w:pPr>
      <w:r>
        <w:rPr>
          <w:rFonts w:hint="eastAsia"/>
          <w:color w:val="auto"/>
          <w:highlight w:val="none"/>
        </w:rPr>
        <w:t>异常</w:t>
      </w:r>
      <w:r>
        <w:rPr>
          <w:color w:val="auto"/>
          <w:highlight w:val="none"/>
        </w:rPr>
        <w:t>流程</w:t>
      </w:r>
      <w:r>
        <w:rPr>
          <w:rFonts w:hint="eastAsia"/>
          <w:color w:val="auto"/>
          <w:highlight w:val="none"/>
        </w:rPr>
        <w:t>：</w:t>
      </w:r>
    </w:p>
    <w:p w14:paraId="61AFF12B">
      <w:pPr>
        <w:pStyle w:val="144"/>
        <w:numPr>
          <w:ilvl w:val="1"/>
          <w:numId w:val="44"/>
        </w:numPr>
        <w:rPr>
          <w:color w:val="auto"/>
          <w:highlight w:val="none"/>
        </w:rPr>
      </w:pPr>
      <w:r>
        <w:rPr>
          <w:rFonts w:hint="eastAsia"/>
          <w:color w:val="auto"/>
          <w:highlight w:val="none"/>
        </w:rPr>
        <w:t>提交单程票</w:t>
      </w:r>
      <w:r>
        <w:rPr>
          <w:color w:val="auto"/>
          <w:highlight w:val="none"/>
        </w:rPr>
        <w:t>订单</w:t>
      </w:r>
    </w:p>
    <w:p w14:paraId="2FCC6F8D">
      <w:pPr>
        <w:pStyle w:val="41"/>
        <w:rPr>
          <w:color w:val="auto"/>
          <w:highlight w:val="none"/>
        </w:rPr>
      </w:pPr>
      <w:r>
        <w:rPr>
          <w:rFonts w:hint="eastAsia"/>
          <w:color w:val="auto"/>
          <w:highlight w:val="none"/>
        </w:rPr>
        <w:t>接口</w:t>
      </w:r>
      <w:r>
        <w:rPr>
          <w:color w:val="auto"/>
          <w:highlight w:val="none"/>
        </w:rPr>
        <w:t>请求接口请求超时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w:t>
      </w:r>
      <w:r>
        <w:rPr>
          <w:color w:val="auto"/>
          <w:highlight w:val="none"/>
        </w:rPr>
        <w:t>。如果</w:t>
      </w:r>
      <w:r>
        <w:rPr>
          <w:rFonts w:hint="eastAsia"/>
          <w:color w:val="auto"/>
          <w:highlight w:val="none"/>
        </w:rPr>
        <w:t>超过</w:t>
      </w:r>
      <w:r>
        <w:rPr>
          <w:color w:val="auto"/>
          <w:highlight w:val="none"/>
        </w:rPr>
        <w:t>最大次数</w:t>
      </w:r>
      <w:r>
        <w:rPr>
          <w:rFonts w:hint="eastAsia"/>
          <w:color w:val="auto"/>
          <w:highlight w:val="none"/>
        </w:rPr>
        <w:t xml:space="preserve"> ITP平台</w:t>
      </w:r>
      <w:r>
        <w:rPr>
          <w:color w:val="auto"/>
          <w:highlight w:val="none"/>
        </w:rPr>
        <w:t>不响应</w:t>
      </w:r>
      <w:r>
        <w:rPr>
          <w:rFonts w:hint="eastAsia"/>
          <w:color w:val="auto"/>
          <w:highlight w:val="none"/>
        </w:rPr>
        <w:t>TVM，TVM取消</w:t>
      </w:r>
      <w:r>
        <w:rPr>
          <w:color w:val="auto"/>
          <w:highlight w:val="none"/>
        </w:rPr>
        <w:t>交易。</w:t>
      </w:r>
    </w:p>
    <w:p w14:paraId="7CEB7591">
      <w:pPr>
        <w:pStyle w:val="144"/>
        <w:numPr>
          <w:ilvl w:val="1"/>
          <w:numId w:val="45"/>
        </w:numPr>
        <w:rPr>
          <w:color w:val="auto"/>
          <w:highlight w:val="none"/>
        </w:rPr>
      </w:pPr>
      <w:r>
        <w:rPr>
          <w:rFonts w:hint="eastAsia"/>
          <w:color w:val="auto"/>
          <w:highlight w:val="none"/>
        </w:rPr>
        <w:t>扫码</w:t>
      </w:r>
      <w:r>
        <w:rPr>
          <w:color w:val="auto"/>
          <w:highlight w:val="none"/>
        </w:rPr>
        <w:t>支付</w:t>
      </w:r>
    </w:p>
    <w:p w14:paraId="739FB2AD">
      <w:pPr>
        <w:pStyle w:val="41"/>
        <w:rPr>
          <w:color w:val="auto"/>
          <w:highlight w:val="none"/>
        </w:rPr>
      </w:pPr>
      <w:r>
        <w:rPr>
          <w:rFonts w:hint="eastAsia"/>
          <w:color w:val="auto"/>
          <w:highlight w:val="none"/>
        </w:rPr>
        <w:t>接口</w:t>
      </w:r>
      <w:r>
        <w:rPr>
          <w:color w:val="auto"/>
          <w:highlight w:val="none"/>
        </w:rPr>
        <w:t>请求接口请求超时</w:t>
      </w:r>
      <w:r>
        <w:rPr>
          <w:rFonts w:hint="eastAsia"/>
          <w:color w:val="auto"/>
          <w:highlight w:val="none"/>
        </w:rPr>
        <w:t>[超时</w:t>
      </w:r>
      <w:r>
        <w:rPr>
          <w:color w:val="auto"/>
          <w:highlight w:val="none"/>
        </w:rPr>
        <w:t>时间</w:t>
      </w:r>
      <w:r>
        <w:rPr>
          <w:rFonts w:hint="eastAsia"/>
          <w:color w:val="auto"/>
          <w:highlight w:val="none"/>
        </w:rPr>
        <w:t>15秒]，不要重试</w:t>
      </w:r>
      <w:r>
        <w:rPr>
          <w:color w:val="auto"/>
          <w:highlight w:val="none"/>
        </w:rPr>
        <w:t>。</w:t>
      </w:r>
      <w:r>
        <w:rPr>
          <w:rFonts w:hint="eastAsia"/>
          <w:color w:val="auto"/>
          <w:highlight w:val="none"/>
        </w:rPr>
        <w:t xml:space="preserve"> </w:t>
      </w:r>
    </w:p>
    <w:p w14:paraId="6E43E66A">
      <w:pPr>
        <w:pStyle w:val="41"/>
        <w:rPr>
          <w:color w:val="auto"/>
          <w:highlight w:val="none"/>
        </w:rPr>
      </w:pPr>
      <w:r>
        <w:rPr>
          <w:rFonts w:hint="eastAsia"/>
          <w:color w:val="auto"/>
          <w:highlight w:val="none"/>
          <w:lang/>
        </w:rPr>
        <w:t>扫码</w:t>
      </w:r>
      <w:r>
        <w:rPr>
          <w:color w:val="auto"/>
          <w:highlight w:val="none"/>
          <w:lang/>
        </w:rPr>
        <w:t>支付</w:t>
      </w:r>
      <w:r>
        <w:rPr>
          <w:rFonts w:hint="eastAsia"/>
          <w:color w:val="auto"/>
          <w:highlight w:val="none"/>
          <w:lang/>
        </w:rPr>
        <w:t>扫码</w:t>
      </w:r>
      <w:r>
        <w:rPr>
          <w:color w:val="auto"/>
          <w:highlight w:val="none"/>
          <w:lang/>
        </w:rPr>
        <w:t>支付</w:t>
      </w:r>
      <w:r>
        <w:rPr>
          <w:rFonts w:hint="eastAsia"/>
          <w:color w:val="auto"/>
          <w:highlight w:val="none"/>
        </w:rPr>
        <w:t>请求超时BOM 调用[查询支付</w:t>
      </w:r>
      <w:r>
        <w:rPr>
          <w:color w:val="auto"/>
          <w:highlight w:val="none"/>
        </w:rPr>
        <w:t>结果</w:t>
      </w:r>
      <w:r>
        <w:rPr>
          <w:rFonts w:hint="eastAsia"/>
          <w:color w:val="auto"/>
          <w:highlight w:val="none"/>
        </w:rPr>
        <w:t>]查询</w:t>
      </w:r>
      <w:r>
        <w:rPr>
          <w:color w:val="auto"/>
          <w:highlight w:val="none"/>
        </w:rPr>
        <w:t>支付结果。</w:t>
      </w:r>
    </w:p>
    <w:p w14:paraId="14D23FEF">
      <w:pPr>
        <w:pStyle w:val="41"/>
        <w:rPr>
          <w:color w:val="auto"/>
          <w:highlight w:val="none"/>
        </w:rPr>
      </w:pPr>
      <w:r>
        <w:rPr>
          <w:rFonts w:hint="eastAsia"/>
          <w:color w:val="auto"/>
          <w:highlight w:val="none"/>
        </w:rPr>
        <w:t>查询支付</w:t>
      </w:r>
      <w:r>
        <w:rPr>
          <w:color w:val="auto"/>
          <w:highlight w:val="none"/>
        </w:rPr>
        <w:t>结果</w:t>
      </w:r>
      <w:r>
        <w:rPr>
          <w:rFonts w:hint="eastAsia"/>
          <w:color w:val="auto"/>
          <w:highlight w:val="none"/>
        </w:rPr>
        <w:t>[超时时间5秒]，最大重试次数3次</w:t>
      </w:r>
      <w:r>
        <w:rPr>
          <w:rFonts w:hint="eastAsia"/>
          <w:color w:val="auto"/>
          <w:highlight w:val="none"/>
          <w:lang/>
        </w:rPr>
        <w:t>。</w:t>
      </w:r>
      <w:r>
        <w:rPr>
          <w:color w:val="auto"/>
          <w:highlight w:val="none"/>
        </w:rPr>
        <w:t>如果</w:t>
      </w:r>
      <w:r>
        <w:rPr>
          <w:rFonts w:hint="eastAsia"/>
          <w:color w:val="auto"/>
          <w:highlight w:val="none"/>
        </w:rPr>
        <w:t>超过</w:t>
      </w:r>
      <w:r>
        <w:rPr>
          <w:color w:val="auto"/>
          <w:highlight w:val="none"/>
        </w:rPr>
        <w:t>最大次数</w:t>
      </w:r>
      <w:r>
        <w:rPr>
          <w:rFonts w:hint="eastAsia"/>
          <w:color w:val="auto"/>
          <w:highlight w:val="none"/>
        </w:rPr>
        <w:t>ITP平台</w:t>
      </w:r>
      <w:r>
        <w:rPr>
          <w:color w:val="auto"/>
          <w:highlight w:val="none"/>
        </w:rPr>
        <w:t>不响应</w:t>
      </w:r>
      <w:r>
        <w:rPr>
          <w:rFonts w:hint="eastAsia"/>
          <w:color w:val="auto"/>
          <w:highlight w:val="none"/>
        </w:rPr>
        <w:t>BOM，BOM取消</w:t>
      </w:r>
      <w:r>
        <w:rPr>
          <w:color w:val="auto"/>
          <w:highlight w:val="none"/>
        </w:rPr>
        <w:t>交易</w:t>
      </w:r>
      <w:r>
        <w:rPr>
          <w:rFonts w:hint="eastAsia"/>
          <w:color w:val="auto"/>
          <w:highlight w:val="none"/>
          <w:lang/>
        </w:rPr>
        <w:t>。如果</w:t>
      </w:r>
      <w:r>
        <w:rPr>
          <w:color w:val="auto"/>
          <w:highlight w:val="none"/>
          <w:lang/>
        </w:rPr>
        <w:t>已经已经支付，</w:t>
      </w:r>
      <w:r>
        <w:rPr>
          <w:rFonts w:hint="eastAsia"/>
          <w:color w:val="auto"/>
          <w:highlight w:val="none"/>
        </w:rPr>
        <w:t>ITP平</w:t>
      </w:r>
      <w:r>
        <w:rPr>
          <w:color w:val="auto"/>
          <w:highlight w:val="none"/>
        </w:rPr>
        <w:t>台每日批量退款未取票交易</w:t>
      </w:r>
      <w:r>
        <w:rPr>
          <w:color w:val="auto"/>
          <w:highlight w:val="none"/>
          <w:lang/>
        </w:rPr>
        <w:t>。</w:t>
      </w:r>
    </w:p>
    <w:p w14:paraId="12D70512">
      <w:pPr>
        <w:pStyle w:val="144"/>
        <w:rPr>
          <w:color w:val="auto"/>
          <w:highlight w:val="none"/>
        </w:rPr>
      </w:pPr>
      <w:r>
        <w:rPr>
          <w:color w:val="auto"/>
          <w:highlight w:val="none"/>
        </w:rPr>
        <w:t>出票结果通知</w:t>
      </w:r>
    </w:p>
    <w:p w14:paraId="38F24B47">
      <w:pPr>
        <w:pStyle w:val="41"/>
        <w:rPr>
          <w:color w:val="auto"/>
          <w:highlight w:val="none"/>
        </w:rPr>
      </w:pPr>
      <w:r>
        <w:rPr>
          <w:rFonts w:hint="eastAsia"/>
          <w:color w:val="auto"/>
          <w:highlight w:val="none"/>
        </w:rPr>
        <w:t>接口</w:t>
      </w:r>
      <w:r>
        <w:rPr>
          <w:color w:val="auto"/>
          <w:highlight w:val="none"/>
        </w:rPr>
        <w:t>请求接口请求超时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w:t>
      </w:r>
      <w:r>
        <w:rPr>
          <w:color w:val="auto"/>
          <w:highlight w:val="none"/>
        </w:rPr>
        <w:t>售票机</w:t>
      </w:r>
      <w:r>
        <w:rPr>
          <w:rFonts w:hint="eastAsia"/>
          <w:color w:val="auto"/>
          <w:highlight w:val="none"/>
        </w:rPr>
        <w:t>提示</w:t>
      </w:r>
      <w:r>
        <w:rPr>
          <w:color w:val="auto"/>
          <w:highlight w:val="none"/>
        </w:rPr>
        <w:t>交易完成</w:t>
      </w:r>
      <w:r>
        <w:rPr>
          <w:rFonts w:hint="eastAsia"/>
          <w:color w:val="auto"/>
          <w:highlight w:val="none"/>
        </w:rPr>
        <w:t>。TVM本地</w:t>
      </w:r>
      <w:r>
        <w:rPr>
          <w:color w:val="auto"/>
          <w:highlight w:val="none"/>
        </w:rPr>
        <w:t>维护一套数据库或文件</w:t>
      </w:r>
      <w:r>
        <w:rPr>
          <w:rFonts w:hint="eastAsia"/>
          <w:color w:val="auto"/>
          <w:highlight w:val="none"/>
        </w:rPr>
        <w:t>，</w:t>
      </w:r>
      <w:r>
        <w:rPr>
          <w:color w:val="auto"/>
          <w:highlight w:val="none"/>
        </w:rPr>
        <w:t>记录出票结果通知未发送</w:t>
      </w:r>
      <w:r>
        <w:rPr>
          <w:rFonts w:hint="eastAsia"/>
          <w:color w:val="auto"/>
          <w:highlight w:val="none"/>
        </w:rPr>
        <w:t>。T</w:t>
      </w:r>
      <w:r>
        <w:rPr>
          <w:color w:val="auto"/>
          <w:highlight w:val="none"/>
        </w:rPr>
        <w:t>VM</w:t>
      </w:r>
      <w:r>
        <w:rPr>
          <w:rFonts w:hint="eastAsia"/>
          <w:color w:val="auto"/>
          <w:highlight w:val="none"/>
        </w:rPr>
        <w:t>等待</w:t>
      </w:r>
      <w:r>
        <w:rPr>
          <w:color w:val="auto"/>
          <w:highlight w:val="none"/>
        </w:rPr>
        <w:t>网络或</w:t>
      </w:r>
      <w:r>
        <w:rPr>
          <w:rFonts w:hint="eastAsia"/>
          <w:color w:val="auto"/>
          <w:highlight w:val="none"/>
        </w:rPr>
        <w:t>ITP平台</w:t>
      </w:r>
      <w:r>
        <w:rPr>
          <w:color w:val="auto"/>
          <w:highlight w:val="none"/>
        </w:rPr>
        <w:t>正常</w:t>
      </w:r>
      <w:r>
        <w:rPr>
          <w:rFonts w:hint="eastAsia"/>
          <w:color w:val="auto"/>
          <w:highlight w:val="none"/>
        </w:rPr>
        <w:t>后</w:t>
      </w:r>
      <w:r>
        <w:rPr>
          <w:color w:val="auto"/>
          <w:highlight w:val="none"/>
        </w:rPr>
        <w:t>补传通知。</w:t>
      </w:r>
    </w:p>
    <w:p w14:paraId="672E4182">
      <w:pPr>
        <w:pStyle w:val="144"/>
        <w:rPr>
          <w:color w:val="auto"/>
          <w:highlight w:val="none"/>
        </w:rPr>
      </w:pPr>
      <w:r>
        <w:rPr>
          <w:rFonts w:hint="eastAsia"/>
          <w:color w:val="auto"/>
          <w:highlight w:val="none"/>
        </w:rPr>
        <w:t>出票</w:t>
      </w:r>
      <w:r>
        <w:rPr>
          <w:color w:val="auto"/>
          <w:highlight w:val="none"/>
        </w:rPr>
        <w:t>故障通知</w:t>
      </w:r>
    </w:p>
    <w:p w14:paraId="173C1048">
      <w:pPr>
        <w:pStyle w:val="41"/>
        <w:rPr>
          <w:color w:val="auto"/>
          <w:highlight w:val="none"/>
        </w:rPr>
      </w:pPr>
      <w:r>
        <w:rPr>
          <w:rFonts w:hint="eastAsia"/>
          <w:color w:val="auto"/>
          <w:highlight w:val="none"/>
        </w:rPr>
        <w:t>接口</w:t>
      </w:r>
      <w:r>
        <w:rPr>
          <w:color w:val="auto"/>
          <w:highlight w:val="none"/>
        </w:rPr>
        <w:t>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w:t>
      </w:r>
      <w:r>
        <w:rPr>
          <w:color w:val="auto"/>
          <w:highlight w:val="none"/>
        </w:rPr>
        <w:t>售票机</w:t>
      </w:r>
      <w:r>
        <w:rPr>
          <w:rFonts w:hint="eastAsia"/>
          <w:color w:val="auto"/>
          <w:highlight w:val="none"/>
        </w:rPr>
        <w:t>提示</w:t>
      </w:r>
      <w:r>
        <w:rPr>
          <w:color w:val="auto"/>
          <w:highlight w:val="none"/>
        </w:rPr>
        <w:t>交易完成</w:t>
      </w:r>
      <w:r>
        <w:rPr>
          <w:rFonts w:hint="eastAsia"/>
          <w:color w:val="auto"/>
          <w:highlight w:val="none"/>
        </w:rPr>
        <w:t>。TVM本地</w:t>
      </w:r>
      <w:r>
        <w:rPr>
          <w:color w:val="auto"/>
          <w:highlight w:val="none"/>
        </w:rPr>
        <w:t>维护一套数据库或文件</w:t>
      </w:r>
      <w:r>
        <w:rPr>
          <w:rFonts w:hint="eastAsia"/>
          <w:color w:val="auto"/>
          <w:highlight w:val="none"/>
        </w:rPr>
        <w:t>，</w:t>
      </w:r>
      <w:r>
        <w:rPr>
          <w:color w:val="auto"/>
          <w:highlight w:val="none"/>
        </w:rPr>
        <w:t>记录出票结果通知未发送</w:t>
      </w:r>
      <w:r>
        <w:rPr>
          <w:rFonts w:hint="eastAsia"/>
          <w:color w:val="auto"/>
          <w:highlight w:val="none"/>
        </w:rPr>
        <w:t>。T</w:t>
      </w:r>
      <w:r>
        <w:rPr>
          <w:color w:val="auto"/>
          <w:highlight w:val="none"/>
        </w:rPr>
        <w:t>VM</w:t>
      </w:r>
      <w:r>
        <w:rPr>
          <w:rFonts w:hint="eastAsia"/>
          <w:color w:val="auto"/>
          <w:highlight w:val="none"/>
        </w:rPr>
        <w:t>等待</w:t>
      </w:r>
      <w:r>
        <w:rPr>
          <w:color w:val="auto"/>
          <w:highlight w:val="none"/>
        </w:rPr>
        <w:t>网络或</w:t>
      </w:r>
      <w:r>
        <w:rPr>
          <w:rFonts w:hint="eastAsia"/>
          <w:color w:val="auto"/>
          <w:highlight w:val="none"/>
        </w:rPr>
        <w:t>ITP平台</w:t>
      </w:r>
      <w:r>
        <w:rPr>
          <w:color w:val="auto"/>
          <w:highlight w:val="none"/>
        </w:rPr>
        <w:t>正常</w:t>
      </w:r>
      <w:r>
        <w:rPr>
          <w:rFonts w:hint="eastAsia"/>
          <w:color w:val="auto"/>
          <w:highlight w:val="none"/>
        </w:rPr>
        <w:t>后</w:t>
      </w:r>
      <w:r>
        <w:rPr>
          <w:color w:val="auto"/>
          <w:highlight w:val="none"/>
        </w:rPr>
        <w:t>补传通知。</w:t>
      </w:r>
      <w:r>
        <w:rPr>
          <w:rFonts w:hint="eastAsia"/>
          <w:color w:val="auto"/>
          <w:highlight w:val="none"/>
        </w:rPr>
        <w:t>I</w:t>
      </w:r>
      <w:r>
        <w:rPr>
          <w:color w:val="auto"/>
          <w:highlight w:val="none"/>
        </w:rPr>
        <w:t>TP</w:t>
      </w:r>
      <w:r>
        <w:rPr>
          <w:rFonts w:hint="eastAsia"/>
          <w:color w:val="auto"/>
          <w:highlight w:val="none"/>
        </w:rPr>
        <w:t>平台</w:t>
      </w:r>
      <w:r>
        <w:rPr>
          <w:color w:val="auto"/>
          <w:highlight w:val="none"/>
        </w:rPr>
        <w:t>计算退款金额，向支付通道发起退款请求。</w:t>
      </w:r>
    </w:p>
    <w:p w14:paraId="4EA36406">
      <w:pPr>
        <w:pStyle w:val="223"/>
        <w:rPr>
          <w:color w:val="auto"/>
          <w:highlight w:val="none"/>
        </w:rPr>
      </w:pPr>
      <w:bookmarkStart w:id="278" w:name="_Toc519180335"/>
      <w:r>
        <w:rPr>
          <w:rFonts w:hint="eastAsia"/>
          <w:color w:val="auto"/>
          <w:highlight w:val="none"/>
        </w:rPr>
        <w:t>BOM上报</w:t>
      </w:r>
      <w:r>
        <w:rPr>
          <w:color w:val="auto"/>
          <w:highlight w:val="none"/>
        </w:rPr>
        <w:t>充值结果</w:t>
      </w:r>
      <w:bookmarkEnd w:id="278"/>
    </w:p>
    <w:p w14:paraId="43E8B2C9">
      <w:pPr>
        <w:pStyle w:val="41"/>
        <w:rPr>
          <w:color w:val="auto"/>
          <w:highlight w:val="none"/>
        </w:rPr>
      </w:pPr>
      <w:r>
        <w:rPr>
          <w:rFonts w:hint="eastAsia"/>
          <w:color w:val="auto"/>
          <w:highlight w:val="none"/>
        </w:rPr>
        <w:t>BOM上报</w:t>
      </w:r>
      <w:r>
        <w:rPr>
          <w:color w:val="auto"/>
          <w:highlight w:val="none"/>
        </w:rPr>
        <w:t>充值</w:t>
      </w:r>
      <w:r>
        <w:rPr>
          <w:rFonts w:hint="eastAsia"/>
          <w:color w:val="auto"/>
          <w:highlight w:val="none"/>
        </w:rPr>
        <w:t>结构流程详见图4</w:t>
      </w:r>
      <w:r>
        <w:rPr>
          <w:color w:val="auto"/>
          <w:highlight w:val="none"/>
        </w:rPr>
        <w:t>5</w:t>
      </w:r>
      <w:r>
        <w:rPr>
          <w:rFonts w:hint="eastAsia"/>
          <w:color w:val="auto"/>
          <w:highlight w:val="none"/>
        </w:rPr>
        <w:t>。</w:t>
      </w:r>
    </w:p>
    <w:p w14:paraId="17513393">
      <w:pPr>
        <w:rPr>
          <w:color w:val="auto"/>
          <w:highlight w:val="none"/>
        </w:rPr>
      </w:pPr>
      <w:r>
        <w:rPr>
          <w:color w:val="auto"/>
          <w:highlight w:val="none"/>
          <w:lang/>
        </w:rPr>
        <w:drawing>
          <wp:inline distT="0" distB="0" distL="114300" distR="114300">
            <wp:extent cx="5280660" cy="2322830"/>
            <wp:effectExtent l="0" t="0" r="2540" b="0"/>
            <wp:docPr id="4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8"/>
                    <pic:cNvPicPr>
                      <a:picLocks noChangeAspect="1"/>
                    </pic:cNvPicPr>
                  </pic:nvPicPr>
                  <pic:blipFill>
                    <a:blip r:embed="rId62"/>
                    <a:stretch>
                      <a:fillRect/>
                    </a:stretch>
                  </pic:blipFill>
                  <pic:spPr>
                    <a:xfrm>
                      <a:off x="0" y="0"/>
                      <a:ext cx="5280660" cy="2322830"/>
                    </a:xfrm>
                    <a:prstGeom prst="rect">
                      <a:avLst/>
                    </a:prstGeom>
                    <a:noFill/>
                    <a:ln>
                      <a:noFill/>
                    </a:ln>
                  </pic:spPr>
                </pic:pic>
              </a:graphicData>
            </a:graphic>
          </wp:inline>
        </w:drawing>
      </w:r>
    </w:p>
    <w:p w14:paraId="6F6B387C">
      <w:pPr>
        <w:pStyle w:val="270"/>
        <w:rPr>
          <w:color w:val="auto"/>
          <w:highlight w:val="none"/>
        </w:rPr>
      </w:pPr>
      <w:r>
        <w:rPr>
          <w:rFonts w:hint="eastAsia"/>
          <w:color w:val="auto"/>
          <w:highlight w:val="none"/>
        </w:rPr>
        <w:t>BOM上报</w:t>
      </w:r>
      <w:r>
        <w:rPr>
          <w:color w:val="auto"/>
          <w:highlight w:val="none"/>
        </w:rPr>
        <w:t>充值</w:t>
      </w:r>
      <w:r>
        <w:rPr>
          <w:rFonts w:hint="eastAsia"/>
          <w:color w:val="auto"/>
          <w:highlight w:val="none"/>
        </w:rPr>
        <w:t>结构流程</w:t>
      </w:r>
    </w:p>
    <w:p w14:paraId="1A999F92">
      <w:pPr>
        <w:pStyle w:val="175"/>
        <w:rPr>
          <w:color w:val="auto"/>
          <w:highlight w:val="none"/>
        </w:rPr>
      </w:pPr>
      <w:r>
        <w:rPr>
          <w:rFonts w:hint="eastAsia"/>
          <w:color w:val="auto"/>
          <w:highlight w:val="none"/>
        </w:rPr>
        <w:t>正常</w:t>
      </w:r>
      <w:r>
        <w:rPr>
          <w:color w:val="auto"/>
          <w:highlight w:val="none"/>
        </w:rPr>
        <w:t>流程</w:t>
      </w:r>
      <w:r>
        <w:rPr>
          <w:rFonts w:hint="eastAsia"/>
          <w:color w:val="auto"/>
          <w:highlight w:val="none"/>
        </w:rPr>
        <w:t>：</w:t>
      </w:r>
    </w:p>
    <w:p w14:paraId="060C06BE">
      <w:pPr>
        <w:pStyle w:val="144"/>
        <w:rPr>
          <w:color w:val="auto"/>
          <w:highlight w:val="none"/>
        </w:rPr>
      </w:pPr>
      <w:r>
        <w:rPr>
          <w:rFonts w:hint="eastAsia"/>
          <w:color w:val="auto"/>
          <w:highlight w:val="none"/>
        </w:rPr>
        <w:t>用户</w:t>
      </w:r>
      <w:r>
        <w:rPr>
          <w:color w:val="auto"/>
          <w:highlight w:val="none"/>
        </w:rPr>
        <w:t>在</w:t>
      </w:r>
      <w:r>
        <w:rPr>
          <w:rFonts w:hint="eastAsia"/>
          <w:color w:val="auto"/>
          <w:highlight w:val="none"/>
        </w:rPr>
        <w:t>TVM充值</w:t>
      </w:r>
      <w:r>
        <w:rPr>
          <w:color w:val="auto"/>
          <w:highlight w:val="none"/>
        </w:rPr>
        <w:t>，</w:t>
      </w:r>
      <w:r>
        <w:rPr>
          <w:rFonts w:hint="eastAsia"/>
          <w:color w:val="auto"/>
          <w:highlight w:val="none"/>
        </w:rPr>
        <w:t>TVM充值</w:t>
      </w:r>
      <w:r>
        <w:rPr>
          <w:color w:val="auto"/>
          <w:highlight w:val="none"/>
        </w:rPr>
        <w:t>结果存疑，打印故障单。</w:t>
      </w:r>
    </w:p>
    <w:p w14:paraId="17329C80">
      <w:pPr>
        <w:pStyle w:val="144"/>
        <w:rPr>
          <w:color w:val="auto"/>
          <w:highlight w:val="none"/>
        </w:rPr>
      </w:pPr>
      <w:r>
        <w:rPr>
          <w:rFonts w:hint="eastAsia"/>
          <w:color w:val="auto"/>
          <w:highlight w:val="none"/>
        </w:rPr>
        <w:t>用户</w:t>
      </w:r>
      <w:r>
        <w:rPr>
          <w:color w:val="auto"/>
          <w:highlight w:val="none"/>
        </w:rPr>
        <w:t>凭故障单</w:t>
      </w:r>
      <w:r>
        <w:rPr>
          <w:rFonts w:hint="eastAsia"/>
          <w:color w:val="auto"/>
          <w:highlight w:val="none"/>
        </w:rPr>
        <w:t>BOM到</w:t>
      </w:r>
      <w:r>
        <w:rPr>
          <w:color w:val="auto"/>
          <w:highlight w:val="none"/>
        </w:rPr>
        <w:t>分析充值结果。</w:t>
      </w:r>
    </w:p>
    <w:p w14:paraId="2DE142DB">
      <w:pPr>
        <w:pStyle w:val="144"/>
        <w:rPr>
          <w:color w:val="auto"/>
          <w:highlight w:val="none"/>
        </w:rPr>
      </w:pPr>
      <w:r>
        <w:rPr>
          <w:rFonts w:hint="eastAsia"/>
          <w:color w:val="auto"/>
          <w:highlight w:val="none"/>
        </w:rPr>
        <w:t>操作员</w:t>
      </w:r>
      <w:r>
        <w:rPr>
          <w:color w:val="auto"/>
          <w:highlight w:val="none"/>
        </w:rPr>
        <w:t xml:space="preserve">判断充值结果，调用[ </w:t>
      </w:r>
      <w:r>
        <w:rPr>
          <w:rFonts w:hint="eastAsia"/>
          <w:color w:val="auto"/>
          <w:highlight w:val="none"/>
        </w:rPr>
        <w:t xml:space="preserve">BOM上报充值结果通知 </w:t>
      </w:r>
      <w:r>
        <w:rPr>
          <w:color w:val="auto"/>
          <w:highlight w:val="none"/>
        </w:rPr>
        <w:t>]</w:t>
      </w:r>
      <w:r>
        <w:rPr>
          <w:rFonts w:hint="eastAsia"/>
          <w:color w:val="auto"/>
          <w:highlight w:val="none"/>
        </w:rPr>
        <w:t>通知</w:t>
      </w:r>
      <w:r>
        <w:rPr>
          <w:color w:val="auto"/>
          <w:highlight w:val="none"/>
        </w:rPr>
        <w:t>充值结果。</w:t>
      </w:r>
    </w:p>
    <w:p w14:paraId="421D93B7">
      <w:pPr>
        <w:pStyle w:val="175"/>
        <w:rPr>
          <w:color w:val="auto"/>
          <w:highlight w:val="none"/>
        </w:rPr>
      </w:pPr>
      <w:r>
        <w:rPr>
          <w:rFonts w:hint="eastAsia"/>
          <w:color w:val="auto"/>
          <w:highlight w:val="none"/>
        </w:rPr>
        <w:t>异常</w:t>
      </w:r>
      <w:r>
        <w:rPr>
          <w:color w:val="auto"/>
          <w:highlight w:val="none"/>
        </w:rPr>
        <w:t>流程</w:t>
      </w:r>
      <w:r>
        <w:rPr>
          <w:rFonts w:hint="eastAsia"/>
          <w:color w:val="auto"/>
          <w:highlight w:val="none"/>
        </w:rPr>
        <w:t>：</w:t>
      </w:r>
    </w:p>
    <w:p w14:paraId="186D83EE">
      <w:pPr>
        <w:pStyle w:val="144"/>
        <w:numPr>
          <w:ilvl w:val="1"/>
          <w:numId w:val="46"/>
        </w:numPr>
        <w:rPr>
          <w:rFonts w:hAnsi="宋体"/>
          <w:color w:val="auto"/>
          <w:highlight w:val="none"/>
        </w:rPr>
      </w:pPr>
      <w:r>
        <w:rPr>
          <w:rFonts w:hint="eastAsia" w:hAnsi="宋体"/>
          <w:color w:val="auto"/>
          <w:highlight w:val="none"/>
        </w:rPr>
        <w:t>BOM上</w:t>
      </w:r>
      <w:r>
        <w:rPr>
          <w:rFonts w:hint="eastAsia"/>
          <w:color w:val="auto"/>
          <w:highlight w:val="none"/>
        </w:rPr>
        <w:t>报充值结果通知：接口</w:t>
      </w:r>
      <w:r>
        <w:rPr>
          <w:color w:val="auto"/>
          <w:highlight w:val="none"/>
        </w:rPr>
        <w:t>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3次，B</w:t>
      </w:r>
      <w:r>
        <w:rPr>
          <w:color w:val="auto"/>
          <w:highlight w:val="none"/>
        </w:rPr>
        <w:t>OM</w:t>
      </w:r>
      <w:r>
        <w:rPr>
          <w:rFonts w:hint="eastAsia"/>
          <w:color w:val="auto"/>
          <w:highlight w:val="none"/>
        </w:rPr>
        <w:t>提示</w:t>
      </w:r>
      <w:r>
        <w:rPr>
          <w:color w:val="auto"/>
          <w:highlight w:val="none"/>
        </w:rPr>
        <w:t>交易完成</w:t>
      </w:r>
      <w:r>
        <w:rPr>
          <w:rFonts w:hint="eastAsia"/>
          <w:color w:val="auto"/>
          <w:highlight w:val="none"/>
        </w:rPr>
        <w:t>。B</w:t>
      </w:r>
      <w:r>
        <w:rPr>
          <w:color w:val="auto"/>
          <w:highlight w:val="none"/>
        </w:rPr>
        <w:t>OM</w:t>
      </w:r>
      <w:r>
        <w:rPr>
          <w:rFonts w:hint="eastAsia"/>
          <w:color w:val="auto"/>
          <w:highlight w:val="none"/>
        </w:rPr>
        <w:t>本地</w:t>
      </w:r>
      <w:r>
        <w:rPr>
          <w:color w:val="auto"/>
          <w:highlight w:val="none"/>
        </w:rPr>
        <w:t>维护一套数</w:t>
      </w:r>
      <w:r>
        <w:rPr>
          <w:rFonts w:hAnsi="宋体"/>
          <w:color w:val="auto"/>
          <w:highlight w:val="none"/>
        </w:rPr>
        <w:t>据库或文件</w:t>
      </w:r>
      <w:r>
        <w:rPr>
          <w:rFonts w:hint="eastAsia" w:hAnsi="宋体"/>
          <w:color w:val="auto"/>
          <w:highlight w:val="none"/>
        </w:rPr>
        <w:t>，</w:t>
      </w:r>
      <w:r>
        <w:rPr>
          <w:rFonts w:hAnsi="宋体"/>
          <w:color w:val="auto"/>
          <w:highlight w:val="none"/>
        </w:rPr>
        <w:t>记录</w:t>
      </w:r>
      <w:r>
        <w:rPr>
          <w:rFonts w:hint="eastAsia" w:hAnsi="宋体"/>
          <w:color w:val="auto"/>
          <w:highlight w:val="none"/>
        </w:rPr>
        <w:t>充值</w:t>
      </w:r>
      <w:r>
        <w:rPr>
          <w:rFonts w:hAnsi="宋体"/>
          <w:color w:val="auto"/>
          <w:highlight w:val="none"/>
        </w:rPr>
        <w:t>结果通知未发送</w:t>
      </w:r>
      <w:r>
        <w:rPr>
          <w:rFonts w:hint="eastAsia" w:hAnsi="宋体"/>
          <w:color w:val="auto"/>
          <w:highlight w:val="none"/>
        </w:rPr>
        <w:t>。</w:t>
      </w:r>
      <w:r>
        <w:rPr>
          <w:rFonts w:hAnsi="宋体"/>
          <w:color w:val="auto"/>
          <w:highlight w:val="none"/>
        </w:rPr>
        <w:t>BOM</w:t>
      </w:r>
      <w:r>
        <w:rPr>
          <w:rFonts w:hint="eastAsia" w:hAnsi="宋体"/>
          <w:color w:val="auto"/>
          <w:highlight w:val="none"/>
        </w:rPr>
        <w:t>等待</w:t>
      </w:r>
      <w:r>
        <w:rPr>
          <w:rFonts w:hAnsi="宋体"/>
          <w:color w:val="auto"/>
          <w:highlight w:val="none"/>
        </w:rPr>
        <w:t>网络或</w:t>
      </w:r>
      <w:r>
        <w:rPr>
          <w:rFonts w:hint="eastAsia" w:hAnsi="宋体"/>
          <w:color w:val="auto"/>
          <w:highlight w:val="none"/>
        </w:rPr>
        <w:t>ITP平台</w:t>
      </w:r>
      <w:r>
        <w:rPr>
          <w:rFonts w:hAnsi="宋体"/>
          <w:color w:val="auto"/>
          <w:highlight w:val="none"/>
        </w:rPr>
        <w:t>正常</w:t>
      </w:r>
      <w:r>
        <w:rPr>
          <w:rFonts w:hint="eastAsia" w:hAnsi="宋体"/>
          <w:color w:val="auto"/>
          <w:highlight w:val="none"/>
        </w:rPr>
        <w:t>后</w:t>
      </w:r>
      <w:r>
        <w:rPr>
          <w:rFonts w:hAnsi="宋体"/>
          <w:color w:val="auto"/>
          <w:highlight w:val="none"/>
        </w:rPr>
        <w:t>补传通知。</w:t>
      </w:r>
    </w:p>
    <w:p w14:paraId="4A66A58C">
      <w:pPr>
        <w:pStyle w:val="223"/>
        <w:rPr>
          <w:color w:val="auto"/>
          <w:highlight w:val="none"/>
        </w:rPr>
      </w:pPr>
      <w:bookmarkStart w:id="279" w:name="_Toc519180336"/>
      <w:r>
        <w:rPr>
          <w:rFonts w:hint="eastAsia"/>
          <w:color w:val="auto"/>
          <w:highlight w:val="none"/>
        </w:rPr>
        <w:t>BOM密钥</w:t>
      </w:r>
      <w:r>
        <w:rPr>
          <w:color w:val="auto"/>
          <w:highlight w:val="none"/>
        </w:rPr>
        <w:t>同步</w:t>
      </w:r>
      <w:bookmarkEnd w:id="279"/>
    </w:p>
    <w:p w14:paraId="2C263633">
      <w:pPr>
        <w:pStyle w:val="41"/>
        <w:rPr>
          <w:color w:val="auto"/>
          <w:highlight w:val="none"/>
        </w:rPr>
      </w:pPr>
      <w:r>
        <w:rPr>
          <w:color w:val="auto"/>
          <w:highlight w:val="none"/>
        </w:rPr>
        <w:t>B</w:t>
      </w:r>
      <w:r>
        <w:rPr>
          <w:rFonts w:hint="eastAsia"/>
          <w:color w:val="auto"/>
          <w:highlight w:val="none"/>
        </w:rPr>
        <w:t>OM密钥</w:t>
      </w:r>
      <w:r>
        <w:rPr>
          <w:color w:val="auto"/>
          <w:highlight w:val="none"/>
        </w:rPr>
        <w:t>同步</w:t>
      </w:r>
      <w:r>
        <w:rPr>
          <w:rFonts w:hint="eastAsia"/>
          <w:color w:val="auto"/>
          <w:highlight w:val="none"/>
        </w:rPr>
        <w:t>流程详见图4</w:t>
      </w:r>
      <w:r>
        <w:rPr>
          <w:color w:val="auto"/>
          <w:highlight w:val="none"/>
        </w:rPr>
        <w:t>6</w:t>
      </w:r>
      <w:r>
        <w:rPr>
          <w:rFonts w:hint="eastAsia"/>
          <w:color w:val="auto"/>
          <w:highlight w:val="none"/>
        </w:rPr>
        <w:t>。</w:t>
      </w:r>
    </w:p>
    <w:p w14:paraId="48E80DBD">
      <w:pPr>
        <w:rPr>
          <w:color w:val="auto"/>
          <w:highlight w:val="none"/>
        </w:rPr>
      </w:pPr>
      <w:r>
        <w:rPr>
          <w:color w:val="auto"/>
          <w:highlight w:val="none"/>
          <w:lang/>
        </w:rPr>
        <w:drawing>
          <wp:inline distT="0" distB="0" distL="114300" distR="114300">
            <wp:extent cx="5274945" cy="2883535"/>
            <wp:effectExtent l="0" t="0" r="8255" b="0"/>
            <wp:docPr id="5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9"/>
                    <pic:cNvPicPr>
                      <a:picLocks noChangeAspect="1"/>
                    </pic:cNvPicPr>
                  </pic:nvPicPr>
                  <pic:blipFill>
                    <a:blip r:embed="rId63"/>
                    <a:stretch>
                      <a:fillRect/>
                    </a:stretch>
                  </pic:blipFill>
                  <pic:spPr>
                    <a:xfrm>
                      <a:off x="0" y="0"/>
                      <a:ext cx="5274945" cy="2883535"/>
                    </a:xfrm>
                    <a:prstGeom prst="rect">
                      <a:avLst/>
                    </a:prstGeom>
                    <a:noFill/>
                    <a:ln>
                      <a:noFill/>
                    </a:ln>
                  </pic:spPr>
                </pic:pic>
              </a:graphicData>
            </a:graphic>
          </wp:inline>
        </w:drawing>
      </w:r>
    </w:p>
    <w:p w14:paraId="0ACC15A7">
      <w:pPr>
        <w:pStyle w:val="270"/>
        <w:rPr>
          <w:color w:val="auto"/>
          <w:highlight w:val="none"/>
        </w:rPr>
      </w:pPr>
      <w:r>
        <w:rPr>
          <w:color w:val="auto"/>
          <w:highlight w:val="none"/>
        </w:rPr>
        <w:t>B</w:t>
      </w:r>
      <w:r>
        <w:rPr>
          <w:rFonts w:hint="eastAsia"/>
          <w:color w:val="auto"/>
          <w:highlight w:val="none"/>
        </w:rPr>
        <w:t>OM密钥</w:t>
      </w:r>
      <w:r>
        <w:rPr>
          <w:color w:val="auto"/>
          <w:highlight w:val="none"/>
        </w:rPr>
        <w:t>同步</w:t>
      </w:r>
      <w:r>
        <w:rPr>
          <w:rFonts w:hint="eastAsia"/>
          <w:color w:val="auto"/>
          <w:highlight w:val="none"/>
        </w:rPr>
        <w:t>流程</w:t>
      </w:r>
    </w:p>
    <w:p w14:paraId="28D77114">
      <w:pPr>
        <w:pStyle w:val="146"/>
        <w:spacing w:before="156" w:after="156"/>
        <w:rPr>
          <w:color w:val="auto"/>
          <w:highlight w:val="none"/>
        </w:rPr>
      </w:pPr>
      <w:r>
        <w:rPr>
          <w:rFonts w:hint="eastAsia"/>
          <w:color w:val="auto"/>
          <w:highlight w:val="none"/>
        </w:rPr>
        <w:t>后付费HCE业务</w:t>
      </w:r>
    </w:p>
    <w:p w14:paraId="76C2B4D4">
      <w:pPr>
        <w:pStyle w:val="223"/>
        <w:numPr>
          <w:ilvl w:val="0"/>
          <w:numId w:val="47"/>
        </w:numPr>
        <w:rPr>
          <w:color w:val="auto"/>
          <w:highlight w:val="none"/>
        </w:rPr>
      </w:pPr>
      <w:bookmarkStart w:id="280" w:name="_Toc519180337"/>
      <w:r>
        <w:rPr>
          <w:rFonts w:hint="eastAsia"/>
          <w:color w:val="auto"/>
          <w:highlight w:val="none"/>
        </w:rPr>
        <w:t>BOM 更新HCE票卡</w:t>
      </w:r>
      <w:r>
        <w:rPr>
          <w:color w:val="auto"/>
          <w:highlight w:val="none"/>
        </w:rPr>
        <w:t>通知</w:t>
      </w:r>
      <w:bookmarkEnd w:id="280"/>
    </w:p>
    <w:p w14:paraId="50B5CFCE">
      <w:pPr>
        <w:pStyle w:val="41"/>
        <w:rPr>
          <w:color w:val="auto"/>
          <w:highlight w:val="none"/>
        </w:rPr>
      </w:pPr>
      <w:r>
        <w:rPr>
          <w:rFonts w:hint="eastAsia"/>
          <w:color w:val="auto"/>
          <w:highlight w:val="none"/>
        </w:rPr>
        <w:t>BOM 更新HCE票卡</w:t>
      </w:r>
      <w:r>
        <w:rPr>
          <w:color w:val="auto"/>
          <w:highlight w:val="none"/>
        </w:rPr>
        <w:t>通知</w:t>
      </w:r>
      <w:r>
        <w:rPr>
          <w:rFonts w:hint="eastAsia"/>
          <w:color w:val="auto"/>
          <w:highlight w:val="none"/>
        </w:rPr>
        <w:t>流程详见图4</w:t>
      </w:r>
      <w:r>
        <w:rPr>
          <w:color w:val="auto"/>
          <w:highlight w:val="none"/>
        </w:rPr>
        <w:t>7</w:t>
      </w:r>
      <w:r>
        <w:rPr>
          <w:rFonts w:hint="eastAsia"/>
          <w:color w:val="auto"/>
          <w:highlight w:val="none"/>
        </w:rPr>
        <w:t>。</w:t>
      </w:r>
    </w:p>
    <w:p w14:paraId="151CC954">
      <w:pPr>
        <w:rPr>
          <w:color w:val="auto"/>
          <w:highlight w:val="none"/>
        </w:rPr>
      </w:pPr>
      <w:r>
        <w:rPr>
          <w:color w:val="auto"/>
          <w:highlight w:val="none"/>
          <w:lang/>
        </w:rPr>
        <w:drawing>
          <wp:inline distT="0" distB="0" distL="114300" distR="114300">
            <wp:extent cx="5274945" cy="4140200"/>
            <wp:effectExtent l="0" t="0" r="8255" b="0"/>
            <wp:docPr id="5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0"/>
                    <pic:cNvPicPr>
                      <a:picLocks noChangeAspect="1"/>
                    </pic:cNvPicPr>
                  </pic:nvPicPr>
                  <pic:blipFill>
                    <a:blip r:embed="rId64"/>
                    <a:stretch>
                      <a:fillRect/>
                    </a:stretch>
                  </pic:blipFill>
                  <pic:spPr>
                    <a:xfrm>
                      <a:off x="0" y="0"/>
                      <a:ext cx="5274945" cy="4140200"/>
                    </a:xfrm>
                    <a:prstGeom prst="rect">
                      <a:avLst/>
                    </a:prstGeom>
                    <a:noFill/>
                    <a:ln>
                      <a:noFill/>
                    </a:ln>
                  </pic:spPr>
                </pic:pic>
              </a:graphicData>
            </a:graphic>
          </wp:inline>
        </w:drawing>
      </w:r>
    </w:p>
    <w:p w14:paraId="5485E556">
      <w:pPr>
        <w:pStyle w:val="270"/>
        <w:rPr>
          <w:color w:val="auto"/>
          <w:highlight w:val="none"/>
        </w:rPr>
      </w:pPr>
      <w:r>
        <w:rPr>
          <w:rFonts w:hint="eastAsia"/>
          <w:color w:val="auto"/>
          <w:highlight w:val="none"/>
        </w:rPr>
        <w:t>BOM 更新HCE票卡</w:t>
      </w:r>
      <w:r>
        <w:rPr>
          <w:color w:val="auto"/>
          <w:highlight w:val="none"/>
        </w:rPr>
        <w:t>通知</w:t>
      </w:r>
      <w:r>
        <w:rPr>
          <w:rFonts w:hint="eastAsia"/>
          <w:color w:val="auto"/>
          <w:highlight w:val="none"/>
        </w:rPr>
        <w:t>流程</w:t>
      </w:r>
    </w:p>
    <w:p w14:paraId="4F80313F">
      <w:pPr>
        <w:pStyle w:val="175"/>
        <w:rPr>
          <w:color w:val="auto"/>
          <w:highlight w:val="none"/>
        </w:rPr>
      </w:pPr>
      <w:r>
        <w:rPr>
          <w:rFonts w:hint="eastAsia"/>
          <w:color w:val="auto"/>
          <w:highlight w:val="none"/>
        </w:rPr>
        <w:t>正常</w:t>
      </w:r>
      <w:r>
        <w:rPr>
          <w:color w:val="auto"/>
          <w:highlight w:val="none"/>
        </w:rPr>
        <w:t>流程</w:t>
      </w:r>
      <w:r>
        <w:rPr>
          <w:rFonts w:hint="eastAsia"/>
          <w:color w:val="auto"/>
          <w:highlight w:val="none"/>
        </w:rPr>
        <w:t>：</w:t>
      </w:r>
    </w:p>
    <w:p w14:paraId="58A33EB9">
      <w:pPr>
        <w:pStyle w:val="144"/>
        <w:rPr>
          <w:color w:val="auto"/>
          <w:highlight w:val="none"/>
        </w:rPr>
      </w:pPr>
      <w:r>
        <w:rPr>
          <w:rFonts w:hint="eastAsia"/>
          <w:color w:val="auto"/>
          <w:highlight w:val="none"/>
        </w:rPr>
        <w:t>BOM读取手机NFC HCE票</w:t>
      </w:r>
      <w:r>
        <w:rPr>
          <w:color w:val="auto"/>
          <w:highlight w:val="none"/>
        </w:rPr>
        <w:t>卡数据。</w:t>
      </w:r>
    </w:p>
    <w:p w14:paraId="2ED161FD">
      <w:pPr>
        <w:pStyle w:val="144"/>
        <w:rPr>
          <w:color w:val="auto"/>
          <w:highlight w:val="none"/>
        </w:rPr>
      </w:pPr>
      <w:r>
        <w:rPr>
          <w:rFonts w:hint="eastAsia"/>
          <w:color w:val="auto"/>
          <w:highlight w:val="none"/>
        </w:rPr>
        <w:t>BOM 做HCE</w:t>
      </w:r>
      <w:r>
        <w:rPr>
          <w:color w:val="auto"/>
          <w:highlight w:val="none"/>
        </w:rPr>
        <w:t>票卡分析。</w:t>
      </w:r>
    </w:p>
    <w:p w14:paraId="6862F30E">
      <w:pPr>
        <w:pStyle w:val="144"/>
        <w:rPr>
          <w:color w:val="auto"/>
          <w:highlight w:val="none"/>
        </w:rPr>
      </w:pPr>
      <w:r>
        <w:rPr>
          <w:rFonts w:hint="eastAsia"/>
          <w:color w:val="auto"/>
          <w:highlight w:val="none"/>
        </w:rPr>
        <w:t>BOM 更新HCE数据。</w:t>
      </w:r>
    </w:p>
    <w:p w14:paraId="31D44145">
      <w:pPr>
        <w:pStyle w:val="144"/>
        <w:rPr>
          <w:color w:val="auto"/>
          <w:highlight w:val="none"/>
        </w:rPr>
      </w:pPr>
      <w:r>
        <w:rPr>
          <w:rFonts w:hint="eastAsia"/>
          <w:color w:val="auto"/>
          <w:highlight w:val="none"/>
        </w:rPr>
        <w:t>更新结果</w:t>
      </w:r>
      <w:r>
        <w:rPr>
          <w:color w:val="auto"/>
          <w:highlight w:val="none"/>
        </w:rPr>
        <w:t>通知给</w:t>
      </w:r>
      <w:r>
        <w:rPr>
          <w:rFonts w:hint="eastAsia"/>
          <w:color w:val="auto"/>
          <w:highlight w:val="none"/>
        </w:rPr>
        <w:t>ITP。</w:t>
      </w:r>
    </w:p>
    <w:p w14:paraId="49919BC4">
      <w:pPr>
        <w:pStyle w:val="175"/>
        <w:rPr>
          <w:color w:val="auto"/>
          <w:highlight w:val="none"/>
        </w:rPr>
      </w:pPr>
      <w:r>
        <w:rPr>
          <w:rFonts w:hint="eastAsia"/>
          <w:color w:val="auto"/>
          <w:highlight w:val="none"/>
        </w:rPr>
        <w:t>异常</w:t>
      </w:r>
      <w:r>
        <w:rPr>
          <w:color w:val="auto"/>
          <w:highlight w:val="none"/>
        </w:rPr>
        <w:t>流程</w:t>
      </w:r>
      <w:r>
        <w:rPr>
          <w:rFonts w:hint="eastAsia"/>
          <w:color w:val="auto"/>
          <w:highlight w:val="none"/>
        </w:rPr>
        <w:t>：</w:t>
      </w:r>
    </w:p>
    <w:p w14:paraId="3BE22800">
      <w:pPr>
        <w:pStyle w:val="144"/>
        <w:numPr>
          <w:ilvl w:val="1"/>
          <w:numId w:val="48"/>
        </w:numPr>
        <w:rPr>
          <w:color w:val="auto"/>
          <w:highlight w:val="none"/>
        </w:rPr>
      </w:pPr>
      <w:r>
        <w:rPr>
          <w:rFonts w:hint="eastAsia"/>
          <w:color w:val="auto"/>
          <w:highlight w:val="none"/>
        </w:rPr>
        <w:t>BOM 更新HCE票卡通知：接口</w:t>
      </w:r>
      <w:r>
        <w:rPr>
          <w:color w:val="auto"/>
          <w:highlight w:val="none"/>
        </w:rPr>
        <w:t>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3次，B</w:t>
      </w:r>
      <w:r>
        <w:rPr>
          <w:color w:val="auto"/>
          <w:highlight w:val="none"/>
        </w:rPr>
        <w:t>OM</w:t>
      </w:r>
      <w:r>
        <w:rPr>
          <w:rFonts w:hint="eastAsia"/>
          <w:color w:val="auto"/>
          <w:highlight w:val="none"/>
        </w:rPr>
        <w:t>提示</w:t>
      </w:r>
      <w:r>
        <w:rPr>
          <w:color w:val="auto"/>
          <w:highlight w:val="none"/>
        </w:rPr>
        <w:t>交易完成</w:t>
      </w:r>
      <w:r>
        <w:rPr>
          <w:rFonts w:hint="eastAsia"/>
          <w:color w:val="auto"/>
          <w:highlight w:val="none"/>
        </w:rPr>
        <w:t>。B</w:t>
      </w:r>
      <w:r>
        <w:rPr>
          <w:color w:val="auto"/>
          <w:highlight w:val="none"/>
        </w:rPr>
        <w:t>OM</w:t>
      </w:r>
      <w:r>
        <w:rPr>
          <w:rFonts w:hint="eastAsia"/>
          <w:color w:val="auto"/>
          <w:highlight w:val="none"/>
        </w:rPr>
        <w:t>本地</w:t>
      </w:r>
      <w:r>
        <w:rPr>
          <w:color w:val="auto"/>
          <w:highlight w:val="none"/>
        </w:rPr>
        <w:t>维护一套数据库或文件</w:t>
      </w:r>
      <w:r>
        <w:rPr>
          <w:rFonts w:hint="eastAsia"/>
          <w:color w:val="auto"/>
          <w:highlight w:val="none"/>
        </w:rPr>
        <w:t>，</w:t>
      </w:r>
      <w:r>
        <w:rPr>
          <w:color w:val="auto"/>
          <w:highlight w:val="none"/>
        </w:rPr>
        <w:t>记录</w:t>
      </w:r>
      <w:r>
        <w:rPr>
          <w:rFonts w:hint="eastAsia"/>
          <w:color w:val="auto"/>
          <w:highlight w:val="none"/>
        </w:rPr>
        <w:t>充值</w:t>
      </w:r>
      <w:r>
        <w:rPr>
          <w:color w:val="auto"/>
          <w:highlight w:val="none"/>
        </w:rPr>
        <w:t>结果通知未发送</w:t>
      </w:r>
      <w:r>
        <w:rPr>
          <w:rFonts w:hint="eastAsia"/>
          <w:color w:val="auto"/>
          <w:highlight w:val="none"/>
        </w:rPr>
        <w:t>。</w:t>
      </w:r>
      <w:r>
        <w:rPr>
          <w:color w:val="auto"/>
          <w:highlight w:val="none"/>
        </w:rPr>
        <w:t>BOM</w:t>
      </w:r>
      <w:r>
        <w:rPr>
          <w:rFonts w:hint="eastAsia"/>
          <w:color w:val="auto"/>
          <w:highlight w:val="none"/>
        </w:rPr>
        <w:t>等待</w:t>
      </w:r>
      <w:r>
        <w:rPr>
          <w:color w:val="auto"/>
          <w:highlight w:val="none"/>
        </w:rPr>
        <w:t>网络或</w:t>
      </w:r>
      <w:r>
        <w:rPr>
          <w:rFonts w:hint="eastAsia"/>
          <w:color w:val="auto"/>
          <w:highlight w:val="none"/>
        </w:rPr>
        <w:t>ITP平台</w:t>
      </w:r>
      <w:r>
        <w:rPr>
          <w:color w:val="auto"/>
          <w:highlight w:val="none"/>
        </w:rPr>
        <w:t>正常</w:t>
      </w:r>
      <w:r>
        <w:rPr>
          <w:rFonts w:hint="eastAsia"/>
          <w:color w:val="auto"/>
          <w:highlight w:val="none"/>
        </w:rPr>
        <w:t>后</w:t>
      </w:r>
      <w:r>
        <w:rPr>
          <w:color w:val="auto"/>
          <w:highlight w:val="none"/>
        </w:rPr>
        <w:t>补传通知。</w:t>
      </w:r>
    </w:p>
    <w:p w14:paraId="09429C8C">
      <w:pPr>
        <w:pStyle w:val="147"/>
        <w:spacing w:before="156" w:after="156"/>
        <w:rPr>
          <w:color w:val="auto"/>
          <w:highlight w:val="none"/>
        </w:rPr>
      </w:pPr>
      <w:bookmarkStart w:id="281" w:name="_Toc519180338"/>
      <w:bookmarkStart w:id="282" w:name="_Toc522489320"/>
      <w:r>
        <w:rPr>
          <w:rFonts w:hint="eastAsia"/>
          <w:color w:val="auto"/>
          <w:highlight w:val="none"/>
        </w:rPr>
        <w:t>数据接口</w:t>
      </w:r>
      <w:bookmarkEnd w:id="281"/>
      <w:bookmarkEnd w:id="282"/>
    </w:p>
    <w:p w14:paraId="41650D56">
      <w:pPr>
        <w:pStyle w:val="146"/>
        <w:spacing w:before="156" w:after="156"/>
        <w:rPr>
          <w:color w:val="auto"/>
          <w:highlight w:val="none"/>
        </w:rPr>
      </w:pPr>
      <w:bookmarkStart w:id="283" w:name="_Toc519180339"/>
      <w:r>
        <w:rPr>
          <w:color w:val="auto"/>
          <w:highlight w:val="none"/>
        </w:rPr>
        <w:t>IF5A-01</w:t>
      </w:r>
      <w:r>
        <w:rPr>
          <w:rFonts w:hint="eastAsia"/>
          <w:color w:val="auto"/>
          <w:highlight w:val="none"/>
        </w:rPr>
        <w:t>请求票卡</w:t>
      </w:r>
      <w:r>
        <w:rPr>
          <w:color w:val="auto"/>
          <w:highlight w:val="none"/>
        </w:rPr>
        <w:t>分析</w:t>
      </w:r>
      <w:bookmarkEnd w:id="283"/>
    </w:p>
    <w:p w14:paraId="6F9E57C8">
      <w:pPr>
        <w:pStyle w:val="175"/>
        <w:rPr>
          <w:color w:val="auto"/>
          <w:highlight w:val="none"/>
        </w:rPr>
      </w:pPr>
      <w:bookmarkStart w:id="284" w:name="_Toc504653159"/>
      <w:bookmarkStart w:id="285" w:name="_Toc519180340"/>
      <w:r>
        <w:rPr>
          <w:rFonts w:hint="eastAsia"/>
          <w:color w:val="auto"/>
          <w:highlight w:val="none"/>
        </w:rPr>
        <w:t>接口地址</w:t>
      </w:r>
      <w:bookmarkEnd w:id="284"/>
      <w:bookmarkEnd w:id="285"/>
    </w:p>
    <w:p w14:paraId="6674C07B">
      <w:pPr>
        <w:pStyle w:val="41"/>
        <w:rPr>
          <w:color w:val="auto"/>
          <w:highlight w:val="none"/>
        </w:rPr>
      </w:pPr>
      <w:r>
        <w:rPr>
          <w:color w:val="auto"/>
          <w:highlight w:val="none"/>
        </w:rPr>
        <w:t>http//:[ip]:[port]/[project]/ci/bom/requestCardDataAnalyse</w:t>
      </w:r>
    </w:p>
    <w:p w14:paraId="2E277C6E">
      <w:pPr>
        <w:pStyle w:val="175"/>
        <w:rPr>
          <w:color w:val="auto"/>
          <w:highlight w:val="none"/>
        </w:rPr>
      </w:pPr>
      <w:bookmarkStart w:id="286" w:name="_Toc519180341"/>
      <w:r>
        <w:rPr>
          <w:rFonts w:hint="eastAsia"/>
          <w:color w:val="auto"/>
          <w:highlight w:val="none"/>
        </w:rPr>
        <w:t>接口</w:t>
      </w:r>
      <w:r>
        <w:rPr>
          <w:color w:val="auto"/>
          <w:highlight w:val="none"/>
        </w:rPr>
        <w:t>说明</w:t>
      </w:r>
      <w:bookmarkEnd w:id="286"/>
    </w:p>
    <w:p w14:paraId="78451CEB">
      <w:pPr>
        <w:pStyle w:val="41"/>
        <w:rPr>
          <w:color w:val="auto"/>
          <w:highlight w:val="none"/>
        </w:rPr>
      </w:pPr>
      <w:r>
        <w:rPr>
          <w:rFonts w:hint="eastAsia"/>
          <w:color w:val="auto"/>
          <w:highlight w:val="none"/>
        </w:rPr>
        <w:t>后付费</w:t>
      </w:r>
      <w:r>
        <w:rPr>
          <w:color w:val="auto"/>
          <w:highlight w:val="none"/>
        </w:rPr>
        <w:t>二维码票</w:t>
      </w:r>
      <w:r>
        <w:rPr>
          <w:rFonts w:hint="eastAsia"/>
          <w:color w:val="auto"/>
          <w:highlight w:val="none"/>
        </w:rPr>
        <w:t>分析</w:t>
      </w:r>
    </w:p>
    <w:p w14:paraId="36FF4DA3">
      <w:pPr>
        <w:pStyle w:val="175"/>
        <w:rPr>
          <w:color w:val="auto"/>
          <w:highlight w:val="none"/>
        </w:rPr>
      </w:pPr>
      <w:bookmarkStart w:id="287" w:name="_Toc519180342"/>
      <w:bookmarkStart w:id="288" w:name="_Toc504653160"/>
      <w:r>
        <w:rPr>
          <w:rFonts w:hint="eastAsia"/>
          <w:color w:val="auto"/>
          <w:highlight w:val="none"/>
        </w:rPr>
        <w:t>请求参数</w:t>
      </w:r>
      <w:bookmarkEnd w:id="287"/>
      <w:bookmarkEnd w:id="288"/>
    </w:p>
    <w:p w14:paraId="4F940EF5">
      <w:pPr>
        <w:pStyle w:val="41"/>
        <w:rPr>
          <w:color w:val="auto"/>
          <w:highlight w:val="none"/>
        </w:rPr>
      </w:pPr>
      <w:r>
        <w:rPr>
          <w:rFonts w:hint="eastAsia"/>
          <w:color w:val="auto"/>
          <w:highlight w:val="none"/>
        </w:rPr>
        <w:t>请求票卡</w:t>
      </w:r>
      <w:r>
        <w:rPr>
          <w:color w:val="auto"/>
          <w:highlight w:val="none"/>
        </w:rPr>
        <w:t>分析</w:t>
      </w:r>
      <w:r>
        <w:rPr>
          <w:rFonts w:hint="eastAsia"/>
          <w:color w:val="auto"/>
          <w:highlight w:val="none"/>
        </w:rPr>
        <w:t>请求参数信息详见表4</w:t>
      </w:r>
      <w:r>
        <w:rPr>
          <w:color w:val="auto"/>
          <w:highlight w:val="none"/>
        </w:rPr>
        <w:t>0</w:t>
      </w:r>
      <w:r>
        <w:rPr>
          <w:rFonts w:hint="eastAsia"/>
          <w:color w:val="auto"/>
          <w:highlight w:val="none"/>
        </w:rPr>
        <w:t>。</w:t>
      </w:r>
    </w:p>
    <w:p w14:paraId="29E65D2D">
      <w:pPr>
        <w:pStyle w:val="160"/>
        <w:rPr>
          <w:color w:val="auto"/>
          <w:highlight w:val="none"/>
        </w:rPr>
      </w:pPr>
      <w:r>
        <w:rPr>
          <w:rFonts w:hint="eastAsia"/>
          <w:color w:val="auto"/>
          <w:highlight w:val="none"/>
        </w:rPr>
        <w:t>请求票卡</w:t>
      </w:r>
      <w:r>
        <w:rPr>
          <w:color w:val="auto"/>
          <w:highlight w:val="none"/>
        </w:rPr>
        <w:t>分析</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FC6CAE1">
        <w:trPr>
          <w:wBefore w:w="0" w:type="dxa"/>
          <w:jc w:val="center"/>
        </w:trPr>
        <w:tc>
          <w:tcPr>
            <w:tcW w:w="2840" w:type="dxa"/>
            <w:noWrap w:val="0"/>
            <w:vAlign w:val="top"/>
          </w:tcPr>
          <w:p w14:paraId="4E7787B9">
            <w:pPr>
              <w:rPr>
                <w:color w:val="auto"/>
                <w:sz w:val="18"/>
                <w:szCs w:val="18"/>
                <w:highlight w:val="none"/>
              </w:rPr>
            </w:pPr>
            <w:r>
              <w:rPr>
                <w:rFonts w:hint="eastAsia"/>
                <w:color w:val="auto"/>
                <w:sz w:val="18"/>
                <w:szCs w:val="18"/>
                <w:highlight w:val="none"/>
              </w:rPr>
              <w:t>字段</w:t>
            </w:r>
          </w:p>
        </w:tc>
        <w:tc>
          <w:tcPr>
            <w:tcW w:w="2841" w:type="dxa"/>
            <w:noWrap w:val="0"/>
            <w:vAlign w:val="top"/>
          </w:tcPr>
          <w:p w14:paraId="02F38B5F">
            <w:pPr>
              <w:rPr>
                <w:color w:val="auto"/>
                <w:sz w:val="18"/>
                <w:szCs w:val="18"/>
                <w:highlight w:val="none"/>
              </w:rPr>
            </w:pPr>
            <w:r>
              <w:rPr>
                <w:rFonts w:hint="eastAsia"/>
                <w:color w:val="auto"/>
                <w:sz w:val="18"/>
                <w:szCs w:val="18"/>
                <w:highlight w:val="none"/>
              </w:rPr>
              <w:t>类型</w:t>
            </w:r>
          </w:p>
        </w:tc>
        <w:tc>
          <w:tcPr>
            <w:tcW w:w="2841" w:type="dxa"/>
            <w:noWrap w:val="0"/>
            <w:vAlign w:val="top"/>
          </w:tcPr>
          <w:p w14:paraId="6E959B0D">
            <w:pPr>
              <w:rPr>
                <w:color w:val="auto"/>
                <w:sz w:val="18"/>
                <w:szCs w:val="18"/>
                <w:highlight w:val="none"/>
              </w:rPr>
            </w:pPr>
            <w:r>
              <w:rPr>
                <w:rFonts w:hint="eastAsia"/>
                <w:color w:val="auto"/>
                <w:sz w:val="18"/>
                <w:szCs w:val="18"/>
                <w:highlight w:val="none"/>
              </w:rPr>
              <w:t>说明</w:t>
            </w:r>
          </w:p>
        </w:tc>
      </w:tr>
      <w:tr w14:paraId="69E3462B">
        <w:trPr>
          <w:wBefore w:w="0" w:type="dxa"/>
          <w:jc w:val="center"/>
        </w:trPr>
        <w:tc>
          <w:tcPr>
            <w:tcW w:w="2840" w:type="dxa"/>
            <w:noWrap w:val="0"/>
            <w:vAlign w:val="top"/>
          </w:tcPr>
          <w:p w14:paraId="471CACC5">
            <w:pPr>
              <w:rPr>
                <w:rFonts w:ascii="宋体" w:hAnsi="宋体" w:cs="微软雅黑"/>
                <w:color w:val="auto"/>
                <w:sz w:val="18"/>
                <w:szCs w:val="18"/>
                <w:highlight w:val="none"/>
              </w:rPr>
            </w:pPr>
            <w:r>
              <w:rPr>
                <w:rFonts w:ascii="宋体" w:hAnsi="宋体" w:cs="微软雅黑"/>
                <w:color w:val="auto"/>
                <w:sz w:val="18"/>
                <w:szCs w:val="18"/>
                <w:highlight w:val="none"/>
              </w:rPr>
              <w:t>providerId</w:t>
            </w:r>
          </w:p>
        </w:tc>
        <w:tc>
          <w:tcPr>
            <w:tcW w:w="2841" w:type="dxa"/>
            <w:noWrap w:val="0"/>
            <w:vAlign w:val="top"/>
          </w:tcPr>
          <w:p w14:paraId="423B25A9">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6C5D9CF0">
            <w:pPr>
              <w:rPr>
                <w:color w:val="auto"/>
                <w:sz w:val="18"/>
                <w:szCs w:val="18"/>
                <w:highlight w:val="none"/>
              </w:rPr>
            </w:pPr>
            <w:r>
              <w:rPr>
                <w:rFonts w:hint="eastAsia"/>
                <w:color w:val="auto"/>
                <w:sz w:val="18"/>
                <w:szCs w:val="18"/>
                <w:highlight w:val="none"/>
              </w:rPr>
              <w:t>发行方</w:t>
            </w:r>
            <w:r>
              <w:rPr>
                <w:color w:val="auto"/>
                <w:sz w:val="18"/>
                <w:szCs w:val="18"/>
                <w:highlight w:val="none"/>
              </w:rPr>
              <w:t>代码</w:t>
            </w:r>
          </w:p>
        </w:tc>
      </w:tr>
      <w:tr w14:paraId="342C3D9D">
        <w:trPr>
          <w:wBefore w:w="0" w:type="dxa"/>
          <w:jc w:val="center"/>
        </w:trPr>
        <w:tc>
          <w:tcPr>
            <w:tcW w:w="2840" w:type="dxa"/>
            <w:noWrap w:val="0"/>
            <w:vAlign w:val="top"/>
          </w:tcPr>
          <w:p w14:paraId="2A86B8AF">
            <w:pPr>
              <w:rPr>
                <w:rFonts w:ascii="宋体" w:hAnsi="宋体" w:cs="微软雅黑"/>
                <w:color w:val="auto"/>
                <w:sz w:val="18"/>
                <w:szCs w:val="18"/>
                <w:highlight w:val="none"/>
              </w:rPr>
            </w:pPr>
            <w:r>
              <w:rPr>
                <w:rFonts w:ascii="宋体" w:hAnsi="宋体" w:cs="微软雅黑"/>
                <w:color w:val="auto"/>
                <w:sz w:val="18"/>
                <w:szCs w:val="18"/>
                <w:highlight w:val="none"/>
              </w:rPr>
              <w:t>msisdn</w:t>
            </w:r>
          </w:p>
        </w:tc>
        <w:tc>
          <w:tcPr>
            <w:tcW w:w="2841" w:type="dxa"/>
            <w:noWrap w:val="0"/>
            <w:vAlign w:val="top"/>
          </w:tcPr>
          <w:p w14:paraId="14B23F9D">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311FED89">
            <w:pPr>
              <w:rPr>
                <w:color w:val="auto"/>
                <w:sz w:val="18"/>
                <w:szCs w:val="18"/>
                <w:highlight w:val="none"/>
              </w:rPr>
            </w:pPr>
            <w:r>
              <w:rPr>
                <w:rFonts w:hint="eastAsia"/>
                <w:color w:val="auto"/>
                <w:sz w:val="18"/>
                <w:szCs w:val="18"/>
                <w:highlight w:val="none"/>
              </w:rPr>
              <w:t>手机号，</w:t>
            </w:r>
            <w:r>
              <w:rPr>
                <w:color w:val="auto"/>
                <w:sz w:val="18"/>
                <w:szCs w:val="18"/>
                <w:highlight w:val="none"/>
              </w:rPr>
              <w:t>预留</w:t>
            </w:r>
          </w:p>
        </w:tc>
      </w:tr>
      <w:tr w14:paraId="77C855C6">
        <w:trPr>
          <w:wBefore w:w="0" w:type="dxa"/>
          <w:jc w:val="center"/>
        </w:trPr>
        <w:tc>
          <w:tcPr>
            <w:tcW w:w="2840" w:type="dxa"/>
            <w:noWrap w:val="0"/>
            <w:vAlign w:val="top"/>
          </w:tcPr>
          <w:p w14:paraId="68E17006">
            <w:pPr>
              <w:rPr>
                <w:rFonts w:ascii="宋体" w:hAnsi="宋体" w:cs="微软雅黑"/>
                <w:color w:val="auto"/>
                <w:sz w:val="18"/>
                <w:szCs w:val="18"/>
                <w:highlight w:val="none"/>
              </w:rPr>
            </w:pPr>
            <w:r>
              <w:rPr>
                <w:rFonts w:hint="eastAsia" w:ascii="宋体" w:hAnsi="宋体" w:cs="微软雅黑"/>
                <w:color w:val="auto"/>
                <w:sz w:val="18"/>
                <w:szCs w:val="18"/>
                <w:highlight w:val="none"/>
              </w:rPr>
              <w:t>cardId</w:t>
            </w:r>
          </w:p>
        </w:tc>
        <w:tc>
          <w:tcPr>
            <w:tcW w:w="2841" w:type="dxa"/>
            <w:noWrap w:val="0"/>
            <w:vAlign w:val="top"/>
          </w:tcPr>
          <w:p w14:paraId="4A3F8F05">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28A3BE93">
            <w:pPr>
              <w:rPr>
                <w:color w:val="auto"/>
                <w:sz w:val="18"/>
                <w:szCs w:val="18"/>
                <w:highlight w:val="none"/>
              </w:rPr>
            </w:pPr>
            <w:r>
              <w:rPr>
                <w:rFonts w:hint="eastAsia"/>
                <w:color w:val="auto"/>
                <w:sz w:val="18"/>
                <w:szCs w:val="18"/>
                <w:highlight w:val="none"/>
              </w:rPr>
              <w:t>逻辑卡号</w:t>
            </w:r>
          </w:p>
        </w:tc>
      </w:tr>
      <w:tr w14:paraId="22889A02">
        <w:trPr>
          <w:wBefore w:w="0" w:type="dxa"/>
          <w:jc w:val="center"/>
        </w:trPr>
        <w:tc>
          <w:tcPr>
            <w:tcW w:w="2840" w:type="dxa"/>
            <w:noWrap w:val="0"/>
            <w:vAlign w:val="top"/>
          </w:tcPr>
          <w:p w14:paraId="4EDBAFB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updateType</w:t>
            </w:r>
          </w:p>
        </w:tc>
        <w:tc>
          <w:tcPr>
            <w:tcW w:w="2841" w:type="dxa"/>
            <w:noWrap w:val="0"/>
            <w:vAlign w:val="top"/>
          </w:tcPr>
          <w:p w14:paraId="4EE0AF4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9FDCE2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更新区域类型</w:t>
            </w:r>
          </w:p>
          <w:p w14:paraId="67F43D4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00：非付费区</w:t>
            </w:r>
          </w:p>
          <w:p w14:paraId="43BA58A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01：付费区</w:t>
            </w:r>
          </w:p>
        </w:tc>
      </w:tr>
    </w:tbl>
    <w:p w14:paraId="218EAD37">
      <w:pPr>
        <w:pStyle w:val="41"/>
        <w:rPr>
          <w:color w:val="auto"/>
          <w:highlight w:val="none"/>
        </w:rPr>
      </w:pPr>
      <w:r>
        <w:rPr>
          <w:rFonts w:hint="eastAsia"/>
          <w:color w:val="auto"/>
          <w:highlight w:val="none"/>
        </w:rPr>
        <w:t>示例报文</w:t>
      </w:r>
    </w:p>
    <w:p w14:paraId="4792167A">
      <w:pPr>
        <w:pStyle w:val="41"/>
        <w:rPr>
          <w:rFonts w:hAnsi="宋体"/>
          <w:color w:val="auto"/>
          <w:highlight w:val="none"/>
          <w:lang/>
        </w:rPr>
      </w:pPr>
      <w:r>
        <w:rPr>
          <w:rFonts w:hAnsi="宋体"/>
          <w:color w:val="auto"/>
          <w:highlight w:val="none"/>
          <w:lang/>
        </w:rPr>
        <w:t>cha</w:t>
      </w:r>
      <w:r>
        <w:rPr>
          <w:color w:val="auto"/>
          <w:highlight w:val="none"/>
        </w:rPr>
        <w:t>rset=UTF-8&amp;providerId=03&amp;format=json&amp;signType=00&amp;bizData={"providerId":"01","msisdn":"18963022528","cardId":"1</w:t>
      </w:r>
      <w:r>
        <w:rPr>
          <w:rFonts w:hAnsi="宋体"/>
          <w:color w:val="auto"/>
          <w:highlight w:val="none"/>
          <w:lang/>
        </w:rPr>
        <w:t>280203002008918","updateType":"00"}&amp;deviceId=02310801&amp;timestamp=20180524164419</w:t>
      </w:r>
    </w:p>
    <w:p w14:paraId="470B109D">
      <w:pPr>
        <w:pStyle w:val="175"/>
        <w:rPr>
          <w:color w:val="auto"/>
          <w:highlight w:val="none"/>
        </w:rPr>
      </w:pPr>
      <w:bookmarkStart w:id="289" w:name="_Toc489428738"/>
      <w:bookmarkStart w:id="290" w:name="_Toc504653161"/>
      <w:bookmarkStart w:id="291" w:name="_Toc519180343"/>
      <w:r>
        <w:rPr>
          <w:rFonts w:hint="eastAsia"/>
          <w:color w:val="auto"/>
          <w:highlight w:val="none"/>
        </w:rPr>
        <w:t>应答参数</w:t>
      </w:r>
      <w:bookmarkEnd w:id="289"/>
      <w:bookmarkEnd w:id="290"/>
      <w:bookmarkEnd w:id="291"/>
    </w:p>
    <w:p w14:paraId="2E94CE59">
      <w:pPr>
        <w:pStyle w:val="41"/>
        <w:rPr>
          <w:color w:val="auto"/>
          <w:highlight w:val="none"/>
        </w:rPr>
      </w:pPr>
      <w:r>
        <w:rPr>
          <w:rFonts w:hint="eastAsia"/>
          <w:color w:val="auto"/>
          <w:highlight w:val="none"/>
        </w:rPr>
        <w:t>请求票卡</w:t>
      </w:r>
      <w:r>
        <w:rPr>
          <w:color w:val="auto"/>
          <w:highlight w:val="none"/>
        </w:rPr>
        <w:t>分析</w:t>
      </w:r>
      <w:r>
        <w:rPr>
          <w:rFonts w:hint="eastAsia"/>
          <w:color w:val="auto"/>
          <w:highlight w:val="none"/>
        </w:rPr>
        <w:t>应答参数信息详见表4</w:t>
      </w:r>
      <w:r>
        <w:rPr>
          <w:color w:val="auto"/>
          <w:highlight w:val="none"/>
        </w:rPr>
        <w:t>1</w:t>
      </w:r>
      <w:r>
        <w:rPr>
          <w:rFonts w:hint="eastAsia"/>
          <w:color w:val="auto"/>
          <w:highlight w:val="none"/>
        </w:rPr>
        <w:t>。</w:t>
      </w:r>
    </w:p>
    <w:p w14:paraId="1B06D4E7">
      <w:pPr>
        <w:pStyle w:val="160"/>
        <w:rPr>
          <w:color w:val="auto"/>
          <w:highlight w:val="none"/>
        </w:rPr>
      </w:pPr>
      <w:r>
        <w:rPr>
          <w:rFonts w:hint="eastAsia"/>
          <w:color w:val="auto"/>
          <w:highlight w:val="none"/>
        </w:rPr>
        <w:t>请求票卡</w:t>
      </w:r>
      <w:r>
        <w:rPr>
          <w:color w:val="auto"/>
          <w:highlight w:val="none"/>
        </w:rPr>
        <w:t>分析</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3009A3B">
        <w:trPr>
          <w:wBefore w:w="0" w:type="dxa"/>
          <w:jc w:val="center"/>
        </w:trPr>
        <w:tc>
          <w:tcPr>
            <w:tcW w:w="2840" w:type="dxa"/>
            <w:noWrap w:val="0"/>
            <w:vAlign w:val="top"/>
          </w:tcPr>
          <w:p w14:paraId="06B3E8B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E8A5CB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67E7A14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5701870F">
        <w:trPr>
          <w:wBefore w:w="0" w:type="dxa"/>
          <w:jc w:val="center"/>
        </w:trPr>
        <w:tc>
          <w:tcPr>
            <w:tcW w:w="2840" w:type="dxa"/>
            <w:noWrap w:val="0"/>
            <w:vAlign w:val="top"/>
          </w:tcPr>
          <w:p w14:paraId="745AE16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49F70FD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8045EF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4F4D43DB">
        <w:trPr>
          <w:wBefore w:w="0" w:type="dxa"/>
          <w:jc w:val="center"/>
        </w:trPr>
        <w:tc>
          <w:tcPr>
            <w:tcW w:w="2840" w:type="dxa"/>
            <w:noWrap w:val="0"/>
            <w:vAlign w:val="top"/>
          </w:tcPr>
          <w:p w14:paraId="3E96F8D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15E5F4D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F1D636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27B7E53C">
        <w:trPr>
          <w:wBefore w:w="0" w:type="dxa"/>
          <w:jc w:val="center"/>
        </w:trPr>
        <w:tc>
          <w:tcPr>
            <w:tcW w:w="2840" w:type="dxa"/>
            <w:noWrap w:val="0"/>
            <w:vAlign w:val="top"/>
          </w:tcPr>
          <w:p w14:paraId="7E9A323E">
            <w:pPr>
              <w:rPr>
                <w:rFonts w:ascii="宋体" w:hAnsi="宋体" w:cs="微软雅黑"/>
                <w:color w:val="auto"/>
                <w:sz w:val="18"/>
                <w:szCs w:val="18"/>
                <w:highlight w:val="none"/>
              </w:rPr>
            </w:pPr>
            <w:r>
              <w:rPr>
                <w:rFonts w:ascii="宋体" w:hAnsi="宋体" w:cs="微软雅黑"/>
                <w:color w:val="auto"/>
                <w:sz w:val="18"/>
                <w:szCs w:val="18"/>
                <w:highlight w:val="none"/>
              </w:rPr>
              <w:t>providerId</w:t>
            </w:r>
          </w:p>
        </w:tc>
        <w:tc>
          <w:tcPr>
            <w:tcW w:w="2841" w:type="dxa"/>
            <w:noWrap w:val="0"/>
            <w:vAlign w:val="top"/>
          </w:tcPr>
          <w:p w14:paraId="73F61BB4">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4A57203C">
            <w:pPr>
              <w:rPr>
                <w:rFonts w:ascii="宋体" w:hAnsi="宋体"/>
                <w:color w:val="auto"/>
                <w:sz w:val="18"/>
                <w:szCs w:val="18"/>
                <w:highlight w:val="none"/>
              </w:rPr>
            </w:pPr>
            <w:r>
              <w:rPr>
                <w:rFonts w:hint="eastAsia" w:ascii="宋体" w:hAnsi="宋体"/>
                <w:color w:val="auto"/>
                <w:sz w:val="18"/>
                <w:szCs w:val="18"/>
                <w:highlight w:val="none"/>
              </w:rPr>
              <w:t>发行方</w:t>
            </w:r>
            <w:r>
              <w:rPr>
                <w:rFonts w:ascii="宋体" w:hAnsi="宋体"/>
                <w:color w:val="auto"/>
                <w:sz w:val="18"/>
                <w:szCs w:val="18"/>
                <w:highlight w:val="none"/>
              </w:rPr>
              <w:t>代码</w:t>
            </w:r>
          </w:p>
          <w:p w14:paraId="3DF44238">
            <w:pPr>
              <w:rPr>
                <w:rFonts w:ascii="宋体" w:hAnsi="宋体"/>
                <w:color w:val="auto"/>
                <w:sz w:val="18"/>
                <w:szCs w:val="18"/>
                <w:highlight w:val="none"/>
              </w:rPr>
            </w:pPr>
            <w:r>
              <w:rPr>
                <w:rFonts w:hint="eastAsia" w:ascii="宋体" w:hAnsi="宋体"/>
                <w:color w:val="auto"/>
                <w:sz w:val="18"/>
                <w:szCs w:val="18"/>
                <w:highlight w:val="none"/>
              </w:rPr>
              <w:t>01:青岛</w:t>
            </w:r>
            <w:r>
              <w:rPr>
                <w:rFonts w:ascii="宋体" w:hAnsi="宋体"/>
                <w:color w:val="auto"/>
                <w:sz w:val="18"/>
                <w:szCs w:val="18"/>
                <w:highlight w:val="none"/>
              </w:rPr>
              <w:t>地铁</w:t>
            </w:r>
          </w:p>
        </w:tc>
      </w:tr>
      <w:tr w14:paraId="170FB6D7">
        <w:trPr>
          <w:wBefore w:w="0" w:type="dxa"/>
          <w:jc w:val="center"/>
        </w:trPr>
        <w:tc>
          <w:tcPr>
            <w:tcW w:w="2840" w:type="dxa"/>
            <w:noWrap w:val="0"/>
            <w:vAlign w:val="top"/>
          </w:tcPr>
          <w:p w14:paraId="1FA6508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cardIssueDate</w:t>
            </w:r>
          </w:p>
        </w:tc>
        <w:tc>
          <w:tcPr>
            <w:tcW w:w="2841" w:type="dxa"/>
            <w:noWrap w:val="0"/>
            <w:vAlign w:val="top"/>
          </w:tcPr>
          <w:p w14:paraId="5830CA7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0FAF6F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发票日期</w:t>
            </w:r>
          </w:p>
        </w:tc>
      </w:tr>
      <w:tr w14:paraId="656E1D5F">
        <w:trPr>
          <w:wBefore w:w="0" w:type="dxa"/>
          <w:jc w:val="center"/>
        </w:trPr>
        <w:tc>
          <w:tcPr>
            <w:tcW w:w="2840" w:type="dxa"/>
            <w:noWrap w:val="0"/>
            <w:vAlign w:val="top"/>
          </w:tcPr>
          <w:p w14:paraId="2ED91AA6">
            <w:pPr>
              <w:rPr>
                <w:rFonts w:ascii="宋体" w:hAnsi="宋体" w:cs="微软雅黑"/>
                <w:color w:val="auto"/>
                <w:sz w:val="18"/>
                <w:szCs w:val="18"/>
                <w:highlight w:val="none"/>
              </w:rPr>
            </w:pPr>
            <w:r>
              <w:rPr>
                <w:rFonts w:ascii="宋体" w:hAnsi="宋体" w:cs="微软雅黑"/>
                <w:color w:val="auto"/>
                <w:sz w:val="18"/>
                <w:szCs w:val="18"/>
                <w:highlight w:val="none"/>
              </w:rPr>
              <w:t>msisdn</w:t>
            </w:r>
          </w:p>
        </w:tc>
        <w:tc>
          <w:tcPr>
            <w:tcW w:w="2841" w:type="dxa"/>
            <w:noWrap w:val="0"/>
            <w:vAlign w:val="top"/>
          </w:tcPr>
          <w:p w14:paraId="1E22AEA5">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2AEE062F">
            <w:pPr>
              <w:rPr>
                <w:rFonts w:ascii="宋体" w:hAnsi="宋体"/>
                <w:color w:val="auto"/>
                <w:sz w:val="18"/>
                <w:szCs w:val="18"/>
                <w:highlight w:val="none"/>
              </w:rPr>
            </w:pPr>
            <w:r>
              <w:rPr>
                <w:rFonts w:hint="eastAsia" w:ascii="宋体" w:hAnsi="宋体"/>
                <w:color w:val="auto"/>
                <w:sz w:val="18"/>
                <w:szCs w:val="18"/>
                <w:highlight w:val="none"/>
              </w:rPr>
              <w:t>手机号</w:t>
            </w:r>
          </w:p>
        </w:tc>
      </w:tr>
      <w:tr w14:paraId="4FB865A3">
        <w:trPr>
          <w:wBefore w:w="0" w:type="dxa"/>
          <w:trHeight w:val="51" w:hRule="atLeast"/>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7112A8F3">
            <w:pPr>
              <w:rPr>
                <w:rFonts w:ascii="宋体" w:hAnsi="宋体" w:cs="微软雅黑"/>
                <w:color w:val="auto"/>
                <w:sz w:val="18"/>
                <w:szCs w:val="18"/>
                <w:highlight w:val="none"/>
              </w:rPr>
            </w:pPr>
            <w:r>
              <w:rPr>
                <w:rFonts w:hint="eastAsia" w:ascii="宋体" w:hAnsi="宋体" w:cs="微软雅黑"/>
                <w:color w:val="auto"/>
                <w:sz w:val="18"/>
                <w:szCs w:val="18"/>
                <w:highlight w:val="none"/>
              </w:rPr>
              <w:t>cardId</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7CF5CA7">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CA279BB">
            <w:pPr>
              <w:rPr>
                <w:rFonts w:ascii="宋体" w:hAnsi="宋体"/>
                <w:color w:val="auto"/>
                <w:sz w:val="18"/>
                <w:szCs w:val="18"/>
                <w:highlight w:val="none"/>
              </w:rPr>
            </w:pPr>
            <w:r>
              <w:rPr>
                <w:rFonts w:hint="eastAsia" w:ascii="宋体" w:hAnsi="宋体"/>
                <w:color w:val="auto"/>
                <w:sz w:val="18"/>
                <w:szCs w:val="18"/>
                <w:highlight w:val="none"/>
              </w:rPr>
              <w:t>逻辑卡号</w:t>
            </w:r>
          </w:p>
        </w:tc>
      </w:tr>
      <w:tr w14:paraId="70CFCB08">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4CAA8D5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w:t>
            </w:r>
            <w:r>
              <w:rPr>
                <w:rFonts w:ascii="宋体" w:hAnsi="宋体" w:cs="微软雅黑"/>
                <w:color w:val="auto"/>
                <w:sz w:val="18"/>
                <w:szCs w:val="18"/>
                <w:highlight w:val="none"/>
              </w:rPr>
              <w:t>Status</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3B5559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F59D7F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票卡</w:t>
            </w:r>
            <w:r>
              <w:rPr>
                <w:rFonts w:ascii="宋体" w:hAnsi="宋体" w:cs="微软雅黑"/>
                <w:color w:val="auto"/>
                <w:sz w:val="18"/>
                <w:szCs w:val="18"/>
                <w:highlight w:val="none"/>
              </w:rPr>
              <w:t>状态</w:t>
            </w:r>
          </w:p>
        </w:tc>
      </w:tr>
      <w:tr w14:paraId="037BADF2">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5CCB3809">
            <w:pPr>
              <w:rPr>
                <w:rFonts w:ascii="宋体" w:hAnsi="宋体" w:cs="微软雅黑"/>
                <w:color w:val="auto"/>
                <w:sz w:val="18"/>
                <w:szCs w:val="18"/>
                <w:highlight w:val="none"/>
              </w:rPr>
            </w:pPr>
            <w:r>
              <w:rPr>
                <w:rFonts w:hint="eastAsia" w:ascii="宋体" w:hAnsi="宋体" w:cs="微软雅黑"/>
                <w:color w:val="auto"/>
                <w:sz w:val="18"/>
                <w:szCs w:val="18"/>
                <w:highlight w:val="none"/>
              </w:rPr>
              <w:t>last</w:t>
            </w:r>
            <w:r>
              <w:rPr>
                <w:rFonts w:ascii="宋体" w:hAnsi="宋体" w:cs="微软雅黑"/>
                <w:color w:val="auto"/>
                <w:sz w:val="18"/>
                <w:szCs w:val="18"/>
                <w:highlight w:val="none"/>
              </w:rPr>
              <w:t>LineCode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FFADBD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7F22CA9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上一次</w:t>
            </w:r>
            <w:r>
              <w:rPr>
                <w:rFonts w:ascii="宋体" w:hAnsi="宋体" w:cs="微软雅黑"/>
                <w:color w:val="auto"/>
                <w:sz w:val="18"/>
                <w:szCs w:val="18"/>
                <w:highlight w:val="none"/>
              </w:rPr>
              <w:t>线路</w:t>
            </w:r>
            <w:r>
              <w:rPr>
                <w:rFonts w:hint="eastAsia" w:ascii="宋体" w:hAnsi="宋体" w:cs="微软雅黑"/>
                <w:color w:val="auto"/>
                <w:sz w:val="18"/>
                <w:szCs w:val="18"/>
                <w:highlight w:val="none"/>
              </w:rPr>
              <w:t>代码</w:t>
            </w:r>
          </w:p>
        </w:tc>
      </w:tr>
      <w:tr w14:paraId="4DE6C943">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2B986073">
            <w:pPr>
              <w:rPr>
                <w:rFonts w:ascii="宋体" w:hAnsi="宋体" w:cs="微软雅黑"/>
                <w:color w:val="auto"/>
                <w:sz w:val="18"/>
                <w:szCs w:val="18"/>
                <w:highlight w:val="none"/>
              </w:rPr>
            </w:pPr>
            <w:r>
              <w:rPr>
                <w:rFonts w:hint="eastAsia" w:ascii="宋体" w:hAnsi="宋体" w:cs="微软雅黑"/>
                <w:color w:val="auto"/>
                <w:sz w:val="18"/>
                <w:szCs w:val="18"/>
                <w:highlight w:val="none"/>
              </w:rPr>
              <w:t>last</w:t>
            </w:r>
            <w:r>
              <w:rPr>
                <w:rFonts w:ascii="宋体" w:hAnsi="宋体" w:cs="微软雅黑"/>
                <w:color w:val="auto"/>
                <w:sz w:val="18"/>
                <w:szCs w:val="18"/>
                <w:highlight w:val="none"/>
              </w:rPr>
              <w:t>StationCode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C0AD69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47E288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上一次车站代码</w:t>
            </w:r>
          </w:p>
        </w:tc>
      </w:tr>
      <w:tr w14:paraId="07E7E3A3">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23B5FAE">
            <w:pPr>
              <w:rPr>
                <w:rFonts w:ascii="宋体" w:hAnsi="宋体" w:cs="微软雅黑"/>
                <w:color w:val="auto"/>
                <w:sz w:val="18"/>
                <w:szCs w:val="18"/>
                <w:highlight w:val="none"/>
              </w:rPr>
            </w:pPr>
            <w:r>
              <w:rPr>
                <w:rFonts w:hint="eastAsia" w:ascii="宋体" w:hAnsi="宋体" w:cs="微软雅黑"/>
                <w:color w:val="auto"/>
                <w:sz w:val="18"/>
                <w:szCs w:val="18"/>
                <w:highlight w:val="none"/>
              </w:rPr>
              <w:t>last</w:t>
            </w:r>
            <w:r>
              <w:rPr>
                <w:rFonts w:ascii="宋体" w:hAnsi="宋体" w:cs="微软雅黑"/>
                <w:color w:val="auto"/>
                <w:sz w:val="18"/>
                <w:szCs w:val="18"/>
                <w:highlight w:val="none"/>
              </w:rPr>
              <w:t>UpdateDate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0F76A4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88D4C8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上一次交易</w:t>
            </w:r>
            <w:r>
              <w:rPr>
                <w:rFonts w:ascii="宋体" w:hAnsi="宋体" w:cs="微软雅黑"/>
                <w:color w:val="auto"/>
                <w:sz w:val="18"/>
                <w:szCs w:val="18"/>
                <w:highlight w:val="none"/>
              </w:rPr>
              <w:t>时间</w:t>
            </w:r>
          </w:p>
        </w:tc>
      </w:tr>
      <w:tr w14:paraId="3F103FD7">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898F4EB">
            <w:pPr>
              <w:rPr>
                <w:rFonts w:ascii="宋体" w:hAnsi="宋体" w:cs="微软雅黑"/>
                <w:color w:val="auto"/>
                <w:sz w:val="18"/>
                <w:szCs w:val="18"/>
                <w:highlight w:val="none"/>
              </w:rPr>
            </w:pPr>
            <w:r>
              <w:rPr>
                <w:rFonts w:hint="eastAsia" w:ascii="宋体" w:hAnsi="宋体" w:cs="微软雅黑"/>
                <w:color w:val="auto"/>
                <w:sz w:val="18"/>
                <w:szCs w:val="18"/>
                <w:highlight w:val="none"/>
              </w:rPr>
              <w:t>last</w:t>
            </w:r>
            <w:r>
              <w:rPr>
                <w:rFonts w:ascii="宋体" w:hAnsi="宋体" w:cs="微软雅黑"/>
                <w:color w:val="auto"/>
                <w:sz w:val="18"/>
                <w:szCs w:val="18"/>
                <w:highlight w:val="none"/>
              </w:rPr>
              <w:t>TransAmout</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41A2A0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32A123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上次交易</w:t>
            </w:r>
            <w:r>
              <w:rPr>
                <w:rFonts w:ascii="宋体" w:hAnsi="宋体" w:cs="微软雅黑"/>
                <w:color w:val="auto"/>
                <w:sz w:val="18"/>
                <w:szCs w:val="18"/>
                <w:highlight w:val="none"/>
              </w:rPr>
              <w:t>金额</w:t>
            </w:r>
          </w:p>
        </w:tc>
      </w:tr>
      <w:tr w14:paraId="7799FA7D">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5EE23EB9">
            <w:pPr>
              <w:rPr>
                <w:rFonts w:ascii="宋体" w:hAnsi="宋体" w:cs="微软雅黑"/>
                <w:color w:val="auto"/>
                <w:sz w:val="18"/>
                <w:szCs w:val="18"/>
                <w:highlight w:val="none"/>
              </w:rPr>
            </w:pPr>
            <w:r>
              <w:rPr>
                <w:rFonts w:hint="eastAsia" w:ascii="宋体" w:hAnsi="宋体" w:cs="微软雅黑"/>
                <w:color w:val="auto"/>
                <w:sz w:val="18"/>
                <w:szCs w:val="18"/>
                <w:highlight w:val="none"/>
              </w:rPr>
              <w:t>last</w:t>
            </w:r>
            <w:r>
              <w:rPr>
                <w:rFonts w:ascii="宋体" w:hAnsi="宋体" w:cs="微软雅黑"/>
                <w:color w:val="auto"/>
                <w:sz w:val="18"/>
                <w:szCs w:val="18"/>
                <w:highlight w:val="none"/>
              </w:rPr>
              <w:t>TikcetTransSeq</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00B8DE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9BB6D9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上次里程序列号</w:t>
            </w:r>
          </w:p>
        </w:tc>
      </w:tr>
      <w:tr w14:paraId="74C7EDBD">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6B2F0CD8">
            <w:pPr>
              <w:rPr>
                <w:rFonts w:ascii="宋体" w:hAnsi="宋体" w:cs="微软雅黑"/>
                <w:color w:val="auto"/>
                <w:sz w:val="18"/>
                <w:szCs w:val="18"/>
                <w:highlight w:val="none"/>
              </w:rPr>
            </w:pPr>
            <w:r>
              <w:rPr>
                <w:rFonts w:hint="eastAsia" w:ascii="宋体" w:hAnsi="宋体" w:cs="微软雅黑"/>
                <w:color w:val="auto"/>
                <w:sz w:val="18"/>
                <w:szCs w:val="18"/>
                <w:highlight w:val="none"/>
              </w:rPr>
              <w:t>adviceOpt</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3FFA72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json</w:t>
            </w:r>
            <w:r>
              <w:rPr>
                <w:rFonts w:hint="eastAsia" w:ascii="宋体" w:hAnsi="宋体" w:cs="微软雅黑"/>
                <w:color w:val="auto"/>
                <w:sz w:val="18"/>
                <w:szCs w:val="18"/>
                <w:highlight w:val="none"/>
              </w:rPr>
              <w:t>数据组</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1E92BD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建议</w:t>
            </w:r>
            <w:r>
              <w:rPr>
                <w:rFonts w:ascii="宋体" w:hAnsi="宋体" w:cs="微软雅黑"/>
                <w:color w:val="auto"/>
                <w:sz w:val="18"/>
                <w:szCs w:val="18"/>
                <w:highlight w:val="none"/>
              </w:rPr>
              <w:t>本次操作类型</w:t>
            </w:r>
          </w:p>
          <w:p w14:paraId="42D8238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w:t>
            </w:r>
            <w:r>
              <w:rPr>
                <w:rFonts w:ascii="宋体" w:hAnsi="宋体" w:cs="微软雅黑"/>
                <w:color w:val="auto"/>
                <w:sz w:val="18"/>
                <w:szCs w:val="18"/>
                <w:highlight w:val="none"/>
              </w:rPr>
              <w:t>0</w:t>
            </w:r>
            <w:r>
              <w:rPr>
                <w:rFonts w:hint="eastAsia" w:ascii="宋体" w:hAnsi="宋体" w:cs="微软雅黑"/>
                <w:color w:val="auto"/>
                <w:sz w:val="18"/>
                <w:szCs w:val="18"/>
                <w:highlight w:val="none"/>
              </w:rPr>
              <w:t>0：</w:t>
            </w:r>
            <w:r>
              <w:rPr>
                <w:rFonts w:ascii="宋体" w:hAnsi="宋体" w:cs="微软雅黑"/>
                <w:color w:val="auto"/>
                <w:sz w:val="18"/>
                <w:szCs w:val="18"/>
                <w:highlight w:val="none"/>
              </w:rPr>
              <w:t>无需更新</w:t>
            </w:r>
          </w:p>
          <w:p w14:paraId="64D9EDF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018</w:t>
            </w:r>
            <w:r>
              <w:rPr>
                <w:rFonts w:hint="eastAsia" w:ascii="宋体" w:hAnsi="宋体" w:cs="微软雅黑"/>
                <w:color w:val="auto"/>
                <w:sz w:val="18"/>
                <w:szCs w:val="18"/>
                <w:highlight w:val="none"/>
              </w:rPr>
              <w:t>：</w:t>
            </w:r>
            <w:r>
              <w:rPr>
                <w:rFonts w:ascii="宋体" w:hAnsi="宋体" w:cs="微软雅黑"/>
                <w:color w:val="auto"/>
                <w:sz w:val="18"/>
                <w:szCs w:val="18"/>
                <w:highlight w:val="none"/>
              </w:rPr>
              <w:t>补进站</w:t>
            </w:r>
            <w:r>
              <w:rPr>
                <w:rFonts w:hint="eastAsia" w:ascii="宋体" w:hAnsi="宋体" w:cs="微软雅黑"/>
                <w:color w:val="auto"/>
                <w:sz w:val="18"/>
                <w:szCs w:val="18"/>
                <w:highlight w:val="none"/>
              </w:rPr>
              <w:t xml:space="preserve"> 无法</w:t>
            </w:r>
            <w:r>
              <w:rPr>
                <w:rFonts w:ascii="宋体" w:hAnsi="宋体" w:cs="微软雅黑"/>
                <w:color w:val="auto"/>
                <w:sz w:val="18"/>
                <w:szCs w:val="18"/>
                <w:highlight w:val="none"/>
              </w:rPr>
              <w:t>出站</w:t>
            </w:r>
          </w:p>
          <w:p w14:paraId="01D44F3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006：</w:t>
            </w:r>
            <w:r>
              <w:rPr>
                <w:rFonts w:ascii="宋体" w:hAnsi="宋体" w:cs="微软雅黑"/>
                <w:color w:val="auto"/>
                <w:sz w:val="18"/>
                <w:szCs w:val="18"/>
                <w:highlight w:val="none"/>
              </w:rPr>
              <w:t>补出站</w:t>
            </w:r>
            <w:r>
              <w:rPr>
                <w:rFonts w:hint="eastAsia" w:ascii="宋体" w:hAnsi="宋体" w:cs="微软雅黑"/>
                <w:color w:val="auto"/>
                <w:sz w:val="18"/>
                <w:szCs w:val="18"/>
                <w:highlight w:val="none"/>
              </w:rPr>
              <w:t>（最低</w:t>
            </w:r>
            <w:r>
              <w:rPr>
                <w:rFonts w:ascii="宋体" w:hAnsi="宋体" w:cs="微软雅黑"/>
                <w:color w:val="auto"/>
                <w:sz w:val="18"/>
                <w:szCs w:val="18"/>
                <w:highlight w:val="none"/>
              </w:rPr>
              <w:t>票价</w:t>
            </w:r>
            <w:r>
              <w:rPr>
                <w:rFonts w:hint="eastAsia" w:ascii="宋体" w:hAnsi="宋体" w:cs="微软雅黑"/>
                <w:color w:val="auto"/>
                <w:sz w:val="18"/>
                <w:szCs w:val="18"/>
                <w:highlight w:val="none"/>
              </w:rPr>
              <w:t>）无法</w:t>
            </w:r>
            <w:r>
              <w:rPr>
                <w:rFonts w:ascii="宋体" w:hAnsi="宋体" w:cs="微软雅黑"/>
                <w:color w:val="auto"/>
                <w:sz w:val="18"/>
                <w:szCs w:val="18"/>
                <w:highlight w:val="none"/>
              </w:rPr>
              <w:t>进站</w:t>
            </w:r>
          </w:p>
          <w:p w14:paraId="04CED87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005: 20分</w:t>
            </w:r>
            <w:r>
              <w:rPr>
                <w:rFonts w:ascii="宋体" w:hAnsi="宋体" w:cs="微软雅黑"/>
                <w:color w:val="auto"/>
                <w:sz w:val="18"/>
                <w:szCs w:val="18"/>
                <w:highlight w:val="none"/>
              </w:rPr>
              <w:t>免费</w:t>
            </w:r>
            <w:r>
              <w:rPr>
                <w:rFonts w:hint="eastAsia" w:ascii="宋体" w:hAnsi="宋体" w:cs="微软雅黑"/>
                <w:color w:val="auto"/>
                <w:sz w:val="18"/>
                <w:szCs w:val="18"/>
                <w:highlight w:val="none"/>
              </w:rPr>
              <w:t>进站</w:t>
            </w:r>
            <w:r>
              <w:rPr>
                <w:rFonts w:ascii="宋体" w:hAnsi="宋体" w:cs="微软雅黑"/>
                <w:color w:val="auto"/>
                <w:sz w:val="18"/>
                <w:szCs w:val="18"/>
                <w:highlight w:val="none"/>
              </w:rPr>
              <w:t>更新</w:t>
            </w:r>
            <w:r>
              <w:rPr>
                <w:rFonts w:hint="eastAsia" w:ascii="宋体" w:hAnsi="宋体" w:cs="微软雅黑"/>
                <w:color w:val="auto"/>
                <w:sz w:val="18"/>
                <w:szCs w:val="18"/>
                <w:highlight w:val="none"/>
              </w:rPr>
              <w:t>无法</w:t>
            </w:r>
            <w:r>
              <w:rPr>
                <w:rFonts w:ascii="宋体" w:hAnsi="宋体" w:cs="微软雅黑"/>
                <w:color w:val="auto"/>
                <w:sz w:val="18"/>
                <w:szCs w:val="18"/>
                <w:highlight w:val="none"/>
              </w:rPr>
              <w:t>进站</w:t>
            </w:r>
          </w:p>
        </w:tc>
      </w:tr>
      <w:tr w14:paraId="2BFC8458">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center"/>
          </w:tcPr>
          <w:p w14:paraId="4A996302">
            <w:pPr>
              <w:rPr>
                <w:rFonts w:ascii="宋体" w:hAnsi="宋体" w:cs="微软雅黑"/>
                <w:color w:val="auto"/>
                <w:sz w:val="18"/>
                <w:szCs w:val="18"/>
                <w:highlight w:val="none"/>
              </w:rPr>
            </w:pPr>
            <w:r>
              <w:rPr>
                <w:rFonts w:ascii="宋体" w:hAnsi="宋体" w:cs="微软雅黑"/>
                <w:color w:val="auto"/>
                <w:sz w:val="18"/>
                <w:szCs w:val="18"/>
                <w:highlight w:val="none"/>
              </w:rPr>
              <w:t>managerCode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B39284D">
            <w:pPr>
              <w:rPr>
                <w:color w:val="auto"/>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0B9953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操作员</w:t>
            </w:r>
            <w:r>
              <w:rPr>
                <w:rFonts w:ascii="宋体" w:hAnsi="宋体" w:cs="微软雅黑"/>
                <w:color w:val="auto"/>
                <w:sz w:val="18"/>
                <w:szCs w:val="18"/>
                <w:highlight w:val="none"/>
              </w:rPr>
              <w:t>编码</w:t>
            </w:r>
          </w:p>
        </w:tc>
      </w:tr>
      <w:tr w14:paraId="18FD7FA6">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center"/>
          </w:tcPr>
          <w:p w14:paraId="0EEEF448">
            <w:pPr>
              <w:rPr>
                <w:rFonts w:ascii="宋体" w:hAnsi="宋体" w:cs="微软雅黑"/>
                <w:color w:val="auto"/>
                <w:sz w:val="18"/>
                <w:szCs w:val="18"/>
                <w:highlight w:val="none"/>
              </w:rPr>
            </w:pPr>
            <w:r>
              <w:rPr>
                <w:rFonts w:ascii="宋体" w:hAnsi="宋体" w:cs="微软雅黑"/>
                <w:color w:val="auto"/>
                <w:sz w:val="18"/>
                <w:szCs w:val="18"/>
                <w:highlight w:val="none"/>
              </w:rPr>
              <w:t>transAmount</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0AADAAA">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963C64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2</w:t>
            </w:r>
            <w:r>
              <w:rPr>
                <w:rFonts w:ascii="宋体" w:hAnsi="宋体" w:cs="微软雅黑"/>
                <w:color w:val="auto"/>
                <w:sz w:val="18"/>
                <w:szCs w:val="18"/>
                <w:highlight w:val="none"/>
              </w:rPr>
              <w:t>0</w:t>
            </w:r>
            <w:r>
              <w:rPr>
                <w:rFonts w:hint="eastAsia" w:ascii="宋体" w:hAnsi="宋体" w:cs="微软雅黑"/>
                <w:color w:val="auto"/>
                <w:sz w:val="18"/>
                <w:szCs w:val="18"/>
                <w:highlight w:val="none"/>
              </w:rPr>
              <w:t>分</w:t>
            </w:r>
            <w:r>
              <w:rPr>
                <w:rFonts w:ascii="宋体" w:hAnsi="宋体" w:cs="微软雅黑"/>
                <w:color w:val="auto"/>
                <w:sz w:val="18"/>
                <w:szCs w:val="18"/>
                <w:highlight w:val="none"/>
              </w:rPr>
              <w:t>付费更新</w:t>
            </w:r>
            <w:r>
              <w:rPr>
                <w:rFonts w:hint="eastAsia" w:ascii="宋体" w:hAnsi="宋体" w:cs="微软雅黑"/>
                <w:color w:val="auto"/>
                <w:sz w:val="18"/>
                <w:szCs w:val="18"/>
                <w:highlight w:val="none"/>
              </w:rPr>
              <w:t xml:space="preserve"> 金额</w:t>
            </w:r>
          </w:p>
        </w:tc>
      </w:tr>
    </w:tbl>
    <w:p w14:paraId="61D0D8E2">
      <w:pPr>
        <w:pStyle w:val="41"/>
        <w:rPr>
          <w:color w:val="auto"/>
          <w:highlight w:val="none"/>
        </w:rPr>
      </w:pPr>
      <w:r>
        <w:rPr>
          <w:rFonts w:hint="eastAsia"/>
          <w:color w:val="auto"/>
          <w:highlight w:val="none"/>
        </w:rPr>
        <w:t>示例报文</w:t>
      </w:r>
    </w:p>
    <w:p w14:paraId="0A85F65E">
      <w:pPr>
        <w:pStyle w:val="41"/>
        <w:rPr>
          <w:rFonts w:hAnsi="宋体"/>
          <w:color w:val="auto"/>
          <w:highlight w:val="none"/>
        </w:rPr>
      </w:pPr>
      <w:r>
        <w:rPr>
          <w:rFonts w:hint="eastAsia" w:hAnsi="宋体"/>
          <w:color w:val="auto"/>
          <w:highlight w:val="none"/>
        </w:rPr>
        <w:t>{"r</w:t>
      </w:r>
      <w:r>
        <w:rPr>
          <w:rFonts w:hint="eastAsia"/>
          <w:color w:val="auto"/>
          <w:highlight w:val="none"/>
        </w:rPr>
        <w:t>etCode":"0000","retMsg":"成功","providerId":"99","cardIssueDate":"20180528123045","msisdn":"13683197361","cardId":"1280203002008918","cardStatus":"81","lastLineCode":"02","lastStationCode":"0241","lastUpdateDate":"20180528201644","lastTransAmout":"0","las</w:t>
      </w:r>
      <w:r>
        <w:rPr>
          <w:color w:val="auto"/>
          <w:highlight w:val="none"/>
        </w:rPr>
        <w:t>tTikcetTransSeq":"0","adviceOpt":["006"],"managerCode":"","transAmount</w:t>
      </w:r>
      <w:r>
        <w:rPr>
          <w:rFonts w:hAnsi="宋体"/>
          <w:color w:val="auto"/>
          <w:highlight w:val="none"/>
        </w:rPr>
        <w:t>":"0"}</w:t>
      </w:r>
    </w:p>
    <w:p w14:paraId="384C7ECF">
      <w:pPr>
        <w:pStyle w:val="146"/>
        <w:spacing w:before="156" w:after="156"/>
        <w:rPr>
          <w:color w:val="auto"/>
          <w:highlight w:val="none"/>
        </w:rPr>
      </w:pPr>
      <w:bookmarkStart w:id="292" w:name="_Toc519180344"/>
      <w:r>
        <w:rPr>
          <w:color w:val="auto"/>
          <w:highlight w:val="none"/>
        </w:rPr>
        <w:t xml:space="preserve">IF5A-03 </w:t>
      </w:r>
      <w:r>
        <w:rPr>
          <w:rFonts w:hint="eastAsia"/>
          <w:color w:val="auto"/>
          <w:highlight w:val="none"/>
        </w:rPr>
        <w:t>请求票卡</w:t>
      </w:r>
      <w:r>
        <w:rPr>
          <w:color w:val="auto"/>
          <w:highlight w:val="none"/>
        </w:rPr>
        <w:t>更新</w:t>
      </w:r>
      <w:bookmarkEnd w:id="292"/>
    </w:p>
    <w:p w14:paraId="58462300">
      <w:pPr>
        <w:pStyle w:val="175"/>
        <w:rPr>
          <w:color w:val="auto"/>
          <w:highlight w:val="none"/>
        </w:rPr>
      </w:pPr>
      <w:bookmarkStart w:id="293" w:name="_Toc519180345"/>
      <w:r>
        <w:rPr>
          <w:rFonts w:hint="eastAsia"/>
          <w:color w:val="auto"/>
          <w:highlight w:val="none"/>
        </w:rPr>
        <w:t>接口地址</w:t>
      </w:r>
      <w:bookmarkEnd w:id="293"/>
    </w:p>
    <w:p w14:paraId="37749B82">
      <w:pPr>
        <w:pStyle w:val="41"/>
        <w:rPr>
          <w:color w:val="auto"/>
          <w:highlight w:val="none"/>
        </w:rPr>
      </w:pPr>
      <w:r>
        <w:rPr>
          <w:color w:val="auto"/>
          <w:highlight w:val="none"/>
        </w:rPr>
        <w:t>http//:[ip]:[port]/[project]/ci/bom/requestUpdateCardData</w:t>
      </w:r>
    </w:p>
    <w:p w14:paraId="1B1CF977">
      <w:pPr>
        <w:pStyle w:val="175"/>
        <w:rPr>
          <w:color w:val="auto"/>
          <w:highlight w:val="none"/>
        </w:rPr>
      </w:pPr>
      <w:bookmarkStart w:id="294" w:name="_Toc519180346"/>
      <w:r>
        <w:rPr>
          <w:rFonts w:hint="eastAsia"/>
          <w:color w:val="auto"/>
          <w:highlight w:val="none"/>
        </w:rPr>
        <w:t>接口</w:t>
      </w:r>
      <w:r>
        <w:rPr>
          <w:color w:val="auto"/>
          <w:highlight w:val="none"/>
        </w:rPr>
        <w:t>说明</w:t>
      </w:r>
      <w:bookmarkEnd w:id="294"/>
    </w:p>
    <w:p w14:paraId="4179E13E">
      <w:pPr>
        <w:pStyle w:val="41"/>
        <w:rPr>
          <w:color w:val="auto"/>
          <w:highlight w:val="none"/>
        </w:rPr>
      </w:pPr>
      <w:r>
        <w:rPr>
          <w:rFonts w:hint="eastAsia"/>
          <w:color w:val="auto"/>
          <w:highlight w:val="none"/>
        </w:rPr>
        <w:t>BOM票卡</w:t>
      </w:r>
      <w:r>
        <w:rPr>
          <w:color w:val="auto"/>
          <w:highlight w:val="none"/>
        </w:rPr>
        <w:t>更新</w:t>
      </w:r>
    </w:p>
    <w:p w14:paraId="6473D7BA">
      <w:pPr>
        <w:pStyle w:val="175"/>
        <w:rPr>
          <w:color w:val="auto"/>
          <w:highlight w:val="none"/>
        </w:rPr>
      </w:pPr>
      <w:bookmarkStart w:id="295" w:name="_Toc519180347"/>
      <w:r>
        <w:rPr>
          <w:rFonts w:hint="eastAsia"/>
          <w:color w:val="auto"/>
          <w:highlight w:val="none"/>
        </w:rPr>
        <w:t>请求参数</w:t>
      </w:r>
      <w:bookmarkEnd w:id="295"/>
    </w:p>
    <w:p w14:paraId="37CD7431">
      <w:pPr>
        <w:pStyle w:val="41"/>
        <w:rPr>
          <w:color w:val="auto"/>
          <w:highlight w:val="none"/>
        </w:rPr>
      </w:pPr>
      <w:r>
        <w:rPr>
          <w:rFonts w:hint="eastAsia"/>
          <w:color w:val="auto"/>
          <w:highlight w:val="none"/>
        </w:rPr>
        <w:t>BOM票卡</w:t>
      </w:r>
      <w:r>
        <w:rPr>
          <w:color w:val="auto"/>
          <w:highlight w:val="none"/>
        </w:rPr>
        <w:t>更新</w:t>
      </w:r>
      <w:r>
        <w:rPr>
          <w:rFonts w:hint="eastAsia"/>
          <w:color w:val="auto"/>
          <w:highlight w:val="none"/>
        </w:rPr>
        <w:t>请求参数信息详见表4</w:t>
      </w:r>
      <w:r>
        <w:rPr>
          <w:color w:val="auto"/>
          <w:highlight w:val="none"/>
        </w:rPr>
        <w:t>2</w:t>
      </w:r>
      <w:r>
        <w:rPr>
          <w:rFonts w:hint="eastAsia"/>
          <w:color w:val="auto"/>
          <w:highlight w:val="none"/>
        </w:rPr>
        <w:t>。</w:t>
      </w:r>
    </w:p>
    <w:p w14:paraId="58A3A2AD">
      <w:pPr>
        <w:pStyle w:val="160"/>
        <w:rPr>
          <w:color w:val="auto"/>
          <w:highlight w:val="none"/>
        </w:rPr>
      </w:pPr>
      <w:r>
        <w:rPr>
          <w:rFonts w:hint="eastAsia"/>
          <w:color w:val="auto"/>
          <w:highlight w:val="none"/>
        </w:rPr>
        <w:t>BOM票卡</w:t>
      </w:r>
      <w:r>
        <w:rPr>
          <w:color w:val="auto"/>
          <w:highlight w:val="none"/>
        </w:rPr>
        <w:t>更新</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C02BD45">
        <w:trPr>
          <w:wBefore w:w="0" w:type="dxa"/>
          <w:jc w:val="center"/>
        </w:trPr>
        <w:tc>
          <w:tcPr>
            <w:tcW w:w="2840" w:type="dxa"/>
            <w:noWrap w:val="0"/>
            <w:vAlign w:val="top"/>
          </w:tcPr>
          <w:p w14:paraId="7884C5F8">
            <w:pPr>
              <w:rPr>
                <w:color w:val="auto"/>
                <w:sz w:val="18"/>
                <w:szCs w:val="18"/>
                <w:highlight w:val="none"/>
              </w:rPr>
            </w:pPr>
            <w:r>
              <w:rPr>
                <w:rFonts w:hint="eastAsia"/>
                <w:color w:val="auto"/>
                <w:sz w:val="18"/>
                <w:szCs w:val="18"/>
                <w:highlight w:val="none"/>
              </w:rPr>
              <w:t>字段</w:t>
            </w:r>
          </w:p>
        </w:tc>
        <w:tc>
          <w:tcPr>
            <w:tcW w:w="2841" w:type="dxa"/>
            <w:noWrap w:val="0"/>
            <w:vAlign w:val="top"/>
          </w:tcPr>
          <w:p w14:paraId="503EA128">
            <w:pPr>
              <w:rPr>
                <w:color w:val="auto"/>
                <w:sz w:val="18"/>
                <w:szCs w:val="18"/>
                <w:highlight w:val="none"/>
              </w:rPr>
            </w:pPr>
            <w:r>
              <w:rPr>
                <w:rFonts w:hint="eastAsia"/>
                <w:color w:val="auto"/>
                <w:sz w:val="18"/>
                <w:szCs w:val="18"/>
                <w:highlight w:val="none"/>
              </w:rPr>
              <w:t>类型</w:t>
            </w:r>
          </w:p>
        </w:tc>
        <w:tc>
          <w:tcPr>
            <w:tcW w:w="2841" w:type="dxa"/>
            <w:noWrap w:val="0"/>
            <w:vAlign w:val="top"/>
          </w:tcPr>
          <w:p w14:paraId="2AEE95B2">
            <w:pPr>
              <w:rPr>
                <w:color w:val="auto"/>
                <w:sz w:val="18"/>
                <w:szCs w:val="18"/>
                <w:highlight w:val="none"/>
              </w:rPr>
            </w:pPr>
            <w:r>
              <w:rPr>
                <w:rFonts w:hint="eastAsia"/>
                <w:color w:val="auto"/>
                <w:sz w:val="18"/>
                <w:szCs w:val="18"/>
                <w:highlight w:val="none"/>
              </w:rPr>
              <w:t>说明</w:t>
            </w:r>
          </w:p>
        </w:tc>
      </w:tr>
      <w:tr w14:paraId="08283BE5">
        <w:trPr>
          <w:wBefore w:w="0" w:type="dxa"/>
          <w:jc w:val="center"/>
        </w:trPr>
        <w:tc>
          <w:tcPr>
            <w:tcW w:w="2840" w:type="dxa"/>
            <w:noWrap w:val="0"/>
            <w:vAlign w:val="top"/>
          </w:tcPr>
          <w:p w14:paraId="45F7D2D3">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updateType</w:t>
            </w:r>
          </w:p>
        </w:tc>
        <w:tc>
          <w:tcPr>
            <w:tcW w:w="2841" w:type="dxa"/>
            <w:noWrap w:val="0"/>
            <w:vAlign w:val="top"/>
          </w:tcPr>
          <w:p w14:paraId="1FC2431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EDBF13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更新区域类型</w:t>
            </w:r>
          </w:p>
          <w:p w14:paraId="4FF53C8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00：非付费区</w:t>
            </w:r>
          </w:p>
          <w:p w14:paraId="7521234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01：付费区</w:t>
            </w:r>
          </w:p>
        </w:tc>
      </w:tr>
      <w:tr w14:paraId="695E477D">
        <w:trPr>
          <w:wBefore w:w="0" w:type="dxa"/>
          <w:jc w:val="center"/>
        </w:trPr>
        <w:tc>
          <w:tcPr>
            <w:tcW w:w="2840" w:type="dxa"/>
            <w:noWrap w:val="0"/>
            <w:vAlign w:val="top"/>
          </w:tcPr>
          <w:p w14:paraId="5C02C9EE">
            <w:pPr>
              <w:rPr>
                <w:rFonts w:ascii="宋体" w:hAnsi="宋体" w:cs="微软雅黑"/>
                <w:color w:val="auto"/>
                <w:sz w:val="18"/>
                <w:szCs w:val="18"/>
                <w:highlight w:val="none"/>
              </w:rPr>
            </w:pPr>
            <w:r>
              <w:rPr>
                <w:rFonts w:hint="eastAsia" w:ascii="宋体" w:hAnsi="宋体" w:cs="微软雅黑"/>
                <w:color w:val="auto"/>
                <w:sz w:val="18"/>
                <w:szCs w:val="18"/>
                <w:highlight w:val="none"/>
              </w:rPr>
              <w:t>adviceOpt</w:t>
            </w:r>
          </w:p>
        </w:tc>
        <w:tc>
          <w:tcPr>
            <w:tcW w:w="2841" w:type="dxa"/>
            <w:noWrap w:val="0"/>
            <w:vAlign w:val="top"/>
          </w:tcPr>
          <w:p w14:paraId="4E0C5FA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3DED15A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建议</w:t>
            </w:r>
            <w:r>
              <w:rPr>
                <w:rFonts w:ascii="宋体" w:hAnsi="宋体" w:cs="微软雅黑"/>
                <w:color w:val="auto"/>
                <w:sz w:val="18"/>
                <w:szCs w:val="18"/>
                <w:highlight w:val="none"/>
              </w:rPr>
              <w:t>本次操作类型</w:t>
            </w:r>
          </w:p>
          <w:p w14:paraId="2077131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018</w:t>
            </w:r>
            <w:r>
              <w:rPr>
                <w:rFonts w:hint="eastAsia" w:ascii="宋体" w:hAnsi="宋体" w:cs="微软雅黑"/>
                <w:color w:val="auto"/>
                <w:sz w:val="18"/>
                <w:szCs w:val="18"/>
                <w:highlight w:val="none"/>
              </w:rPr>
              <w:t>：</w:t>
            </w:r>
            <w:r>
              <w:rPr>
                <w:rFonts w:ascii="宋体" w:hAnsi="宋体" w:cs="微软雅黑"/>
                <w:color w:val="auto"/>
                <w:sz w:val="18"/>
                <w:szCs w:val="18"/>
                <w:highlight w:val="none"/>
              </w:rPr>
              <w:t>补进站</w:t>
            </w:r>
            <w:r>
              <w:rPr>
                <w:rFonts w:hint="eastAsia" w:ascii="宋体" w:hAnsi="宋体" w:cs="微软雅黑"/>
                <w:color w:val="auto"/>
                <w:sz w:val="18"/>
                <w:szCs w:val="18"/>
                <w:highlight w:val="none"/>
              </w:rPr>
              <w:t xml:space="preserve"> 无法</w:t>
            </w:r>
            <w:r>
              <w:rPr>
                <w:rFonts w:ascii="宋体" w:hAnsi="宋体" w:cs="微软雅黑"/>
                <w:color w:val="auto"/>
                <w:sz w:val="18"/>
                <w:szCs w:val="18"/>
                <w:highlight w:val="none"/>
              </w:rPr>
              <w:t>出站</w:t>
            </w:r>
          </w:p>
          <w:p w14:paraId="270506D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006：</w:t>
            </w:r>
            <w:r>
              <w:rPr>
                <w:rFonts w:ascii="宋体" w:hAnsi="宋体" w:cs="微软雅黑"/>
                <w:color w:val="auto"/>
                <w:sz w:val="18"/>
                <w:szCs w:val="18"/>
                <w:highlight w:val="none"/>
              </w:rPr>
              <w:t>补出站</w:t>
            </w:r>
            <w:r>
              <w:rPr>
                <w:rFonts w:hint="eastAsia" w:ascii="宋体" w:hAnsi="宋体" w:cs="微软雅黑"/>
                <w:color w:val="auto"/>
                <w:sz w:val="18"/>
                <w:szCs w:val="18"/>
                <w:highlight w:val="none"/>
              </w:rPr>
              <w:t>（最低</w:t>
            </w:r>
            <w:r>
              <w:rPr>
                <w:rFonts w:ascii="宋体" w:hAnsi="宋体" w:cs="微软雅黑"/>
                <w:color w:val="auto"/>
                <w:sz w:val="18"/>
                <w:szCs w:val="18"/>
                <w:highlight w:val="none"/>
              </w:rPr>
              <w:t>票价</w:t>
            </w:r>
            <w:r>
              <w:rPr>
                <w:rFonts w:hint="eastAsia" w:ascii="宋体" w:hAnsi="宋体" w:cs="微软雅黑"/>
                <w:color w:val="auto"/>
                <w:sz w:val="18"/>
                <w:szCs w:val="18"/>
                <w:highlight w:val="none"/>
              </w:rPr>
              <w:t>）无法</w:t>
            </w:r>
            <w:r>
              <w:rPr>
                <w:rFonts w:ascii="宋体" w:hAnsi="宋体" w:cs="微软雅黑"/>
                <w:color w:val="auto"/>
                <w:sz w:val="18"/>
                <w:szCs w:val="18"/>
                <w:highlight w:val="none"/>
              </w:rPr>
              <w:t>进站</w:t>
            </w:r>
          </w:p>
          <w:p w14:paraId="52FB7C7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005: 20分</w:t>
            </w:r>
            <w:r>
              <w:rPr>
                <w:rFonts w:ascii="宋体" w:hAnsi="宋体" w:cs="微软雅黑"/>
                <w:color w:val="auto"/>
                <w:sz w:val="18"/>
                <w:szCs w:val="18"/>
                <w:highlight w:val="none"/>
              </w:rPr>
              <w:t>免费</w:t>
            </w:r>
            <w:r>
              <w:rPr>
                <w:rFonts w:hint="eastAsia" w:ascii="宋体" w:hAnsi="宋体" w:cs="微软雅黑"/>
                <w:color w:val="auto"/>
                <w:sz w:val="18"/>
                <w:szCs w:val="18"/>
                <w:highlight w:val="none"/>
              </w:rPr>
              <w:t>进站</w:t>
            </w:r>
            <w:r>
              <w:rPr>
                <w:rFonts w:ascii="宋体" w:hAnsi="宋体" w:cs="微软雅黑"/>
                <w:color w:val="auto"/>
                <w:sz w:val="18"/>
                <w:szCs w:val="18"/>
                <w:highlight w:val="none"/>
              </w:rPr>
              <w:t>更新</w:t>
            </w:r>
            <w:r>
              <w:rPr>
                <w:rFonts w:hint="eastAsia" w:ascii="宋体" w:hAnsi="宋体" w:cs="微软雅黑"/>
                <w:color w:val="auto"/>
                <w:sz w:val="18"/>
                <w:szCs w:val="18"/>
                <w:highlight w:val="none"/>
              </w:rPr>
              <w:t>无法</w:t>
            </w:r>
            <w:r>
              <w:rPr>
                <w:rFonts w:ascii="宋体" w:hAnsi="宋体" w:cs="微软雅黑"/>
                <w:color w:val="auto"/>
                <w:sz w:val="18"/>
                <w:szCs w:val="18"/>
                <w:highlight w:val="none"/>
              </w:rPr>
              <w:t>进站</w:t>
            </w:r>
          </w:p>
        </w:tc>
      </w:tr>
      <w:tr w14:paraId="6CDE1C69">
        <w:trPr>
          <w:wBefore w:w="0" w:type="dxa"/>
          <w:jc w:val="center"/>
        </w:trPr>
        <w:tc>
          <w:tcPr>
            <w:tcW w:w="2840" w:type="dxa"/>
            <w:noWrap w:val="0"/>
            <w:vAlign w:val="top"/>
          </w:tcPr>
          <w:p w14:paraId="4E704C3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operaterId</w:t>
            </w:r>
          </w:p>
        </w:tc>
        <w:tc>
          <w:tcPr>
            <w:tcW w:w="2841" w:type="dxa"/>
            <w:noWrap w:val="0"/>
            <w:vAlign w:val="top"/>
          </w:tcPr>
          <w:p w14:paraId="69CCB85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BBF18E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操作员</w:t>
            </w:r>
            <w:r>
              <w:rPr>
                <w:rFonts w:ascii="宋体" w:hAnsi="宋体" w:cs="微软雅黑"/>
                <w:color w:val="auto"/>
                <w:sz w:val="18"/>
                <w:szCs w:val="18"/>
                <w:highlight w:val="none"/>
              </w:rPr>
              <w:t>编码</w:t>
            </w:r>
          </w:p>
        </w:tc>
      </w:tr>
      <w:tr w14:paraId="31DEB777">
        <w:trPr>
          <w:wBefore w:w="0" w:type="dxa"/>
          <w:jc w:val="center"/>
        </w:trPr>
        <w:tc>
          <w:tcPr>
            <w:tcW w:w="2840" w:type="dxa"/>
            <w:noWrap w:val="0"/>
            <w:vAlign w:val="top"/>
          </w:tcPr>
          <w:p w14:paraId="5D69770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w:t>
            </w:r>
            <w:r>
              <w:rPr>
                <w:rFonts w:ascii="宋体" w:hAnsi="宋体" w:cs="微软雅黑"/>
                <w:color w:val="auto"/>
                <w:sz w:val="18"/>
                <w:szCs w:val="18"/>
                <w:highlight w:val="none"/>
              </w:rPr>
              <w:t>Id</w:t>
            </w:r>
          </w:p>
        </w:tc>
        <w:tc>
          <w:tcPr>
            <w:tcW w:w="2841" w:type="dxa"/>
            <w:noWrap w:val="0"/>
            <w:vAlign w:val="top"/>
          </w:tcPr>
          <w:p w14:paraId="5D908F8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6B52A9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地铁</w:t>
            </w:r>
            <w:r>
              <w:rPr>
                <w:rFonts w:ascii="宋体" w:hAnsi="宋体" w:cs="微软雅黑"/>
                <w:color w:val="auto"/>
                <w:sz w:val="18"/>
                <w:szCs w:val="18"/>
                <w:highlight w:val="none"/>
              </w:rPr>
              <w:t>会员卡号</w:t>
            </w:r>
          </w:p>
        </w:tc>
      </w:tr>
      <w:tr w14:paraId="078A078B">
        <w:trPr>
          <w:wBefore w:w="0" w:type="dxa"/>
          <w:jc w:val="center"/>
        </w:trPr>
        <w:tc>
          <w:tcPr>
            <w:tcW w:w="2840" w:type="dxa"/>
            <w:noWrap w:val="0"/>
            <w:vAlign w:val="top"/>
          </w:tcPr>
          <w:p w14:paraId="71ED16B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updateStationCode</w:t>
            </w:r>
          </w:p>
        </w:tc>
        <w:tc>
          <w:tcPr>
            <w:tcW w:w="2841" w:type="dxa"/>
            <w:noWrap w:val="0"/>
            <w:vAlign w:val="top"/>
          </w:tcPr>
          <w:p w14:paraId="6827FB6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D46ECF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补站</w:t>
            </w:r>
            <w:r>
              <w:rPr>
                <w:rFonts w:ascii="宋体" w:hAnsi="宋体" w:cs="微软雅黑"/>
                <w:color w:val="auto"/>
                <w:sz w:val="18"/>
                <w:szCs w:val="18"/>
                <w:highlight w:val="none"/>
              </w:rPr>
              <w:t>站点</w:t>
            </w:r>
          </w:p>
        </w:tc>
      </w:tr>
      <w:tr w14:paraId="143184BA">
        <w:trPr>
          <w:wBefore w:w="0" w:type="dxa"/>
          <w:jc w:val="center"/>
        </w:trPr>
        <w:tc>
          <w:tcPr>
            <w:tcW w:w="2840" w:type="dxa"/>
            <w:noWrap w:val="0"/>
            <w:vAlign w:val="top"/>
          </w:tcPr>
          <w:p w14:paraId="0EC9A51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optDate</w:t>
            </w:r>
          </w:p>
        </w:tc>
        <w:tc>
          <w:tcPr>
            <w:tcW w:w="2841" w:type="dxa"/>
            <w:noWrap w:val="0"/>
            <w:vAlign w:val="top"/>
          </w:tcPr>
          <w:p w14:paraId="44B2B084">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1583156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更新</w:t>
            </w:r>
            <w:r>
              <w:rPr>
                <w:rFonts w:ascii="宋体" w:hAnsi="宋体" w:cs="微软雅黑"/>
                <w:color w:val="auto"/>
                <w:sz w:val="18"/>
                <w:szCs w:val="18"/>
                <w:highlight w:val="none"/>
              </w:rPr>
              <w:t>时间</w:t>
            </w:r>
          </w:p>
        </w:tc>
      </w:tr>
      <w:tr w14:paraId="6C4D36C0">
        <w:trPr>
          <w:wBefore w:w="0" w:type="dxa"/>
          <w:jc w:val="center"/>
        </w:trPr>
        <w:tc>
          <w:tcPr>
            <w:tcW w:w="2840" w:type="dxa"/>
            <w:noWrap w:val="0"/>
            <w:vAlign w:val="center"/>
          </w:tcPr>
          <w:p w14:paraId="5B4F01EE">
            <w:pPr>
              <w:rPr>
                <w:rFonts w:ascii="宋体" w:hAnsi="宋体" w:cs="微软雅黑"/>
                <w:color w:val="auto"/>
                <w:sz w:val="18"/>
                <w:szCs w:val="18"/>
                <w:highlight w:val="none"/>
              </w:rPr>
            </w:pPr>
            <w:r>
              <w:rPr>
                <w:rFonts w:ascii="宋体" w:hAnsi="宋体" w:cs="微软雅黑"/>
                <w:color w:val="auto"/>
                <w:sz w:val="18"/>
                <w:szCs w:val="18"/>
                <w:highlight w:val="none"/>
              </w:rPr>
              <w:t>transAmount</w:t>
            </w:r>
          </w:p>
        </w:tc>
        <w:tc>
          <w:tcPr>
            <w:tcW w:w="2841" w:type="dxa"/>
            <w:noWrap w:val="0"/>
            <w:vAlign w:val="top"/>
          </w:tcPr>
          <w:p w14:paraId="2A3C109B">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0C13B8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交易</w:t>
            </w:r>
            <w:r>
              <w:rPr>
                <w:rFonts w:ascii="宋体" w:hAnsi="宋体" w:cs="微软雅黑"/>
                <w:color w:val="auto"/>
                <w:sz w:val="18"/>
                <w:szCs w:val="18"/>
                <w:highlight w:val="none"/>
              </w:rPr>
              <w:t>金额</w:t>
            </w:r>
          </w:p>
        </w:tc>
      </w:tr>
    </w:tbl>
    <w:p w14:paraId="42F2CD86">
      <w:pPr>
        <w:pStyle w:val="41"/>
        <w:rPr>
          <w:color w:val="auto"/>
          <w:highlight w:val="none"/>
        </w:rPr>
      </w:pPr>
      <w:r>
        <w:rPr>
          <w:rFonts w:hint="eastAsia"/>
          <w:color w:val="auto"/>
          <w:highlight w:val="none"/>
        </w:rPr>
        <w:t>示例报文</w:t>
      </w:r>
    </w:p>
    <w:p w14:paraId="5DC1E80D">
      <w:pPr>
        <w:pStyle w:val="41"/>
        <w:rPr>
          <w:color w:val="auto"/>
          <w:highlight w:val="none"/>
        </w:rPr>
      </w:pPr>
      <w:r>
        <w:rPr>
          <w:color w:val="auto"/>
          <w:highlight w:val="none"/>
        </w:rPr>
        <w:t>charset=UTF-8&amp;providerId=03&amp;format=json&amp;signType=00&amp;bizData={"updateType":"01","adviceOpt":"018","operaterId":"22222222","cardId":"1280203002008716","updateStationCode":"0225","optDate":"20180524181010","transAmount":"0"}&amp;deviceId=02310801&amp;timestamp=20180524181010</w:t>
      </w:r>
    </w:p>
    <w:p w14:paraId="37B9D9B3">
      <w:pPr>
        <w:pStyle w:val="175"/>
        <w:rPr>
          <w:color w:val="auto"/>
          <w:highlight w:val="none"/>
        </w:rPr>
      </w:pPr>
      <w:bookmarkStart w:id="296" w:name="_Toc519180348"/>
      <w:r>
        <w:rPr>
          <w:rFonts w:hint="eastAsia"/>
          <w:color w:val="auto"/>
          <w:highlight w:val="none"/>
        </w:rPr>
        <w:t>应答参数</w:t>
      </w:r>
      <w:bookmarkEnd w:id="296"/>
    </w:p>
    <w:p w14:paraId="70AD3500">
      <w:pPr>
        <w:pStyle w:val="41"/>
        <w:rPr>
          <w:color w:val="auto"/>
          <w:highlight w:val="none"/>
        </w:rPr>
      </w:pPr>
      <w:r>
        <w:rPr>
          <w:rFonts w:hint="eastAsia"/>
          <w:color w:val="auto"/>
          <w:highlight w:val="none"/>
        </w:rPr>
        <w:t>BOM票卡</w:t>
      </w:r>
      <w:r>
        <w:rPr>
          <w:color w:val="auto"/>
          <w:highlight w:val="none"/>
        </w:rPr>
        <w:t>更新</w:t>
      </w:r>
      <w:r>
        <w:rPr>
          <w:rFonts w:hint="eastAsia"/>
          <w:color w:val="auto"/>
          <w:highlight w:val="none"/>
        </w:rPr>
        <w:t>应答参数信息详见表4</w:t>
      </w:r>
      <w:r>
        <w:rPr>
          <w:color w:val="auto"/>
          <w:highlight w:val="none"/>
        </w:rPr>
        <w:t>3</w:t>
      </w:r>
      <w:r>
        <w:rPr>
          <w:rFonts w:hint="eastAsia"/>
          <w:color w:val="auto"/>
          <w:highlight w:val="none"/>
        </w:rPr>
        <w:t>。</w:t>
      </w:r>
    </w:p>
    <w:p w14:paraId="7BAEA201">
      <w:pPr>
        <w:pStyle w:val="160"/>
        <w:rPr>
          <w:color w:val="auto"/>
          <w:highlight w:val="none"/>
        </w:rPr>
      </w:pPr>
      <w:r>
        <w:rPr>
          <w:rFonts w:hint="eastAsia"/>
          <w:color w:val="auto"/>
          <w:highlight w:val="none"/>
        </w:rPr>
        <w:t>BOM票卡</w:t>
      </w:r>
      <w:r>
        <w:rPr>
          <w:color w:val="auto"/>
          <w:highlight w:val="none"/>
        </w:rPr>
        <w:t>更新</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856207B">
        <w:trPr>
          <w:wBefore w:w="0" w:type="dxa"/>
          <w:jc w:val="center"/>
        </w:trPr>
        <w:tc>
          <w:tcPr>
            <w:tcW w:w="2840" w:type="dxa"/>
            <w:noWrap w:val="0"/>
            <w:vAlign w:val="top"/>
          </w:tcPr>
          <w:p w14:paraId="1FDB0F4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3EA631D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328F01E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61F58EE9">
        <w:trPr>
          <w:wBefore w:w="0" w:type="dxa"/>
          <w:jc w:val="center"/>
        </w:trPr>
        <w:tc>
          <w:tcPr>
            <w:tcW w:w="2840" w:type="dxa"/>
            <w:noWrap w:val="0"/>
            <w:vAlign w:val="top"/>
          </w:tcPr>
          <w:p w14:paraId="0D3793E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4A8076D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ECE2A6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0330D5F7">
        <w:trPr>
          <w:wBefore w:w="0" w:type="dxa"/>
          <w:jc w:val="center"/>
        </w:trPr>
        <w:tc>
          <w:tcPr>
            <w:tcW w:w="2840" w:type="dxa"/>
            <w:noWrap w:val="0"/>
            <w:vAlign w:val="top"/>
          </w:tcPr>
          <w:p w14:paraId="3A8CFC6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3DE6F04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5EA12D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685AAEBE">
        <w:trPr>
          <w:wBefore w:w="0" w:type="dxa"/>
          <w:jc w:val="center"/>
        </w:trPr>
        <w:tc>
          <w:tcPr>
            <w:tcW w:w="2840" w:type="dxa"/>
            <w:noWrap w:val="0"/>
            <w:vAlign w:val="top"/>
          </w:tcPr>
          <w:p w14:paraId="1EDF7E6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cardData</w:t>
            </w:r>
          </w:p>
        </w:tc>
        <w:tc>
          <w:tcPr>
            <w:tcW w:w="2841" w:type="dxa"/>
            <w:noWrap w:val="0"/>
            <w:vAlign w:val="top"/>
          </w:tcPr>
          <w:p w14:paraId="295FCEB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B2A18F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行业</w:t>
            </w:r>
            <w:r>
              <w:rPr>
                <w:rFonts w:ascii="宋体" w:hAnsi="宋体" w:cs="微软雅黑"/>
                <w:color w:val="auto"/>
                <w:sz w:val="18"/>
                <w:szCs w:val="18"/>
                <w:highlight w:val="none"/>
              </w:rPr>
              <w:t>数据</w:t>
            </w:r>
          </w:p>
        </w:tc>
      </w:tr>
    </w:tbl>
    <w:p w14:paraId="7879348B">
      <w:pPr>
        <w:pStyle w:val="41"/>
        <w:rPr>
          <w:color w:val="auto"/>
          <w:highlight w:val="none"/>
        </w:rPr>
      </w:pPr>
      <w:r>
        <w:rPr>
          <w:rFonts w:hint="eastAsia"/>
          <w:color w:val="auto"/>
          <w:highlight w:val="none"/>
        </w:rPr>
        <w:t>示例报文</w:t>
      </w:r>
    </w:p>
    <w:p w14:paraId="0C7A5E99">
      <w:pPr>
        <w:pStyle w:val="41"/>
        <w:rPr>
          <w:color w:val="auto"/>
          <w:highlight w:val="none"/>
        </w:rPr>
      </w:pPr>
      <w:r>
        <w:rPr>
          <w:rFonts w:hint="eastAsia"/>
          <w:color w:val="auto"/>
          <w:highlight w:val="none"/>
        </w:rPr>
        <w:t>{"retCode":"0000","retMsg":"成功","cardData":"0000002A10022522AC191522AC51551280203002008716044100000000990001000000004E746A1D"}</w:t>
      </w:r>
    </w:p>
    <w:p w14:paraId="059C847C">
      <w:pPr>
        <w:pStyle w:val="146"/>
        <w:spacing w:before="156" w:after="156"/>
        <w:rPr>
          <w:color w:val="auto"/>
          <w:highlight w:val="none"/>
        </w:rPr>
      </w:pPr>
      <w:bookmarkStart w:id="297" w:name="_Toc519180349"/>
      <w:r>
        <w:rPr>
          <w:color w:val="auto"/>
          <w:highlight w:val="none"/>
        </w:rPr>
        <w:t xml:space="preserve">IF8A-04 </w:t>
      </w:r>
      <w:r>
        <w:rPr>
          <w:rFonts w:hint="eastAsia"/>
          <w:color w:val="auto"/>
          <w:highlight w:val="none"/>
        </w:rPr>
        <w:t>请求非</w:t>
      </w:r>
      <w:r>
        <w:rPr>
          <w:color w:val="auto"/>
          <w:highlight w:val="none"/>
        </w:rPr>
        <w:t>现金收款下单</w:t>
      </w:r>
      <w:bookmarkEnd w:id="297"/>
    </w:p>
    <w:p w14:paraId="13931463">
      <w:pPr>
        <w:pStyle w:val="175"/>
        <w:rPr>
          <w:color w:val="auto"/>
          <w:highlight w:val="none"/>
        </w:rPr>
      </w:pPr>
      <w:bookmarkStart w:id="298" w:name="_Toc519180350"/>
      <w:r>
        <w:rPr>
          <w:rFonts w:hint="eastAsia"/>
          <w:color w:val="auto"/>
          <w:highlight w:val="none"/>
        </w:rPr>
        <w:t>接口地址</w:t>
      </w:r>
      <w:bookmarkEnd w:id="298"/>
    </w:p>
    <w:p w14:paraId="01E9ECED">
      <w:pPr>
        <w:pStyle w:val="41"/>
        <w:rPr>
          <w:color w:val="auto"/>
          <w:highlight w:val="none"/>
        </w:rPr>
      </w:pPr>
      <w:r>
        <w:rPr>
          <w:color w:val="auto"/>
          <w:highlight w:val="none"/>
        </w:rPr>
        <w:t>http//:[ip]:[port]/[project]/ci</w:t>
      </w:r>
      <w:r>
        <w:rPr>
          <w:rFonts w:hint="eastAsia"/>
          <w:color w:val="auto"/>
          <w:highlight w:val="none"/>
        </w:rPr>
        <w:t>/</w:t>
      </w:r>
      <w:r>
        <w:rPr>
          <w:color w:val="auto"/>
          <w:highlight w:val="none"/>
        </w:rPr>
        <w:t>bom/requestGenNoCashOrder</w:t>
      </w:r>
    </w:p>
    <w:p w14:paraId="64199579">
      <w:pPr>
        <w:pStyle w:val="175"/>
        <w:rPr>
          <w:color w:val="auto"/>
          <w:highlight w:val="none"/>
        </w:rPr>
      </w:pPr>
      <w:bookmarkStart w:id="299" w:name="_Toc519180351"/>
      <w:r>
        <w:rPr>
          <w:rFonts w:hint="eastAsia"/>
          <w:color w:val="auto"/>
          <w:highlight w:val="none"/>
        </w:rPr>
        <w:t>接口</w:t>
      </w:r>
      <w:r>
        <w:rPr>
          <w:color w:val="auto"/>
          <w:highlight w:val="none"/>
        </w:rPr>
        <w:t>说明</w:t>
      </w:r>
      <w:bookmarkEnd w:id="299"/>
    </w:p>
    <w:p w14:paraId="07B37CAB">
      <w:pPr>
        <w:pStyle w:val="41"/>
        <w:rPr>
          <w:color w:val="auto"/>
          <w:highlight w:val="none"/>
        </w:rPr>
      </w:pPr>
      <w:r>
        <w:rPr>
          <w:rFonts w:hint="eastAsia"/>
          <w:color w:val="auto"/>
          <w:highlight w:val="none"/>
        </w:rPr>
        <w:t>请求生成</w:t>
      </w:r>
      <w:r>
        <w:rPr>
          <w:color w:val="auto"/>
          <w:highlight w:val="none"/>
        </w:rPr>
        <w:t>非现金收款订单</w:t>
      </w:r>
    </w:p>
    <w:p w14:paraId="4591BFD1">
      <w:pPr>
        <w:pStyle w:val="175"/>
        <w:rPr>
          <w:color w:val="auto"/>
          <w:highlight w:val="none"/>
        </w:rPr>
      </w:pPr>
      <w:bookmarkStart w:id="300" w:name="_Toc519180352"/>
      <w:r>
        <w:rPr>
          <w:rFonts w:hint="eastAsia"/>
          <w:color w:val="auto"/>
          <w:highlight w:val="none"/>
        </w:rPr>
        <w:t>请求参数</w:t>
      </w:r>
      <w:bookmarkEnd w:id="300"/>
    </w:p>
    <w:p w14:paraId="0AD47DF8">
      <w:pPr>
        <w:pStyle w:val="41"/>
        <w:rPr>
          <w:color w:val="auto"/>
          <w:highlight w:val="none"/>
        </w:rPr>
      </w:pPr>
      <w:r>
        <w:rPr>
          <w:rFonts w:hint="eastAsia"/>
          <w:color w:val="auto"/>
          <w:highlight w:val="none"/>
        </w:rPr>
        <w:t>请求非</w:t>
      </w:r>
      <w:r>
        <w:rPr>
          <w:color w:val="auto"/>
          <w:highlight w:val="none"/>
        </w:rPr>
        <w:t>现金收款下单</w:t>
      </w:r>
      <w:r>
        <w:rPr>
          <w:rFonts w:hint="eastAsia"/>
          <w:color w:val="auto"/>
          <w:highlight w:val="none"/>
        </w:rPr>
        <w:t>请求参数信息详见表4</w:t>
      </w:r>
      <w:r>
        <w:rPr>
          <w:color w:val="auto"/>
          <w:highlight w:val="none"/>
        </w:rPr>
        <w:t>4</w:t>
      </w:r>
      <w:r>
        <w:rPr>
          <w:rFonts w:hint="eastAsia"/>
          <w:color w:val="auto"/>
          <w:highlight w:val="none"/>
        </w:rPr>
        <w:t>。</w:t>
      </w:r>
    </w:p>
    <w:p w14:paraId="3202FD81">
      <w:pPr>
        <w:pStyle w:val="160"/>
        <w:rPr>
          <w:color w:val="auto"/>
          <w:highlight w:val="none"/>
        </w:rPr>
      </w:pPr>
      <w:r>
        <w:rPr>
          <w:rFonts w:hint="eastAsia"/>
          <w:color w:val="auto"/>
          <w:highlight w:val="none"/>
        </w:rPr>
        <w:t>请求非</w:t>
      </w:r>
      <w:r>
        <w:rPr>
          <w:color w:val="auto"/>
          <w:highlight w:val="none"/>
        </w:rPr>
        <w:t>现金收款下单</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A5BFDDD">
        <w:trPr>
          <w:wBefore w:w="0" w:type="dxa"/>
          <w:jc w:val="center"/>
        </w:trPr>
        <w:tc>
          <w:tcPr>
            <w:tcW w:w="2840" w:type="dxa"/>
            <w:noWrap w:val="0"/>
            <w:vAlign w:val="top"/>
          </w:tcPr>
          <w:p w14:paraId="0A7FF2FD">
            <w:pPr>
              <w:rPr>
                <w:rFonts w:ascii="宋体" w:hAnsi="宋体"/>
                <w:color w:val="auto"/>
                <w:sz w:val="18"/>
                <w:szCs w:val="18"/>
                <w:highlight w:val="none"/>
              </w:rPr>
            </w:pPr>
            <w:r>
              <w:rPr>
                <w:rFonts w:hint="eastAsia" w:ascii="宋体" w:hAnsi="宋体"/>
                <w:color w:val="auto"/>
                <w:sz w:val="18"/>
                <w:szCs w:val="18"/>
                <w:highlight w:val="none"/>
              </w:rPr>
              <w:t>字段</w:t>
            </w:r>
          </w:p>
        </w:tc>
        <w:tc>
          <w:tcPr>
            <w:tcW w:w="2841" w:type="dxa"/>
            <w:noWrap w:val="0"/>
            <w:vAlign w:val="top"/>
          </w:tcPr>
          <w:p w14:paraId="63167630">
            <w:pPr>
              <w:rPr>
                <w:rFonts w:ascii="宋体" w:hAnsi="宋体"/>
                <w:color w:val="auto"/>
                <w:sz w:val="18"/>
                <w:szCs w:val="18"/>
                <w:highlight w:val="none"/>
              </w:rPr>
            </w:pPr>
            <w:r>
              <w:rPr>
                <w:rFonts w:hint="eastAsia" w:ascii="宋体" w:hAnsi="宋体"/>
                <w:color w:val="auto"/>
                <w:sz w:val="18"/>
                <w:szCs w:val="18"/>
                <w:highlight w:val="none"/>
              </w:rPr>
              <w:t>类型</w:t>
            </w:r>
          </w:p>
        </w:tc>
        <w:tc>
          <w:tcPr>
            <w:tcW w:w="2841" w:type="dxa"/>
            <w:noWrap w:val="0"/>
            <w:vAlign w:val="top"/>
          </w:tcPr>
          <w:p w14:paraId="53DE6AA9">
            <w:pPr>
              <w:rPr>
                <w:rFonts w:ascii="宋体" w:hAnsi="宋体"/>
                <w:color w:val="auto"/>
                <w:sz w:val="18"/>
                <w:szCs w:val="18"/>
                <w:highlight w:val="none"/>
              </w:rPr>
            </w:pPr>
            <w:r>
              <w:rPr>
                <w:rFonts w:hint="eastAsia" w:ascii="宋体" w:hAnsi="宋体"/>
                <w:color w:val="auto"/>
                <w:sz w:val="18"/>
                <w:szCs w:val="18"/>
                <w:highlight w:val="none"/>
              </w:rPr>
              <w:t>说明</w:t>
            </w:r>
          </w:p>
        </w:tc>
      </w:tr>
      <w:tr w14:paraId="5365A25C">
        <w:trPr>
          <w:wBefore w:w="0" w:type="dxa"/>
          <w:jc w:val="center"/>
        </w:trPr>
        <w:tc>
          <w:tcPr>
            <w:tcW w:w="2840" w:type="dxa"/>
            <w:noWrap w:val="0"/>
            <w:vAlign w:val="top"/>
          </w:tcPr>
          <w:p w14:paraId="2B27D9F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transType</w:t>
            </w:r>
          </w:p>
        </w:tc>
        <w:tc>
          <w:tcPr>
            <w:tcW w:w="2841" w:type="dxa"/>
            <w:noWrap w:val="0"/>
            <w:vAlign w:val="top"/>
          </w:tcPr>
          <w:p w14:paraId="24A6A2E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5C5222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交易</w:t>
            </w:r>
            <w:r>
              <w:rPr>
                <w:rFonts w:ascii="宋体" w:hAnsi="宋体" w:cs="微软雅黑"/>
                <w:color w:val="auto"/>
                <w:sz w:val="18"/>
                <w:szCs w:val="18"/>
                <w:highlight w:val="none"/>
              </w:rPr>
              <w:t>类型</w:t>
            </w:r>
          </w:p>
          <w:p w14:paraId="045F872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02:超时更新</w:t>
            </w:r>
          </w:p>
          <w:p w14:paraId="0E761CF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03:超程更新/一卡通余额不足更新</w:t>
            </w:r>
          </w:p>
          <w:p w14:paraId="44A88D5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04:未出站更新处理</w:t>
            </w:r>
          </w:p>
          <w:p w14:paraId="78D52C7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05:无入站更新处理</w:t>
            </w:r>
          </w:p>
          <w:p w14:paraId="2DEA65D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06:储值票即时退卡/单程票退票</w:t>
            </w:r>
          </w:p>
          <w:p w14:paraId="1F3872C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22:充值</w:t>
            </w:r>
          </w:p>
          <w:p w14:paraId="0E00BFA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2A:黑名单卡锁定</w:t>
            </w:r>
          </w:p>
          <w:p w14:paraId="36B1BD3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2B:卡锁定解除</w:t>
            </w:r>
          </w:p>
          <w:p w14:paraId="6E6F3A9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42:行政</w:t>
            </w:r>
            <w:r>
              <w:rPr>
                <w:rFonts w:ascii="宋体" w:hAnsi="宋体" w:cs="微软雅黑"/>
                <w:color w:val="auto"/>
                <w:sz w:val="18"/>
                <w:szCs w:val="18"/>
                <w:highlight w:val="none"/>
              </w:rPr>
              <w:t>处理</w:t>
            </w:r>
          </w:p>
        </w:tc>
      </w:tr>
      <w:tr w14:paraId="73C75E90">
        <w:trPr>
          <w:wBefore w:w="0" w:type="dxa"/>
          <w:jc w:val="center"/>
        </w:trPr>
        <w:tc>
          <w:tcPr>
            <w:tcW w:w="2840" w:type="dxa"/>
            <w:noWrap w:val="0"/>
            <w:vAlign w:val="top"/>
          </w:tcPr>
          <w:p w14:paraId="71A2060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adminTransType</w:t>
            </w:r>
          </w:p>
        </w:tc>
        <w:tc>
          <w:tcPr>
            <w:tcW w:w="2841" w:type="dxa"/>
            <w:noWrap w:val="0"/>
            <w:vAlign w:val="top"/>
          </w:tcPr>
          <w:p w14:paraId="5B0D67A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26955E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transType</w:t>
            </w:r>
            <w:r>
              <w:rPr>
                <w:rFonts w:ascii="宋体" w:hAnsi="宋体" w:cs="微软雅黑"/>
                <w:color w:val="auto"/>
                <w:sz w:val="18"/>
                <w:szCs w:val="18"/>
                <w:highlight w:val="none"/>
              </w:rPr>
              <w:t>=0x</w:t>
            </w:r>
            <w:r>
              <w:rPr>
                <w:rFonts w:hint="eastAsia" w:ascii="宋体" w:hAnsi="宋体" w:cs="微软雅黑"/>
                <w:color w:val="auto"/>
                <w:sz w:val="18"/>
                <w:szCs w:val="18"/>
                <w:highlight w:val="none"/>
              </w:rPr>
              <w:t>42填写行政交易类型代码</w:t>
            </w:r>
          </w:p>
          <w:p w14:paraId="7BD6953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01：付费区内丢失车票、无票出闸、车票折损</w:t>
            </w:r>
          </w:p>
          <w:p w14:paraId="444C5F9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02：乘客出闸时，闸门被误用</w:t>
            </w:r>
          </w:p>
          <w:p w14:paraId="7B522CA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03：乘客所持车票损坏，不能出闸</w:t>
            </w:r>
          </w:p>
          <w:p w14:paraId="69942B9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04：TVM发售单程票时，发生卡票</w:t>
            </w:r>
          </w:p>
          <w:p w14:paraId="2B3FC3B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05：TVM找零时，发生卡币或找零不够</w:t>
            </w:r>
          </w:p>
          <w:p w14:paraId="0B450DF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06：TVM/BOM发售的单程票无效，不能进闸</w:t>
            </w:r>
          </w:p>
          <w:p w14:paraId="6091000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07：储值卡购票时已扣值，但发售未正常完成</w:t>
            </w:r>
          </w:p>
          <w:p w14:paraId="28241AD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08：预发售单程票退票</w:t>
            </w:r>
          </w:p>
          <w:p w14:paraId="7728D1B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09：特殊情况下单程票退票</w:t>
            </w:r>
          </w:p>
          <w:p w14:paraId="5CCED8C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0A：其它情况</w:t>
            </w:r>
          </w:p>
        </w:tc>
      </w:tr>
      <w:tr w14:paraId="4B852D80">
        <w:trPr>
          <w:wBefore w:w="0" w:type="dxa"/>
          <w:jc w:val="center"/>
        </w:trPr>
        <w:tc>
          <w:tcPr>
            <w:tcW w:w="2840" w:type="dxa"/>
            <w:noWrap w:val="0"/>
            <w:vAlign w:val="top"/>
          </w:tcPr>
          <w:p w14:paraId="28E16F5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operaterId</w:t>
            </w:r>
          </w:p>
        </w:tc>
        <w:tc>
          <w:tcPr>
            <w:tcW w:w="2841" w:type="dxa"/>
            <w:noWrap w:val="0"/>
            <w:vAlign w:val="top"/>
          </w:tcPr>
          <w:p w14:paraId="1B3A3E9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1E9DD0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操作员</w:t>
            </w:r>
            <w:r>
              <w:rPr>
                <w:rFonts w:ascii="宋体" w:hAnsi="宋体" w:cs="微软雅黑"/>
                <w:color w:val="auto"/>
                <w:sz w:val="18"/>
                <w:szCs w:val="18"/>
                <w:highlight w:val="none"/>
              </w:rPr>
              <w:t>编码</w:t>
            </w:r>
          </w:p>
        </w:tc>
      </w:tr>
      <w:tr w14:paraId="69F4546D">
        <w:trPr>
          <w:wBefore w:w="0" w:type="dxa"/>
          <w:jc w:val="center"/>
        </w:trPr>
        <w:tc>
          <w:tcPr>
            <w:tcW w:w="2840" w:type="dxa"/>
            <w:noWrap w:val="0"/>
            <w:vAlign w:val="top"/>
          </w:tcPr>
          <w:p w14:paraId="47F0DA2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hift</w:t>
            </w:r>
            <w:r>
              <w:rPr>
                <w:rFonts w:ascii="宋体" w:hAnsi="宋体" w:cs="微软雅黑"/>
                <w:color w:val="auto"/>
                <w:sz w:val="18"/>
                <w:szCs w:val="18"/>
                <w:highlight w:val="none"/>
              </w:rPr>
              <w:t>Id</w:t>
            </w:r>
          </w:p>
        </w:tc>
        <w:tc>
          <w:tcPr>
            <w:tcW w:w="2841" w:type="dxa"/>
            <w:noWrap w:val="0"/>
            <w:vAlign w:val="top"/>
          </w:tcPr>
          <w:p w14:paraId="1AD02E2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B8A15A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班次序列号</w:t>
            </w:r>
          </w:p>
        </w:tc>
      </w:tr>
      <w:tr w14:paraId="557D9739">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E4B772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w:t>
            </w:r>
            <w:r>
              <w:rPr>
                <w:rFonts w:ascii="宋体" w:hAnsi="宋体" w:cs="微软雅黑"/>
                <w:color w:val="auto"/>
                <w:sz w:val="18"/>
                <w:szCs w:val="18"/>
                <w:highlight w:val="none"/>
              </w:rPr>
              <w:t>ardId</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2617AE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751C6AC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逻辑</w:t>
            </w:r>
            <w:r>
              <w:rPr>
                <w:rFonts w:ascii="宋体" w:hAnsi="宋体" w:cs="微软雅黑"/>
                <w:color w:val="auto"/>
                <w:sz w:val="18"/>
                <w:szCs w:val="18"/>
                <w:highlight w:val="none"/>
              </w:rPr>
              <w:t>卡号</w:t>
            </w:r>
          </w:p>
        </w:tc>
      </w:tr>
      <w:tr w14:paraId="03C2222F">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3C2267C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transAount</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6D9BA5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708B1F2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交易</w:t>
            </w:r>
            <w:r>
              <w:rPr>
                <w:rFonts w:ascii="宋体" w:hAnsi="宋体" w:cs="微软雅黑"/>
                <w:color w:val="auto"/>
                <w:sz w:val="18"/>
                <w:szCs w:val="18"/>
                <w:highlight w:val="none"/>
              </w:rPr>
              <w:t>金额单位分</w:t>
            </w:r>
          </w:p>
        </w:tc>
      </w:tr>
      <w:tr w14:paraId="3179582D">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779A40C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bomOptSeq</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76C4B10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7717D1C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操作</w:t>
            </w:r>
            <w:r>
              <w:rPr>
                <w:rFonts w:ascii="宋体" w:hAnsi="宋体" w:cs="微软雅黑"/>
                <w:color w:val="auto"/>
                <w:sz w:val="18"/>
                <w:szCs w:val="18"/>
                <w:highlight w:val="none"/>
              </w:rPr>
              <w:t>流水号</w:t>
            </w:r>
            <w:r>
              <w:rPr>
                <w:rFonts w:hint="eastAsia" w:ascii="宋体" w:hAnsi="宋体" w:cs="微软雅黑"/>
                <w:color w:val="auto"/>
                <w:sz w:val="18"/>
                <w:szCs w:val="18"/>
                <w:highlight w:val="none"/>
              </w:rPr>
              <w:t>[终端设备流水号]</w:t>
            </w:r>
          </w:p>
        </w:tc>
      </w:tr>
    </w:tbl>
    <w:p w14:paraId="2AAB82E4">
      <w:pPr>
        <w:pStyle w:val="41"/>
        <w:rPr>
          <w:color w:val="auto"/>
          <w:highlight w:val="none"/>
        </w:rPr>
      </w:pPr>
      <w:r>
        <w:rPr>
          <w:rFonts w:hint="eastAsia"/>
          <w:color w:val="auto"/>
          <w:highlight w:val="none"/>
        </w:rPr>
        <w:t>示例报文</w:t>
      </w:r>
    </w:p>
    <w:p w14:paraId="34631D8C">
      <w:pPr>
        <w:pStyle w:val="41"/>
        <w:rPr>
          <w:color w:val="auto"/>
          <w:highlight w:val="none"/>
        </w:rPr>
      </w:pPr>
      <w:r>
        <w:rPr>
          <w:color w:val="auto"/>
          <w:highlight w:val="none"/>
        </w:rPr>
        <w:t>charset=UTF-8&amp;deviceId=02380801&amp;format=json&amp;providerId=03&amp;signType=00&amp;timestamp=20180607172240&amp;bizData={</w:t>
      </w:r>
    </w:p>
    <w:p w14:paraId="20F6D619">
      <w:pPr>
        <w:rPr>
          <w:rFonts w:ascii="宋体" w:hAnsi="宋体"/>
          <w:color w:val="auto"/>
          <w:szCs w:val="21"/>
          <w:highlight w:val="none"/>
        </w:rPr>
      </w:pPr>
      <w:r>
        <w:rPr>
          <w:rFonts w:ascii="宋体" w:hAnsi="宋体"/>
          <w:color w:val="auto"/>
          <w:szCs w:val="21"/>
          <w:highlight w:val="none"/>
        </w:rPr>
        <w:t xml:space="preserve">        "adminTransType" : "01",</w:t>
      </w:r>
    </w:p>
    <w:p w14:paraId="43F3621D">
      <w:pPr>
        <w:rPr>
          <w:rFonts w:ascii="宋体" w:hAnsi="宋体"/>
          <w:color w:val="auto"/>
          <w:szCs w:val="21"/>
          <w:highlight w:val="none"/>
        </w:rPr>
      </w:pPr>
      <w:r>
        <w:rPr>
          <w:rFonts w:ascii="宋体" w:hAnsi="宋体"/>
          <w:color w:val="auto"/>
          <w:szCs w:val="21"/>
          <w:highlight w:val="none"/>
        </w:rPr>
        <w:t xml:space="preserve">        "bomOptSeq" : "1",</w:t>
      </w:r>
    </w:p>
    <w:p w14:paraId="0F42ED60">
      <w:pPr>
        <w:rPr>
          <w:rFonts w:ascii="宋体" w:hAnsi="宋体"/>
          <w:color w:val="auto"/>
          <w:szCs w:val="21"/>
          <w:highlight w:val="none"/>
        </w:rPr>
      </w:pPr>
      <w:r>
        <w:rPr>
          <w:rFonts w:ascii="宋体" w:hAnsi="宋体"/>
          <w:color w:val="auto"/>
          <w:szCs w:val="21"/>
          <w:highlight w:val="none"/>
        </w:rPr>
        <w:t xml:space="preserve">        "cardId" : "1",</w:t>
      </w:r>
    </w:p>
    <w:p w14:paraId="07D69C78">
      <w:pPr>
        <w:rPr>
          <w:rFonts w:ascii="宋体" w:hAnsi="宋体"/>
          <w:color w:val="auto"/>
          <w:szCs w:val="21"/>
          <w:highlight w:val="none"/>
        </w:rPr>
      </w:pPr>
      <w:r>
        <w:rPr>
          <w:rFonts w:ascii="宋体" w:hAnsi="宋体"/>
          <w:color w:val="auto"/>
          <w:szCs w:val="21"/>
          <w:highlight w:val="none"/>
        </w:rPr>
        <w:t xml:space="preserve">        "operaterId" : "1",</w:t>
      </w:r>
    </w:p>
    <w:p w14:paraId="1BBA2178">
      <w:pPr>
        <w:rPr>
          <w:rFonts w:ascii="宋体" w:hAnsi="宋体"/>
          <w:color w:val="auto"/>
          <w:szCs w:val="21"/>
          <w:highlight w:val="none"/>
        </w:rPr>
      </w:pPr>
      <w:r>
        <w:rPr>
          <w:rFonts w:ascii="宋体" w:hAnsi="宋体"/>
          <w:color w:val="auto"/>
          <w:szCs w:val="21"/>
          <w:highlight w:val="none"/>
        </w:rPr>
        <w:t xml:space="preserve">        "shiftId" : "1",</w:t>
      </w:r>
    </w:p>
    <w:p w14:paraId="28DCCA70">
      <w:pPr>
        <w:rPr>
          <w:rFonts w:ascii="宋体" w:hAnsi="宋体"/>
          <w:color w:val="auto"/>
          <w:szCs w:val="21"/>
          <w:highlight w:val="none"/>
        </w:rPr>
      </w:pPr>
      <w:r>
        <w:rPr>
          <w:rFonts w:ascii="宋体" w:hAnsi="宋体"/>
          <w:color w:val="auto"/>
          <w:szCs w:val="21"/>
          <w:highlight w:val="none"/>
        </w:rPr>
        <w:t xml:space="preserve">        "transAount" : "1",</w:t>
      </w:r>
    </w:p>
    <w:p w14:paraId="4D8B548D">
      <w:pPr>
        <w:rPr>
          <w:rFonts w:ascii="宋体" w:hAnsi="宋体"/>
          <w:color w:val="auto"/>
          <w:szCs w:val="21"/>
          <w:highlight w:val="none"/>
        </w:rPr>
      </w:pPr>
      <w:r>
        <w:rPr>
          <w:rFonts w:ascii="宋体" w:hAnsi="宋体"/>
          <w:color w:val="auto"/>
          <w:szCs w:val="21"/>
          <w:highlight w:val="none"/>
        </w:rPr>
        <w:t xml:space="preserve">        "transType" : "42"</w:t>
      </w:r>
    </w:p>
    <w:p w14:paraId="4770FD74">
      <w:pPr>
        <w:rPr>
          <w:rFonts w:ascii="宋体" w:hAnsi="宋体"/>
          <w:color w:val="auto"/>
          <w:szCs w:val="21"/>
          <w:highlight w:val="none"/>
        </w:rPr>
      </w:pPr>
      <w:r>
        <w:rPr>
          <w:rFonts w:ascii="宋体" w:hAnsi="宋体"/>
          <w:color w:val="auto"/>
          <w:szCs w:val="21"/>
          <w:highlight w:val="none"/>
        </w:rPr>
        <w:t>}</w:t>
      </w:r>
    </w:p>
    <w:p w14:paraId="4251EF6D">
      <w:pPr>
        <w:pStyle w:val="175"/>
        <w:rPr>
          <w:color w:val="auto"/>
          <w:highlight w:val="none"/>
        </w:rPr>
      </w:pPr>
      <w:bookmarkStart w:id="301" w:name="_Toc519180353"/>
      <w:r>
        <w:rPr>
          <w:rFonts w:hint="eastAsia"/>
          <w:color w:val="auto"/>
          <w:highlight w:val="none"/>
        </w:rPr>
        <w:t>应答参数</w:t>
      </w:r>
      <w:bookmarkEnd w:id="301"/>
    </w:p>
    <w:p w14:paraId="6B2435F8">
      <w:pPr>
        <w:pStyle w:val="41"/>
        <w:rPr>
          <w:color w:val="auto"/>
          <w:highlight w:val="none"/>
        </w:rPr>
      </w:pPr>
      <w:r>
        <w:rPr>
          <w:rFonts w:hint="eastAsia"/>
          <w:color w:val="auto"/>
          <w:highlight w:val="none"/>
        </w:rPr>
        <w:t>请求非</w:t>
      </w:r>
      <w:r>
        <w:rPr>
          <w:color w:val="auto"/>
          <w:highlight w:val="none"/>
        </w:rPr>
        <w:t>现金收款下单</w:t>
      </w:r>
      <w:r>
        <w:rPr>
          <w:rFonts w:hint="eastAsia"/>
          <w:color w:val="auto"/>
          <w:highlight w:val="none"/>
        </w:rPr>
        <w:t>应答参数信息详见表4</w:t>
      </w:r>
      <w:r>
        <w:rPr>
          <w:color w:val="auto"/>
          <w:highlight w:val="none"/>
        </w:rPr>
        <w:t>5</w:t>
      </w:r>
      <w:r>
        <w:rPr>
          <w:rFonts w:hint="eastAsia"/>
          <w:color w:val="auto"/>
          <w:highlight w:val="none"/>
        </w:rPr>
        <w:t>。</w:t>
      </w:r>
    </w:p>
    <w:p w14:paraId="23295BB4">
      <w:pPr>
        <w:pStyle w:val="160"/>
        <w:rPr>
          <w:color w:val="auto"/>
          <w:highlight w:val="none"/>
        </w:rPr>
      </w:pPr>
      <w:r>
        <w:rPr>
          <w:rFonts w:hint="eastAsia"/>
          <w:color w:val="auto"/>
          <w:highlight w:val="none"/>
        </w:rPr>
        <w:t>请求非</w:t>
      </w:r>
      <w:r>
        <w:rPr>
          <w:color w:val="auto"/>
          <w:highlight w:val="none"/>
        </w:rPr>
        <w:t>现金收款下单</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FB97FB2">
        <w:trPr>
          <w:wBefore w:w="0" w:type="dxa"/>
          <w:jc w:val="center"/>
        </w:trPr>
        <w:tc>
          <w:tcPr>
            <w:tcW w:w="2840" w:type="dxa"/>
            <w:noWrap w:val="0"/>
            <w:vAlign w:val="top"/>
          </w:tcPr>
          <w:p w14:paraId="15E48AF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4A5EE00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0C26D7D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1EBB9534">
        <w:trPr>
          <w:wBefore w:w="0" w:type="dxa"/>
          <w:jc w:val="center"/>
        </w:trPr>
        <w:tc>
          <w:tcPr>
            <w:tcW w:w="2840" w:type="dxa"/>
            <w:noWrap w:val="0"/>
            <w:vAlign w:val="top"/>
          </w:tcPr>
          <w:p w14:paraId="7D268D0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01FCA1B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D6CA24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4E0FDABC">
        <w:trPr>
          <w:wBefore w:w="0" w:type="dxa"/>
          <w:jc w:val="center"/>
        </w:trPr>
        <w:tc>
          <w:tcPr>
            <w:tcW w:w="2840" w:type="dxa"/>
            <w:noWrap w:val="0"/>
            <w:vAlign w:val="top"/>
          </w:tcPr>
          <w:p w14:paraId="526CF1C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77DE588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685E2B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71E58E8D">
        <w:trPr>
          <w:wBefore w:w="0" w:type="dxa"/>
          <w:jc w:val="center"/>
        </w:trPr>
        <w:tc>
          <w:tcPr>
            <w:tcW w:w="2840" w:type="dxa"/>
            <w:noWrap w:val="0"/>
            <w:vAlign w:val="top"/>
          </w:tcPr>
          <w:p w14:paraId="3EE49CA3">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top"/>
          </w:tcPr>
          <w:p w14:paraId="20E9ECC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7DB0F6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w:t>
            </w:r>
            <w:r>
              <w:rPr>
                <w:rFonts w:ascii="宋体" w:hAnsi="宋体" w:cs="微软雅黑"/>
                <w:color w:val="auto"/>
                <w:sz w:val="18"/>
                <w:szCs w:val="18"/>
                <w:highlight w:val="none"/>
              </w:rPr>
              <w:t>订单号</w:t>
            </w:r>
          </w:p>
        </w:tc>
      </w:tr>
    </w:tbl>
    <w:p w14:paraId="132915DD">
      <w:pPr>
        <w:pStyle w:val="41"/>
        <w:rPr>
          <w:color w:val="auto"/>
          <w:highlight w:val="none"/>
        </w:rPr>
      </w:pPr>
      <w:r>
        <w:rPr>
          <w:rFonts w:hint="eastAsia"/>
          <w:color w:val="auto"/>
          <w:highlight w:val="none"/>
        </w:rPr>
        <w:t>示例报文</w:t>
      </w:r>
    </w:p>
    <w:p w14:paraId="0D476CBA">
      <w:pPr>
        <w:pStyle w:val="41"/>
        <w:rPr>
          <w:color w:val="auto"/>
          <w:highlight w:val="none"/>
        </w:rPr>
      </w:pPr>
      <w:r>
        <w:rPr>
          <w:rFonts w:hint="eastAsia"/>
          <w:color w:val="auto"/>
          <w:highlight w:val="none"/>
        </w:rPr>
        <w:t>{"retCode":"0000","retMsg":"成功","orderNo":"02201806071722401181"}</w:t>
      </w:r>
    </w:p>
    <w:p w14:paraId="1CABE662">
      <w:pPr>
        <w:pStyle w:val="146"/>
        <w:spacing w:before="156" w:after="156"/>
        <w:rPr>
          <w:color w:val="auto"/>
          <w:highlight w:val="none"/>
        </w:rPr>
      </w:pPr>
      <w:bookmarkStart w:id="302" w:name="_Toc519180354"/>
      <w:r>
        <w:rPr>
          <w:color w:val="auto"/>
          <w:highlight w:val="none"/>
        </w:rPr>
        <w:t xml:space="preserve">IF8A-05 </w:t>
      </w:r>
      <w:r>
        <w:rPr>
          <w:rFonts w:hint="eastAsia"/>
          <w:color w:val="auto"/>
          <w:highlight w:val="none"/>
        </w:rPr>
        <w:t>扫码</w:t>
      </w:r>
      <w:r>
        <w:rPr>
          <w:color w:val="auto"/>
          <w:highlight w:val="none"/>
        </w:rPr>
        <w:t>支付</w:t>
      </w:r>
      <w:bookmarkEnd w:id="302"/>
    </w:p>
    <w:p w14:paraId="3D06FFBF">
      <w:pPr>
        <w:pStyle w:val="175"/>
        <w:rPr>
          <w:color w:val="auto"/>
          <w:highlight w:val="none"/>
        </w:rPr>
      </w:pPr>
      <w:bookmarkStart w:id="303" w:name="_Toc519180355"/>
      <w:r>
        <w:rPr>
          <w:rFonts w:hint="eastAsia"/>
          <w:color w:val="auto"/>
          <w:highlight w:val="none"/>
        </w:rPr>
        <w:t>接口地址</w:t>
      </w:r>
      <w:bookmarkEnd w:id="303"/>
    </w:p>
    <w:p w14:paraId="20332234">
      <w:pPr>
        <w:pStyle w:val="41"/>
        <w:rPr>
          <w:color w:val="auto"/>
          <w:highlight w:val="none"/>
        </w:rPr>
      </w:pPr>
      <w:r>
        <w:rPr>
          <w:color w:val="auto"/>
          <w:highlight w:val="none"/>
        </w:rPr>
        <w:t>http//:[ip]:[port]/[project]/ci/bom/requestPayment</w:t>
      </w:r>
    </w:p>
    <w:p w14:paraId="0C9B6837">
      <w:pPr>
        <w:pStyle w:val="175"/>
        <w:rPr>
          <w:color w:val="auto"/>
          <w:highlight w:val="none"/>
        </w:rPr>
      </w:pPr>
      <w:bookmarkStart w:id="304" w:name="_Toc519180356"/>
      <w:r>
        <w:rPr>
          <w:rFonts w:hint="eastAsia"/>
          <w:color w:val="auto"/>
          <w:highlight w:val="none"/>
        </w:rPr>
        <w:t>接口</w:t>
      </w:r>
      <w:r>
        <w:rPr>
          <w:color w:val="auto"/>
          <w:highlight w:val="none"/>
        </w:rPr>
        <w:t>说明</w:t>
      </w:r>
      <w:bookmarkEnd w:id="304"/>
    </w:p>
    <w:p w14:paraId="3F58D36C">
      <w:pPr>
        <w:pStyle w:val="41"/>
        <w:rPr>
          <w:color w:val="auto"/>
          <w:highlight w:val="none"/>
        </w:rPr>
      </w:pPr>
      <w:r>
        <w:rPr>
          <w:rFonts w:hint="eastAsia"/>
          <w:color w:val="auto"/>
          <w:highlight w:val="none"/>
        </w:rPr>
        <w:t>请求支付</w:t>
      </w:r>
      <w:r>
        <w:rPr>
          <w:color w:val="auto"/>
          <w:highlight w:val="none"/>
        </w:rPr>
        <w:t>订单</w:t>
      </w:r>
    </w:p>
    <w:p w14:paraId="46D4FD48">
      <w:pPr>
        <w:pStyle w:val="175"/>
        <w:rPr>
          <w:color w:val="auto"/>
          <w:highlight w:val="none"/>
        </w:rPr>
      </w:pPr>
      <w:bookmarkStart w:id="305" w:name="_Toc519180357"/>
      <w:r>
        <w:rPr>
          <w:rFonts w:hint="eastAsia"/>
          <w:color w:val="auto"/>
          <w:highlight w:val="none"/>
        </w:rPr>
        <w:t>请求参数</w:t>
      </w:r>
      <w:bookmarkEnd w:id="305"/>
    </w:p>
    <w:p w14:paraId="1748A082">
      <w:pPr>
        <w:pStyle w:val="41"/>
        <w:rPr>
          <w:color w:val="auto"/>
          <w:highlight w:val="none"/>
        </w:rPr>
      </w:pPr>
      <w:r>
        <w:rPr>
          <w:rFonts w:hint="eastAsia"/>
          <w:color w:val="auto"/>
          <w:highlight w:val="none"/>
        </w:rPr>
        <w:t>扫码</w:t>
      </w:r>
      <w:r>
        <w:rPr>
          <w:color w:val="auto"/>
          <w:highlight w:val="none"/>
        </w:rPr>
        <w:t>支付</w:t>
      </w:r>
      <w:r>
        <w:rPr>
          <w:rFonts w:hint="eastAsia"/>
          <w:color w:val="auto"/>
          <w:highlight w:val="none"/>
        </w:rPr>
        <w:t>请求参数信息详见表4</w:t>
      </w:r>
      <w:r>
        <w:rPr>
          <w:color w:val="auto"/>
          <w:highlight w:val="none"/>
        </w:rPr>
        <w:t>6</w:t>
      </w:r>
      <w:r>
        <w:rPr>
          <w:rFonts w:hint="eastAsia"/>
          <w:color w:val="auto"/>
          <w:highlight w:val="none"/>
        </w:rPr>
        <w:t>。</w:t>
      </w:r>
    </w:p>
    <w:p w14:paraId="1E86BAAC">
      <w:pPr>
        <w:pStyle w:val="160"/>
        <w:rPr>
          <w:color w:val="auto"/>
          <w:highlight w:val="none"/>
        </w:rPr>
      </w:pPr>
      <w:r>
        <w:rPr>
          <w:rFonts w:hint="eastAsia"/>
          <w:color w:val="auto"/>
          <w:highlight w:val="none"/>
        </w:rPr>
        <w:t>扫码</w:t>
      </w:r>
      <w:r>
        <w:rPr>
          <w:color w:val="auto"/>
          <w:highlight w:val="none"/>
        </w:rPr>
        <w:t>支付</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35AFE01">
        <w:trPr>
          <w:wBefore w:w="0" w:type="dxa"/>
          <w:jc w:val="center"/>
        </w:trPr>
        <w:tc>
          <w:tcPr>
            <w:tcW w:w="2840" w:type="dxa"/>
            <w:noWrap w:val="0"/>
            <w:vAlign w:val="top"/>
          </w:tcPr>
          <w:p w14:paraId="38F44028">
            <w:pPr>
              <w:rPr>
                <w:color w:val="auto"/>
                <w:sz w:val="18"/>
                <w:szCs w:val="18"/>
                <w:highlight w:val="none"/>
              </w:rPr>
            </w:pPr>
            <w:r>
              <w:rPr>
                <w:rFonts w:hint="eastAsia"/>
                <w:color w:val="auto"/>
                <w:sz w:val="18"/>
                <w:szCs w:val="18"/>
                <w:highlight w:val="none"/>
              </w:rPr>
              <w:t>字段</w:t>
            </w:r>
          </w:p>
        </w:tc>
        <w:tc>
          <w:tcPr>
            <w:tcW w:w="2841" w:type="dxa"/>
            <w:noWrap w:val="0"/>
            <w:vAlign w:val="top"/>
          </w:tcPr>
          <w:p w14:paraId="50A7FDF5">
            <w:pPr>
              <w:rPr>
                <w:color w:val="auto"/>
                <w:sz w:val="18"/>
                <w:szCs w:val="18"/>
                <w:highlight w:val="none"/>
              </w:rPr>
            </w:pPr>
            <w:r>
              <w:rPr>
                <w:rFonts w:hint="eastAsia"/>
                <w:color w:val="auto"/>
                <w:sz w:val="18"/>
                <w:szCs w:val="18"/>
                <w:highlight w:val="none"/>
              </w:rPr>
              <w:t>类型</w:t>
            </w:r>
          </w:p>
        </w:tc>
        <w:tc>
          <w:tcPr>
            <w:tcW w:w="2841" w:type="dxa"/>
            <w:noWrap w:val="0"/>
            <w:vAlign w:val="top"/>
          </w:tcPr>
          <w:p w14:paraId="553977C6">
            <w:pPr>
              <w:rPr>
                <w:color w:val="auto"/>
                <w:sz w:val="18"/>
                <w:szCs w:val="18"/>
                <w:highlight w:val="none"/>
              </w:rPr>
            </w:pPr>
            <w:r>
              <w:rPr>
                <w:rFonts w:hint="eastAsia"/>
                <w:color w:val="auto"/>
                <w:sz w:val="18"/>
                <w:szCs w:val="18"/>
                <w:highlight w:val="none"/>
              </w:rPr>
              <w:t>说明</w:t>
            </w:r>
          </w:p>
        </w:tc>
      </w:tr>
      <w:tr w14:paraId="40FC006F">
        <w:trPr>
          <w:wBefore w:w="0" w:type="dxa"/>
          <w:jc w:val="center"/>
        </w:trPr>
        <w:tc>
          <w:tcPr>
            <w:tcW w:w="2840" w:type="dxa"/>
            <w:noWrap w:val="0"/>
            <w:vAlign w:val="center"/>
          </w:tcPr>
          <w:p w14:paraId="45CF6B75">
            <w:pPr>
              <w:rPr>
                <w:rFonts w:ascii="宋体" w:hAnsi="宋体"/>
                <w:bCs/>
                <w:color w:val="auto"/>
                <w:sz w:val="18"/>
                <w:szCs w:val="18"/>
                <w:highlight w:val="none"/>
              </w:rPr>
            </w:pPr>
            <w:r>
              <w:rPr>
                <w:rFonts w:ascii="宋体" w:hAnsi="宋体"/>
                <w:bCs/>
                <w:color w:val="auto"/>
                <w:sz w:val="18"/>
                <w:szCs w:val="18"/>
                <w:highlight w:val="none"/>
              </w:rPr>
              <w:t>orderNo</w:t>
            </w:r>
          </w:p>
        </w:tc>
        <w:tc>
          <w:tcPr>
            <w:tcW w:w="2841" w:type="dxa"/>
            <w:noWrap w:val="0"/>
            <w:vAlign w:val="center"/>
          </w:tcPr>
          <w:p w14:paraId="4F812CFD">
            <w:pPr>
              <w:jc w:val="left"/>
              <w:rPr>
                <w:rFonts w:ascii="宋体" w:hAnsi="宋体"/>
                <w:bCs/>
                <w:color w:val="auto"/>
                <w:sz w:val="18"/>
                <w:szCs w:val="18"/>
                <w:highlight w:val="none"/>
              </w:rPr>
            </w:pPr>
            <w:r>
              <w:rPr>
                <w:rFonts w:ascii="宋体" w:hAnsi="宋体"/>
                <w:bCs/>
                <w:color w:val="auto"/>
                <w:sz w:val="18"/>
                <w:szCs w:val="18"/>
                <w:highlight w:val="none"/>
              </w:rPr>
              <w:t>String</w:t>
            </w:r>
          </w:p>
        </w:tc>
        <w:tc>
          <w:tcPr>
            <w:tcW w:w="2841" w:type="dxa"/>
            <w:noWrap w:val="0"/>
            <w:vAlign w:val="center"/>
          </w:tcPr>
          <w:p w14:paraId="0E6F5EFD">
            <w:pPr>
              <w:jc w:val="left"/>
              <w:rPr>
                <w:rFonts w:ascii="宋体" w:hAnsi="宋体"/>
                <w:bCs/>
                <w:color w:val="auto"/>
                <w:sz w:val="18"/>
                <w:szCs w:val="18"/>
                <w:highlight w:val="none"/>
              </w:rPr>
            </w:pPr>
            <w:r>
              <w:rPr>
                <w:rFonts w:hint="eastAsia" w:ascii="宋体" w:hAnsi="宋体"/>
                <w:bCs/>
                <w:color w:val="auto"/>
                <w:sz w:val="18"/>
                <w:szCs w:val="18"/>
                <w:highlight w:val="none"/>
              </w:rPr>
              <w:t>订单号</w:t>
            </w:r>
          </w:p>
        </w:tc>
      </w:tr>
      <w:tr w14:paraId="442B3F61">
        <w:trPr>
          <w:wBefore w:w="0" w:type="dxa"/>
          <w:jc w:val="center"/>
        </w:trPr>
        <w:tc>
          <w:tcPr>
            <w:tcW w:w="2840" w:type="dxa"/>
            <w:noWrap w:val="0"/>
            <w:vAlign w:val="top"/>
          </w:tcPr>
          <w:p w14:paraId="58A95587">
            <w:pPr>
              <w:rPr>
                <w:rFonts w:ascii="宋体" w:hAnsi="宋体"/>
                <w:bCs/>
                <w:color w:val="auto"/>
                <w:sz w:val="18"/>
                <w:szCs w:val="18"/>
                <w:highlight w:val="none"/>
              </w:rPr>
            </w:pPr>
            <w:r>
              <w:rPr>
                <w:rFonts w:hint="eastAsia" w:ascii="宋体" w:hAnsi="宋体"/>
                <w:bCs/>
                <w:color w:val="auto"/>
                <w:sz w:val="18"/>
                <w:szCs w:val="18"/>
                <w:highlight w:val="none"/>
              </w:rPr>
              <w:t>payment</w:t>
            </w:r>
            <w:r>
              <w:rPr>
                <w:rFonts w:ascii="宋体" w:hAnsi="宋体"/>
                <w:bCs/>
                <w:color w:val="auto"/>
                <w:sz w:val="18"/>
                <w:szCs w:val="18"/>
                <w:highlight w:val="none"/>
              </w:rPr>
              <w:t>Code</w:t>
            </w:r>
          </w:p>
        </w:tc>
        <w:tc>
          <w:tcPr>
            <w:tcW w:w="2841" w:type="dxa"/>
            <w:noWrap w:val="0"/>
            <w:vAlign w:val="center"/>
          </w:tcPr>
          <w:p w14:paraId="186C3C23">
            <w:pPr>
              <w:jc w:val="left"/>
              <w:rPr>
                <w:rFonts w:ascii="宋体" w:hAnsi="宋体"/>
                <w:bCs/>
                <w:color w:val="auto"/>
                <w:sz w:val="18"/>
                <w:szCs w:val="18"/>
                <w:highlight w:val="none"/>
              </w:rPr>
            </w:pPr>
            <w:r>
              <w:rPr>
                <w:rFonts w:hint="eastAsia" w:ascii="宋体" w:hAnsi="宋体"/>
                <w:bCs/>
                <w:color w:val="auto"/>
                <w:sz w:val="18"/>
                <w:szCs w:val="18"/>
                <w:highlight w:val="none"/>
              </w:rPr>
              <w:t>String</w:t>
            </w:r>
          </w:p>
        </w:tc>
        <w:tc>
          <w:tcPr>
            <w:tcW w:w="2841" w:type="dxa"/>
            <w:noWrap w:val="0"/>
            <w:vAlign w:val="top"/>
          </w:tcPr>
          <w:p w14:paraId="19ED3D9F">
            <w:pPr>
              <w:jc w:val="left"/>
              <w:rPr>
                <w:rFonts w:ascii="宋体" w:hAnsi="宋体"/>
                <w:bCs/>
                <w:color w:val="auto"/>
                <w:sz w:val="18"/>
                <w:szCs w:val="18"/>
                <w:highlight w:val="none"/>
              </w:rPr>
            </w:pPr>
            <w:r>
              <w:rPr>
                <w:rFonts w:hint="eastAsia" w:ascii="宋体" w:hAnsi="宋体"/>
                <w:bCs/>
                <w:color w:val="auto"/>
                <w:sz w:val="18"/>
                <w:szCs w:val="18"/>
                <w:highlight w:val="none"/>
              </w:rPr>
              <w:t>支付</w:t>
            </w:r>
            <w:r>
              <w:rPr>
                <w:rFonts w:ascii="宋体" w:hAnsi="宋体"/>
                <w:bCs/>
                <w:color w:val="auto"/>
                <w:sz w:val="18"/>
                <w:szCs w:val="18"/>
                <w:highlight w:val="none"/>
              </w:rPr>
              <w:t>供应商编码</w:t>
            </w:r>
          </w:p>
          <w:p w14:paraId="1F497A6B">
            <w:pPr>
              <w:jc w:val="left"/>
              <w:rPr>
                <w:rFonts w:ascii="宋体" w:hAnsi="宋体"/>
                <w:bCs/>
                <w:color w:val="auto"/>
                <w:sz w:val="18"/>
                <w:szCs w:val="18"/>
                <w:highlight w:val="none"/>
              </w:rPr>
            </w:pPr>
            <w:r>
              <w:rPr>
                <w:rFonts w:hint="eastAsia" w:ascii="宋体" w:hAnsi="宋体"/>
                <w:bCs/>
                <w:color w:val="auto"/>
                <w:sz w:val="18"/>
                <w:szCs w:val="18"/>
                <w:highlight w:val="none"/>
              </w:rPr>
              <w:t>2.5</w:t>
            </w:r>
            <w:r>
              <w:rPr>
                <w:rFonts w:hint="eastAsia" w:ascii="宋体" w:hAnsi="宋体"/>
                <w:bCs/>
                <w:color w:val="auto"/>
                <w:sz w:val="18"/>
                <w:szCs w:val="18"/>
                <w:highlight w:val="none"/>
              </w:rPr>
              <w:tab/>
            </w:r>
            <w:r>
              <w:rPr>
                <w:rFonts w:hint="eastAsia" w:ascii="宋体" w:hAnsi="宋体"/>
                <w:bCs/>
                <w:color w:val="auto"/>
                <w:sz w:val="18"/>
                <w:szCs w:val="18"/>
                <w:highlight w:val="none"/>
              </w:rPr>
              <w:t>支付通道编码</w:t>
            </w:r>
          </w:p>
        </w:tc>
      </w:tr>
      <w:tr w14:paraId="10DC370A">
        <w:trPr>
          <w:wBefore w:w="0" w:type="dxa"/>
          <w:jc w:val="center"/>
        </w:trPr>
        <w:tc>
          <w:tcPr>
            <w:tcW w:w="2840" w:type="dxa"/>
            <w:noWrap w:val="0"/>
            <w:vAlign w:val="center"/>
          </w:tcPr>
          <w:p w14:paraId="20616ACD">
            <w:pPr>
              <w:pStyle w:val="158"/>
              <w:spacing w:before="156" w:after="156"/>
              <w:rPr>
                <w:rFonts w:ascii="宋体" w:hAnsi="宋体"/>
                <w:bCs/>
                <w:color w:val="auto"/>
                <w:szCs w:val="18"/>
                <w:highlight w:val="none"/>
              </w:rPr>
            </w:pPr>
            <w:r>
              <w:rPr>
                <w:rFonts w:hint="eastAsia" w:ascii="宋体" w:hAnsi="宋体"/>
                <w:bCs/>
                <w:color w:val="auto"/>
                <w:szCs w:val="18"/>
                <w:highlight w:val="none"/>
              </w:rPr>
              <w:t>paymentVendor</w:t>
            </w:r>
          </w:p>
        </w:tc>
        <w:tc>
          <w:tcPr>
            <w:tcW w:w="2841" w:type="dxa"/>
            <w:noWrap w:val="0"/>
            <w:vAlign w:val="center"/>
          </w:tcPr>
          <w:p w14:paraId="6E01E690">
            <w:pPr>
              <w:jc w:val="left"/>
              <w:rPr>
                <w:rFonts w:ascii="宋体" w:hAnsi="宋体"/>
                <w:bCs/>
                <w:color w:val="auto"/>
                <w:sz w:val="18"/>
                <w:szCs w:val="18"/>
                <w:highlight w:val="none"/>
              </w:rPr>
            </w:pPr>
            <w:r>
              <w:rPr>
                <w:rFonts w:hint="eastAsia" w:ascii="宋体" w:hAnsi="宋体"/>
                <w:bCs/>
                <w:color w:val="auto"/>
                <w:sz w:val="18"/>
                <w:szCs w:val="18"/>
                <w:highlight w:val="none"/>
              </w:rPr>
              <w:t>String</w:t>
            </w:r>
          </w:p>
        </w:tc>
        <w:tc>
          <w:tcPr>
            <w:tcW w:w="2841" w:type="dxa"/>
            <w:noWrap w:val="0"/>
            <w:vAlign w:val="top"/>
          </w:tcPr>
          <w:p w14:paraId="05887C35">
            <w:pPr>
              <w:jc w:val="left"/>
              <w:rPr>
                <w:rFonts w:ascii="宋体" w:hAnsi="宋体"/>
                <w:bCs/>
                <w:color w:val="auto"/>
                <w:sz w:val="18"/>
                <w:szCs w:val="18"/>
                <w:highlight w:val="none"/>
              </w:rPr>
            </w:pPr>
            <w:r>
              <w:rPr>
                <w:rFonts w:hint="eastAsia" w:ascii="宋体" w:hAnsi="宋体"/>
                <w:bCs/>
                <w:color w:val="auto"/>
                <w:sz w:val="18"/>
                <w:szCs w:val="18"/>
                <w:highlight w:val="none"/>
              </w:rPr>
              <w:t>支付账户认证码</w:t>
            </w:r>
          </w:p>
        </w:tc>
      </w:tr>
    </w:tbl>
    <w:p w14:paraId="6A5583B5">
      <w:pPr>
        <w:pStyle w:val="41"/>
        <w:rPr>
          <w:color w:val="auto"/>
          <w:highlight w:val="none"/>
        </w:rPr>
      </w:pPr>
      <w:r>
        <w:rPr>
          <w:rFonts w:hint="eastAsia"/>
          <w:color w:val="auto"/>
          <w:highlight w:val="none"/>
        </w:rPr>
        <w:t>示例报文：</w:t>
      </w:r>
    </w:p>
    <w:p w14:paraId="1DC78FE2">
      <w:pPr>
        <w:pStyle w:val="41"/>
        <w:rPr>
          <w:color w:val="auto"/>
          <w:highlight w:val="none"/>
        </w:rPr>
      </w:pPr>
      <w:r>
        <w:rPr>
          <w:color w:val="auto"/>
          <w:highlight w:val="none"/>
        </w:rPr>
        <w:t>charset=UTF-8&amp;deviceId=02310801&amp;format=json&amp;providerId=03&amp;signType=00&amp;timestamp=20180504102129&amp;bizData={"orderNo":"02201805261619014688","paymentCode":"04","paymentVendor":"134633259849977420"}</w:t>
      </w:r>
    </w:p>
    <w:p w14:paraId="6EE594DD">
      <w:pPr>
        <w:pStyle w:val="175"/>
        <w:rPr>
          <w:color w:val="auto"/>
          <w:highlight w:val="none"/>
        </w:rPr>
      </w:pPr>
      <w:bookmarkStart w:id="306" w:name="_Toc519180358"/>
      <w:r>
        <w:rPr>
          <w:rFonts w:hint="eastAsia"/>
          <w:color w:val="auto"/>
          <w:highlight w:val="none"/>
        </w:rPr>
        <w:t>应答参数</w:t>
      </w:r>
      <w:bookmarkEnd w:id="306"/>
    </w:p>
    <w:p w14:paraId="0B097EAD">
      <w:pPr>
        <w:pStyle w:val="41"/>
        <w:rPr>
          <w:color w:val="auto"/>
          <w:highlight w:val="none"/>
        </w:rPr>
      </w:pPr>
      <w:r>
        <w:rPr>
          <w:rFonts w:hint="eastAsia"/>
          <w:color w:val="auto"/>
          <w:highlight w:val="none"/>
        </w:rPr>
        <w:t>扫码</w:t>
      </w:r>
      <w:r>
        <w:rPr>
          <w:color w:val="auto"/>
          <w:highlight w:val="none"/>
        </w:rPr>
        <w:t>支付</w:t>
      </w:r>
      <w:r>
        <w:rPr>
          <w:rFonts w:hint="eastAsia"/>
          <w:color w:val="auto"/>
          <w:highlight w:val="none"/>
        </w:rPr>
        <w:t>应答参数信息详见表4</w:t>
      </w:r>
      <w:r>
        <w:rPr>
          <w:color w:val="auto"/>
          <w:highlight w:val="none"/>
        </w:rPr>
        <w:t>7</w:t>
      </w:r>
      <w:r>
        <w:rPr>
          <w:rFonts w:hint="eastAsia"/>
          <w:color w:val="auto"/>
          <w:highlight w:val="none"/>
        </w:rPr>
        <w:t>。</w:t>
      </w:r>
    </w:p>
    <w:p w14:paraId="3E791A2A">
      <w:pPr>
        <w:pStyle w:val="160"/>
        <w:rPr>
          <w:color w:val="auto"/>
          <w:highlight w:val="none"/>
        </w:rPr>
      </w:pPr>
      <w:r>
        <w:rPr>
          <w:rFonts w:hint="eastAsia"/>
          <w:color w:val="auto"/>
          <w:highlight w:val="none"/>
        </w:rPr>
        <w:t>扫码</w:t>
      </w:r>
      <w:r>
        <w:rPr>
          <w:color w:val="auto"/>
          <w:highlight w:val="none"/>
        </w:rPr>
        <w:t>支付</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361291A">
        <w:trPr>
          <w:wBefore w:w="0" w:type="dxa"/>
          <w:jc w:val="center"/>
        </w:trPr>
        <w:tc>
          <w:tcPr>
            <w:tcW w:w="2840" w:type="dxa"/>
            <w:noWrap w:val="0"/>
            <w:vAlign w:val="top"/>
          </w:tcPr>
          <w:p w14:paraId="14F36C2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64D7641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720CDE4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2D190B1A">
        <w:trPr>
          <w:wBefore w:w="0" w:type="dxa"/>
          <w:jc w:val="center"/>
        </w:trPr>
        <w:tc>
          <w:tcPr>
            <w:tcW w:w="2840" w:type="dxa"/>
            <w:noWrap w:val="0"/>
            <w:vAlign w:val="top"/>
          </w:tcPr>
          <w:p w14:paraId="7AE8610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6166550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73AFD8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11CC739E">
        <w:trPr>
          <w:wBefore w:w="0" w:type="dxa"/>
          <w:jc w:val="center"/>
        </w:trPr>
        <w:tc>
          <w:tcPr>
            <w:tcW w:w="2840" w:type="dxa"/>
            <w:noWrap w:val="0"/>
            <w:vAlign w:val="top"/>
          </w:tcPr>
          <w:p w14:paraId="275F9FC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070CAC7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1661C1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0F36DC8C">
        <w:trPr>
          <w:wBefore w:w="0" w:type="dxa"/>
          <w:jc w:val="center"/>
        </w:trPr>
        <w:tc>
          <w:tcPr>
            <w:tcW w:w="2840" w:type="dxa"/>
            <w:noWrap w:val="0"/>
            <w:vAlign w:val="top"/>
          </w:tcPr>
          <w:p w14:paraId="7E22B9C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paymentResult</w:t>
            </w:r>
          </w:p>
        </w:tc>
        <w:tc>
          <w:tcPr>
            <w:tcW w:w="2841" w:type="dxa"/>
            <w:noWrap w:val="0"/>
            <w:vAlign w:val="top"/>
          </w:tcPr>
          <w:p w14:paraId="53AEE05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9F7E77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结果</w:t>
            </w:r>
          </w:p>
          <w:p w14:paraId="3F71646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成功：SUCCESS</w:t>
            </w:r>
          </w:p>
          <w:p w14:paraId="5BFB0A4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失败：FAILED</w:t>
            </w:r>
          </w:p>
        </w:tc>
      </w:tr>
      <w:tr w14:paraId="389DC1F5">
        <w:trPr>
          <w:wBefore w:w="0" w:type="dxa"/>
          <w:jc w:val="center"/>
        </w:trPr>
        <w:tc>
          <w:tcPr>
            <w:tcW w:w="2840" w:type="dxa"/>
            <w:noWrap w:val="0"/>
            <w:vAlign w:val="top"/>
          </w:tcPr>
          <w:p w14:paraId="7E02CFD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paymentResultDesc</w:t>
            </w:r>
          </w:p>
        </w:tc>
        <w:tc>
          <w:tcPr>
            <w:tcW w:w="2841" w:type="dxa"/>
            <w:noWrap w:val="0"/>
            <w:vAlign w:val="top"/>
          </w:tcPr>
          <w:p w14:paraId="0E8A522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7F990C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直接</w:t>
            </w:r>
            <w:r>
              <w:rPr>
                <w:rFonts w:ascii="宋体" w:hAnsi="宋体" w:cs="微软雅黑"/>
                <w:color w:val="auto"/>
                <w:sz w:val="18"/>
                <w:szCs w:val="18"/>
                <w:highlight w:val="none"/>
              </w:rPr>
              <w:t>结果描述</w:t>
            </w:r>
          </w:p>
        </w:tc>
      </w:tr>
    </w:tbl>
    <w:p w14:paraId="453B776D">
      <w:pPr>
        <w:pStyle w:val="41"/>
        <w:rPr>
          <w:color w:val="auto"/>
          <w:highlight w:val="none"/>
        </w:rPr>
      </w:pPr>
      <w:r>
        <w:rPr>
          <w:rFonts w:hint="eastAsia"/>
          <w:color w:val="auto"/>
          <w:highlight w:val="none"/>
        </w:rPr>
        <w:t>返回报文：</w:t>
      </w:r>
    </w:p>
    <w:p w14:paraId="66DB82CD">
      <w:pPr>
        <w:pStyle w:val="41"/>
        <w:rPr>
          <w:color w:val="auto"/>
          <w:highlight w:val="none"/>
        </w:rPr>
      </w:pPr>
      <w:r>
        <w:rPr>
          <w:color w:val="auto"/>
          <w:highlight w:val="none"/>
        </w:rPr>
        <w:t>{</w:t>
      </w:r>
    </w:p>
    <w:p w14:paraId="09CB2F62">
      <w:pPr>
        <w:pStyle w:val="41"/>
        <w:rPr>
          <w:color w:val="auto"/>
          <w:highlight w:val="none"/>
        </w:rPr>
      </w:pPr>
      <w:r>
        <w:rPr>
          <w:color w:val="auto"/>
          <w:highlight w:val="none"/>
        </w:rPr>
        <w:t xml:space="preserve">    "retCode": "0000",</w:t>
      </w:r>
    </w:p>
    <w:p w14:paraId="7DBB7AF8">
      <w:pPr>
        <w:pStyle w:val="41"/>
        <w:rPr>
          <w:color w:val="auto"/>
          <w:highlight w:val="none"/>
        </w:rPr>
      </w:pPr>
      <w:r>
        <w:rPr>
          <w:rFonts w:hint="eastAsia"/>
          <w:color w:val="auto"/>
          <w:highlight w:val="none"/>
        </w:rPr>
        <w:t xml:space="preserve">    "retMsg": "成功",</w:t>
      </w:r>
    </w:p>
    <w:p w14:paraId="6B62B56E">
      <w:pPr>
        <w:pStyle w:val="41"/>
        <w:rPr>
          <w:color w:val="auto"/>
          <w:highlight w:val="none"/>
        </w:rPr>
      </w:pPr>
      <w:r>
        <w:rPr>
          <w:color w:val="auto"/>
          <w:highlight w:val="none"/>
        </w:rPr>
        <w:t xml:space="preserve">    "paymentResult": "FAILED",</w:t>
      </w:r>
    </w:p>
    <w:p w14:paraId="017E0BC3">
      <w:pPr>
        <w:pStyle w:val="41"/>
        <w:rPr>
          <w:color w:val="auto"/>
          <w:highlight w:val="none"/>
        </w:rPr>
      </w:pPr>
      <w:r>
        <w:rPr>
          <w:rFonts w:hint="eastAsia"/>
          <w:color w:val="auto"/>
          <w:highlight w:val="none"/>
        </w:rPr>
        <w:t xml:space="preserve">    "paymentResultDesc": "支付失败"</w:t>
      </w:r>
    </w:p>
    <w:p w14:paraId="6FA897D5">
      <w:pPr>
        <w:pStyle w:val="41"/>
        <w:rPr>
          <w:color w:val="auto"/>
          <w:highlight w:val="none"/>
        </w:rPr>
      </w:pPr>
      <w:r>
        <w:rPr>
          <w:color w:val="auto"/>
          <w:highlight w:val="none"/>
        </w:rPr>
        <w:t>}</w:t>
      </w:r>
    </w:p>
    <w:p w14:paraId="63CD2679">
      <w:pPr>
        <w:pStyle w:val="146"/>
        <w:spacing w:before="156" w:after="156"/>
        <w:rPr>
          <w:color w:val="auto"/>
          <w:highlight w:val="none"/>
        </w:rPr>
      </w:pPr>
      <w:bookmarkStart w:id="307" w:name="_Toc519180359"/>
      <w:r>
        <w:rPr>
          <w:color w:val="auto"/>
          <w:highlight w:val="none"/>
        </w:rPr>
        <w:t xml:space="preserve">IF2A-09 </w:t>
      </w:r>
      <w:r>
        <w:rPr>
          <w:rFonts w:hint="eastAsia"/>
          <w:color w:val="auto"/>
          <w:highlight w:val="none"/>
        </w:rPr>
        <w:t>BOM上</w:t>
      </w:r>
      <w:r>
        <w:rPr>
          <w:color w:val="auto"/>
          <w:highlight w:val="none"/>
        </w:rPr>
        <w:t>报充值结果通知</w:t>
      </w:r>
      <w:bookmarkEnd w:id="307"/>
    </w:p>
    <w:p w14:paraId="16E7CC16">
      <w:pPr>
        <w:pStyle w:val="175"/>
        <w:rPr>
          <w:color w:val="auto"/>
          <w:highlight w:val="none"/>
        </w:rPr>
      </w:pPr>
      <w:bookmarkStart w:id="308" w:name="_Toc519180360"/>
      <w:r>
        <w:rPr>
          <w:rFonts w:hint="eastAsia"/>
          <w:color w:val="auto"/>
          <w:highlight w:val="none"/>
        </w:rPr>
        <w:t>接口地址</w:t>
      </w:r>
      <w:bookmarkEnd w:id="308"/>
    </w:p>
    <w:p w14:paraId="275E766A">
      <w:pPr>
        <w:pStyle w:val="41"/>
        <w:rPr>
          <w:color w:val="auto"/>
          <w:highlight w:val="none"/>
        </w:rPr>
      </w:pPr>
      <w:r>
        <w:rPr>
          <w:color w:val="auto"/>
          <w:highlight w:val="none"/>
        </w:rPr>
        <w:t>http//:[ip]:[port]/[project]/ci/bom/notiTopupResult</w:t>
      </w:r>
    </w:p>
    <w:p w14:paraId="5A7CB8A7">
      <w:pPr>
        <w:pStyle w:val="175"/>
        <w:rPr>
          <w:color w:val="auto"/>
          <w:highlight w:val="none"/>
        </w:rPr>
      </w:pPr>
      <w:bookmarkStart w:id="309" w:name="_Toc519180361"/>
      <w:r>
        <w:rPr>
          <w:rFonts w:hint="eastAsia"/>
          <w:color w:val="auto"/>
          <w:highlight w:val="none"/>
        </w:rPr>
        <w:t>接口</w:t>
      </w:r>
      <w:r>
        <w:rPr>
          <w:color w:val="auto"/>
          <w:highlight w:val="none"/>
        </w:rPr>
        <w:t>说明</w:t>
      </w:r>
      <w:bookmarkEnd w:id="309"/>
    </w:p>
    <w:p w14:paraId="314F69A8">
      <w:pPr>
        <w:pStyle w:val="41"/>
        <w:rPr>
          <w:color w:val="auto"/>
          <w:highlight w:val="none"/>
        </w:rPr>
      </w:pPr>
      <w:r>
        <w:rPr>
          <w:rFonts w:hint="eastAsia"/>
          <w:color w:val="auto"/>
          <w:highlight w:val="none"/>
        </w:rPr>
        <w:t>TVM充值</w:t>
      </w:r>
      <w:r>
        <w:rPr>
          <w:color w:val="auto"/>
          <w:highlight w:val="none"/>
        </w:rPr>
        <w:t>实体卡故障，</w:t>
      </w:r>
      <w:r>
        <w:rPr>
          <w:rFonts w:hint="eastAsia"/>
          <w:color w:val="auto"/>
          <w:highlight w:val="none"/>
        </w:rPr>
        <w:t>BOM做</w:t>
      </w:r>
      <w:r>
        <w:rPr>
          <w:color w:val="auto"/>
          <w:highlight w:val="none"/>
        </w:rPr>
        <w:t>票卡分析，通知</w:t>
      </w:r>
      <w:r>
        <w:rPr>
          <w:rFonts w:hint="eastAsia"/>
          <w:color w:val="auto"/>
          <w:highlight w:val="none"/>
        </w:rPr>
        <w:t>充值</w:t>
      </w:r>
      <w:r>
        <w:rPr>
          <w:color w:val="auto"/>
          <w:highlight w:val="none"/>
        </w:rPr>
        <w:t>结果</w:t>
      </w:r>
    </w:p>
    <w:p w14:paraId="12FA390C">
      <w:pPr>
        <w:pStyle w:val="175"/>
        <w:rPr>
          <w:color w:val="auto"/>
          <w:highlight w:val="none"/>
        </w:rPr>
      </w:pPr>
      <w:bookmarkStart w:id="310" w:name="_Toc519180362"/>
      <w:bookmarkStart w:id="311" w:name="_Toc509950269"/>
      <w:r>
        <w:rPr>
          <w:rFonts w:hint="eastAsia"/>
          <w:color w:val="auto"/>
          <w:highlight w:val="none"/>
        </w:rPr>
        <w:t>请求参数</w:t>
      </w:r>
      <w:bookmarkEnd w:id="310"/>
      <w:bookmarkEnd w:id="311"/>
    </w:p>
    <w:p w14:paraId="0C525405">
      <w:pPr>
        <w:pStyle w:val="41"/>
        <w:rPr>
          <w:color w:val="auto"/>
          <w:highlight w:val="none"/>
        </w:rPr>
      </w:pPr>
      <w:r>
        <w:rPr>
          <w:rFonts w:hint="eastAsia"/>
          <w:color w:val="auto"/>
          <w:highlight w:val="none"/>
        </w:rPr>
        <w:t>BOM上</w:t>
      </w:r>
      <w:r>
        <w:rPr>
          <w:color w:val="auto"/>
          <w:highlight w:val="none"/>
        </w:rPr>
        <w:t>报充值结果通知</w:t>
      </w:r>
      <w:r>
        <w:rPr>
          <w:rFonts w:hint="eastAsia"/>
          <w:color w:val="auto"/>
          <w:highlight w:val="none"/>
        </w:rPr>
        <w:t>请求参数信息详见表4</w:t>
      </w:r>
      <w:r>
        <w:rPr>
          <w:color w:val="auto"/>
          <w:highlight w:val="none"/>
        </w:rPr>
        <w:t>8</w:t>
      </w:r>
      <w:r>
        <w:rPr>
          <w:rFonts w:hint="eastAsia"/>
          <w:color w:val="auto"/>
          <w:highlight w:val="none"/>
        </w:rPr>
        <w:t>。</w:t>
      </w:r>
    </w:p>
    <w:p w14:paraId="70114DB9">
      <w:pPr>
        <w:pStyle w:val="160"/>
        <w:rPr>
          <w:color w:val="auto"/>
          <w:highlight w:val="none"/>
        </w:rPr>
      </w:pPr>
      <w:r>
        <w:rPr>
          <w:rFonts w:hint="eastAsia"/>
          <w:color w:val="auto"/>
          <w:highlight w:val="none"/>
        </w:rPr>
        <w:t>BOM上</w:t>
      </w:r>
      <w:r>
        <w:rPr>
          <w:color w:val="auto"/>
          <w:highlight w:val="none"/>
        </w:rPr>
        <w:t>报充值结果通知</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875C65C">
        <w:trPr>
          <w:wBefore w:w="0" w:type="dxa"/>
          <w:jc w:val="center"/>
        </w:trPr>
        <w:tc>
          <w:tcPr>
            <w:tcW w:w="2840" w:type="dxa"/>
            <w:noWrap w:val="0"/>
            <w:vAlign w:val="top"/>
          </w:tcPr>
          <w:p w14:paraId="6CE7B370">
            <w:pPr>
              <w:rPr>
                <w:color w:val="auto"/>
                <w:sz w:val="18"/>
                <w:szCs w:val="18"/>
                <w:highlight w:val="none"/>
              </w:rPr>
            </w:pPr>
            <w:r>
              <w:rPr>
                <w:rFonts w:hint="eastAsia"/>
                <w:color w:val="auto"/>
                <w:sz w:val="18"/>
                <w:szCs w:val="18"/>
                <w:highlight w:val="none"/>
              </w:rPr>
              <w:t>字段</w:t>
            </w:r>
          </w:p>
        </w:tc>
        <w:tc>
          <w:tcPr>
            <w:tcW w:w="2841" w:type="dxa"/>
            <w:noWrap w:val="0"/>
            <w:vAlign w:val="top"/>
          </w:tcPr>
          <w:p w14:paraId="1C04E8F9">
            <w:pPr>
              <w:rPr>
                <w:color w:val="auto"/>
                <w:sz w:val="18"/>
                <w:szCs w:val="18"/>
                <w:highlight w:val="none"/>
              </w:rPr>
            </w:pPr>
            <w:r>
              <w:rPr>
                <w:rFonts w:hint="eastAsia"/>
                <w:color w:val="auto"/>
                <w:sz w:val="18"/>
                <w:szCs w:val="18"/>
                <w:highlight w:val="none"/>
              </w:rPr>
              <w:t>类型</w:t>
            </w:r>
          </w:p>
        </w:tc>
        <w:tc>
          <w:tcPr>
            <w:tcW w:w="2841" w:type="dxa"/>
            <w:noWrap w:val="0"/>
            <w:vAlign w:val="top"/>
          </w:tcPr>
          <w:p w14:paraId="13A1D00D">
            <w:pPr>
              <w:rPr>
                <w:color w:val="auto"/>
                <w:sz w:val="18"/>
                <w:szCs w:val="18"/>
                <w:highlight w:val="none"/>
              </w:rPr>
            </w:pPr>
            <w:r>
              <w:rPr>
                <w:rFonts w:hint="eastAsia"/>
                <w:color w:val="auto"/>
                <w:sz w:val="18"/>
                <w:szCs w:val="18"/>
                <w:highlight w:val="none"/>
              </w:rPr>
              <w:t>说明</w:t>
            </w:r>
          </w:p>
        </w:tc>
      </w:tr>
      <w:tr w14:paraId="61CA2CA2">
        <w:trPr>
          <w:wBefore w:w="0" w:type="dxa"/>
          <w:trHeight w:val="425" w:hRule="atLeast"/>
          <w:jc w:val="center"/>
        </w:trPr>
        <w:tc>
          <w:tcPr>
            <w:tcW w:w="2840" w:type="dxa"/>
            <w:noWrap w:val="0"/>
            <w:vAlign w:val="center"/>
          </w:tcPr>
          <w:p w14:paraId="02BFFBF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center"/>
          </w:tcPr>
          <w:p w14:paraId="43C7C39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27D1651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22D78FCF">
        <w:trPr>
          <w:wBefore w:w="0" w:type="dxa"/>
          <w:trHeight w:val="425" w:hRule="atLeast"/>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A0685F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topupStatus</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91FFBF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FCABC0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00:</w:t>
            </w:r>
            <w:r>
              <w:rPr>
                <w:rFonts w:ascii="宋体" w:hAnsi="宋体" w:cs="微软雅黑"/>
                <w:color w:val="auto"/>
                <w:sz w:val="18"/>
                <w:szCs w:val="18"/>
                <w:highlight w:val="none"/>
              </w:rPr>
              <w:t xml:space="preserve"> </w:t>
            </w:r>
            <w:r>
              <w:rPr>
                <w:rFonts w:hint="eastAsia" w:ascii="宋体" w:hAnsi="宋体" w:cs="微软雅黑"/>
                <w:color w:val="auto"/>
                <w:sz w:val="18"/>
                <w:szCs w:val="18"/>
                <w:highlight w:val="none"/>
              </w:rPr>
              <w:t>成功</w:t>
            </w:r>
          </w:p>
          <w:p w14:paraId="5744B12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01：失败</w:t>
            </w:r>
          </w:p>
        </w:tc>
      </w:tr>
    </w:tbl>
    <w:p w14:paraId="766485F1">
      <w:pPr>
        <w:pStyle w:val="41"/>
        <w:rPr>
          <w:color w:val="auto"/>
          <w:highlight w:val="none"/>
        </w:rPr>
      </w:pPr>
      <w:r>
        <w:rPr>
          <w:rFonts w:hint="eastAsia"/>
          <w:color w:val="auto"/>
          <w:highlight w:val="none"/>
        </w:rPr>
        <w:t>示例报文：</w:t>
      </w:r>
    </w:p>
    <w:p w14:paraId="561E8DA6">
      <w:pPr>
        <w:pStyle w:val="41"/>
        <w:rPr>
          <w:color w:val="auto"/>
          <w:highlight w:val="none"/>
        </w:rPr>
      </w:pPr>
      <w:r>
        <w:rPr>
          <w:color w:val="auto"/>
          <w:highlight w:val="none"/>
        </w:rPr>
        <w:t>charset=UTF-8&amp;deviceId=02310801&amp;format=json&amp;providerId=03&amp;signType=00&amp;timestamp=20180504102129&amp;bizData={"orderNo":"02201805261619014688","</w:t>
      </w:r>
      <w:r>
        <w:rPr>
          <w:rFonts w:hint="eastAsia" w:cs="微软雅黑"/>
          <w:color w:val="auto"/>
          <w:sz w:val="18"/>
          <w:szCs w:val="18"/>
          <w:highlight w:val="none"/>
        </w:rPr>
        <w:t xml:space="preserve"> </w:t>
      </w:r>
      <w:r>
        <w:rPr>
          <w:rFonts w:hint="eastAsia"/>
          <w:color w:val="auto"/>
          <w:highlight w:val="none"/>
        </w:rPr>
        <w:t>topupStatus</w:t>
      </w:r>
      <w:r>
        <w:rPr>
          <w:color w:val="auto"/>
          <w:highlight w:val="none"/>
        </w:rPr>
        <w:t xml:space="preserve"> ":"00" }</w:t>
      </w:r>
    </w:p>
    <w:p w14:paraId="6A439E25">
      <w:pPr>
        <w:pStyle w:val="175"/>
        <w:rPr>
          <w:color w:val="auto"/>
          <w:highlight w:val="none"/>
        </w:rPr>
      </w:pPr>
      <w:bookmarkStart w:id="312" w:name="_Toc519180363"/>
      <w:bookmarkStart w:id="313" w:name="_Toc509950270"/>
      <w:r>
        <w:rPr>
          <w:rFonts w:hint="eastAsia"/>
          <w:color w:val="auto"/>
          <w:highlight w:val="none"/>
        </w:rPr>
        <w:t>应答参数</w:t>
      </w:r>
      <w:bookmarkEnd w:id="312"/>
      <w:bookmarkEnd w:id="313"/>
    </w:p>
    <w:p w14:paraId="32F4C995">
      <w:pPr>
        <w:pStyle w:val="41"/>
        <w:rPr>
          <w:color w:val="auto"/>
          <w:highlight w:val="none"/>
        </w:rPr>
      </w:pPr>
      <w:r>
        <w:rPr>
          <w:rFonts w:hint="eastAsia"/>
          <w:color w:val="auto"/>
          <w:highlight w:val="none"/>
        </w:rPr>
        <w:t>BOM上</w:t>
      </w:r>
      <w:r>
        <w:rPr>
          <w:color w:val="auto"/>
          <w:highlight w:val="none"/>
        </w:rPr>
        <w:t>报充值结果通知</w:t>
      </w:r>
      <w:r>
        <w:rPr>
          <w:rFonts w:hint="eastAsia"/>
          <w:color w:val="auto"/>
          <w:highlight w:val="none"/>
        </w:rPr>
        <w:t>应答参数信息详见表4</w:t>
      </w:r>
      <w:r>
        <w:rPr>
          <w:color w:val="auto"/>
          <w:highlight w:val="none"/>
        </w:rPr>
        <w:t>9</w:t>
      </w:r>
      <w:r>
        <w:rPr>
          <w:rFonts w:hint="eastAsia"/>
          <w:color w:val="auto"/>
          <w:highlight w:val="none"/>
        </w:rPr>
        <w:t>。</w:t>
      </w:r>
    </w:p>
    <w:p w14:paraId="1F7473F0">
      <w:pPr>
        <w:pStyle w:val="160"/>
        <w:rPr>
          <w:color w:val="auto"/>
          <w:highlight w:val="none"/>
        </w:rPr>
      </w:pPr>
      <w:r>
        <w:rPr>
          <w:rFonts w:hint="eastAsia"/>
          <w:color w:val="auto"/>
          <w:highlight w:val="none"/>
        </w:rPr>
        <w:t>BOM上</w:t>
      </w:r>
      <w:r>
        <w:rPr>
          <w:color w:val="auto"/>
          <w:highlight w:val="none"/>
        </w:rPr>
        <w:t>报充值结果通知</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E8B6A37">
        <w:trPr>
          <w:wBefore w:w="0" w:type="dxa"/>
          <w:jc w:val="center"/>
        </w:trPr>
        <w:tc>
          <w:tcPr>
            <w:tcW w:w="2840" w:type="dxa"/>
            <w:noWrap w:val="0"/>
            <w:vAlign w:val="top"/>
          </w:tcPr>
          <w:p w14:paraId="3A5D4CA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60849E3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069E130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B586C2A">
        <w:trPr>
          <w:wBefore w:w="0" w:type="dxa"/>
          <w:jc w:val="center"/>
        </w:trPr>
        <w:tc>
          <w:tcPr>
            <w:tcW w:w="2840" w:type="dxa"/>
            <w:noWrap w:val="0"/>
            <w:vAlign w:val="top"/>
          </w:tcPr>
          <w:p w14:paraId="35D9FEA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3FF7252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E2EE5D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p w14:paraId="77C5D94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0接收成功</w:t>
            </w:r>
          </w:p>
          <w:p w14:paraId="5C08029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非0通卡错误码</w:t>
            </w:r>
          </w:p>
        </w:tc>
      </w:tr>
      <w:tr w14:paraId="679C994A">
        <w:trPr>
          <w:wBefore w:w="0" w:type="dxa"/>
          <w:jc w:val="center"/>
        </w:trPr>
        <w:tc>
          <w:tcPr>
            <w:tcW w:w="2840" w:type="dxa"/>
            <w:noWrap w:val="0"/>
            <w:vAlign w:val="top"/>
          </w:tcPr>
          <w:p w14:paraId="1D7F201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6A6E64B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813C00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39B851DB">
      <w:pPr>
        <w:pStyle w:val="41"/>
        <w:rPr>
          <w:color w:val="auto"/>
          <w:highlight w:val="none"/>
        </w:rPr>
      </w:pPr>
      <w:r>
        <w:rPr>
          <w:rFonts w:hint="eastAsia"/>
          <w:color w:val="auto"/>
          <w:highlight w:val="none"/>
        </w:rPr>
        <w:t>示例报文：</w:t>
      </w:r>
    </w:p>
    <w:p w14:paraId="2FC99D34">
      <w:pPr>
        <w:pStyle w:val="41"/>
        <w:rPr>
          <w:color w:val="auto"/>
          <w:highlight w:val="none"/>
        </w:rPr>
      </w:pPr>
      <w:r>
        <w:rPr>
          <w:rFonts w:hint="eastAsia"/>
          <w:color w:val="auto"/>
          <w:highlight w:val="none"/>
        </w:rPr>
        <w:t>{"retCode":"0000","retMsg":"成功"}</w:t>
      </w:r>
    </w:p>
    <w:p w14:paraId="146D33E0">
      <w:pPr>
        <w:pStyle w:val="146"/>
        <w:spacing w:before="156" w:after="156"/>
        <w:rPr>
          <w:color w:val="auto"/>
          <w:highlight w:val="none"/>
        </w:rPr>
      </w:pPr>
      <w:bookmarkStart w:id="314" w:name="_Toc519180364"/>
      <w:r>
        <w:rPr>
          <w:color w:val="auto"/>
          <w:highlight w:val="none"/>
        </w:rPr>
        <w:t xml:space="preserve">IF8A-06 </w:t>
      </w:r>
      <w:r>
        <w:rPr>
          <w:rFonts w:hint="eastAsia"/>
          <w:color w:val="auto"/>
          <w:highlight w:val="none"/>
        </w:rPr>
        <w:t>查询支付</w:t>
      </w:r>
      <w:r>
        <w:rPr>
          <w:color w:val="auto"/>
          <w:highlight w:val="none"/>
        </w:rPr>
        <w:t>结果</w:t>
      </w:r>
      <w:bookmarkEnd w:id="314"/>
    </w:p>
    <w:p w14:paraId="0EEA8A51">
      <w:pPr>
        <w:pStyle w:val="175"/>
        <w:rPr>
          <w:color w:val="auto"/>
          <w:highlight w:val="none"/>
        </w:rPr>
      </w:pPr>
      <w:bookmarkStart w:id="315" w:name="_Toc519180365"/>
      <w:r>
        <w:rPr>
          <w:rFonts w:hint="eastAsia"/>
          <w:color w:val="auto"/>
          <w:highlight w:val="none"/>
        </w:rPr>
        <w:t>接口地址</w:t>
      </w:r>
      <w:bookmarkEnd w:id="315"/>
    </w:p>
    <w:p w14:paraId="3765EEC9">
      <w:pPr>
        <w:pStyle w:val="41"/>
        <w:rPr>
          <w:color w:val="auto"/>
          <w:highlight w:val="none"/>
        </w:rPr>
      </w:pPr>
      <w:r>
        <w:rPr>
          <w:color w:val="auto"/>
          <w:highlight w:val="none"/>
        </w:rPr>
        <w:t>http//:[ip]:[port]/[project]/ci/bom/requestGetPayResult</w:t>
      </w:r>
    </w:p>
    <w:p w14:paraId="152F4D5E">
      <w:pPr>
        <w:pStyle w:val="175"/>
        <w:rPr>
          <w:color w:val="auto"/>
          <w:highlight w:val="none"/>
        </w:rPr>
      </w:pPr>
      <w:bookmarkStart w:id="316" w:name="_Toc519180366"/>
      <w:r>
        <w:rPr>
          <w:rFonts w:hint="eastAsia"/>
          <w:color w:val="auto"/>
          <w:highlight w:val="none"/>
        </w:rPr>
        <w:t>接口</w:t>
      </w:r>
      <w:r>
        <w:rPr>
          <w:color w:val="auto"/>
          <w:highlight w:val="none"/>
        </w:rPr>
        <w:t>说明</w:t>
      </w:r>
      <w:bookmarkEnd w:id="316"/>
    </w:p>
    <w:p w14:paraId="2B475C72">
      <w:pPr>
        <w:pStyle w:val="41"/>
        <w:rPr>
          <w:color w:val="auto"/>
          <w:highlight w:val="none"/>
        </w:rPr>
      </w:pPr>
      <w:r>
        <w:rPr>
          <w:rFonts w:hint="eastAsia"/>
          <w:color w:val="auto"/>
          <w:highlight w:val="none"/>
        </w:rPr>
        <w:t>支付</w:t>
      </w:r>
      <w:r>
        <w:rPr>
          <w:color w:val="auto"/>
          <w:highlight w:val="none"/>
        </w:rPr>
        <w:t>超时，调用</w:t>
      </w:r>
      <w:r>
        <w:rPr>
          <w:rFonts w:hint="eastAsia"/>
          <w:color w:val="auto"/>
          <w:highlight w:val="none"/>
        </w:rPr>
        <w:t>[IF8A-05 扫码支付]支付</w:t>
      </w:r>
      <w:r>
        <w:rPr>
          <w:color w:val="auto"/>
          <w:highlight w:val="none"/>
        </w:rPr>
        <w:t>结果</w:t>
      </w:r>
      <w:r>
        <w:rPr>
          <w:rFonts w:hint="eastAsia"/>
          <w:color w:val="auto"/>
          <w:highlight w:val="none"/>
        </w:rPr>
        <w:t>查询</w:t>
      </w:r>
    </w:p>
    <w:p w14:paraId="44FB7916">
      <w:pPr>
        <w:pStyle w:val="175"/>
        <w:rPr>
          <w:color w:val="auto"/>
          <w:highlight w:val="none"/>
        </w:rPr>
      </w:pPr>
      <w:bookmarkStart w:id="317" w:name="_Toc519180367"/>
      <w:r>
        <w:rPr>
          <w:rFonts w:hint="eastAsia"/>
          <w:color w:val="auto"/>
          <w:highlight w:val="none"/>
        </w:rPr>
        <w:t>请求参数</w:t>
      </w:r>
      <w:bookmarkEnd w:id="317"/>
    </w:p>
    <w:p w14:paraId="64CDF465">
      <w:pPr>
        <w:pStyle w:val="41"/>
        <w:rPr>
          <w:color w:val="auto"/>
          <w:highlight w:val="none"/>
        </w:rPr>
      </w:pPr>
      <w:r>
        <w:rPr>
          <w:rFonts w:hint="eastAsia"/>
          <w:color w:val="auto"/>
          <w:highlight w:val="none"/>
        </w:rPr>
        <w:t>查询支付</w:t>
      </w:r>
      <w:r>
        <w:rPr>
          <w:color w:val="auto"/>
          <w:highlight w:val="none"/>
        </w:rPr>
        <w:t>结果</w:t>
      </w:r>
      <w:r>
        <w:rPr>
          <w:rFonts w:hint="eastAsia"/>
          <w:color w:val="auto"/>
          <w:highlight w:val="none"/>
        </w:rPr>
        <w:t>请求参数信息详见表5</w:t>
      </w:r>
      <w:r>
        <w:rPr>
          <w:color w:val="auto"/>
          <w:highlight w:val="none"/>
        </w:rPr>
        <w:t>0</w:t>
      </w:r>
      <w:r>
        <w:rPr>
          <w:rFonts w:hint="eastAsia"/>
          <w:color w:val="auto"/>
          <w:highlight w:val="none"/>
        </w:rPr>
        <w:t>。</w:t>
      </w:r>
    </w:p>
    <w:p w14:paraId="674B25BB">
      <w:pPr>
        <w:pStyle w:val="160"/>
        <w:rPr>
          <w:color w:val="auto"/>
          <w:highlight w:val="none"/>
        </w:rPr>
      </w:pPr>
      <w:r>
        <w:rPr>
          <w:rFonts w:hint="eastAsia"/>
          <w:color w:val="auto"/>
          <w:highlight w:val="none"/>
        </w:rPr>
        <w:t>查询支付</w:t>
      </w:r>
      <w:r>
        <w:rPr>
          <w:color w:val="auto"/>
          <w:highlight w:val="none"/>
        </w:rPr>
        <w:t>结果</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ECB0934">
        <w:trPr>
          <w:wBefore w:w="0" w:type="dxa"/>
          <w:jc w:val="center"/>
        </w:trPr>
        <w:tc>
          <w:tcPr>
            <w:tcW w:w="2840" w:type="dxa"/>
            <w:noWrap w:val="0"/>
            <w:vAlign w:val="top"/>
          </w:tcPr>
          <w:p w14:paraId="3A256356">
            <w:pPr>
              <w:rPr>
                <w:color w:val="auto"/>
                <w:sz w:val="18"/>
                <w:szCs w:val="18"/>
                <w:highlight w:val="none"/>
              </w:rPr>
            </w:pPr>
            <w:r>
              <w:rPr>
                <w:rFonts w:hint="eastAsia"/>
                <w:color w:val="auto"/>
                <w:sz w:val="18"/>
                <w:szCs w:val="18"/>
                <w:highlight w:val="none"/>
              </w:rPr>
              <w:t>字段</w:t>
            </w:r>
          </w:p>
        </w:tc>
        <w:tc>
          <w:tcPr>
            <w:tcW w:w="2841" w:type="dxa"/>
            <w:noWrap w:val="0"/>
            <w:vAlign w:val="top"/>
          </w:tcPr>
          <w:p w14:paraId="0F312A31">
            <w:pPr>
              <w:rPr>
                <w:color w:val="auto"/>
                <w:sz w:val="18"/>
                <w:szCs w:val="18"/>
                <w:highlight w:val="none"/>
              </w:rPr>
            </w:pPr>
            <w:r>
              <w:rPr>
                <w:rFonts w:hint="eastAsia"/>
                <w:color w:val="auto"/>
                <w:sz w:val="18"/>
                <w:szCs w:val="18"/>
                <w:highlight w:val="none"/>
              </w:rPr>
              <w:t>类型</w:t>
            </w:r>
          </w:p>
        </w:tc>
        <w:tc>
          <w:tcPr>
            <w:tcW w:w="2841" w:type="dxa"/>
            <w:noWrap w:val="0"/>
            <w:vAlign w:val="top"/>
          </w:tcPr>
          <w:p w14:paraId="7E43C902">
            <w:pPr>
              <w:rPr>
                <w:color w:val="auto"/>
                <w:sz w:val="18"/>
                <w:szCs w:val="18"/>
                <w:highlight w:val="none"/>
              </w:rPr>
            </w:pPr>
            <w:r>
              <w:rPr>
                <w:rFonts w:hint="eastAsia"/>
                <w:color w:val="auto"/>
                <w:sz w:val="18"/>
                <w:szCs w:val="18"/>
                <w:highlight w:val="none"/>
              </w:rPr>
              <w:t>说明</w:t>
            </w:r>
          </w:p>
        </w:tc>
      </w:tr>
      <w:tr w14:paraId="625B1571">
        <w:trPr>
          <w:wBefore w:w="0" w:type="dxa"/>
          <w:jc w:val="center"/>
        </w:trPr>
        <w:tc>
          <w:tcPr>
            <w:tcW w:w="2840" w:type="dxa"/>
            <w:noWrap w:val="0"/>
            <w:vAlign w:val="center"/>
          </w:tcPr>
          <w:p w14:paraId="4D2AA702">
            <w:pPr>
              <w:rPr>
                <w:rFonts w:ascii="宋体" w:hAnsi="宋体"/>
                <w:bCs/>
                <w:color w:val="auto"/>
                <w:sz w:val="18"/>
                <w:szCs w:val="18"/>
                <w:highlight w:val="none"/>
              </w:rPr>
            </w:pPr>
            <w:r>
              <w:rPr>
                <w:rFonts w:ascii="宋体" w:hAnsi="宋体"/>
                <w:bCs/>
                <w:color w:val="auto"/>
                <w:sz w:val="18"/>
                <w:szCs w:val="18"/>
                <w:highlight w:val="none"/>
              </w:rPr>
              <w:t>orderNo</w:t>
            </w:r>
          </w:p>
        </w:tc>
        <w:tc>
          <w:tcPr>
            <w:tcW w:w="2841" w:type="dxa"/>
            <w:noWrap w:val="0"/>
            <w:vAlign w:val="center"/>
          </w:tcPr>
          <w:p w14:paraId="7C866C39">
            <w:pPr>
              <w:jc w:val="left"/>
              <w:rPr>
                <w:rFonts w:ascii="宋体" w:hAnsi="宋体"/>
                <w:bCs/>
                <w:color w:val="auto"/>
                <w:sz w:val="18"/>
                <w:szCs w:val="18"/>
                <w:highlight w:val="none"/>
              </w:rPr>
            </w:pPr>
            <w:r>
              <w:rPr>
                <w:rFonts w:ascii="宋体" w:hAnsi="宋体"/>
                <w:bCs/>
                <w:color w:val="auto"/>
                <w:sz w:val="18"/>
                <w:szCs w:val="18"/>
                <w:highlight w:val="none"/>
              </w:rPr>
              <w:t>String</w:t>
            </w:r>
          </w:p>
        </w:tc>
        <w:tc>
          <w:tcPr>
            <w:tcW w:w="2841" w:type="dxa"/>
            <w:noWrap w:val="0"/>
            <w:vAlign w:val="center"/>
          </w:tcPr>
          <w:p w14:paraId="551150F2">
            <w:pPr>
              <w:jc w:val="left"/>
              <w:rPr>
                <w:rFonts w:ascii="宋体" w:hAnsi="宋体"/>
                <w:bCs/>
                <w:color w:val="auto"/>
                <w:sz w:val="18"/>
                <w:szCs w:val="18"/>
                <w:highlight w:val="none"/>
              </w:rPr>
            </w:pPr>
            <w:r>
              <w:rPr>
                <w:rFonts w:hint="eastAsia" w:ascii="宋体" w:hAnsi="宋体"/>
                <w:bCs/>
                <w:color w:val="auto"/>
                <w:sz w:val="18"/>
                <w:szCs w:val="18"/>
                <w:highlight w:val="none"/>
              </w:rPr>
              <w:t>订单号</w:t>
            </w:r>
          </w:p>
        </w:tc>
      </w:tr>
    </w:tbl>
    <w:p w14:paraId="4C686F47">
      <w:pPr>
        <w:pStyle w:val="41"/>
        <w:rPr>
          <w:color w:val="auto"/>
          <w:highlight w:val="none"/>
        </w:rPr>
      </w:pPr>
      <w:r>
        <w:rPr>
          <w:rFonts w:hint="eastAsia"/>
          <w:color w:val="auto"/>
          <w:highlight w:val="none"/>
        </w:rPr>
        <w:t>示例报文</w:t>
      </w:r>
    </w:p>
    <w:p w14:paraId="7558FEA6">
      <w:pPr>
        <w:pStyle w:val="41"/>
        <w:rPr>
          <w:color w:val="auto"/>
          <w:highlight w:val="none"/>
        </w:rPr>
      </w:pPr>
      <w:r>
        <w:rPr>
          <w:color w:val="auto"/>
          <w:highlight w:val="none"/>
        </w:rPr>
        <w:t>providerId=02&amp;charset=UTF-8&amp;format=json&amp;timestamp=20180607172241&amp;deviceId=02310701&amp;signType=00&amp;bizData={"orderNo":"02201806071722401181"}</w:t>
      </w:r>
    </w:p>
    <w:p w14:paraId="3EC1343D">
      <w:pPr>
        <w:pStyle w:val="175"/>
        <w:rPr>
          <w:color w:val="auto"/>
          <w:highlight w:val="none"/>
        </w:rPr>
      </w:pPr>
      <w:bookmarkStart w:id="318" w:name="_Toc519180368"/>
      <w:r>
        <w:rPr>
          <w:rFonts w:hint="eastAsia"/>
          <w:color w:val="auto"/>
          <w:highlight w:val="none"/>
        </w:rPr>
        <w:t>应答参数</w:t>
      </w:r>
      <w:bookmarkEnd w:id="318"/>
    </w:p>
    <w:p w14:paraId="3960D073">
      <w:pPr>
        <w:pStyle w:val="41"/>
        <w:rPr>
          <w:color w:val="auto"/>
          <w:highlight w:val="none"/>
        </w:rPr>
      </w:pPr>
      <w:r>
        <w:rPr>
          <w:rFonts w:hint="eastAsia"/>
          <w:color w:val="auto"/>
          <w:highlight w:val="none"/>
        </w:rPr>
        <w:t>查询支付</w:t>
      </w:r>
      <w:r>
        <w:rPr>
          <w:color w:val="auto"/>
          <w:highlight w:val="none"/>
        </w:rPr>
        <w:t>结果</w:t>
      </w:r>
      <w:r>
        <w:rPr>
          <w:rFonts w:hint="eastAsia"/>
          <w:color w:val="auto"/>
          <w:highlight w:val="none"/>
        </w:rPr>
        <w:t>应答参数信息详见表5</w:t>
      </w:r>
      <w:r>
        <w:rPr>
          <w:color w:val="auto"/>
          <w:highlight w:val="none"/>
        </w:rPr>
        <w:t>1</w:t>
      </w:r>
      <w:r>
        <w:rPr>
          <w:rFonts w:hint="eastAsia"/>
          <w:color w:val="auto"/>
          <w:highlight w:val="none"/>
        </w:rPr>
        <w:t>。</w:t>
      </w:r>
    </w:p>
    <w:p w14:paraId="03BAEFEF">
      <w:pPr>
        <w:pStyle w:val="160"/>
        <w:rPr>
          <w:color w:val="auto"/>
          <w:highlight w:val="none"/>
        </w:rPr>
      </w:pPr>
      <w:r>
        <w:rPr>
          <w:rFonts w:hint="eastAsia"/>
          <w:color w:val="auto"/>
          <w:highlight w:val="none"/>
        </w:rPr>
        <w:t>查询支付</w:t>
      </w:r>
      <w:r>
        <w:rPr>
          <w:color w:val="auto"/>
          <w:highlight w:val="none"/>
        </w:rPr>
        <w:t>结果</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A055965">
        <w:trPr>
          <w:wBefore w:w="0" w:type="dxa"/>
          <w:jc w:val="center"/>
        </w:trPr>
        <w:tc>
          <w:tcPr>
            <w:tcW w:w="2840" w:type="dxa"/>
            <w:noWrap w:val="0"/>
            <w:vAlign w:val="top"/>
          </w:tcPr>
          <w:p w14:paraId="7540CE9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123C6E6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6933B55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7CD0DBA1">
        <w:trPr>
          <w:wBefore w:w="0" w:type="dxa"/>
          <w:jc w:val="center"/>
        </w:trPr>
        <w:tc>
          <w:tcPr>
            <w:tcW w:w="2840" w:type="dxa"/>
            <w:noWrap w:val="0"/>
            <w:vAlign w:val="top"/>
          </w:tcPr>
          <w:p w14:paraId="65F1E1A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0D86F3B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AF1F5E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6F4E5765">
        <w:trPr>
          <w:wBefore w:w="0" w:type="dxa"/>
          <w:jc w:val="center"/>
        </w:trPr>
        <w:tc>
          <w:tcPr>
            <w:tcW w:w="2840" w:type="dxa"/>
            <w:noWrap w:val="0"/>
            <w:vAlign w:val="top"/>
          </w:tcPr>
          <w:p w14:paraId="20B5207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2A7F26B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DD9669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15F0C87D">
        <w:trPr>
          <w:wBefore w:w="0" w:type="dxa"/>
          <w:jc w:val="center"/>
        </w:trPr>
        <w:tc>
          <w:tcPr>
            <w:tcW w:w="2840" w:type="dxa"/>
            <w:noWrap w:val="0"/>
            <w:vAlign w:val="top"/>
          </w:tcPr>
          <w:p w14:paraId="72DAA4E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paymentResult</w:t>
            </w:r>
          </w:p>
        </w:tc>
        <w:tc>
          <w:tcPr>
            <w:tcW w:w="2841" w:type="dxa"/>
            <w:noWrap w:val="0"/>
            <w:vAlign w:val="top"/>
          </w:tcPr>
          <w:p w14:paraId="303ED1E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E70EE6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结果</w:t>
            </w:r>
          </w:p>
          <w:p w14:paraId="5E5468C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成功：SUCCESS</w:t>
            </w:r>
          </w:p>
          <w:p w14:paraId="68A62C6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失败：FAILED</w:t>
            </w:r>
          </w:p>
          <w:p w14:paraId="778F5F6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处理</w:t>
            </w:r>
            <w:r>
              <w:rPr>
                <w:rFonts w:ascii="宋体" w:hAnsi="宋体" w:cs="微软雅黑"/>
                <w:color w:val="auto"/>
                <w:sz w:val="18"/>
                <w:szCs w:val="18"/>
                <w:highlight w:val="none"/>
              </w:rPr>
              <w:t>中：PROCESSING</w:t>
            </w:r>
          </w:p>
        </w:tc>
      </w:tr>
      <w:tr w14:paraId="01C24F28">
        <w:trPr>
          <w:wBefore w:w="0" w:type="dxa"/>
          <w:jc w:val="center"/>
        </w:trPr>
        <w:tc>
          <w:tcPr>
            <w:tcW w:w="2840" w:type="dxa"/>
            <w:noWrap w:val="0"/>
            <w:vAlign w:val="top"/>
          </w:tcPr>
          <w:p w14:paraId="4C80E1E7">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paymentResultDesc</w:t>
            </w:r>
          </w:p>
        </w:tc>
        <w:tc>
          <w:tcPr>
            <w:tcW w:w="2841" w:type="dxa"/>
            <w:noWrap w:val="0"/>
            <w:vAlign w:val="top"/>
          </w:tcPr>
          <w:p w14:paraId="3C70DB4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EA927C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结果描述</w:t>
            </w:r>
          </w:p>
        </w:tc>
      </w:tr>
    </w:tbl>
    <w:p w14:paraId="4979DB8C">
      <w:pPr>
        <w:pStyle w:val="41"/>
        <w:rPr>
          <w:color w:val="auto"/>
          <w:highlight w:val="none"/>
        </w:rPr>
      </w:pPr>
      <w:r>
        <w:rPr>
          <w:rFonts w:hint="eastAsia"/>
          <w:color w:val="auto"/>
          <w:highlight w:val="none"/>
        </w:rPr>
        <w:t>示例报文</w:t>
      </w:r>
    </w:p>
    <w:p w14:paraId="6AB49209">
      <w:pPr>
        <w:pStyle w:val="41"/>
        <w:rPr>
          <w:color w:val="auto"/>
          <w:highlight w:val="none"/>
        </w:rPr>
      </w:pPr>
      <w:r>
        <w:rPr>
          <w:rFonts w:hint="eastAsia"/>
          <w:color w:val="auto"/>
          <w:highlight w:val="none"/>
        </w:rPr>
        <w:t>{"retCode":"0000","retMsg":"成功","paymentResult":"SUCCESS","paymentResultDesc":"支付成功"}</w:t>
      </w:r>
    </w:p>
    <w:p w14:paraId="69FD5989">
      <w:pPr>
        <w:pStyle w:val="146"/>
        <w:spacing w:before="156" w:after="156"/>
        <w:rPr>
          <w:color w:val="auto"/>
          <w:highlight w:val="none"/>
        </w:rPr>
      </w:pPr>
      <w:bookmarkStart w:id="319" w:name="_Toc519180369"/>
      <w:r>
        <w:rPr>
          <w:color w:val="auto"/>
          <w:highlight w:val="none"/>
        </w:rPr>
        <w:t xml:space="preserve">IF2A-07 </w:t>
      </w:r>
      <w:r>
        <w:rPr>
          <w:rFonts w:hint="eastAsia"/>
          <w:color w:val="auto"/>
          <w:highlight w:val="none"/>
        </w:rPr>
        <w:t>设备</w:t>
      </w:r>
      <w:r>
        <w:rPr>
          <w:color w:val="auto"/>
          <w:highlight w:val="none"/>
        </w:rPr>
        <w:t>心跳</w:t>
      </w:r>
      <w:bookmarkEnd w:id="319"/>
    </w:p>
    <w:p w14:paraId="44C8AE2E">
      <w:pPr>
        <w:pStyle w:val="175"/>
        <w:rPr>
          <w:color w:val="auto"/>
          <w:highlight w:val="none"/>
        </w:rPr>
      </w:pPr>
      <w:bookmarkStart w:id="320" w:name="_Toc519180370"/>
      <w:r>
        <w:rPr>
          <w:rFonts w:hint="eastAsia"/>
          <w:color w:val="auto"/>
          <w:highlight w:val="none"/>
        </w:rPr>
        <w:t>接口地址</w:t>
      </w:r>
      <w:bookmarkEnd w:id="320"/>
    </w:p>
    <w:p w14:paraId="0579AC80">
      <w:pPr>
        <w:pStyle w:val="41"/>
        <w:rPr>
          <w:color w:val="auto"/>
          <w:highlight w:val="none"/>
        </w:rPr>
      </w:pPr>
      <w:r>
        <w:rPr>
          <w:color w:val="auto"/>
          <w:highlight w:val="none"/>
        </w:rPr>
        <w:t>http//:[ip]:[port]/[project]/ci</w:t>
      </w:r>
      <w:r>
        <w:rPr>
          <w:rFonts w:hint="eastAsia"/>
          <w:color w:val="auto"/>
          <w:highlight w:val="none"/>
        </w:rPr>
        <w:t>/</w:t>
      </w:r>
      <w:r>
        <w:rPr>
          <w:color w:val="auto"/>
          <w:highlight w:val="none"/>
        </w:rPr>
        <w:t>bom/notiDeviceHeard</w:t>
      </w:r>
    </w:p>
    <w:p w14:paraId="70B5C0D7">
      <w:pPr>
        <w:pStyle w:val="175"/>
        <w:rPr>
          <w:color w:val="auto"/>
          <w:highlight w:val="none"/>
        </w:rPr>
      </w:pPr>
      <w:bookmarkStart w:id="321" w:name="_Toc519180371"/>
      <w:r>
        <w:rPr>
          <w:rFonts w:hint="eastAsia"/>
          <w:color w:val="auto"/>
          <w:highlight w:val="none"/>
        </w:rPr>
        <w:t>接口</w:t>
      </w:r>
      <w:r>
        <w:rPr>
          <w:color w:val="auto"/>
          <w:highlight w:val="none"/>
        </w:rPr>
        <w:t>说明</w:t>
      </w:r>
      <w:bookmarkEnd w:id="321"/>
    </w:p>
    <w:p w14:paraId="6ECFF56A">
      <w:pPr>
        <w:pStyle w:val="41"/>
        <w:rPr>
          <w:color w:val="auto"/>
          <w:highlight w:val="none"/>
        </w:rPr>
      </w:pPr>
      <w:r>
        <w:rPr>
          <w:rFonts w:hint="eastAsia"/>
          <w:color w:val="auto"/>
          <w:highlight w:val="none"/>
        </w:rPr>
        <w:t>设备待机</w:t>
      </w:r>
      <w:r>
        <w:rPr>
          <w:color w:val="auto"/>
          <w:highlight w:val="none"/>
        </w:rPr>
        <w:t>过程中，设备定时每</w:t>
      </w:r>
      <w:r>
        <w:rPr>
          <w:rFonts w:hint="eastAsia"/>
          <w:color w:val="auto"/>
          <w:highlight w:val="none"/>
        </w:rPr>
        <w:t>1分</w:t>
      </w:r>
      <w:r>
        <w:rPr>
          <w:color w:val="auto"/>
          <w:highlight w:val="none"/>
        </w:rPr>
        <w:t>向</w:t>
      </w:r>
      <w:r>
        <w:rPr>
          <w:rFonts w:hint="eastAsia"/>
          <w:color w:val="auto"/>
          <w:highlight w:val="none"/>
        </w:rPr>
        <w:t>I</w:t>
      </w:r>
      <w:r>
        <w:rPr>
          <w:color w:val="auto"/>
          <w:highlight w:val="none"/>
        </w:rPr>
        <w:t>TP</w:t>
      </w:r>
      <w:r>
        <w:rPr>
          <w:rFonts w:hint="eastAsia"/>
          <w:color w:val="auto"/>
          <w:highlight w:val="none"/>
        </w:rPr>
        <w:t>平台</w:t>
      </w:r>
      <w:r>
        <w:rPr>
          <w:color w:val="auto"/>
          <w:highlight w:val="none"/>
        </w:rPr>
        <w:t>发送设备心跳请求，</w:t>
      </w:r>
      <w:r>
        <w:rPr>
          <w:rFonts w:hint="eastAsia"/>
          <w:color w:val="auto"/>
          <w:highlight w:val="none"/>
        </w:rPr>
        <w:t>ITP平台</w:t>
      </w:r>
      <w:r>
        <w:rPr>
          <w:color w:val="auto"/>
          <w:highlight w:val="none"/>
        </w:rPr>
        <w:t>确认设备正常。</w:t>
      </w:r>
    </w:p>
    <w:p w14:paraId="02990D7C">
      <w:pPr>
        <w:rPr>
          <w:rFonts w:ascii="宋体" w:hAnsi="宋体"/>
          <w:color w:val="auto"/>
          <w:highlight w:val="none"/>
        </w:rPr>
      </w:pPr>
      <w:r>
        <w:rPr>
          <w:rFonts w:hint="eastAsia" w:ascii="宋体" w:hAnsi="宋体"/>
          <w:color w:val="auto"/>
          <w:highlight w:val="none"/>
        </w:rPr>
        <w:t>心跳</w:t>
      </w:r>
      <w:r>
        <w:rPr>
          <w:rFonts w:ascii="宋体" w:hAnsi="宋体"/>
          <w:color w:val="auto"/>
          <w:highlight w:val="none"/>
        </w:rPr>
        <w:t>异常，设备暂停</w:t>
      </w:r>
      <w:r>
        <w:rPr>
          <w:rFonts w:hint="eastAsia" w:ascii="宋体" w:hAnsi="宋体"/>
          <w:color w:val="auto"/>
          <w:highlight w:val="none"/>
        </w:rPr>
        <w:t>非现金</w:t>
      </w:r>
      <w:r>
        <w:rPr>
          <w:rFonts w:ascii="宋体" w:hAnsi="宋体"/>
          <w:color w:val="auto"/>
          <w:highlight w:val="none"/>
        </w:rPr>
        <w:t>支付。</w:t>
      </w:r>
    </w:p>
    <w:p w14:paraId="79F6B6BE">
      <w:pPr>
        <w:pStyle w:val="175"/>
        <w:rPr>
          <w:color w:val="auto"/>
          <w:highlight w:val="none"/>
        </w:rPr>
      </w:pPr>
      <w:bookmarkStart w:id="322" w:name="_Toc519180372"/>
      <w:r>
        <w:rPr>
          <w:rFonts w:hint="eastAsia"/>
          <w:color w:val="auto"/>
          <w:highlight w:val="none"/>
        </w:rPr>
        <w:t>请求参数</w:t>
      </w:r>
      <w:bookmarkEnd w:id="322"/>
    </w:p>
    <w:p w14:paraId="2D1B68E4">
      <w:pPr>
        <w:pStyle w:val="41"/>
        <w:rPr>
          <w:color w:val="auto"/>
          <w:highlight w:val="none"/>
        </w:rPr>
      </w:pPr>
      <w:r>
        <w:rPr>
          <w:rFonts w:hint="eastAsia"/>
          <w:color w:val="auto"/>
          <w:highlight w:val="none"/>
        </w:rPr>
        <w:t>设备</w:t>
      </w:r>
      <w:r>
        <w:rPr>
          <w:color w:val="auto"/>
          <w:highlight w:val="none"/>
        </w:rPr>
        <w:t>心跳</w:t>
      </w:r>
      <w:r>
        <w:rPr>
          <w:rFonts w:hint="eastAsia"/>
          <w:color w:val="auto"/>
          <w:highlight w:val="none"/>
        </w:rPr>
        <w:t>请求参数信息详见表5</w:t>
      </w:r>
      <w:r>
        <w:rPr>
          <w:color w:val="auto"/>
          <w:highlight w:val="none"/>
        </w:rPr>
        <w:t>2</w:t>
      </w:r>
      <w:r>
        <w:rPr>
          <w:rFonts w:hint="eastAsia"/>
          <w:color w:val="auto"/>
          <w:highlight w:val="none"/>
        </w:rPr>
        <w:t>。</w:t>
      </w:r>
    </w:p>
    <w:p w14:paraId="074BBF51">
      <w:pPr>
        <w:pStyle w:val="160"/>
        <w:rPr>
          <w:color w:val="auto"/>
          <w:highlight w:val="none"/>
        </w:rPr>
      </w:pPr>
      <w:r>
        <w:rPr>
          <w:rFonts w:hint="eastAsia"/>
          <w:color w:val="auto"/>
          <w:highlight w:val="none"/>
        </w:rPr>
        <w:t>设备</w:t>
      </w:r>
      <w:r>
        <w:rPr>
          <w:color w:val="auto"/>
          <w:highlight w:val="none"/>
        </w:rPr>
        <w:t>心跳</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5CBAF2E">
        <w:trPr>
          <w:wBefore w:w="0" w:type="dxa"/>
          <w:jc w:val="center"/>
        </w:trPr>
        <w:tc>
          <w:tcPr>
            <w:tcW w:w="2840" w:type="dxa"/>
            <w:noWrap w:val="0"/>
            <w:vAlign w:val="top"/>
          </w:tcPr>
          <w:p w14:paraId="4370F362">
            <w:pPr>
              <w:rPr>
                <w:color w:val="auto"/>
                <w:sz w:val="18"/>
                <w:szCs w:val="18"/>
                <w:highlight w:val="none"/>
              </w:rPr>
            </w:pPr>
            <w:r>
              <w:rPr>
                <w:rFonts w:hint="eastAsia"/>
                <w:color w:val="auto"/>
                <w:sz w:val="18"/>
                <w:szCs w:val="18"/>
                <w:highlight w:val="none"/>
              </w:rPr>
              <w:t>字段</w:t>
            </w:r>
          </w:p>
        </w:tc>
        <w:tc>
          <w:tcPr>
            <w:tcW w:w="2841" w:type="dxa"/>
            <w:noWrap w:val="0"/>
            <w:vAlign w:val="top"/>
          </w:tcPr>
          <w:p w14:paraId="4D941B2B">
            <w:pPr>
              <w:rPr>
                <w:color w:val="auto"/>
                <w:sz w:val="18"/>
                <w:szCs w:val="18"/>
                <w:highlight w:val="none"/>
              </w:rPr>
            </w:pPr>
            <w:r>
              <w:rPr>
                <w:rFonts w:hint="eastAsia"/>
                <w:color w:val="auto"/>
                <w:sz w:val="18"/>
                <w:szCs w:val="18"/>
                <w:highlight w:val="none"/>
              </w:rPr>
              <w:t>类型</w:t>
            </w:r>
          </w:p>
        </w:tc>
        <w:tc>
          <w:tcPr>
            <w:tcW w:w="2841" w:type="dxa"/>
            <w:noWrap w:val="0"/>
            <w:vAlign w:val="top"/>
          </w:tcPr>
          <w:p w14:paraId="0A5C6589">
            <w:pPr>
              <w:rPr>
                <w:color w:val="auto"/>
                <w:sz w:val="18"/>
                <w:szCs w:val="18"/>
                <w:highlight w:val="none"/>
              </w:rPr>
            </w:pPr>
            <w:r>
              <w:rPr>
                <w:rFonts w:hint="eastAsia"/>
                <w:color w:val="auto"/>
                <w:sz w:val="18"/>
                <w:szCs w:val="18"/>
                <w:highlight w:val="none"/>
              </w:rPr>
              <w:t>说明</w:t>
            </w:r>
          </w:p>
        </w:tc>
      </w:tr>
      <w:tr w14:paraId="7DDDE0C8">
        <w:trPr>
          <w:wBefore w:w="0" w:type="dxa"/>
          <w:trHeight w:val="425" w:hRule="atLeast"/>
          <w:jc w:val="center"/>
        </w:trPr>
        <w:tc>
          <w:tcPr>
            <w:tcW w:w="2840" w:type="dxa"/>
            <w:noWrap w:val="0"/>
            <w:vAlign w:val="center"/>
          </w:tcPr>
          <w:p w14:paraId="291470E3">
            <w:pPr>
              <w:snapToGrid w:val="0"/>
              <w:spacing w:line="288" w:lineRule="auto"/>
              <w:rPr>
                <w:rFonts w:ascii="宋体" w:hAnsi="宋体" w:cs="微软雅黑"/>
                <w:color w:val="auto"/>
                <w:sz w:val="18"/>
                <w:szCs w:val="18"/>
                <w:highlight w:val="none"/>
              </w:rPr>
            </w:pPr>
          </w:p>
        </w:tc>
        <w:tc>
          <w:tcPr>
            <w:tcW w:w="2841" w:type="dxa"/>
            <w:noWrap w:val="0"/>
            <w:vAlign w:val="center"/>
          </w:tcPr>
          <w:p w14:paraId="53EB43CB">
            <w:pPr>
              <w:snapToGrid w:val="0"/>
              <w:spacing w:line="288" w:lineRule="auto"/>
              <w:rPr>
                <w:rFonts w:ascii="宋体" w:hAnsi="宋体" w:cs="微软雅黑"/>
                <w:color w:val="auto"/>
                <w:sz w:val="18"/>
                <w:szCs w:val="18"/>
                <w:highlight w:val="none"/>
              </w:rPr>
            </w:pPr>
          </w:p>
        </w:tc>
        <w:tc>
          <w:tcPr>
            <w:tcW w:w="2841" w:type="dxa"/>
            <w:noWrap w:val="0"/>
            <w:vAlign w:val="center"/>
          </w:tcPr>
          <w:p w14:paraId="3F728D31">
            <w:pPr>
              <w:snapToGrid w:val="0"/>
              <w:spacing w:line="288" w:lineRule="auto"/>
              <w:rPr>
                <w:rFonts w:ascii="宋体" w:hAnsi="宋体" w:cs="微软雅黑"/>
                <w:color w:val="auto"/>
                <w:sz w:val="18"/>
                <w:szCs w:val="18"/>
                <w:highlight w:val="none"/>
              </w:rPr>
            </w:pPr>
          </w:p>
        </w:tc>
      </w:tr>
    </w:tbl>
    <w:p w14:paraId="0A779A73">
      <w:pPr>
        <w:pStyle w:val="41"/>
        <w:rPr>
          <w:color w:val="auto"/>
          <w:highlight w:val="none"/>
        </w:rPr>
      </w:pPr>
      <w:r>
        <w:rPr>
          <w:rFonts w:hint="eastAsia"/>
          <w:color w:val="auto"/>
          <w:highlight w:val="none"/>
        </w:rPr>
        <w:t>示例报文：</w:t>
      </w:r>
    </w:p>
    <w:p w14:paraId="18AF3D00">
      <w:pPr>
        <w:pStyle w:val="41"/>
        <w:rPr>
          <w:color w:val="auto"/>
          <w:highlight w:val="none"/>
        </w:rPr>
      </w:pPr>
      <w:r>
        <w:rPr>
          <w:color w:val="auto"/>
          <w:highlight w:val="none"/>
        </w:rPr>
        <w:t>charset=UTF-8&amp;deviceId=03520801&amp;format=json&amp;providerId=03&amp;signType=00&amp;timestamp=20180607173152</w:t>
      </w:r>
    </w:p>
    <w:p w14:paraId="164BC75B">
      <w:pPr>
        <w:pStyle w:val="175"/>
        <w:rPr>
          <w:color w:val="auto"/>
          <w:highlight w:val="none"/>
        </w:rPr>
      </w:pPr>
      <w:bookmarkStart w:id="323" w:name="_Toc519180373"/>
      <w:r>
        <w:rPr>
          <w:rFonts w:hint="eastAsia"/>
          <w:color w:val="auto"/>
          <w:highlight w:val="none"/>
        </w:rPr>
        <w:t>应答参数</w:t>
      </w:r>
      <w:bookmarkEnd w:id="323"/>
    </w:p>
    <w:p w14:paraId="46CFB957">
      <w:pPr>
        <w:pStyle w:val="41"/>
        <w:rPr>
          <w:color w:val="auto"/>
          <w:highlight w:val="none"/>
        </w:rPr>
      </w:pPr>
      <w:r>
        <w:rPr>
          <w:rFonts w:hint="eastAsia"/>
          <w:color w:val="auto"/>
          <w:highlight w:val="none"/>
        </w:rPr>
        <w:t>设备</w:t>
      </w:r>
      <w:r>
        <w:rPr>
          <w:color w:val="auto"/>
          <w:highlight w:val="none"/>
        </w:rPr>
        <w:t>心跳</w:t>
      </w:r>
      <w:r>
        <w:rPr>
          <w:rFonts w:hint="eastAsia"/>
          <w:color w:val="auto"/>
          <w:highlight w:val="none"/>
        </w:rPr>
        <w:t>应答参数信息详见表5</w:t>
      </w:r>
      <w:r>
        <w:rPr>
          <w:color w:val="auto"/>
          <w:highlight w:val="none"/>
        </w:rPr>
        <w:t>3</w:t>
      </w:r>
      <w:r>
        <w:rPr>
          <w:rFonts w:hint="eastAsia"/>
          <w:color w:val="auto"/>
          <w:highlight w:val="none"/>
        </w:rPr>
        <w:t>。</w:t>
      </w:r>
    </w:p>
    <w:p w14:paraId="5441BBF4">
      <w:pPr>
        <w:pStyle w:val="160"/>
        <w:rPr>
          <w:color w:val="auto"/>
          <w:highlight w:val="none"/>
        </w:rPr>
      </w:pPr>
      <w:r>
        <w:rPr>
          <w:rFonts w:hint="eastAsia"/>
          <w:color w:val="auto"/>
          <w:highlight w:val="none"/>
        </w:rPr>
        <w:t>设备</w:t>
      </w:r>
      <w:r>
        <w:rPr>
          <w:color w:val="auto"/>
          <w:highlight w:val="none"/>
        </w:rPr>
        <w:t>心跳</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BCC1DE9">
        <w:trPr>
          <w:wBefore w:w="0" w:type="dxa"/>
          <w:jc w:val="center"/>
        </w:trPr>
        <w:tc>
          <w:tcPr>
            <w:tcW w:w="2840" w:type="dxa"/>
            <w:noWrap w:val="0"/>
            <w:vAlign w:val="top"/>
          </w:tcPr>
          <w:p w14:paraId="0AED166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5134292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5220822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4841C8A">
        <w:trPr>
          <w:wBefore w:w="0" w:type="dxa"/>
          <w:jc w:val="center"/>
        </w:trPr>
        <w:tc>
          <w:tcPr>
            <w:tcW w:w="2840" w:type="dxa"/>
            <w:noWrap w:val="0"/>
            <w:vAlign w:val="top"/>
          </w:tcPr>
          <w:p w14:paraId="1C2E347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180E33E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A5C5B9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322E0E5B">
        <w:trPr>
          <w:wBefore w:w="0" w:type="dxa"/>
          <w:jc w:val="center"/>
        </w:trPr>
        <w:tc>
          <w:tcPr>
            <w:tcW w:w="2840" w:type="dxa"/>
            <w:noWrap w:val="0"/>
            <w:vAlign w:val="top"/>
          </w:tcPr>
          <w:p w14:paraId="0AFB8F9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6475812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D9D7B3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6EF94080">
      <w:pPr>
        <w:pStyle w:val="41"/>
        <w:rPr>
          <w:color w:val="auto"/>
          <w:highlight w:val="none"/>
        </w:rPr>
      </w:pPr>
      <w:r>
        <w:rPr>
          <w:rFonts w:hint="eastAsia"/>
          <w:color w:val="auto"/>
          <w:highlight w:val="none"/>
        </w:rPr>
        <w:t>示例报文：</w:t>
      </w:r>
    </w:p>
    <w:p w14:paraId="0F287699">
      <w:pPr>
        <w:pStyle w:val="41"/>
        <w:rPr>
          <w:color w:val="auto"/>
          <w:highlight w:val="none"/>
        </w:rPr>
      </w:pPr>
      <w:r>
        <w:rPr>
          <w:rFonts w:hint="eastAsia"/>
          <w:color w:val="auto"/>
          <w:highlight w:val="none"/>
        </w:rPr>
        <w:t>{"retCode":"0000","retMsg":"成功"}</w:t>
      </w:r>
    </w:p>
    <w:p w14:paraId="660F70AE">
      <w:pPr>
        <w:pStyle w:val="146"/>
        <w:spacing w:before="156" w:after="156"/>
        <w:ind w:left="993"/>
        <w:rPr>
          <w:color w:val="auto"/>
          <w:highlight w:val="none"/>
        </w:rPr>
      </w:pPr>
      <w:bookmarkStart w:id="324" w:name="_Toc519180374"/>
      <w:r>
        <w:rPr>
          <w:color w:val="auto"/>
          <w:highlight w:val="none"/>
        </w:rPr>
        <w:t xml:space="preserve">IF2A-08 </w:t>
      </w:r>
      <w:r>
        <w:rPr>
          <w:rFonts w:hint="eastAsia"/>
          <w:color w:val="auto"/>
          <w:highlight w:val="none"/>
        </w:rPr>
        <w:t>业务</w:t>
      </w:r>
      <w:r>
        <w:rPr>
          <w:color w:val="auto"/>
          <w:highlight w:val="none"/>
        </w:rPr>
        <w:t>操作</w:t>
      </w:r>
      <w:r>
        <w:rPr>
          <w:rFonts w:hint="eastAsia"/>
          <w:color w:val="auto"/>
          <w:highlight w:val="none"/>
        </w:rPr>
        <w:t>结果</w:t>
      </w:r>
      <w:r>
        <w:rPr>
          <w:color w:val="auto"/>
          <w:highlight w:val="none"/>
        </w:rPr>
        <w:t>通知</w:t>
      </w:r>
      <w:bookmarkEnd w:id="324"/>
    </w:p>
    <w:p w14:paraId="2C257466">
      <w:pPr>
        <w:pStyle w:val="175"/>
        <w:rPr>
          <w:color w:val="auto"/>
          <w:highlight w:val="none"/>
        </w:rPr>
      </w:pPr>
      <w:bookmarkStart w:id="325" w:name="_Toc519180375"/>
      <w:r>
        <w:rPr>
          <w:rFonts w:hint="eastAsia"/>
          <w:color w:val="auto"/>
          <w:highlight w:val="none"/>
        </w:rPr>
        <w:t>接口地址</w:t>
      </w:r>
      <w:bookmarkEnd w:id="325"/>
    </w:p>
    <w:p w14:paraId="35664609">
      <w:pPr>
        <w:pStyle w:val="41"/>
        <w:rPr>
          <w:color w:val="auto"/>
          <w:highlight w:val="none"/>
        </w:rPr>
      </w:pPr>
      <w:r>
        <w:rPr>
          <w:color w:val="auto"/>
          <w:highlight w:val="none"/>
        </w:rPr>
        <w:t>http//:[ip]:[port]/[project]/ci</w:t>
      </w:r>
      <w:r>
        <w:rPr>
          <w:rFonts w:hint="eastAsia"/>
          <w:color w:val="auto"/>
          <w:highlight w:val="none"/>
        </w:rPr>
        <w:t>/</w:t>
      </w:r>
      <w:r>
        <w:rPr>
          <w:color w:val="auto"/>
          <w:highlight w:val="none"/>
        </w:rPr>
        <w:t>bom/notiBusResult</w:t>
      </w:r>
    </w:p>
    <w:p w14:paraId="0485AAF7">
      <w:pPr>
        <w:pStyle w:val="175"/>
        <w:rPr>
          <w:color w:val="auto"/>
          <w:highlight w:val="none"/>
        </w:rPr>
      </w:pPr>
      <w:bookmarkStart w:id="326" w:name="_Toc519180376"/>
      <w:r>
        <w:rPr>
          <w:rFonts w:hint="eastAsia"/>
          <w:color w:val="auto"/>
          <w:highlight w:val="none"/>
        </w:rPr>
        <w:t>接口</w:t>
      </w:r>
      <w:r>
        <w:rPr>
          <w:color w:val="auto"/>
          <w:highlight w:val="none"/>
        </w:rPr>
        <w:t>说明</w:t>
      </w:r>
      <w:bookmarkEnd w:id="326"/>
    </w:p>
    <w:p w14:paraId="49828721">
      <w:pPr>
        <w:pStyle w:val="41"/>
        <w:rPr>
          <w:color w:val="auto"/>
          <w:highlight w:val="none"/>
        </w:rPr>
      </w:pPr>
      <w:r>
        <w:rPr>
          <w:rFonts w:hint="eastAsia"/>
          <w:color w:val="auto"/>
          <w:highlight w:val="none"/>
        </w:rPr>
        <w:t>BOM业务</w:t>
      </w:r>
      <w:r>
        <w:rPr>
          <w:color w:val="auto"/>
          <w:highlight w:val="none"/>
        </w:rPr>
        <w:t>操作</w:t>
      </w:r>
      <w:r>
        <w:rPr>
          <w:rFonts w:hint="eastAsia"/>
          <w:color w:val="auto"/>
          <w:highlight w:val="none"/>
        </w:rPr>
        <w:t>成功通知</w:t>
      </w:r>
    </w:p>
    <w:p w14:paraId="7F308D9D">
      <w:pPr>
        <w:pStyle w:val="175"/>
        <w:rPr>
          <w:color w:val="auto"/>
          <w:highlight w:val="none"/>
        </w:rPr>
      </w:pPr>
      <w:bookmarkStart w:id="327" w:name="_Toc519180377"/>
      <w:r>
        <w:rPr>
          <w:rFonts w:hint="eastAsia"/>
          <w:color w:val="auto"/>
          <w:highlight w:val="none"/>
        </w:rPr>
        <w:t>请求参数</w:t>
      </w:r>
      <w:bookmarkEnd w:id="327"/>
    </w:p>
    <w:p w14:paraId="4FA9B3E6">
      <w:pPr>
        <w:pStyle w:val="41"/>
        <w:rPr>
          <w:color w:val="auto"/>
          <w:highlight w:val="none"/>
        </w:rPr>
      </w:pPr>
      <w:r>
        <w:rPr>
          <w:rFonts w:hint="eastAsia"/>
          <w:color w:val="auto"/>
          <w:highlight w:val="none"/>
        </w:rPr>
        <w:t>业务</w:t>
      </w:r>
      <w:r>
        <w:rPr>
          <w:color w:val="auto"/>
          <w:highlight w:val="none"/>
        </w:rPr>
        <w:t>操作</w:t>
      </w:r>
      <w:r>
        <w:rPr>
          <w:rFonts w:hint="eastAsia"/>
          <w:color w:val="auto"/>
          <w:highlight w:val="none"/>
        </w:rPr>
        <w:t>结果</w:t>
      </w:r>
      <w:r>
        <w:rPr>
          <w:color w:val="auto"/>
          <w:highlight w:val="none"/>
        </w:rPr>
        <w:t>通知</w:t>
      </w:r>
      <w:r>
        <w:rPr>
          <w:rFonts w:hint="eastAsia"/>
          <w:color w:val="auto"/>
          <w:highlight w:val="none"/>
        </w:rPr>
        <w:t>请求参数信息详见表5</w:t>
      </w:r>
      <w:r>
        <w:rPr>
          <w:color w:val="auto"/>
          <w:highlight w:val="none"/>
        </w:rPr>
        <w:t>4</w:t>
      </w:r>
      <w:r>
        <w:rPr>
          <w:rFonts w:hint="eastAsia"/>
          <w:color w:val="auto"/>
          <w:highlight w:val="none"/>
        </w:rPr>
        <w:t>。</w:t>
      </w:r>
    </w:p>
    <w:p w14:paraId="3D040361">
      <w:pPr>
        <w:pStyle w:val="160"/>
        <w:rPr>
          <w:color w:val="auto"/>
          <w:highlight w:val="none"/>
        </w:rPr>
      </w:pPr>
      <w:r>
        <w:rPr>
          <w:rFonts w:hint="eastAsia"/>
          <w:color w:val="auto"/>
          <w:highlight w:val="none"/>
        </w:rPr>
        <w:t>业务</w:t>
      </w:r>
      <w:r>
        <w:rPr>
          <w:color w:val="auto"/>
          <w:highlight w:val="none"/>
        </w:rPr>
        <w:t>操作</w:t>
      </w:r>
      <w:r>
        <w:rPr>
          <w:rFonts w:hint="eastAsia"/>
          <w:color w:val="auto"/>
          <w:highlight w:val="none"/>
        </w:rPr>
        <w:t>结果</w:t>
      </w:r>
      <w:r>
        <w:rPr>
          <w:color w:val="auto"/>
          <w:highlight w:val="none"/>
        </w:rPr>
        <w:t>通知</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2328CD5">
        <w:trPr>
          <w:wBefore w:w="0" w:type="dxa"/>
          <w:jc w:val="center"/>
        </w:trPr>
        <w:tc>
          <w:tcPr>
            <w:tcW w:w="2840" w:type="dxa"/>
            <w:noWrap w:val="0"/>
            <w:vAlign w:val="top"/>
          </w:tcPr>
          <w:p w14:paraId="2CB04719">
            <w:pPr>
              <w:rPr>
                <w:color w:val="auto"/>
                <w:sz w:val="18"/>
                <w:szCs w:val="18"/>
                <w:highlight w:val="none"/>
              </w:rPr>
            </w:pPr>
            <w:r>
              <w:rPr>
                <w:rFonts w:hint="eastAsia"/>
                <w:color w:val="auto"/>
                <w:sz w:val="18"/>
                <w:szCs w:val="18"/>
                <w:highlight w:val="none"/>
              </w:rPr>
              <w:t>字段</w:t>
            </w:r>
          </w:p>
        </w:tc>
        <w:tc>
          <w:tcPr>
            <w:tcW w:w="2841" w:type="dxa"/>
            <w:noWrap w:val="0"/>
            <w:vAlign w:val="top"/>
          </w:tcPr>
          <w:p w14:paraId="7EEBAD98">
            <w:pPr>
              <w:rPr>
                <w:color w:val="auto"/>
                <w:sz w:val="18"/>
                <w:szCs w:val="18"/>
                <w:highlight w:val="none"/>
              </w:rPr>
            </w:pPr>
            <w:r>
              <w:rPr>
                <w:rFonts w:hint="eastAsia"/>
                <w:color w:val="auto"/>
                <w:sz w:val="18"/>
                <w:szCs w:val="18"/>
                <w:highlight w:val="none"/>
              </w:rPr>
              <w:t>类型</w:t>
            </w:r>
          </w:p>
        </w:tc>
        <w:tc>
          <w:tcPr>
            <w:tcW w:w="2841" w:type="dxa"/>
            <w:noWrap w:val="0"/>
            <w:vAlign w:val="top"/>
          </w:tcPr>
          <w:p w14:paraId="3167A6E7">
            <w:pPr>
              <w:rPr>
                <w:color w:val="auto"/>
                <w:sz w:val="18"/>
                <w:szCs w:val="18"/>
                <w:highlight w:val="none"/>
              </w:rPr>
            </w:pPr>
            <w:r>
              <w:rPr>
                <w:rFonts w:hint="eastAsia"/>
                <w:color w:val="auto"/>
                <w:sz w:val="18"/>
                <w:szCs w:val="18"/>
                <w:highlight w:val="none"/>
              </w:rPr>
              <w:t>说明</w:t>
            </w:r>
          </w:p>
        </w:tc>
      </w:tr>
      <w:tr w14:paraId="19E0590B">
        <w:trPr>
          <w:wBefore w:w="0" w:type="dxa"/>
          <w:jc w:val="center"/>
        </w:trPr>
        <w:tc>
          <w:tcPr>
            <w:tcW w:w="2840" w:type="dxa"/>
            <w:noWrap w:val="0"/>
            <w:vAlign w:val="center"/>
          </w:tcPr>
          <w:p w14:paraId="18B703DF">
            <w:pPr>
              <w:rPr>
                <w:rFonts w:ascii="宋体" w:hAnsi="宋体"/>
                <w:bCs/>
                <w:color w:val="auto"/>
                <w:sz w:val="18"/>
                <w:szCs w:val="18"/>
                <w:highlight w:val="none"/>
              </w:rPr>
            </w:pPr>
            <w:r>
              <w:rPr>
                <w:rFonts w:ascii="宋体" w:hAnsi="宋体"/>
                <w:bCs/>
                <w:color w:val="auto"/>
                <w:sz w:val="18"/>
                <w:szCs w:val="18"/>
                <w:highlight w:val="none"/>
              </w:rPr>
              <w:t>orderNo</w:t>
            </w:r>
          </w:p>
        </w:tc>
        <w:tc>
          <w:tcPr>
            <w:tcW w:w="2841" w:type="dxa"/>
            <w:noWrap w:val="0"/>
            <w:vAlign w:val="center"/>
          </w:tcPr>
          <w:p w14:paraId="13B05CB3">
            <w:pPr>
              <w:jc w:val="left"/>
              <w:rPr>
                <w:rFonts w:ascii="宋体" w:hAnsi="宋体"/>
                <w:bCs/>
                <w:color w:val="auto"/>
                <w:sz w:val="18"/>
                <w:szCs w:val="18"/>
                <w:highlight w:val="none"/>
              </w:rPr>
            </w:pPr>
            <w:r>
              <w:rPr>
                <w:rFonts w:ascii="宋体" w:hAnsi="宋体"/>
                <w:bCs/>
                <w:color w:val="auto"/>
                <w:sz w:val="18"/>
                <w:szCs w:val="18"/>
                <w:highlight w:val="none"/>
              </w:rPr>
              <w:t>String</w:t>
            </w:r>
          </w:p>
        </w:tc>
        <w:tc>
          <w:tcPr>
            <w:tcW w:w="2841" w:type="dxa"/>
            <w:noWrap w:val="0"/>
            <w:vAlign w:val="center"/>
          </w:tcPr>
          <w:p w14:paraId="5493DF15">
            <w:pPr>
              <w:jc w:val="left"/>
              <w:rPr>
                <w:rFonts w:ascii="宋体" w:hAnsi="宋体"/>
                <w:bCs/>
                <w:color w:val="auto"/>
                <w:sz w:val="18"/>
                <w:szCs w:val="18"/>
                <w:highlight w:val="none"/>
              </w:rPr>
            </w:pPr>
            <w:r>
              <w:rPr>
                <w:rFonts w:hint="eastAsia" w:ascii="宋体" w:hAnsi="宋体"/>
                <w:bCs/>
                <w:color w:val="auto"/>
                <w:sz w:val="18"/>
                <w:szCs w:val="18"/>
                <w:highlight w:val="none"/>
              </w:rPr>
              <w:t>订单号</w:t>
            </w:r>
          </w:p>
        </w:tc>
      </w:tr>
      <w:tr w14:paraId="022A3B01">
        <w:trPr>
          <w:wBefore w:w="0" w:type="dxa"/>
          <w:trHeight w:val="425" w:hRule="atLeast"/>
          <w:jc w:val="center"/>
        </w:trPr>
        <w:tc>
          <w:tcPr>
            <w:tcW w:w="2840" w:type="dxa"/>
            <w:noWrap w:val="0"/>
            <w:vAlign w:val="center"/>
          </w:tcPr>
          <w:p w14:paraId="2E32E089">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optResult</w:t>
            </w:r>
          </w:p>
        </w:tc>
        <w:tc>
          <w:tcPr>
            <w:tcW w:w="2841" w:type="dxa"/>
            <w:noWrap w:val="0"/>
            <w:vAlign w:val="center"/>
          </w:tcPr>
          <w:p w14:paraId="6773C0FD">
            <w:pPr>
              <w:snapToGrid w:val="0"/>
              <w:spacing w:line="288" w:lineRule="auto"/>
              <w:rPr>
                <w:rFonts w:ascii="宋体" w:hAnsi="宋体" w:cs="微软雅黑"/>
                <w:color w:val="auto"/>
                <w:sz w:val="18"/>
                <w:szCs w:val="18"/>
                <w:highlight w:val="none"/>
              </w:rPr>
            </w:pPr>
            <w:r>
              <w:rPr>
                <w:rFonts w:ascii="宋体" w:hAnsi="宋体"/>
                <w:bCs/>
                <w:color w:val="auto"/>
                <w:sz w:val="18"/>
                <w:szCs w:val="18"/>
                <w:highlight w:val="none"/>
              </w:rPr>
              <w:t>String</w:t>
            </w:r>
          </w:p>
        </w:tc>
        <w:tc>
          <w:tcPr>
            <w:tcW w:w="2841" w:type="dxa"/>
            <w:noWrap w:val="0"/>
            <w:vAlign w:val="center"/>
          </w:tcPr>
          <w:p w14:paraId="2584B8B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操作</w:t>
            </w:r>
            <w:r>
              <w:rPr>
                <w:rFonts w:ascii="宋体" w:hAnsi="宋体" w:cs="微软雅黑"/>
                <w:color w:val="auto"/>
                <w:sz w:val="18"/>
                <w:szCs w:val="18"/>
                <w:highlight w:val="none"/>
              </w:rPr>
              <w:t>结果通知</w:t>
            </w:r>
          </w:p>
          <w:p w14:paraId="567513B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成功：SUCCESS</w:t>
            </w:r>
          </w:p>
          <w:p w14:paraId="2E73E4B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失败：FAILED</w:t>
            </w:r>
          </w:p>
        </w:tc>
      </w:tr>
      <w:tr w14:paraId="45753DB1">
        <w:trPr>
          <w:wBefore w:w="0" w:type="dxa"/>
          <w:trHeight w:val="425" w:hRule="atLeast"/>
          <w:jc w:val="center"/>
        </w:trPr>
        <w:tc>
          <w:tcPr>
            <w:tcW w:w="2840" w:type="dxa"/>
            <w:noWrap w:val="0"/>
            <w:vAlign w:val="center"/>
          </w:tcPr>
          <w:p w14:paraId="758183F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w:t>
            </w:r>
            <w:r>
              <w:rPr>
                <w:rFonts w:hint="eastAsia" w:ascii="宋体" w:hAnsi="宋体" w:cs="微软雅黑"/>
                <w:color w:val="auto"/>
                <w:sz w:val="18"/>
                <w:szCs w:val="18"/>
                <w:highlight w:val="none"/>
              </w:rPr>
              <w:t>pt</w:t>
            </w:r>
            <w:r>
              <w:rPr>
                <w:rFonts w:ascii="宋体" w:hAnsi="宋体" w:cs="微软雅黑"/>
                <w:color w:val="auto"/>
                <w:sz w:val="18"/>
                <w:szCs w:val="18"/>
                <w:highlight w:val="none"/>
              </w:rPr>
              <w:t>ResultDesc</w:t>
            </w:r>
          </w:p>
        </w:tc>
        <w:tc>
          <w:tcPr>
            <w:tcW w:w="2841" w:type="dxa"/>
            <w:noWrap w:val="0"/>
            <w:vAlign w:val="center"/>
          </w:tcPr>
          <w:p w14:paraId="76DAC8F0">
            <w:pPr>
              <w:snapToGrid w:val="0"/>
              <w:spacing w:line="288" w:lineRule="auto"/>
              <w:rPr>
                <w:rFonts w:ascii="宋体" w:hAnsi="宋体"/>
                <w:bCs/>
                <w:color w:val="auto"/>
                <w:sz w:val="18"/>
                <w:szCs w:val="18"/>
                <w:highlight w:val="none"/>
              </w:rPr>
            </w:pPr>
            <w:r>
              <w:rPr>
                <w:rFonts w:ascii="宋体" w:hAnsi="宋体"/>
                <w:bCs/>
                <w:color w:val="auto"/>
                <w:sz w:val="18"/>
                <w:szCs w:val="18"/>
                <w:highlight w:val="none"/>
              </w:rPr>
              <w:t>String</w:t>
            </w:r>
          </w:p>
        </w:tc>
        <w:tc>
          <w:tcPr>
            <w:tcW w:w="2841" w:type="dxa"/>
            <w:noWrap w:val="0"/>
            <w:vAlign w:val="center"/>
          </w:tcPr>
          <w:p w14:paraId="7C74087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操作</w:t>
            </w:r>
            <w:r>
              <w:rPr>
                <w:rFonts w:ascii="宋体" w:hAnsi="宋体" w:cs="微软雅黑"/>
                <w:color w:val="auto"/>
                <w:sz w:val="18"/>
                <w:szCs w:val="18"/>
                <w:highlight w:val="none"/>
              </w:rPr>
              <w:t>结果</w:t>
            </w:r>
            <w:r>
              <w:rPr>
                <w:rFonts w:hint="eastAsia" w:ascii="宋体" w:hAnsi="宋体" w:cs="微软雅黑"/>
                <w:color w:val="auto"/>
                <w:sz w:val="18"/>
                <w:szCs w:val="18"/>
                <w:highlight w:val="none"/>
              </w:rPr>
              <w:t>描述</w:t>
            </w:r>
          </w:p>
        </w:tc>
      </w:tr>
      <w:tr w14:paraId="772817BC">
        <w:trPr>
          <w:wBefore w:w="0" w:type="dxa"/>
          <w:trHeight w:val="425" w:hRule="atLeast"/>
          <w:jc w:val="center"/>
        </w:trPr>
        <w:tc>
          <w:tcPr>
            <w:tcW w:w="2840" w:type="dxa"/>
            <w:noWrap w:val="0"/>
            <w:vAlign w:val="center"/>
          </w:tcPr>
          <w:p w14:paraId="25DFAF93">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tranDate</w:t>
            </w:r>
          </w:p>
        </w:tc>
        <w:tc>
          <w:tcPr>
            <w:tcW w:w="2841" w:type="dxa"/>
            <w:noWrap w:val="0"/>
            <w:vAlign w:val="center"/>
          </w:tcPr>
          <w:p w14:paraId="314D8635">
            <w:pPr>
              <w:snapToGrid w:val="0"/>
              <w:spacing w:line="288" w:lineRule="auto"/>
              <w:rPr>
                <w:rFonts w:ascii="宋体" w:hAnsi="宋体" w:cs="微软雅黑"/>
                <w:color w:val="auto"/>
                <w:sz w:val="18"/>
                <w:szCs w:val="18"/>
                <w:highlight w:val="none"/>
              </w:rPr>
            </w:pPr>
            <w:r>
              <w:rPr>
                <w:rFonts w:ascii="宋体" w:hAnsi="宋体"/>
                <w:bCs/>
                <w:color w:val="auto"/>
                <w:sz w:val="18"/>
                <w:szCs w:val="18"/>
                <w:highlight w:val="none"/>
              </w:rPr>
              <w:t>String</w:t>
            </w:r>
          </w:p>
        </w:tc>
        <w:tc>
          <w:tcPr>
            <w:tcW w:w="2841" w:type="dxa"/>
            <w:noWrap w:val="0"/>
            <w:vAlign w:val="center"/>
          </w:tcPr>
          <w:p w14:paraId="3F2DCE4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交易</w:t>
            </w:r>
            <w:r>
              <w:rPr>
                <w:rFonts w:ascii="宋体" w:hAnsi="宋体" w:cs="微软雅黑"/>
                <w:color w:val="auto"/>
                <w:sz w:val="18"/>
                <w:szCs w:val="18"/>
                <w:highlight w:val="none"/>
              </w:rPr>
              <w:t>时间</w:t>
            </w:r>
          </w:p>
          <w:p w14:paraId="5E5BB2F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YYYYMMDDHHMMSS</w:t>
            </w:r>
          </w:p>
        </w:tc>
      </w:tr>
    </w:tbl>
    <w:p w14:paraId="799CDE8B">
      <w:pPr>
        <w:pStyle w:val="41"/>
        <w:rPr>
          <w:color w:val="auto"/>
          <w:highlight w:val="none"/>
        </w:rPr>
      </w:pPr>
      <w:r>
        <w:rPr>
          <w:rFonts w:hint="eastAsia"/>
          <w:color w:val="auto"/>
          <w:highlight w:val="none"/>
        </w:rPr>
        <w:t>示例报文：</w:t>
      </w:r>
    </w:p>
    <w:p w14:paraId="5425A4CF">
      <w:pPr>
        <w:pStyle w:val="41"/>
        <w:rPr>
          <w:color w:val="auto"/>
          <w:highlight w:val="none"/>
        </w:rPr>
      </w:pPr>
      <w:r>
        <w:rPr>
          <w:rFonts w:hint="eastAsia"/>
          <w:color w:val="auto"/>
          <w:highlight w:val="none"/>
        </w:rPr>
        <w:t>charset=UTF-8&amp;deviceId=02310701&amp;format=json&amp;providerId=02&amp;signType=00&amp;timestamp=20180607172241&amp;bizData={"orderNo":"02201806071722401181","optResult":"SUCCESS","optResultDesc":"成功","tranDate":"20180607172241"}</w:t>
      </w:r>
    </w:p>
    <w:p w14:paraId="2625C4BD">
      <w:pPr>
        <w:pStyle w:val="175"/>
        <w:rPr>
          <w:color w:val="auto"/>
          <w:highlight w:val="none"/>
        </w:rPr>
      </w:pPr>
      <w:bookmarkStart w:id="328" w:name="_Toc519180378"/>
      <w:r>
        <w:rPr>
          <w:rFonts w:hint="eastAsia"/>
          <w:color w:val="auto"/>
          <w:highlight w:val="none"/>
        </w:rPr>
        <w:t>应答参数</w:t>
      </w:r>
      <w:bookmarkEnd w:id="328"/>
    </w:p>
    <w:p w14:paraId="49B9D627">
      <w:pPr>
        <w:pStyle w:val="41"/>
        <w:rPr>
          <w:color w:val="auto"/>
          <w:highlight w:val="none"/>
        </w:rPr>
      </w:pPr>
      <w:r>
        <w:rPr>
          <w:rFonts w:hint="eastAsia"/>
          <w:color w:val="auto"/>
          <w:highlight w:val="none"/>
        </w:rPr>
        <w:t>业务</w:t>
      </w:r>
      <w:r>
        <w:rPr>
          <w:color w:val="auto"/>
          <w:highlight w:val="none"/>
        </w:rPr>
        <w:t>操作</w:t>
      </w:r>
      <w:r>
        <w:rPr>
          <w:rFonts w:hint="eastAsia"/>
          <w:color w:val="auto"/>
          <w:highlight w:val="none"/>
        </w:rPr>
        <w:t>结果</w:t>
      </w:r>
      <w:r>
        <w:rPr>
          <w:color w:val="auto"/>
          <w:highlight w:val="none"/>
        </w:rPr>
        <w:t>通知</w:t>
      </w:r>
      <w:r>
        <w:rPr>
          <w:rFonts w:hint="eastAsia"/>
          <w:color w:val="auto"/>
          <w:highlight w:val="none"/>
        </w:rPr>
        <w:t>应答参数信息详见表5</w:t>
      </w:r>
      <w:r>
        <w:rPr>
          <w:color w:val="auto"/>
          <w:highlight w:val="none"/>
        </w:rPr>
        <w:t>5</w:t>
      </w:r>
      <w:r>
        <w:rPr>
          <w:rFonts w:hint="eastAsia"/>
          <w:color w:val="auto"/>
          <w:highlight w:val="none"/>
        </w:rPr>
        <w:t>。</w:t>
      </w:r>
    </w:p>
    <w:p w14:paraId="44E5EC69">
      <w:pPr>
        <w:pStyle w:val="160"/>
        <w:rPr>
          <w:color w:val="auto"/>
          <w:highlight w:val="none"/>
        </w:rPr>
      </w:pPr>
      <w:r>
        <w:rPr>
          <w:rFonts w:hint="eastAsia"/>
          <w:color w:val="auto"/>
          <w:highlight w:val="none"/>
        </w:rPr>
        <w:t>业务</w:t>
      </w:r>
      <w:r>
        <w:rPr>
          <w:color w:val="auto"/>
          <w:highlight w:val="none"/>
        </w:rPr>
        <w:t>操作</w:t>
      </w:r>
      <w:r>
        <w:rPr>
          <w:rFonts w:hint="eastAsia"/>
          <w:color w:val="auto"/>
          <w:highlight w:val="none"/>
        </w:rPr>
        <w:t>结果</w:t>
      </w:r>
      <w:r>
        <w:rPr>
          <w:color w:val="auto"/>
          <w:highlight w:val="none"/>
        </w:rPr>
        <w:t>通知</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F4231D5">
        <w:trPr>
          <w:wBefore w:w="0" w:type="dxa"/>
          <w:jc w:val="center"/>
        </w:trPr>
        <w:tc>
          <w:tcPr>
            <w:tcW w:w="2840" w:type="dxa"/>
            <w:noWrap w:val="0"/>
            <w:vAlign w:val="top"/>
          </w:tcPr>
          <w:p w14:paraId="3DC8C2E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56F2E7D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7B2484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6D724DA8">
        <w:trPr>
          <w:wBefore w:w="0" w:type="dxa"/>
          <w:jc w:val="center"/>
        </w:trPr>
        <w:tc>
          <w:tcPr>
            <w:tcW w:w="2840" w:type="dxa"/>
            <w:noWrap w:val="0"/>
            <w:vAlign w:val="top"/>
          </w:tcPr>
          <w:p w14:paraId="13DA6B8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43CA022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9A0E65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26D848D1">
        <w:trPr>
          <w:wBefore w:w="0" w:type="dxa"/>
          <w:jc w:val="center"/>
        </w:trPr>
        <w:tc>
          <w:tcPr>
            <w:tcW w:w="2840" w:type="dxa"/>
            <w:noWrap w:val="0"/>
            <w:vAlign w:val="top"/>
          </w:tcPr>
          <w:p w14:paraId="3B60D45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4CB75F7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6FF367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3D6E5D3F">
      <w:pPr>
        <w:pStyle w:val="41"/>
        <w:rPr>
          <w:color w:val="auto"/>
          <w:highlight w:val="none"/>
        </w:rPr>
      </w:pPr>
      <w:r>
        <w:rPr>
          <w:rFonts w:hint="eastAsia"/>
          <w:color w:val="auto"/>
          <w:highlight w:val="none"/>
        </w:rPr>
        <w:t>示例报文：</w:t>
      </w:r>
    </w:p>
    <w:p w14:paraId="10A8B1AD">
      <w:pPr>
        <w:pStyle w:val="41"/>
        <w:rPr>
          <w:color w:val="auto"/>
          <w:highlight w:val="none"/>
        </w:rPr>
      </w:pPr>
      <w:r>
        <w:rPr>
          <w:rFonts w:hint="eastAsia"/>
          <w:color w:val="auto"/>
          <w:highlight w:val="none"/>
        </w:rPr>
        <w:t>{"retCode":"0000","retMsg":"成功"}</w:t>
      </w:r>
    </w:p>
    <w:p w14:paraId="29AC90A6">
      <w:pPr>
        <w:pStyle w:val="146"/>
        <w:spacing w:before="156" w:after="156"/>
        <w:ind w:left="993"/>
        <w:rPr>
          <w:color w:val="auto"/>
          <w:highlight w:val="none"/>
        </w:rPr>
      </w:pPr>
      <w:bookmarkStart w:id="329" w:name="_Toc519180379"/>
      <w:r>
        <w:rPr>
          <w:color w:val="auto"/>
          <w:highlight w:val="none"/>
        </w:rPr>
        <w:t xml:space="preserve">IF5A-09 </w:t>
      </w:r>
      <w:r>
        <w:rPr>
          <w:rFonts w:hint="eastAsia"/>
          <w:color w:val="auto"/>
          <w:highlight w:val="none"/>
        </w:rPr>
        <w:t>HCE票卡</w:t>
      </w:r>
      <w:r>
        <w:rPr>
          <w:color w:val="auto"/>
          <w:highlight w:val="none"/>
        </w:rPr>
        <w:t>更新</w:t>
      </w:r>
      <w:r>
        <w:rPr>
          <w:rFonts w:hint="eastAsia"/>
          <w:color w:val="auto"/>
          <w:highlight w:val="none"/>
        </w:rPr>
        <w:t>结果</w:t>
      </w:r>
      <w:r>
        <w:rPr>
          <w:color w:val="auto"/>
          <w:highlight w:val="none"/>
        </w:rPr>
        <w:t>通知</w:t>
      </w:r>
      <w:bookmarkEnd w:id="329"/>
    </w:p>
    <w:p w14:paraId="7CBF382F">
      <w:pPr>
        <w:pStyle w:val="175"/>
        <w:rPr>
          <w:color w:val="auto"/>
          <w:highlight w:val="none"/>
        </w:rPr>
      </w:pPr>
      <w:bookmarkStart w:id="330" w:name="_Toc519180380"/>
      <w:r>
        <w:rPr>
          <w:rFonts w:hint="eastAsia"/>
          <w:color w:val="auto"/>
          <w:highlight w:val="none"/>
        </w:rPr>
        <w:t>接口地址</w:t>
      </w:r>
      <w:bookmarkEnd w:id="330"/>
    </w:p>
    <w:p w14:paraId="52F529D1">
      <w:pPr>
        <w:pStyle w:val="41"/>
        <w:rPr>
          <w:color w:val="auto"/>
          <w:highlight w:val="none"/>
        </w:rPr>
      </w:pPr>
      <w:r>
        <w:rPr>
          <w:color w:val="auto"/>
          <w:highlight w:val="none"/>
        </w:rPr>
        <w:t>http//:[ip]:[port]/[project]/ci/bom/notiUpdateHceData</w:t>
      </w:r>
    </w:p>
    <w:p w14:paraId="78D9D079">
      <w:pPr>
        <w:pStyle w:val="175"/>
        <w:rPr>
          <w:color w:val="auto"/>
          <w:highlight w:val="none"/>
        </w:rPr>
      </w:pPr>
      <w:bookmarkStart w:id="331" w:name="_Toc519180381"/>
      <w:r>
        <w:rPr>
          <w:rFonts w:hint="eastAsia"/>
          <w:color w:val="auto"/>
          <w:highlight w:val="none"/>
        </w:rPr>
        <w:t>接口</w:t>
      </w:r>
      <w:r>
        <w:rPr>
          <w:color w:val="auto"/>
          <w:highlight w:val="none"/>
        </w:rPr>
        <w:t>说明</w:t>
      </w:r>
      <w:bookmarkEnd w:id="331"/>
    </w:p>
    <w:p w14:paraId="1E870640">
      <w:pPr>
        <w:pStyle w:val="41"/>
        <w:rPr>
          <w:color w:val="auto"/>
          <w:highlight w:val="none"/>
        </w:rPr>
      </w:pPr>
      <w:r>
        <w:rPr>
          <w:rFonts w:hint="eastAsia"/>
          <w:color w:val="auto"/>
          <w:highlight w:val="none"/>
        </w:rPr>
        <w:t>BOM更新HCE票</w:t>
      </w:r>
      <w:r>
        <w:rPr>
          <w:color w:val="auto"/>
          <w:highlight w:val="none"/>
        </w:rPr>
        <w:t>数据结果通知</w:t>
      </w:r>
    </w:p>
    <w:p w14:paraId="251E617C">
      <w:pPr>
        <w:pStyle w:val="175"/>
        <w:rPr>
          <w:color w:val="auto"/>
          <w:highlight w:val="none"/>
        </w:rPr>
      </w:pPr>
      <w:bookmarkStart w:id="332" w:name="_Toc519180382"/>
      <w:r>
        <w:rPr>
          <w:rFonts w:hint="eastAsia"/>
          <w:color w:val="auto"/>
          <w:highlight w:val="none"/>
        </w:rPr>
        <w:t>请求参数</w:t>
      </w:r>
      <w:bookmarkEnd w:id="332"/>
    </w:p>
    <w:p w14:paraId="41D90068">
      <w:pPr>
        <w:pStyle w:val="41"/>
        <w:rPr>
          <w:color w:val="auto"/>
          <w:highlight w:val="none"/>
        </w:rPr>
      </w:pPr>
      <w:r>
        <w:rPr>
          <w:rFonts w:hint="eastAsia"/>
          <w:color w:val="auto"/>
          <w:highlight w:val="none"/>
        </w:rPr>
        <w:t>HCE票卡</w:t>
      </w:r>
      <w:r>
        <w:rPr>
          <w:color w:val="auto"/>
          <w:highlight w:val="none"/>
        </w:rPr>
        <w:t>更新</w:t>
      </w:r>
      <w:r>
        <w:rPr>
          <w:rFonts w:hint="eastAsia"/>
          <w:color w:val="auto"/>
          <w:highlight w:val="none"/>
        </w:rPr>
        <w:t>结果</w:t>
      </w:r>
      <w:r>
        <w:rPr>
          <w:color w:val="auto"/>
          <w:highlight w:val="none"/>
        </w:rPr>
        <w:t>通知</w:t>
      </w:r>
      <w:r>
        <w:rPr>
          <w:rFonts w:hint="eastAsia"/>
          <w:color w:val="auto"/>
          <w:highlight w:val="none"/>
        </w:rPr>
        <w:t>请求参数信息详见表5</w:t>
      </w:r>
      <w:r>
        <w:rPr>
          <w:color w:val="auto"/>
          <w:highlight w:val="none"/>
        </w:rPr>
        <w:t>6</w:t>
      </w:r>
      <w:r>
        <w:rPr>
          <w:rFonts w:hint="eastAsia"/>
          <w:color w:val="auto"/>
          <w:highlight w:val="none"/>
        </w:rPr>
        <w:t>。</w:t>
      </w:r>
    </w:p>
    <w:p w14:paraId="7E857900">
      <w:pPr>
        <w:pStyle w:val="160"/>
        <w:rPr>
          <w:color w:val="auto"/>
          <w:highlight w:val="none"/>
        </w:rPr>
      </w:pPr>
      <w:r>
        <w:rPr>
          <w:rFonts w:hint="eastAsia"/>
          <w:color w:val="auto"/>
          <w:highlight w:val="none"/>
        </w:rPr>
        <w:t>HCE票卡</w:t>
      </w:r>
      <w:r>
        <w:rPr>
          <w:color w:val="auto"/>
          <w:highlight w:val="none"/>
        </w:rPr>
        <w:t>更新</w:t>
      </w:r>
      <w:r>
        <w:rPr>
          <w:rFonts w:hint="eastAsia"/>
          <w:color w:val="auto"/>
          <w:highlight w:val="none"/>
        </w:rPr>
        <w:t>结果</w:t>
      </w:r>
      <w:r>
        <w:rPr>
          <w:color w:val="auto"/>
          <w:highlight w:val="none"/>
        </w:rPr>
        <w:t>通知</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CB2DE1A">
        <w:trPr>
          <w:wBefore w:w="0" w:type="dxa"/>
          <w:jc w:val="center"/>
        </w:trPr>
        <w:tc>
          <w:tcPr>
            <w:tcW w:w="2840" w:type="dxa"/>
            <w:noWrap w:val="0"/>
            <w:vAlign w:val="top"/>
          </w:tcPr>
          <w:p w14:paraId="3884B3AE">
            <w:pPr>
              <w:rPr>
                <w:color w:val="auto"/>
                <w:sz w:val="18"/>
                <w:szCs w:val="18"/>
                <w:highlight w:val="none"/>
              </w:rPr>
            </w:pPr>
            <w:r>
              <w:rPr>
                <w:rFonts w:hint="eastAsia"/>
                <w:color w:val="auto"/>
                <w:sz w:val="18"/>
                <w:szCs w:val="18"/>
                <w:highlight w:val="none"/>
              </w:rPr>
              <w:t>字段</w:t>
            </w:r>
          </w:p>
        </w:tc>
        <w:tc>
          <w:tcPr>
            <w:tcW w:w="2841" w:type="dxa"/>
            <w:noWrap w:val="0"/>
            <w:vAlign w:val="top"/>
          </w:tcPr>
          <w:p w14:paraId="3F108FC5">
            <w:pPr>
              <w:rPr>
                <w:color w:val="auto"/>
                <w:sz w:val="18"/>
                <w:szCs w:val="18"/>
                <w:highlight w:val="none"/>
              </w:rPr>
            </w:pPr>
            <w:r>
              <w:rPr>
                <w:rFonts w:hint="eastAsia"/>
                <w:color w:val="auto"/>
                <w:sz w:val="18"/>
                <w:szCs w:val="18"/>
                <w:highlight w:val="none"/>
              </w:rPr>
              <w:t>类型</w:t>
            </w:r>
          </w:p>
        </w:tc>
        <w:tc>
          <w:tcPr>
            <w:tcW w:w="2841" w:type="dxa"/>
            <w:noWrap w:val="0"/>
            <w:vAlign w:val="top"/>
          </w:tcPr>
          <w:p w14:paraId="4BBCED53">
            <w:pPr>
              <w:rPr>
                <w:color w:val="auto"/>
                <w:sz w:val="18"/>
                <w:szCs w:val="18"/>
                <w:highlight w:val="none"/>
              </w:rPr>
            </w:pPr>
            <w:r>
              <w:rPr>
                <w:rFonts w:hint="eastAsia"/>
                <w:color w:val="auto"/>
                <w:sz w:val="18"/>
                <w:szCs w:val="18"/>
                <w:highlight w:val="none"/>
              </w:rPr>
              <w:t>说明</w:t>
            </w:r>
          </w:p>
        </w:tc>
      </w:tr>
      <w:tr w14:paraId="0712F20C">
        <w:trPr>
          <w:wBefore w:w="0" w:type="dxa"/>
          <w:jc w:val="center"/>
        </w:trPr>
        <w:tc>
          <w:tcPr>
            <w:tcW w:w="2840" w:type="dxa"/>
            <w:noWrap w:val="0"/>
            <w:vAlign w:val="top"/>
          </w:tcPr>
          <w:p w14:paraId="321C45B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updateType</w:t>
            </w:r>
          </w:p>
        </w:tc>
        <w:tc>
          <w:tcPr>
            <w:tcW w:w="2841" w:type="dxa"/>
            <w:noWrap w:val="0"/>
            <w:vAlign w:val="top"/>
          </w:tcPr>
          <w:p w14:paraId="605A846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4A734B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更新区域类型</w:t>
            </w:r>
          </w:p>
          <w:p w14:paraId="60D52FA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00：非付费区</w:t>
            </w:r>
          </w:p>
          <w:p w14:paraId="7F6B586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01：付费区</w:t>
            </w:r>
          </w:p>
        </w:tc>
      </w:tr>
      <w:tr w14:paraId="47752116">
        <w:trPr>
          <w:wBefore w:w="0" w:type="dxa"/>
          <w:jc w:val="center"/>
        </w:trPr>
        <w:tc>
          <w:tcPr>
            <w:tcW w:w="2840" w:type="dxa"/>
            <w:noWrap w:val="0"/>
            <w:vAlign w:val="top"/>
          </w:tcPr>
          <w:p w14:paraId="6DC92FE0">
            <w:pPr>
              <w:rPr>
                <w:rFonts w:ascii="宋体" w:hAnsi="宋体" w:cs="微软雅黑"/>
                <w:color w:val="auto"/>
                <w:sz w:val="18"/>
                <w:szCs w:val="18"/>
                <w:highlight w:val="none"/>
              </w:rPr>
            </w:pPr>
            <w:r>
              <w:rPr>
                <w:rFonts w:hint="eastAsia" w:ascii="宋体" w:hAnsi="宋体" w:cs="微软雅黑"/>
                <w:color w:val="auto"/>
                <w:sz w:val="18"/>
                <w:szCs w:val="18"/>
                <w:highlight w:val="none"/>
              </w:rPr>
              <w:t>adviceOpt</w:t>
            </w:r>
          </w:p>
        </w:tc>
        <w:tc>
          <w:tcPr>
            <w:tcW w:w="2841" w:type="dxa"/>
            <w:noWrap w:val="0"/>
            <w:vAlign w:val="top"/>
          </w:tcPr>
          <w:p w14:paraId="5EA3FAC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6ADBBB7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操作类型</w:t>
            </w:r>
          </w:p>
          <w:p w14:paraId="432B84F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018</w:t>
            </w:r>
            <w:r>
              <w:rPr>
                <w:rFonts w:hint="eastAsia" w:ascii="宋体" w:hAnsi="宋体" w:cs="微软雅黑"/>
                <w:color w:val="auto"/>
                <w:sz w:val="18"/>
                <w:szCs w:val="18"/>
                <w:highlight w:val="none"/>
              </w:rPr>
              <w:t>：</w:t>
            </w:r>
            <w:r>
              <w:rPr>
                <w:rFonts w:ascii="宋体" w:hAnsi="宋体" w:cs="微软雅黑"/>
                <w:color w:val="auto"/>
                <w:sz w:val="18"/>
                <w:szCs w:val="18"/>
                <w:highlight w:val="none"/>
              </w:rPr>
              <w:t>补进站</w:t>
            </w:r>
            <w:r>
              <w:rPr>
                <w:rFonts w:hint="eastAsia" w:ascii="宋体" w:hAnsi="宋体" w:cs="微软雅黑"/>
                <w:color w:val="auto"/>
                <w:sz w:val="18"/>
                <w:szCs w:val="18"/>
                <w:highlight w:val="none"/>
              </w:rPr>
              <w:t xml:space="preserve"> 无法</w:t>
            </w:r>
            <w:r>
              <w:rPr>
                <w:rFonts w:ascii="宋体" w:hAnsi="宋体" w:cs="微软雅黑"/>
                <w:color w:val="auto"/>
                <w:sz w:val="18"/>
                <w:szCs w:val="18"/>
                <w:highlight w:val="none"/>
              </w:rPr>
              <w:t>出站</w:t>
            </w:r>
          </w:p>
          <w:p w14:paraId="70EE4F0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006：</w:t>
            </w:r>
            <w:r>
              <w:rPr>
                <w:rFonts w:ascii="宋体" w:hAnsi="宋体" w:cs="微软雅黑"/>
                <w:color w:val="auto"/>
                <w:sz w:val="18"/>
                <w:szCs w:val="18"/>
                <w:highlight w:val="none"/>
              </w:rPr>
              <w:t>补出站</w:t>
            </w:r>
            <w:r>
              <w:rPr>
                <w:rFonts w:hint="eastAsia" w:ascii="宋体" w:hAnsi="宋体" w:cs="微软雅黑"/>
                <w:color w:val="auto"/>
                <w:sz w:val="18"/>
                <w:szCs w:val="18"/>
                <w:highlight w:val="none"/>
              </w:rPr>
              <w:t>（最低</w:t>
            </w:r>
            <w:r>
              <w:rPr>
                <w:rFonts w:ascii="宋体" w:hAnsi="宋体" w:cs="微软雅黑"/>
                <w:color w:val="auto"/>
                <w:sz w:val="18"/>
                <w:szCs w:val="18"/>
                <w:highlight w:val="none"/>
              </w:rPr>
              <w:t>票价</w:t>
            </w:r>
            <w:r>
              <w:rPr>
                <w:rFonts w:hint="eastAsia" w:ascii="宋体" w:hAnsi="宋体" w:cs="微软雅黑"/>
                <w:color w:val="auto"/>
                <w:sz w:val="18"/>
                <w:szCs w:val="18"/>
                <w:highlight w:val="none"/>
              </w:rPr>
              <w:t>）无法</w:t>
            </w:r>
            <w:r>
              <w:rPr>
                <w:rFonts w:ascii="宋体" w:hAnsi="宋体" w:cs="微软雅黑"/>
                <w:color w:val="auto"/>
                <w:sz w:val="18"/>
                <w:szCs w:val="18"/>
                <w:highlight w:val="none"/>
              </w:rPr>
              <w:t>进站</w:t>
            </w:r>
          </w:p>
          <w:p w14:paraId="3263475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005: 20分</w:t>
            </w:r>
            <w:r>
              <w:rPr>
                <w:rFonts w:ascii="宋体" w:hAnsi="宋体" w:cs="微软雅黑"/>
                <w:color w:val="auto"/>
                <w:sz w:val="18"/>
                <w:szCs w:val="18"/>
                <w:highlight w:val="none"/>
              </w:rPr>
              <w:t>免费</w:t>
            </w:r>
            <w:r>
              <w:rPr>
                <w:rFonts w:hint="eastAsia" w:ascii="宋体" w:hAnsi="宋体" w:cs="微软雅黑"/>
                <w:color w:val="auto"/>
                <w:sz w:val="18"/>
                <w:szCs w:val="18"/>
                <w:highlight w:val="none"/>
              </w:rPr>
              <w:t>进站</w:t>
            </w:r>
            <w:r>
              <w:rPr>
                <w:rFonts w:ascii="宋体" w:hAnsi="宋体" w:cs="微软雅黑"/>
                <w:color w:val="auto"/>
                <w:sz w:val="18"/>
                <w:szCs w:val="18"/>
                <w:highlight w:val="none"/>
              </w:rPr>
              <w:t>更新</w:t>
            </w:r>
            <w:r>
              <w:rPr>
                <w:rFonts w:hint="eastAsia" w:ascii="宋体" w:hAnsi="宋体" w:cs="微软雅黑"/>
                <w:color w:val="auto"/>
                <w:sz w:val="18"/>
                <w:szCs w:val="18"/>
                <w:highlight w:val="none"/>
              </w:rPr>
              <w:t>无法</w:t>
            </w:r>
            <w:r>
              <w:rPr>
                <w:rFonts w:ascii="宋体" w:hAnsi="宋体" w:cs="微软雅黑"/>
                <w:color w:val="auto"/>
                <w:sz w:val="18"/>
                <w:szCs w:val="18"/>
                <w:highlight w:val="none"/>
              </w:rPr>
              <w:t>进站</w:t>
            </w:r>
          </w:p>
        </w:tc>
      </w:tr>
      <w:tr w14:paraId="64BF4AF5">
        <w:trPr>
          <w:wBefore w:w="0" w:type="dxa"/>
          <w:jc w:val="center"/>
        </w:trPr>
        <w:tc>
          <w:tcPr>
            <w:tcW w:w="2840" w:type="dxa"/>
            <w:noWrap w:val="0"/>
            <w:vAlign w:val="top"/>
          </w:tcPr>
          <w:p w14:paraId="0485235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operaterId</w:t>
            </w:r>
          </w:p>
        </w:tc>
        <w:tc>
          <w:tcPr>
            <w:tcW w:w="2841" w:type="dxa"/>
            <w:noWrap w:val="0"/>
            <w:vAlign w:val="top"/>
          </w:tcPr>
          <w:p w14:paraId="2C55111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4050B9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操作员</w:t>
            </w:r>
            <w:r>
              <w:rPr>
                <w:rFonts w:ascii="宋体" w:hAnsi="宋体" w:cs="微软雅黑"/>
                <w:color w:val="auto"/>
                <w:sz w:val="18"/>
                <w:szCs w:val="18"/>
                <w:highlight w:val="none"/>
              </w:rPr>
              <w:t>编码</w:t>
            </w:r>
          </w:p>
        </w:tc>
      </w:tr>
      <w:tr w14:paraId="36FD50D9">
        <w:trPr>
          <w:wBefore w:w="0" w:type="dxa"/>
          <w:jc w:val="center"/>
        </w:trPr>
        <w:tc>
          <w:tcPr>
            <w:tcW w:w="2840" w:type="dxa"/>
            <w:noWrap w:val="0"/>
            <w:vAlign w:val="top"/>
          </w:tcPr>
          <w:p w14:paraId="709FC81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w:t>
            </w:r>
            <w:r>
              <w:rPr>
                <w:rFonts w:ascii="宋体" w:hAnsi="宋体" w:cs="微软雅黑"/>
                <w:color w:val="auto"/>
                <w:sz w:val="18"/>
                <w:szCs w:val="18"/>
                <w:highlight w:val="none"/>
              </w:rPr>
              <w:t>Id</w:t>
            </w:r>
          </w:p>
        </w:tc>
        <w:tc>
          <w:tcPr>
            <w:tcW w:w="2841" w:type="dxa"/>
            <w:noWrap w:val="0"/>
            <w:vAlign w:val="top"/>
          </w:tcPr>
          <w:p w14:paraId="7F7BDFD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3D5642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地铁</w:t>
            </w:r>
            <w:r>
              <w:rPr>
                <w:rFonts w:ascii="宋体" w:hAnsi="宋体" w:cs="微软雅黑"/>
                <w:color w:val="auto"/>
                <w:sz w:val="18"/>
                <w:szCs w:val="18"/>
                <w:highlight w:val="none"/>
              </w:rPr>
              <w:t>会员卡号</w:t>
            </w:r>
          </w:p>
        </w:tc>
      </w:tr>
      <w:tr w14:paraId="306F3BF9">
        <w:trPr>
          <w:wBefore w:w="0" w:type="dxa"/>
          <w:jc w:val="center"/>
        </w:trPr>
        <w:tc>
          <w:tcPr>
            <w:tcW w:w="2840" w:type="dxa"/>
            <w:noWrap w:val="0"/>
            <w:vAlign w:val="top"/>
          </w:tcPr>
          <w:p w14:paraId="616192E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updateStationCode</w:t>
            </w:r>
          </w:p>
        </w:tc>
        <w:tc>
          <w:tcPr>
            <w:tcW w:w="2841" w:type="dxa"/>
            <w:noWrap w:val="0"/>
            <w:vAlign w:val="top"/>
          </w:tcPr>
          <w:p w14:paraId="28572E1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880457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补站</w:t>
            </w:r>
            <w:r>
              <w:rPr>
                <w:rFonts w:ascii="宋体" w:hAnsi="宋体" w:cs="微软雅黑"/>
                <w:color w:val="auto"/>
                <w:sz w:val="18"/>
                <w:szCs w:val="18"/>
                <w:highlight w:val="none"/>
              </w:rPr>
              <w:t>站点</w:t>
            </w:r>
          </w:p>
        </w:tc>
      </w:tr>
      <w:tr w14:paraId="5C6EAD58">
        <w:trPr>
          <w:wBefore w:w="0" w:type="dxa"/>
          <w:jc w:val="center"/>
        </w:trPr>
        <w:tc>
          <w:tcPr>
            <w:tcW w:w="2840" w:type="dxa"/>
            <w:noWrap w:val="0"/>
            <w:vAlign w:val="top"/>
          </w:tcPr>
          <w:p w14:paraId="6888021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optDate</w:t>
            </w:r>
          </w:p>
        </w:tc>
        <w:tc>
          <w:tcPr>
            <w:tcW w:w="2841" w:type="dxa"/>
            <w:noWrap w:val="0"/>
            <w:vAlign w:val="top"/>
          </w:tcPr>
          <w:p w14:paraId="7287B63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6505306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更新</w:t>
            </w:r>
            <w:r>
              <w:rPr>
                <w:rFonts w:ascii="宋体" w:hAnsi="宋体" w:cs="微软雅黑"/>
                <w:color w:val="auto"/>
                <w:sz w:val="18"/>
                <w:szCs w:val="18"/>
                <w:highlight w:val="none"/>
              </w:rPr>
              <w:t>时间</w:t>
            </w:r>
          </w:p>
        </w:tc>
      </w:tr>
      <w:tr w14:paraId="69129A52">
        <w:trPr>
          <w:wBefore w:w="0" w:type="dxa"/>
          <w:jc w:val="center"/>
        </w:trPr>
        <w:tc>
          <w:tcPr>
            <w:tcW w:w="2840" w:type="dxa"/>
            <w:noWrap w:val="0"/>
            <w:vAlign w:val="center"/>
          </w:tcPr>
          <w:p w14:paraId="53A8069B">
            <w:pPr>
              <w:rPr>
                <w:rFonts w:ascii="宋体" w:hAnsi="宋体" w:cs="微软雅黑"/>
                <w:color w:val="auto"/>
                <w:sz w:val="18"/>
                <w:szCs w:val="18"/>
                <w:highlight w:val="none"/>
              </w:rPr>
            </w:pPr>
            <w:r>
              <w:rPr>
                <w:rFonts w:ascii="宋体" w:hAnsi="宋体" w:cs="微软雅黑"/>
                <w:color w:val="auto"/>
                <w:sz w:val="18"/>
                <w:szCs w:val="18"/>
                <w:highlight w:val="none"/>
              </w:rPr>
              <w:t>transAmount</w:t>
            </w:r>
          </w:p>
        </w:tc>
        <w:tc>
          <w:tcPr>
            <w:tcW w:w="2841" w:type="dxa"/>
            <w:noWrap w:val="0"/>
            <w:vAlign w:val="top"/>
          </w:tcPr>
          <w:p w14:paraId="0042EF13">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3ED964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交易</w:t>
            </w:r>
            <w:r>
              <w:rPr>
                <w:rFonts w:ascii="宋体" w:hAnsi="宋体" w:cs="微软雅黑"/>
                <w:color w:val="auto"/>
                <w:sz w:val="18"/>
                <w:szCs w:val="18"/>
                <w:highlight w:val="none"/>
              </w:rPr>
              <w:t>金额</w:t>
            </w:r>
          </w:p>
        </w:tc>
      </w:tr>
      <w:tr w14:paraId="614F617A">
        <w:trPr>
          <w:wBefore w:w="0" w:type="dxa"/>
          <w:jc w:val="center"/>
        </w:trPr>
        <w:tc>
          <w:tcPr>
            <w:tcW w:w="2840" w:type="dxa"/>
            <w:noWrap w:val="0"/>
            <w:vAlign w:val="center"/>
          </w:tcPr>
          <w:p w14:paraId="65C5D08C">
            <w:pPr>
              <w:rPr>
                <w:rFonts w:ascii="宋体" w:hAnsi="宋体" w:cs="微软雅黑"/>
                <w:color w:val="auto"/>
                <w:sz w:val="18"/>
                <w:szCs w:val="18"/>
                <w:highlight w:val="none"/>
              </w:rPr>
            </w:pPr>
            <w:r>
              <w:rPr>
                <w:rFonts w:hint="eastAsia" w:ascii="宋体" w:hAnsi="宋体" w:cs="微软雅黑"/>
                <w:color w:val="auto"/>
                <w:sz w:val="18"/>
                <w:szCs w:val="18"/>
                <w:highlight w:val="none"/>
              </w:rPr>
              <w:t>hceData</w:t>
            </w:r>
          </w:p>
        </w:tc>
        <w:tc>
          <w:tcPr>
            <w:tcW w:w="2841" w:type="dxa"/>
            <w:noWrap w:val="0"/>
            <w:vAlign w:val="top"/>
          </w:tcPr>
          <w:p w14:paraId="3672FEBB">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77DEAB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HCE数据</w:t>
            </w:r>
          </w:p>
        </w:tc>
      </w:tr>
      <w:tr w14:paraId="227DDC01">
        <w:trPr>
          <w:wBefore w:w="0" w:type="dxa"/>
          <w:jc w:val="center"/>
        </w:trPr>
        <w:tc>
          <w:tcPr>
            <w:tcW w:w="2840" w:type="dxa"/>
            <w:noWrap w:val="0"/>
            <w:vAlign w:val="top"/>
          </w:tcPr>
          <w:p w14:paraId="20FCD86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tikcetTransSeq</w:t>
            </w:r>
          </w:p>
        </w:tc>
        <w:tc>
          <w:tcPr>
            <w:tcW w:w="2841" w:type="dxa"/>
            <w:noWrap w:val="0"/>
            <w:vAlign w:val="top"/>
          </w:tcPr>
          <w:p w14:paraId="073F402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0EE813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HCE票卡</w:t>
            </w:r>
            <w:r>
              <w:rPr>
                <w:rFonts w:ascii="宋体" w:hAnsi="宋体" w:cs="微软雅黑"/>
                <w:color w:val="auto"/>
                <w:sz w:val="18"/>
                <w:szCs w:val="18"/>
                <w:highlight w:val="none"/>
              </w:rPr>
              <w:t>计数器</w:t>
            </w:r>
          </w:p>
        </w:tc>
      </w:tr>
    </w:tbl>
    <w:p w14:paraId="0DC6A9EF">
      <w:pPr>
        <w:pStyle w:val="175"/>
        <w:rPr>
          <w:color w:val="auto"/>
          <w:highlight w:val="none"/>
        </w:rPr>
      </w:pPr>
      <w:bookmarkStart w:id="333" w:name="_Toc519180383"/>
      <w:r>
        <w:rPr>
          <w:rFonts w:hint="eastAsia"/>
          <w:color w:val="auto"/>
          <w:highlight w:val="none"/>
        </w:rPr>
        <w:t>应答参数</w:t>
      </w:r>
      <w:bookmarkEnd w:id="333"/>
    </w:p>
    <w:p w14:paraId="43474958">
      <w:pPr>
        <w:pStyle w:val="41"/>
        <w:rPr>
          <w:color w:val="auto"/>
          <w:highlight w:val="none"/>
        </w:rPr>
      </w:pPr>
      <w:r>
        <w:rPr>
          <w:rFonts w:hint="eastAsia"/>
          <w:color w:val="auto"/>
          <w:highlight w:val="none"/>
        </w:rPr>
        <w:t>HCE票卡</w:t>
      </w:r>
      <w:r>
        <w:rPr>
          <w:color w:val="auto"/>
          <w:highlight w:val="none"/>
        </w:rPr>
        <w:t>更新</w:t>
      </w:r>
      <w:r>
        <w:rPr>
          <w:rFonts w:hint="eastAsia"/>
          <w:color w:val="auto"/>
          <w:highlight w:val="none"/>
        </w:rPr>
        <w:t>结果</w:t>
      </w:r>
      <w:r>
        <w:rPr>
          <w:color w:val="auto"/>
          <w:highlight w:val="none"/>
        </w:rPr>
        <w:t>通知</w:t>
      </w:r>
      <w:r>
        <w:rPr>
          <w:rFonts w:hint="eastAsia"/>
          <w:color w:val="auto"/>
          <w:highlight w:val="none"/>
        </w:rPr>
        <w:t>应答参数信息详见表5</w:t>
      </w:r>
      <w:r>
        <w:rPr>
          <w:color w:val="auto"/>
          <w:highlight w:val="none"/>
        </w:rPr>
        <w:t>7</w:t>
      </w:r>
      <w:r>
        <w:rPr>
          <w:rFonts w:hint="eastAsia"/>
          <w:color w:val="auto"/>
          <w:highlight w:val="none"/>
        </w:rPr>
        <w:t>。</w:t>
      </w:r>
    </w:p>
    <w:p w14:paraId="475FDF2C">
      <w:pPr>
        <w:pStyle w:val="160"/>
        <w:rPr>
          <w:color w:val="auto"/>
          <w:highlight w:val="none"/>
        </w:rPr>
      </w:pPr>
      <w:r>
        <w:rPr>
          <w:rFonts w:hint="eastAsia"/>
          <w:color w:val="auto"/>
          <w:highlight w:val="none"/>
        </w:rPr>
        <w:t>HCE票卡</w:t>
      </w:r>
      <w:r>
        <w:rPr>
          <w:color w:val="auto"/>
          <w:highlight w:val="none"/>
        </w:rPr>
        <w:t>更新</w:t>
      </w:r>
      <w:r>
        <w:rPr>
          <w:rFonts w:hint="eastAsia"/>
          <w:color w:val="auto"/>
          <w:highlight w:val="none"/>
        </w:rPr>
        <w:t>结果</w:t>
      </w:r>
      <w:r>
        <w:rPr>
          <w:color w:val="auto"/>
          <w:highlight w:val="none"/>
        </w:rPr>
        <w:t>通知</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0348CE0">
        <w:trPr>
          <w:wBefore w:w="0" w:type="dxa"/>
          <w:jc w:val="center"/>
        </w:trPr>
        <w:tc>
          <w:tcPr>
            <w:tcW w:w="2840" w:type="dxa"/>
            <w:noWrap w:val="0"/>
            <w:vAlign w:val="top"/>
          </w:tcPr>
          <w:p w14:paraId="2DD0A00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08C7807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793448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37DFAA90">
        <w:trPr>
          <w:wBefore w:w="0" w:type="dxa"/>
          <w:jc w:val="center"/>
        </w:trPr>
        <w:tc>
          <w:tcPr>
            <w:tcW w:w="2840" w:type="dxa"/>
            <w:noWrap w:val="0"/>
            <w:vAlign w:val="top"/>
          </w:tcPr>
          <w:p w14:paraId="3D355EB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06E6949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9005D0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039CA385">
        <w:trPr>
          <w:wBefore w:w="0" w:type="dxa"/>
          <w:jc w:val="center"/>
        </w:trPr>
        <w:tc>
          <w:tcPr>
            <w:tcW w:w="2840" w:type="dxa"/>
            <w:noWrap w:val="0"/>
            <w:vAlign w:val="top"/>
          </w:tcPr>
          <w:p w14:paraId="2922697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034CE4A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F31139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69EC4B9F">
      <w:pPr>
        <w:pStyle w:val="41"/>
        <w:rPr>
          <w:color w:val="auto"/>
          <w:highlight w:val="none"/>
        </w:rPr>
      </w:pPr>
      <w:r>
        <w:rPr>
          <w:rFonts w:hint="eastAsia"/>
          <w:color w:val="auto"/>
          <w:highlight w:val="none"/>
        </w:rPr>
        <w:t>示例报文</w:t>
      </w:r>
    </w:p>
    <w:p w14:paraId="7BE80BB3">
      <w:pPr>
        <w:pStyle w:val="41"/>
        <w:rPr>
          <w:color w:val="auto"/>
          <w:highlight w:val="none"/>
        </w:rPr>
      </w:pPr>
      <w:r>
        <w:rPr>
          <w:rFonts w:hint="eastAsia"/>
          <w:color w:val="auto"/>
          <w:highlight w:val="none"/>
        </w:rPr>
        <w:t>{"retCode":"0000","retMsg":"成功"}</w:t>
      </w:r>
    </w:p>
    <w:p w14:paraId="134EF429">
      <w:pPr>
        <w:pStyle w:val="148"/>
        <w:rPr>
          <w:color w:val="auto"/>
          <w:highlight w:val="none"/>
        </w:rPr>
      </w:pPr>
      <w:bookmarkStart w:id="334" w:name="_Toc522024632"/>
      <w:bookmarkStart w:id="335" w:name="_Toc522489321"/>
      <w:bookmarkStart w:id="336" w:name="_Toc522569485"/>
      <w:bookmarkStart w:id="337" w:name="_Toc528144340"/>
      <w:r>
        <w:rPr>
          <w:rFonts w:hint="eastAsia"/>
          <w:color w:val="auto"/>
          <w:highlight w:val="none"/>
        </w:rPr>
        <w:t>青岛地铁ITP与AGM对接设计</w:t>
      </w:r>
      <w:bookmarkEnd w:id="334"/>
      <w:bookmarkEnd w:id="335"/>
      <w:bookmarkEnd w:id="336"/>
      <w:bookmarkEnd w:id="337"/>
    </w:p>
    <w:p w14:paraId="3CD99D99">
      <w:pPr>
        <w:pStyle w:val="147"/>
        <w:spacing w:before="156" w:after="156"/>
        <w:rPr>
          <w:color w:val="auto"/>
          <w:highlight w:val="none"/>
        </w:rPr>
      </w:pPr>
      <w:bookmarkStart w:id="338" w:name="_Toc522489322"/>
      <w:bookmarkStart w:id="339" w:name="_Toc519178905"/>
      <w:r>
        <w:rPr>
          <w:rFonts w:hint="eastAsia"/>
          <w:color w:val="auto"/>
          <w:highlight w:val="none"/>
        </w:rPr>
        <w:t>总体</w:t>
      </w:r>
      <w:r>
        <w:rPr>
          <w:color w:val="auto"/>
          <w:highlight w:val="none"/>
        </w:rPr>
        <w:t>说明</w:t>
      </w:r>
      <w:bookmarkEnd w:id="338"/>
      <w:bookmarkEnd w:id="339"/>
    </w:p>
    <w:p w14:paraId="7E66547B">
      <w:pPr>
        <w:pStyle w:val="146"/>
        <w:spacing w:before="156" w:after="156"/>
        <w:rPr>
          <w:color w:val="auto"/>
          <w:highlight w:val="none"/>
        </w:rPr>
      </w:pPr>
      <w:r>
        <w:rPr>
          <w:rFonts w:hint="eastAsia"/>
          <w:color w:val="auto"/>
          <w:highlight w:val="none"/>
        </w:rPr>
        <w:t>请求公共</w:t>
      </w:r>
      <w:r>
        <w:rPr>
          <w:color w:val="auto"/>
          <w:highlight w:val="none"/>
        </w:rPr>
        <w:t>参数</w:t>
      </w:r>
    </w:p>
    <w:p w14:paraId="370B9D28">
      <w:pPr>
        <w:pStyle w:val="41"/>
        <w:rPr>
          <w:color w:val="auto"/>
          <w:highlight w:val="none"/>
        </w:rPr>
      </w:pPr>
      <w:r>
        <w:rPr>
          <w:rFonts w:hint="eastAsia"/>
          <w:color w:val="auto"/>
          <w:highlight w:val="none"/>
        </w:rPr>
        <w:t>请求公共参数详见表5</w:t>
      </w:r>
      <w:r>
        <w:rPr>
          <w:color w:val="auto"/>
          <w:highlight w:val="none"/>
        </w:rPr>
        <w:t>8</w:t>
      </w:r>
      <w:r>
        <w:rPr>
          <w:rFonts w:hint="eastAsia"/>
          <w:color w:val="auto"/>
          <w:highlight w:val="none"/>
        </w:rPr>
        <w:t>。</w:t>
      </w:r>
    </w:p>
    <w:p w14:paraId="7440BC2B">
      <w:pPr>
        <w:pStyle w:val="160"/>
        <w:rPr>
          <w:color w:val="auto"/>
          <w:highlight w:val="none"/>
        </w:rPr>
      </w:pPr>
      <w:r>
        <w:rPr>
          <w:rFonts w:hint="eastAsia"/>
          <w:color w:val="auto"/>
          <w:highlight w:val="none"/>
        </w:rPr>
        <w:t>请求公共参数列表</w:t>
      </w:r>
    </w:p>
    <w:tbl>
      <w:tblPr>
        <w:tblStyle w:val="5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BDF0F19">
        <w:trPr>
          <w:wBefore w:w="0" w:type="dxa"/>
        </w:trPr>
        <w:tc>
          <w:tcPr>
            <w:tcW w:w="2840" w:type="dxa"/>
            <w:noWrap w:val="0"/>
            <w:vAlign w:val="top"/>
          </w:tcPr>
          <w:p w14:paraId="043D8950">
            <w:pPr>
              <w:rPr>
                <w:color w:val="auto"/>
                <w:sz w:val="18"/>
                <w:szCs w:val="18"/>
                <w:highlight w:val="none"/>
              </w:rPr>
            </w:pPr>
            <w:r>
              <w:rPr>
                <w:rFonts w:hint="eastAsia"/>
                <w:color w:val="auto"/>
                <w:sz w:val="18"/>
                <w:szCs w:val="18"/>
                <w:highlight w:val="none"/>
              </w:rPr>
              <w:t>字段</w:t>
            </w:r>
          </w:p>
        </w:tc>
        <w:tc>
          <w:tcPr>
            <w:tcW w:w="2841" w:type="dxa"/>
            <w:noWrap w:val="0"/>
            <w:vAlign w:val="top"/>
          </w:tcPr>
          <w:p w14:paraId="721C25D7">
            <w:pPr>
              <w:rPr>
                <w:color w:val="auto"/>
                <w:sz w:val="18"/>
                <w:szCs w:val="18"/>
                <w:highlight w:val="none"/>
              </w:rPr>
            </w:pPr>
            <w:r>
              <w:rPr>
                <w:rFonts w:hint="eastAsia"/>
                <w:color w:val="auto"/>
                <w:sz w:val="18"/>
                <w:szCs w:val="18"/>
                <w:highlight w:val="none"/>
              </w:rPr>
              <w:t>类型</w:t>
            </w:r>
          </w:p>
        </w:tc>
        <w:tc>
          <w:tcPr>
            <w:tcW w:w="2841" w:type="dxa"/>
            <w:noWrap w:val="0"/>
            <w:vAlign w:val="top"/>
          </w:tcPr>
          <w:p w14:paraId="33980B1D">
            <w:pPr>
              <w:rPr>
                <w:color w:val="auto"/>
                <w:sz w:val="18"/>
                <w:szCs w:val="18"/>
                <w:highlight w:val="none"/>
              </w:rPr>
            </w:pPr>
            <w:r>
              <w:rPr>
                <w:rFonts w:hint="eastAsia"/>
                <w:color w:val="auto"/>
                <w:sz w:val="18"/>
                <w:szCs w:val="18"/>
                <w:highlight w:val="none"/>
              </w:rPr>
              <w:t>说明</w:t>
            </w:r>
          </w:p>
        </w:tc>
      </w:tr>
      <w:tr w14:paraId="581AA183">
        <w:trPr>
          <w:wBefore w:w="0" w:type="dxa"/>
          <w:trHeight w:val="90" w:hRule="atLeast"/>
        </w:trPr>
        <w:tc>
          <w:tcPr>
            <w:tcW w:w="2840" w:type="dxa"/>
            <w:noWrap w:val="0"/>
            <w:vAlign w:val="top"/>
          </w:tcPr>
          <w:p w14:paraId="170A6EC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providerId</w:t>
            </w:r>
          </w:p>
        </w:tc>
        <w:tc>
          <w:tcPr>
            <w:tcW w:w="2841" w:type="dxa"/>
            <w:noWrap w:val="0"/>
            <w:vAlign w:val="top"/>
          </w:tcPr>
          <w:p w14:paraId="6E1BC5A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526A93C">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商户</w:t>
            </w:r>
            <w:r>
              <w:rPr>
                <w:rFonts w:ascii="宋体" w:hAnsi="宋体"/>
                <w:color w:val="auto"/>
                <w:sz w:val="18"/>
                <w:szCs w:val="18"/>
                <w:highlight w:val="none"/>
              </w:rPr>
              <w:t>编码</w:t>
            </w:r>
          </w:p>
          <w:p w14:paraId="4AB4A48B">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01:青岛</w:t>
            </w:r>
            <w:r>
              <w:rPr>
                <w:rFonts w:ascii="宋体" w:hAnsi="宋体"/>
                <w:color w:val="auto"/>
                <w:sz w:val="18"/>
                <w:szCs w:val="18"/>
                <w:highlight w:val="none"/>
              </w:rPr>
              <w:t>地铁</w:t>
            </w:r>
            <w:r>
              <w:rPr>
                <w:rFonts w:hint="eastAsia" w:ascii="宋体" w:hAnsi="宋体"/>
                <w:color w:val="auto"/>
                <w:sz w:val="18"/>
                <w:szCs w:val="18"/>
                <w:highlight w:val="none"/>
              </w:rPr>
              <w:t>APP</w:t>
            </w:r>
          </w:p>
          <w:p w14:paraId="4BD27031">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02:</w:t>
            </w:r>
            <w:r>
              <w:rPr>
                <w:rFonts w:ascii="宋体" w:hAnsi="宋体"/>
                <w:color w:val="auto"/>
                <w:sz w:val="18"/>
                <w:szCs w:val="18"/>
                <w:highlight w:val="none"/>
              </w:rPr>
              <w:t>TVM</w:t>
            </w:r>
          </w:p>
          <w:p w14:paraId="43087948">
            <w:pPr>
              <w:snapToGrid w:val="0"/>
              <w:spacing w:line="288" w:lineRule="auto"/>
              <w:rPr>
                <w:rFonts w:ascii="宋体" w:hAnsi="宋体"/>
                <w:color w:val="auto"/>
                <w:sz w:val="18"/>
                <w:szCs w:val="18"/>
                <w:highlight w:val="none"/>
              </w:rPr>
            </w:pPr>
            <w:r>
              <w:rPr>
                <w:rFonts w:ascii="宋体" w:hAnsi="宋体"/>
                <w:color w:val="auto"/>
                <w:sz w:val="18"/>
                <w:szCs w:val="18"/>
                <w:highlight w:val="none"/>
              </w:rPr>
              <w:t>03:BOM</w:t>
            </w:r>
          </w:p>
          <w:p w14:paraId="0E43CE4C">
            <w:pPr>
              <w:snapToGrid w:val="0"/>
              <w:spacing w:line="288" w:lineRule="auto"/>
              <w:rPr>
                <w:rFonts w:ascii="宋体" w:hAnsi="宋体"/>
                <w:color w:val="auto"/>
                <w:sz w:val="18"/>
                <w:szCs w:val="18"/>
                <w:highlight w:val="none"/>
              </w:rPr>
            </w:pPr>
            <w:r>
              <w:rPr>
                <w:rFonts w:ascii="宋体" w:hAnsi="宋体"/>
                <w:color w:val="auto"/>
                <w:sz w:val="18"/>
                <w:szCs w:val="18"/>
                <w:highlight w:val="none"/>
              </w:rPr>
              <w:t>04:</w:t>
            </w:r>
            <w:r>
              <w:rPr>
                <w:rFonts w:hint="eastAsia" w:ascii="宋体" w:hAnsi="宋体"/>
                <w:color w:val="auto"/>
                <w:sz w:val="18"/>
                <w:szCs w:val="18"/>
                <w:highlight w:val="none"/>
              </w:rPr>
              <w:t>AGM</w:t>
            </w:r>
          </w:p>
          <w:p w14:paraId="53439854">
            <w:pPr>
              <w:snapToGrid w:val="0"/>
              <w:spacing w:line="288" w:lineRule="auto"/>
              <w:rPr>
                <w:rFonts w:ascii="宋体" w:hAnsi="宋体"/>
                <w:color w:val="auto"/>
                <w:sz w:val="18"/>
                <w:szCs w:val="18"/>
                <w:highlight w:val="none"/>
              </w:rPr>
            </w:pPr>
            <w:r>
              <w:rPr>
                <w:rFonts w:ascii="宋体" w:hAnsi="宋体"/>
                <w:color w:val="auto"/>
                <w:sz w:val="18"/>
                <w:szCs w:val="18"/>
                <w:highlight w:val="none"/>
              </w:rPr>
              <w:t>05:ACC</w:t>
            </w:r>
          </w:p>
          <w:p w14:paraId="05149BEF">
            <w:pPr>
              <w:snapToGrid w:val="0"/>
              <w:spacing w:line="288" w:lineRule="auto"/>
              <w:rPr>
                <w:rFonts w:ascii="宋体" w:hAnsi="宋体"/>
                <w:color w:val="auto"/>
                <w:sz w:val="18"/>
                <w:szCs w:val="18"/>
                <w:highlight w:val="none"/>
              </w:rPr>
            </w:pPr>
            <w:r>
              <w:rPr>
                <w:rFonts w:ascii="宋体" w:hAnsi="宋体"/>
                <w:color w:val="auto"/>
                <w:sz w:val="18"/>
                <w:szCs w:val="18"/>
                <w:highlight w:val="none"/>
              </w:rPr>
              <w:t>06:ITP</w:t>
            </w:r>
          </w:p>
          <w:p w14:paraId="66D56581">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07:STT</w:t>
            </w:r>
          </w:p>
          <w:p w14:paraId="63627A9A">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其他</w:t>
            </w:r>
            <w:r>
              <w:rPr>
                <w:rFonts w:ascii="宋体" w:hAnsi="宋体"/>
                <w:color w:val="auto"/>
                <w:sz w:val="18"/>
                <w:szCs w:val="18"/>
                <w:highlight w:val="none"/>
              </w:rPr>
              <w:t>预留</w:t>
            </w:r>
          </w:p>
        </w:tc>
      </w:tr>
      <w:tr w14:paraId="69ECEE35">
        <w:trPr>
          <w:wBefore w:w="0" w:type="dxa"/>
        </w:trPr>
        <w:tc>
          <w:tcPr>
            <w:tcW w:w="2840" w:type="dxa"/>
            <w:noWrap w:val="0"/>
            <w:vAlign w:val="top"/>
          </w:tcPr>
          <w:p w14:paraId="5F3FBAF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charset</w:t>
            </w:r>
          </w:p>
        </w:tc>
        <w:tc>
          <w:tcPr>
            <w:tcW w:w="2841" w:type="dxa"/>
            <w:noWrap w:val="0"/>
            <w:vAlign w:val="top"/>
          </w:tcPr>
          <w:p w14:paraId="50AE905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4BB336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入参字符集：UTF-8</w:t>
            </w:r>
          </w:p>
        </w:tc>
      </w:tr>
      <w:tr w14:paraId="245CD68C">
        <w:trPr>
          <w:wBefore w:w="0" w:type="dxa"/>
        </w:trPr>
        <w:tc>
          <w:tcPr>
            <w:tcW w:w="2840" w:type="dxa"/>
            <w:noWrap w:val="0"/>
            <w:vAlign w:val="top"/>
          </w:tcPr>
          <w:p w14:paraId="037A718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format</w:t>
            </w:r>
          </w:p>
        </w:tc>
        <w:tc>
          <w:tcPr>
            <w:tcW w:w="2841" w:type="dxa"/>
            <w:noWrap w:val="0"/>
            <w:vAlign w:val="top"/>
          </w:tcPr>
          <w:p w14:paraId="4E09A6B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61B9B7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数据格式：json</w:t>
            </w:r>
          </w:p>
        </w:tc>
      </w:tr>
      <w:tr w14:paraId="339320B5">
        <w:trPr>
          <w:wBefore w:w="0" w:type="dxa"/>
        </w:trPr>
        <w:tc>
          <w:tcPr>
            <w:tcW w:w="2840" w:type="dxa"/>
            <w:noWrap w:val="0"/>
            <w:vAlign w:val="top"/>
          </w:tcPr>
          <w:p w14:paraId="085958E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w:t>
            </w:r>
            <w:r>
              <w:rPr>
                <w:rFonts w:ascii="宋体" w:hAnsi="宋体" w:cs="微软雅黑"/>
                <w:color w:val="auto"/>
                <w:sz w:val="18"/>
                <w:szCs w:val="18"/>
                <w:highlight w:val="none"/>
              </w:rPr>
              <w:t>imestamp</w:t>
            </w:r>
          </w:p>
        </w:tc>
        <w:tc>
          <w:tcPr>
            <w:tcW w:w="2841" w:type="dxa"/>
            <w:noWrap w:val="0"/>
            <w:vAlign w:val="top"/>
          </w:tcPr>
          <w:p w14:paraId="4D8EE82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310A02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请求时间，格式如：</w:t>
            </w:r>
          </w:p>
          <w:p w14:paraId="2ABFA08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YYYYMMDDHHMMSS</w:t>
            </w:r>
          </w:p>
        </w:tc>
      </w:tr>
      <w:tr w14:paraId="6BB9D174">
        <w:trPr>
          <w:wBefore w:w="0" w:type="dxa"/>
        </w:trPr>
        <w:tc>
          <w:tcPr>
            <w:tcW w:w="2840" w:type="dxa"/>
            <w:noWrap w:val="0"/>
            <w:vAlign w:val="top"/>
          </w:tcPr>
          <w:p w14:paraId="6F185DC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deviceId</w:t>
            </w:r>
          </w:p>
        </w:tc>
        <w:tc>
          <w:tcPr>
            <w:tcW w:w="2841" w:type="dxa"/>
            <w:noWrap w:val="0"/>
            <w:vAlign w:val="top"/>
          </w:tcPr>
          <w:p w14:paraId="06C0E52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92E449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设备</w:t>
            </w:r>
            <w:r>
              <w:rPr>
                <w:rFonts w:ascii="宋体" w:hAnsi="宋体" w:cs="微软雅黑"/>
                <w:color w:val="auto"/>
                <w:sz w:val="18"/>
                <w:szCs w:val="18"/>
                <w:highlight w:val="none"/>
              </w:rPr>
              <w:t>编码</w:t>
            </w:r>
          </w:p>
        </w:tc>
      </w:tr>
      <w:tr w14:paraId="70921183">
        <w:trPr>
          <w:wBefore w:w="0" w:type="dxa"/>
        </w:trPr>
        <w:tc>
          <w:tcPr>
            <w:tcW w:w="2840" w:type="dxa"/>
            <w:noWrap w:val="0"/>
            <w:vAlign w:val="top"/>
          </w:tcPr>
          <w:p w14:paraId="60FC4FB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signType</w:t>
            </w:r>
          </w:p>
        </w:tc>
        <w:tc>
          <w:tcPr>
            <w:tcW w:w="2841" w:type="dxa"/>
            <w:noWrap w:val="0"/>
            <w:vAlign w:val="top"/>
          </w:tcPr>
          <w:p w14:paraId="0C54D85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DE3F45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00</w:t>
            </w:r>
            <w:r>
              <w:rPr>
                <w:rFonts w:hint="eastAsia" w:ascii="宋体" w:hAnsi="宋体" w:cs="微软雅黑"/>
                <w:color w:val="auto"/>
                <w:sz w:val="18"/>
                <w:szCs w:val="18"/>
                <w:highlight w:val="none"/>
              </w:rPr>
              <w:t>：不签名</w:t>
            </w:r>
          </w:p>
          <w:p w14:paraId="080C9BE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01</w:t>
            </w:r>
            <w:r>
              <w:rPr>
                <w:rFonts w:hint="eastAsia" w:ascii="宋体" w:hAnsi="宋体" w:cs="微软雅黑"/>
                <w:color w:val="auto"/>
                <w:sz w:val="18"/>
                <w:szCs w:val="18"/>
                <w:highlight w:val="none"/>
              </w:rPr>
              <w:t>：sha1withrsa</w:t>
            </w:r>
          </w:p>
          <w:p w14:paraId="38C7C51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02</w:t>
            </w:r>
            <w:r>
              <w:rPr>
                <w:rFonts w:hint="eastAsia" w:ascii="宋体" w:hAnsi="宋体" w:cs="微软雅黑"/>
                <w:color w:val="auto"/>
                <w:sz w:val="18"/>
                <w:szCs w:val="18"/>
                <w:highlight w:val="none"/>
              </w:rPr>
              <w:t>：MD5</w:t>
            </w:r>
          </w:p>
        </w:tc>
      </w:tr>
      <w:tr w14:paraId="5F280E1C">
        <w:trPr>
          <w:wBefore w:w="0" w:type="dxa"/>
        </w:trPr>
        <w:tc>
          <w:tcPr>
            <w:tcW w:w="2840" w:type="dxa"/>
            <w:noWrap w:val="0"/>
            <w:vAlign w:val="top"/>
          </w:tcPr>
          <w:p w14:paraId="07C23D4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w:t>
            </w:r>
          </w:p>
        </w:tc>
        <w:tc>
          <w:tcPr>
            <w:tcW w:w="2841" w:type="dxa"/>
            <w:noWrap w:val="0"/>
            <w:vAlign w:val="top"/>
          </w:tcPr>
          <w:p w14:paraId="5D64849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019A2A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签名</w:t>
            </w:r>
            <w:r>
              <w:rPr>
                <w:rFonts w:ascii="宋体" w:hAnsi="宋体" w:cs="微软雅黑"/>
                <w:color w:val="auto"/>
                <w:sz w:val="18"/>
                <w:szCs w:val="18"/>
                <w:highlight w:val="none"/>
              </w:rPr>
              <w:t>值</w:t>
            </w:r>
          </w:p>
        </w:tc>
      </w:tr>
      <w:tr w14:paraId="4436CCE7">
        <w:trPr>
          <w:wBefore w:w="0" w:type="dxa"/>
        </w:trPr>
        <w:tc>
          <w:tcPr>
            <w:tcW w:w="2840" w:type="dxa"/>
            <w:noWrap w:val="0"/>
            <w:vAlign w:val="top"/>
          </w:tcPr>
          <w:p w14:paraId="0ACE6F8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biz</w:t>
            </w:r>
            <w:r>
              <w:rPr>
                <w:rFonts w:ascii="宋体" w:hAnsi="宋体" w:cs="微软雅黑"/>
                <w:color w:val="auto"/>
                <w:sz w:val="18"/>
                <w:szCs w:val="18"/>
                <w:highlight w:val="none"/>
              </w:rPr>
              <w:t>D</w:t>
            </w:r>
            <w:r>
              <w:rPr>
                <w:rFonts w:hint="eastAsia" w:ascii="宋体" w:hAnsi="宋体" w:cs="微软雅黑"/>
                <w:color w:val="auto"/>
                <w:sz w:val="18"/>
                <w:szCs w:val="18"/>
                <w:highlight w:val="none"/>
              </w:rPr>
              <w:t>ata</w:t>
            </w:r>
          </w:p>
        </w:tc>
        <w:tc>
          <w:tcPr>
            <w:tcW w:w="2841" w:type="dxa"/>
            <w:noWrap w:val="0"/>
            <w:vAlign w:val="top"/>
          </w:tcPr>
          <w:p w14:paraId="2F858BB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Json</w:t>
            </w:r>
          </w:p>
        </w:tc>
        <w:tc>
          <w:tcPr>
            <w:tcW w:w="2841" w:type="dxa"/>
            <w:noWrap w:val="0"/>
            <w:vAlign w:val="top"/>
          </w:tcPr>
          <w:p w14:paraId="0D3AEC6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业务数据</w:t>
            </w:r>
          </w:p>
        </w:tc>
      </w:tr>
    </w:tbl>
    <w:p w14:paraId="60F56739">
      <w:pPr>
        <w:pStyle w:val="146"/>
        <w:spacing w:before="156" w:after="156"/>
        <w:rPr>
          <w:color w:val="auto"/>
          <w:highlight w:val="none"/>
        </w:rPr>
      </w:pPr>
      <w:bookmarkStart w:id="340" w:name="_Toc519178908"/>
      <w:r>
        <w:rPr>
          <w:rFonts w:hint="eastAsia"/>
          <w:color w:val="auto"/>
          <w:highlight w:val="none"/>
        </w:rPr>
        <w:t>通讯</w:t>
      </w:r>
      <w:r>
        <w:rPr>
          <w:color w:val="auto"/>
          <w:highlight w:val="none"/>
        </w:rPr>
        <w:t>协议</w:t>
      </w:r>
      <w:bookmarkEnd w:id="340"/>
    </w:p>
    <w:p w14:paraId="39CFB7AD">
      <w:pPr>
        <w:pStyle w:val="41"/>
        <w:rPr>
          <w:color w:val="auto"/>
          <w:highlight w:val="none"/>
        </w:rPr>
      </w:pPr>
      <w:r>
        <w:rPr>
          <w:rFonts w:hint="eastAsia"/>
          <w:color w:val="auto"/>
          <w:highlight w:val="none"/>
        </w:rPr>
        <w:t>接口通过HTTP协议</w:t>
      </w:r>
      <w:r>
        <w:rPr>
          <w:color w:val="auto"/>
          <w:highlight w:val="none"/>
        </w:rPr>
        <w:t>POST请求</w:t>
      </w:r>
      <w:r>
        <w:rPr>
          <w:rFonts w:hint="eastAsia"/>
          <w:color w:val="auto"/>
          <w:highlight w:val="none"/>
        </w:rPr>
        <w:t>方式实现.</w:t>
      </w:r>
    </w:p>
    <w:p w14:paraId="3C3564A5">
      <w:pPr>
        <w:pStyle w:val="41"/>
        <w:rPr>
          <w:color w:val="auto"/>
          <w:highlight w:val="none"/>
        </w:rPr>
      </w:pPr>
      <w:r>
        <w:rPr>
          <w:rFonts w:hint="eastAsia"/>
          <w:color w:val="auto"/>
          <w:highlight w:val="none"/>
        </w:rPr>
        <w:t>签名原始串按以下方式组装成字符串：</w:t>
      </w:r>
    </w:p>
    <w:p w14:paraId="63FEC158">
      <w:pPr>
        <w:pStyle w:val="175"/>
        <w:rPr>
          <w:color w:val="auto"/>
          <w:highlight w:val="none"/>
        </w:rPr>
      </w:pPr>
      <w:r>
        <w:rPr>
          <w:rFonts w:hint="eastAsia"/>
          <w:color w:val="auto"/>
          <w:highlight w:val="none"/>
        </w:rPr>
        <w:t>除sign字段外，所有参数按照字段名的ascii码从小到大排序后使用QueryString的格式（即key1=value1&amp;key2=value2…）拼接而成，空值不传递，不参与签名组串；</w:t>
      </w:r>
    </w:p>
    <w:p w14:paraId="4931C1DE">
      <w:pPr>
        <w:pStyle w:val="175"/>
        <w:rPr>
          <w:color w:val="auto"/>
          <w:highlight w:val="none"/>
        </w:rPr>
      </w:pPr>
      <w:r>
        <w:rPr>
          <w:rFonts w:hint="eastAsia"/>
          <w:color w:val="auto"/>
          <w:highlight w:val="none"/>
        </w:rPr>
        <w:t>所有参数是指通信过程中实际出现的所有非空参数，即使是接口中无描述的字段，也需要参与签名组串；</w:t>
      </w:r>
    </w:p>
    <w:p w14:paraId="5940C6EA">
      <w:pPr>
        <w:pStyle w:val="175"/>
        <w:rPr>
          <w:color w:val="auto"/>
          <w:highlight w:val="none"/>
        </w:rPr>
      </w:pPr>
      <w:r>
        <w:rPr>
          <w:rFonts w:hint="eastAsia"/>
          <w:color w:val="auto"/>
          <w:highlight w:val="none"/>
        </w:rPr>
        <w:t>签名原始串中，</w:t>
      </w:r>
      <w:r>
        <w:rPr>
          <w:color w:val="auto"/>
          <w:highlight w:val="none"/>
        </w:rPr>
        <w:t xml:space="preserve">sign </w:t>
      </w:r>
      <w:r>
        <w:rPr>
          <w:rFonts w:hint="eastAsia"/>
          <w:color w:val="auto"/>
          <w:highlight w:val="none"/>
        </w:rPr>
        <w:t>字段进行</w:t>
      </w:r>
      <w:r>
        <w:rPr>
          <w:color w:val="auto"/>
          <w:highlight w:val="none"/>
        </w:rPr>
        <w:t>URL Encode</w:t>
      </w:r>
      <w:r>
        <w:rPr>
          <w:rFonts w:hint="eastAsia"/>
          <w:color w:val="auto"/>
          <w:highlight w:val="none"/>
        </w:rPr>
        <w:t>；</w:t>
      </w:r>
    </w:p>
    <w:p w14:paraId="42233A59">
      <w:pPr>
        <w:pStyle w:val="175"/>
        <w:rPr>
          <w:color w:val="auto"/>
          <w:highlight w:val="none"/>
        </w:rPr>
      </w:pPr>
      <w:r>
        <w:rPr>
          <w:color w:val="auto"/>
          <w:highlight w:val="none"/>
        </w:rPr>
        <w:t>ITP</w:t>
      </w:r>
      <w:r>
        <w:rPr>
          <w:rFonts w:hint="eastAsia"/>
          <w:color w:val="auto"/>
          <w:highlight w:val="none"/>
        </w:rPr>
        <w:t>平台返回的应答或通知消息可能会由于升级增加参数，请验证应答签名时注意允许这种情况。</w:t>
      </w:r>
    </w:p>
    <w:p w14:paraId="544E01CA">
      <w:pPr>
        <w:pStyle w:val="146"/>
        <w:spacing w:before="156" w:after="156"/>
        <w:rPr>
          <w:color w:val="auto"/>
          <w:highlight w:val="none"/>
        </w:rPr>
      </w:pPr>
      <w:bookmarkStart w:id="341" w:name="_Toc519178910"/>
      <w:r>
        <w:rPr>
          <w:rFonts w:hint="eastAsia"/>
          <w:color w:val="auto"/>
          <w:highlight w:val="none"/>
        </w:rPr>
        <w:t>错误</w:t>
      </w:r>
      <w:r>
        <w:rPr>
          <w:color w:val="auto"/>
          <w:highlight w:val="none"/>
        </w:rPr>
        <w:t>代码</w:t>
      </w:r>
      <w:bookmarkEnd w:id="341"/>
    </w:p>
    <w:p w14:paraId="1B4D1BAA">
      <w:pPr>
        <w:pStyle w:val="41"/>
        <w:rPr>
          <w:color w:val="auto"/>
          <w:highlight w:val="none"/>
        </w:rPr>
      </w:pPr>
      <w:r>
        <w:rPr>
          <w:rFonts w:hint="eastAsia"/>
          <w:color w:val="auto"/>
          <w:highlight w:val="none"/>
        </w:rPr>
        <w:t>错误代码详见表5</w:t>
      </w:r>
      <w:r>
        <w:rPr>
          <w:color w:val="auto"/>
          <w:highlight w:val="none"/>
        </w:rPr>
        <w:t>9</w:t>
      </w:r>
      <w:r>
        <w:rPr>
          <w:rFonts w:hint="eastAsia"/>
          <w:color w:val="auto"/>
          <w:highlight w:val="none"/>
        </w:rPr>
        <w:t>。</w:t>
      </w:r>
    </w:p>
    <w:p w14:paraId="6B4E0813">
      <w:pPr>
        <w:pStyle w:val="160"/>
        <w:rPr>
          <w:color w:val="auto"/>
          <w:highlight w:val="none"/>
        </w:rPr>
      </w:pPr>
      <w:r>
        <w:rPr>
          <w:rFonts w:hint="eastAsia"/>
          <w:color w:val="auto"/>
          <w:highlight w:val="none"/>
        </w:rPr>
        <w:t>错误代码列表</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6402"/>
      </w:tblGrid>
      <w:tr w14:paraId="261E1F7C">
        <w:trPr>
          <w:wBefore w:w="0" w:type="dxa"/>
          <w:jc w:val="center"/>
        </w:trPr>
        <w:tc>
          <w:tcPr>
            <w:tcW w:w="1393" w:type="dxa"/>
            <w:noWrap w:val="0"/>
            <w:vAlign w:val="top"/>
          </w:tcPr>
          <w:p w14:paraId="736F77D8">
            <w:pPr>
              <w:jc w:val="center"/>
              <w:rPr>
                <w:rFonts w:ascii="宋体" w:hAnsi="宋体" w:cs="宋体"/>
                <w:color w:val="auto"/>
                <w:sz w:val="18"/>
                <w:szCs w:val="18"/>
                <w:highlight w:val="none"/>
              </w:rPr>
            </w:pPr>
            <w:r>
              <w:rPr>
                <w:rFonts w:hint="eastAsia" w:ascii="宋体" w:hAnsi="宋体" w:cs="宋体"/>
                <w:color w:val="auto"/>
                <w:sz w:val="18"/>
                <w:szCs w:val="18"/>
                <w:highlight w:val="none"/>
              </w:rPr>
              <w:t>定义</w:t>
            </w:r>
          </w:p>
        </w:tc>
        <w:tc>
          <w:tcPr>
            <w:tcW w:w="6402" w:type="dxa"/>
            <w:noWrap w:val="0"/>
            <w:vAlign w:val="top"/>
          </w:tcPr>
          <w:p w14:paraId="4789EE15">
            <w:pPr>
              <w:jc w:val="center"/>
              <w:rPr>
                <w:rFonts w:ascii="宋体" w:hAnsi="宋体" w:cs="宋体"/>
                <w:color w:val="auto"/>
                <w:sz w:val="18"/>
                <w:szCs w:val="18"/>
                <w:highlight w:val="none"/>
              </w:rPr>
            </w:pPr>
            <w:r>
              <w:rPr>
                <w:rFonts w:hint="eastAsia" w:ascii="宋体" w:hAnsi="宋体" w:cs="宋体"/>
                <w:color w:val="auto"/>
                <w:sz w:val="18"/>
                <w:szCs w:val="18"/>
                <w:highlight w:val="none"/>
              </w:rPr>
              <w:t>含义</w:t>
            </w:r>
          </w:p>
        </w:tc>
      </w:tr>
      <w:tr w14:paraId="53E61DA7">
        <w:trPr>
          <w:wBefore w:w="0" w:type="dxa"/>
          <w:trHeight w:val="297" w:hRule="atLeast"/>
          <w:jc w:val="center"/>
        </w:trPr>
        <w:tc>
          <w:tcPr>
            <w:tcW w:w="1393" w:type="dxa"/>
            <w:noWrap w:val="0"/>
            <w:vAlign w:val="center"/>
          </w:tcPr>
          <w:p w14:paraId="7B9C04B2">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0000</w:t>
            </w:r>
          </w:p>
        </w:tc>
        <w:tc>
          <w:tcPr>
            <w:tcW w:w="6402" w:type="dxa"/>
            <w:noWrap w:val="0"/>
            <w:vAlign w:val="center"/>
          </w:tcPr>
          <w:p w14:paraId="4742EFD0">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成功</w:t>
            </w:r>
          </w:p>
        </w:tc>
      </w:tr>
      <w:tr w14:paraId="4496A579">
        <w:trPr>
          <w:wBefore w:w="0" w:type="dxa"/>
          <w:jc w:val="center"/>
        </w:trPr>
        <w:tc>
          <w:tcPr>
            <w:tcW w:w="1393" w:type="dxa"/>
            <w:noWrap w:val="0"/>
            <w:vAlign w:val="center"/>
          </w:tcPr>
          <w:p w14:paraId="236849BF">
            <w:pPr>
              <w:widowControl/>
              <w:jc w:val="left"/>
              <w:textAlignment w:val="center"/>
              <w:rPr>
                <w:rFonts w:ascii="宋体" w:hAnsi="宋体" w:cs="宋体"/>
                <w:color w:val="auto"/>
                <w:kern w:val="0"/>
                <w:sz w:val="18"/>
                <w:szCs w:val="18"/>
                <w:highlight w:val="none"/>
                <w:lang w:bidi="ar"/>
              </w:rPr>
            </w:pPr>
            <w:r>
              <w:rPr>
                <w:rFonts w:ascii="宋体" w:hAnsi="宋体" w:cs="宋体"/>
                <w:color w:val="auto"/>
                <w:kern w:val="0"/>
                <w:sz w:val="18"/>
                <w:szCs w:val="18"/>
                <w:highlight w:val="none"/>
                <w:lang w:bidi="ar"/>
              </w:rPr>
              <w:t>2001</w:t>
            </w:r>
          </w:p>
        </w:tc>
        <w:tc>
          <w:tcPr>
            <w:tcW w:w="6402" w:type="dxa"/>
            <w:noWrap w:val="0"/>
            <w:vAlign w:val="center"/>
          </w:tcPr>
          <w:p w14:paraId="1A75A875">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非法</w:t>
            </w:r>
            <w:r>
              <w:rPr>
                <w:rFonts w:ascii="宋体" w:hAnsi="宋体" w:cs="宋体"/>
                <w:color w:val="auto"/>
                <w:kern w:val="0"/>
                <w:sz w:val="18"/>
                <w:szCs w:val="18"/>
                <w:highlight w:val="none"/>
                <w:lang w:bidi="ar"/>
              </w:rPr>
              <w:t>设备</w:t>
            </w:r>
          </w:p>
        </w:tc>
      </w:tr>
      <w:tr w14:paraId="458A8682">
        <w:trPr>
          <w:wBefore w:w="0" w:type="dxa"/>
          <w:jc w:val="center"/>
        </w:trPr>
        <w:tc>
          <w:tcPr>
            <w:tcW w:w="1393" w:type="dxa"/>
            <w:noWrap w:val="0"/>
            <w:vAlign w:val="center"/>
          </w:tcPr>
          <w:p w14:paraId="31852713">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3001</w:t>
            </w:r>
          </w:p>
        </w:tc>
        <w:tc>
          <w:tcPr>
            <w:tcW w:w="6402" w:type="dxa"/>
            <w:noWrap w:val="0"/>
            <w:vAlign w:val="center"/>
          </w:tcPr>
          <w:p w14:paraId="7632A1F6">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未</w:t>
            </w:r>
            <w:r>
              <w:rPr>
                <w:rFonts w:ascii="宋体" w:hAnsi="宋体" w:cs="宋体"/>
                <w:color w:val="auto"/>
                <w:kern w:val="0"/>
                <w:sz w:val="18"/>
                <w:szCs w:val="18"/>
                <w:highlight w:val="none"/>
                <w:lang w:bidi="ar"/>
              </w:rPr>
              <w:t>查到卡信息</w:t>
            </w:r>
          </w:p>
        </w:tc>
      </w:tr>
      <w:tr w14:paraId="6367712A">
        <w:trPr>
          <w:wBefore w:w="0" w:type="dxa"/>
          <w:jc w:val="center"/>
        </w:trPr>
        <w:tc>
          <w:tcPr>
            <w:tcW w:w="1393" w:type="dxa"/>
            <w:noWrap w:val="0"/>
            <w:vAlign w:val="center"/>
          </w:tcPr>
          <w:p w14:paraId="06AC5D41">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9999</w:t>
            </w:r>
          </w:p>
        </w:tc>
        <w:tc>
          <w:tcPr>
            <w:tcW w:w="6402" w:type="dxa"/>
            <w:noWrap w:val="0"/>
            <w:vAlign w:val="center"/>
          </w:tcPr>
          <w:p w14:paraId="724424E4">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系统</w:t>
            </w:r>
            <w:r>
              <w:rPr>
                <w:rFonts w:ascii="宋体" w:hAnsi="宋体" w:cs="宋体"/>
                <w:color w:val="auto"/>
                <w:kern w:val="0"/>
                <w:sz w:val="18"/>
                <w:szCs w:val="18"/>
                <w:highlight w:val="none"/>
                <w:lang w:bidi="ar"/>
              </w:rPr>
              <w:t>异常</w:t>
            </w:r>
          </w:p>
        </w:tc>
      </w:tr>
    </w:tbl>
    <w:p w14:paraId="1C94D62E">
      <w:pPr>
        <w:pStyle w:val="146"/>
        <w:spacing w:before="156" w:after="156"/>
        <w:rPr>
          <w:color w:val="auto"/>
          <w:highlight w:val="none"/>
        </w:rPr>
      </w:pPr>
      <w:bookmarkStart w:id="342" w:name="_Toc519178911"/>
      <w:r>
        <w:rPr>
          <w:rFonts w:hint="eastAsia"/>
          <w:color w:val="auto"/>
          <w:highlight w:val="none"/>
        </w:rPr>
        <w:t>二维码</w:t>
      </w:r>
      <w:r>
        <w:rPr>
          <w:color w:val="auto"/>
          <w:highlight w:val="none"/>
        </w:rPr>
        <w:t>数据定义</w:t>
      </w:r>
      <w:bookmarkEnd w:id="342"/>
    </w:p>
    <w:p w14:paraId="06E93E02">
      <w:pPr>
        <w:pStyle w:val="41"/>
        <w:rPr>
          <w:color w:val="auto"/>
          <w:highlight w:val="none"/>
        </w:rPr>
      </w:pPr>
      <w:r>
        <w:rPr>
          <w:rFonts w:hint="eastAsia"/>
          <w:color w:val="auto"/>
          <w:highlight w:val="none"/>
        </w:rPr>
        <w:t>二维码数据定义详见表6</w:t>
      </w:r>
      <w:r>
        <w:rPr>
          <w:color w:val="auto"/>
          <w:highlight w:val="none"/>
        </w:rPr>
        <w:t>0</w:t>
      </w:r>
      <w:r>
        <w:rPr>
          <w:rFonts w:hint="eastAsia"/>
          <w:color w:val="auto"/>
          <w:highlight w:val="none"/>
        </w:rPr>
        <w:t>。</w:t>
      </w:r>
    </w:p>
    <w:p w14:paraId="48C1A548">
      <w:pPr>
        <w:pStyle w:val="160"/>
        <w:rPr>
          <w:color w:val="auto"/>
          <w:highlight w:val="none"/>
        </w:rPr>
      </w:pPr>
      <w:r>
        <w:rPr>
          <w:rFonts w:hint="eastAsia"/>
          <w:color w:val="auto"/>
          <w:highlight w:val="none"/>
        </w:rPr>
        <w:t>二维码数据定义列表</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8"/>
        <w:gridCol w:w="2286"/>
        <w:gridCol w:w="759"/>
        <w:gridCol w:w="1328"/>
        <w:gridCol w:w="2893"/>
      </w:tblGrid>
      <w:tr w14:paraId="21E7BC56">
        <w:trPr>
          <w:wBefore w:w="0" w:type="dxa"/>
          <w:wAfter w:w="0" w:type="dxa"/>
          <w:jc w:val="center"/>
        </w:trPr>
        <w:tc>
          <w:tcPr>
            <w:tcW w:w="1558" w:type="dxa"/>
            <w:noWrap w:val="0"/>
            <w:vAlign w:val="top"/>
          </w:tcPr>
          <w:p w14:paraId="450446FB">
            <w:pPr>
              <w:spacing w:line="360" w:lineRule="auto"/>
              <w:rPr>
                <w:rFonts w:ascii="宋体" w:hAnsi="宋体"/>
                <w:color w:val="auto"/>
                <w:sz w:val="18"/>
                <w:szCs w:val="18"/>
                <w:highlight w:val="none"/>
              </w:rPr>
            </w:pPr>
            <w:r>
              <w:rPr>
                <w:rFonts w:hint="eastAsia" w:ascii="宋体" w:hAnsi="宋体"/>
                <w:color w:val="auto"/>
                <w:sz w:val="18"/>
                <w:szCs w:val="18"/>
                <w:highlight w:val="none"/>
              </w:rPr>
              <w:t>数据段</w:t>
            </w:r>
          </w:p>
        </w:tc>
        <w:tc>
          <w:tcPr>
            <w:tcW w:w="2286" w:type="dxa"/>
            <w:noWrap w:val="0"/>
            <w:vAlign w:val="top"/>
          </w:tcPr>
          <w:p w14:paraId="18ADA275">
            <w:pPr>
              <w:spacing w:line="360" w:lineRule="auto"/>
              <w:rPr>
                <w:rFonts w:ascii="宋体" w:hAnsi="宋体"/>
                <w:color w:val="auto"/>
                <w:sz w:val="18"/>
                <w:szCs w:val="18"/>
                <w:highlight w:val="none"/>
              </w:rPr>
            </w:pPr>
            <w:r>
              <w:rPr>
                <w:rFonts w:hint="eastAsia" w:ascii="宋体" w:hAnsi="宋体"/>
                <w:color w:val="auto"/>
                <w:sz w:val="18"/>
                <w:szCs w:val="18"/>
                <w:highlight w:val="none"/>
              </w:rPr>
              <w:t>字段</w:t>
            </w:r>
          </w:p>
        </w:tc>
        <w:tc>
          <w:tcPr>
            <w:tcW w:w="759" w:type="dxa"/>
            <w:noWrap w:val="0"/>
            <w:vAlign w:val="top"/>
          </w:tcPr>
          <w:p w14:paraId="066CC1AC">
            <w:pPr>
              <w:spacing w:line="360" w:lineRule="auto"/>
              <w:rPr>
                <w:rFonts w:ascii="宋体" w:hAnsi="宋体"/>
                <w:color w:val="auto"/>
                <w:sz w:val="18"/>
                <w:szCs w:val="18"/>
                <w:highlight w:val="none"/>
              </w:rPr>
            </w:pPr>
            <w:r>
              <w:rPr>
                <w:rFonts w:hint="eastAsia" w:ascii="宋体" w:hAnsi="宋体"/>
                <w:color w:val="auto"/>
                <w:sz w:val="18"/>
                <w:szCs w:val="18"/>
                <w:highlight w:val="none"/>
              </w:rPr>
              <w:t>类型</w:t>
            </w:r>
          </w:p>
        </w:tc>
        <w:tc>
          <w:tcPr>
            <w:tcW w:w="1328" w:type="dxa"/>
            <w:noWrap w:val="0"/>
            <w:vAlign w:val="top"/>
          </w:tcPr>
          <w:p w14:paraId="44C03AF6">
            <w:pPr>
              <w:spacing w:line="360" w:lineRule="auto"/>
              <w:rPr>
                <w:rFonts w:ascii="宋体" w:hAnsi="宋体"/>
                <w:color w:val="auto"/>
                <w:sz w:val="18"/>
                <w:szCs w:val="18"/>
                <w:highlight w:val="none"/>
              </w:rPr>
            </w:pPr>
            <w:r>
              <w:rPr>
                <w:rFonts w:ascii="宋体" w:hAnsi="宋体"/>
                <w:color w:val="auto"/>
                <w:sz w:val="18"/>
                <w:szCs w:val="18"/>
                <w:highlight w:val="none"/>
              </w:rPr>
              <w:t>长度</w:t>
            </w:r>
            <w:r>
              <w:rPr>
                <w:rFonts w:hint="eastAsia" w:ascii="宋体" w:hAnsi="宋体"/>
                <w:color w:val="auto"/>
                <w:sz w:val="18"/>
                <w:szCs w:val="18"/>
                <w:highlight w:val="none"/>
              </w:rPr>
              <w:t>(</w:t>
            </w:r>
            <w:r>
              <w:rPr>
                <w:rFonts w:ascii="宋体" w:hAnsi="宋体"/>
                <w:color w:val="auto"/>
                <w:sz w:val="18"/>
                <w:szCs w:val="18"/>
                <w:highlight w:val="none"/>
              </w:rPr>
              <w:t>byte</w:t>
            </w:r>
            <w:r>
              <w:rPr>
                <w:rFonts w:hint="eastAsia" w:ascii="宋体" w:hAnsi="宋体"/>
                <w:color w:val="auto"/>
                <w:sz w:val="18"/>
                <w:szCs w:val="18"/>
                <w:highlight w:val="none"/>
              </w:rPr>
              <w:t>)</w:t>
            </w:r>
          </w:p>
        </w:tc>
        <w:tc>
          <w:tcPr>
            <w:tcW w:w="2893" w:type="dxa"/>
            <w:noWrap w:val="0"/>
            <w:vAlign w:val="top"/>
          </w:tcPr>
          <w:p w14:paraId="46BC3B00">
            <w:pPr>
              <w:spacing w:line="360" w:lineRule="auto"/>
              <w:rPr>
                <w:rFonts w:ascii="宋体" w:hAnsi="宋体"/>
                <w:color w:val="auto"/>
                <w:sz w:val="18"/>
                <w:szCs w:val="18"/>
                <w:highlight w:val="none"/>
              </w:rPr>
            </w:pPr>
            <w:r>
              <w:rPr>
                <w:rFonts w:hint="eastAsia" w:ascii="宋体" w:hAnsi="宋体"/>
                <w:color w:val="auto"/>
                <w:sz w:val="18"/>
                <w:szCs w:val="18"/>
                <w:highlight w:val="none"/>
              </w:rPr>
              <w:t>描述</w:t>
            </w:r>
          </w:p>
        </w:tc>
      </w:tr>
      <w:tr w14:paraId="4B829B2F">
        <w:trPr>
          <w:wBefore w:w="0" w:type="dxa"/>
          <w:wAfter w:w="0" w:type="dxa"/>
          <w:jc w:val="center"/>
        </w:trPr>
        <w:tc>
          <w:tcPr>
            <w:tcW w:w="1558" w:type="dxa"/>
            <w:vMerge w:val="restart"/>
            <w:noWrap w:val="0"/>
            <w:vAlign w:val="top"/>
          </w:tcPr>
          <w:p w14:paraId="1C12CCE1">
            <w:pPr>
              <w:spacing w:line="360" w:lineRule="auto"/>
              <w:rPr>
                <w:rFonts w:ascii="宋体" w:hAnsi="宋体"/>
                <w:color w:val="auto"/>
                <w:sz w:val="18"/>
                <w:szCs w:val="18"/>
                <w:highlight w:val="none"/>
              </w:rPr>
            </w:pPr>
            <w:r>
              <w:rPr>
                <w:rFonts w:hint="eastAsia" w:ascii="宋体" w:hAnsi="宋体"/>
                <w:color w:val="auto"/>
                <w:sz w:val="18"/>
                <w:szCs w:val="18"/>
                <w:highlight w:val="none"/>
              </w:rPr>
              <w:t>地铁</w:t>
            </w:r>
            <w:r>
              <w:rPr>
                <w:rFonts w:ascii="宋体" w:hAnsi="宋体"/>
                <w:color w:val="auto"/>
                <w:sz w:val="18"/>
                <w:szCs w:val="18"/>
                <w:highlight w:val="none"/>
              </w:rPr>
              <w:t>行业数据</w:t>
            </w:r>
            <w:r>
              <w:rPr>
                <w:rFonts w:hint="eastAsia" w:ascii="宋体" w:hAnsi="宋体"/>
                <w:color w:val="auto"/>
                <w:sz w:val="18"/>
                <w:szCs w:val="18"/>
                <w:highlight w:val="none"/>
              </w:rPr>
              <w:t>段</w:t>
            </w:r>
          </w:p>
        </w:tc>
        <w:tc>
          <w:tcPr>
            <w:tcW w:w="2286" w:type="dxa"/>
            <w:noWrap w:val="0"/>
            <w:vAlign w:val="top"/>
          </w:tcPr>
          <w:p w14:paraId="2644C452">
            <w:pPr>
              <w:spacing w:line="360" w:lineRule="auto"/>
              <w:rPr>
                <w:rFonts w:ascii="宋体" w:hAnsi="宋体"/>
                <w:color w:val="auto"/>
                <w:sz w:val="18"/>
                <w:szCs w:val="18"/>
                <w:highlight w:val="none"/>
              </w:rPr>
            </w:pPr>
            <w:r>
              <w:rPr>
                <w:rFonts w:hint="eastAsia" w:ascii="宋体" w:hAnsi="宋体"/>
                <w:color w:val="auto"/>
                <w:sz w:val="18"/>
                <w:szCs w:val="18"/>
                <w:highlight w:val="none"/>
              </w:rPr>
              <w:t>ITP_USR_ID</w:t>
            </w:r>
          </w:p>
        </w:tc>
        <w:tc>
          <w:tcPr>
            <w:tcW w:w="759" w:type="dxa"/>
            <w:noWrap w:val="0"/>
            <w:vAlign w:val="top"/>
          </w:tcPr>
          <w:p w14:paraId="7C4A64EB">
            <w:pPr>
              <w:spacing w:line="360" w:lineRule="auto"/>
              <w:rPr>
                <w:rFonts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top"/>
          </w:tcPr>
          <w:p w14:paraId="255CB3BB">
            <w:pPr>
              <w:spacing w:line="360" w:lineRule="auto"/>
              <w:rPr>
                <w:rFonts w:ascii="宋体" w:hAnsi="宋体"/>
                <w:color w:val="auto"/>
                <w:sz w:val="18"/>
                <w:szCs w:val="18"/>
                <w:highlight w:val="none"/>
              </w:rPr>
            </w:pPr>
            <w:r>
              <w:rPr>
                <w:rFonts w:hint="eastAsia" w:ascii="宋体" w:hAnsi="宋体"/>
                <w:color w:val="auto"/>
                <w:sz w:val="18"/>
                <w:szCs w:val="18"/>
                <w:highlight w:val="none"/>
              </w:rPr>
              <w:t>4</w:t>
            </w:r>
          </w:p>
        </w:tc>
        <w:tc>
          <w:tcPr>
            <w:tcW w:w="2893" w:type="dxa"/>
            <w:noWrap w:val="0"/>
            <w:vAlign w:val="top"/>
          </w:tcPr>
          <w:p w14:paraId="58247E51">
            <w:pPr>
              <w:spacing w:line="360" w:lineRule="auto"/>
              <w:rPr>
                <w:rFonts w:ascii="宋体" w:hAnsi="宋体"/>
                <w:color w:val="auto"/>
                <w:sz w:val="18"/>
                <w:szCs w:val="18"/>
                <w:highlight w:val="none"/>
              </w:rPr>
            </w:pPr>
            <w:r>
              <w:rPr>
                <w:rFonts w:hint="eastAsia" w:ascii="宋体" w:hAnsi="宋体"/>
                <w:color w:val="auto"/>
                <w:sz w:val="18"/>
                <w:szCs w:val="18"/>
                <w:highlight w:val="none"/>
              </w:rPr>
              <w:t>ITP 平台</w:t>
            </w:r>
            <w:r>
              <w:rPr>
                <w:rFonts w:ascii="宋体" w:hAnsi="宋体"/>
                <w:color w:val="auto"/>
                <w:sz w:val="18"/>
                <w:szCs w:val="18"/>
                <w:highlight w:val="none"/>
              </w:rPr>
              <w:t>用户ID</w:t>
            </w:r>
            <w:r>
              <w:rPr>
                <w:rFonts w:hint="eastAsia" w:ascii="宋体" w:hAnsi="宋体"/>
                <w:color w:val="auto"/>
                <w:sz w:val="18"/>
                <w:szCs w:val="18"/>
                <w:highlight w:val="none"/>
              </w:rPr>
              <w:t>，ITP平台</w:t>
            </w:r>
            <w:r>
              <w:rPr>
                <w:rFonts w:ascii="宋体" w:hAnsi="宋体"/>
                <w:color w:val="auto"/>
                <w:sz w:val="18"/>
                <w:szCs w:val="18"/>
                <w:highlight w:val="none"/>
              </w:rPr>
              <w:t>流水号</w:t>
            </w:r>
          </w:p>
        </w:tc>
      </w:tr>
      <w:tr w14:paraId="0F017609">
        <w:trPr>
          <w:wBefore w:w="0" w:type="dxa"/>
          <w:wAfter w:w="0" w:type="dxa"/>
          <w:jc w:val="center"/>
        </w:trPr>
        <w:tc>
          <w:tcPr>
            <w:tcW w:w="1558" w:type="dxa"/>
            <w:vMerge w:val="continue"/>
            <w:noWrap w:val="0"/>
            <w:vAlign w:val="top"/>
          </w:tcPr>
          <w:p w14:paraId="46ADD0EC">
            <w:pPr>
              <w:spacing w:line="360" w:lineRule="auto"/>
              <w:rPr>
                <w:rFonts w:ascii="宋体" w:hAnsi="宋体"/>
                <w:color w:val="auto"/>
                <w:sz w:val="18"/>
                <w:szCs w:val="18"/>
                <w:highlight w:val="none"/>
              </w:rPr>
            </w:pPr>
          </w:p>
        </w:tc>
        <w:tc>
          <w:tcPr>
            <w:tcW w:w="2286" w:type="dxa"/>
            <w:noWrap w:val="0"/>
            <w:vAlign w:val="top"/>
          </w:tcPr>
          <w:p w14:paraId="4048ED26">
            <w:pPr>
              <w:spacing w:line="360" w:lineRule="auto"/>
              <w:rPr>
                <w:rFonts w:ascii="宋体" w:hAnsi="宋体"/>
                <w:color w:val="auto"/>
                <w:sz w:val="18"/>
                <w:szCs w:val="18"/>
                <w:highlight w:val="none"/>
              </w:rPr>
            </w:pPr>
            <w:r>
              <w:rPr>
                <w:rFonts w:hint="eastAsia" w:ascii="宋体" w:hAnsi="宋体"/>
                <w:color w:val="auto"/>
                <w:sz w:val="18"/>
                <w:szCs w:val="18"/>
                <w:highlight w:val="none"/>
              </w:rPr>
              <w:t>QR_STATUS</w:t>
            </w:r>
          </w:p>
        </w:tc>
        <w:tc>
          <w:tcPr>
            <w:tcW w:w="759" w:type="dxa"/>
            <w:noWrap w:val="0"/>
            <w:vAlign w:val="top"/>
          </w:tcPr>
          <w:p w14:paraId="419042C2">
            <w:pPr>
              <w:spacing w:line="360" w:lineRule="auto"/>
              <w:rPr>
                <w:rFonts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top"/>
          </w:tcPr>
          <w:p w14:paraId="7674C810">
            <w:pPr>
              <w:spacing w:line="360" w:lineRule="auto"/>
              <w:rPr>
                <w:rFonts w:ascii="宋体" w:hAnsi="宋体"/>
                <w:color w:val="auto"/>
                <w:sz w:val="18"/>
                <w:szCs w:val="18"/>
                <w:highlight w:val="none"/>
              </w:rPr>
            </w:pPr>
            <w:r>
              <w:rPr>
                <w:rFonts w:hint="eastAsia" w:ascii="宋体" w:hAnsi="宋体"/>
                <w:color w:val="auto"/>
                <w:sz w:val="18"/>
                <w:szCs w:val="18"/>
                <w:highlight w:val="none"/>
              </w:rPr>
              <w:t>1</w:t>
            </w:r>
          </w:p>
        </w:tc>
        <w:tc>
          <w:tcPr>
            <w:tcW w:w="2893" w:type="dxa"/>
            <w:noWrap w:val="0"/>
            <w:vAlign w:val="top"/>
          </w:tcPr>
          <w:p w14:paraId="50EB11A1">
            <w:pPr>
              <w:spacing w:line="360" w:lineRule="auto"/>
              <w:rPr>
                <w:rFonts w:ascii="宋体" w:hAnsi="宋体"/>
                <w:color w:val="auto"/>
                <w:sz w:val="18"/>
                <w:szCs w:val="18"/>
                <w:highlight w:val="none"/>
              </w:rPr>
            </w:pPr>
            <w:r>
              <w:rPr>
                <w:rFonts w:hint="eastAsia" w:ascii="宋体" w:hAnsi="宋体"/>
                <w:color w:val="auto"/>
                <w:sz w:val="18"/>
                <w:szCs w:val="18"/>
                <w:highlight w:val="none"/>
              </w:rPr>
              <w:t>车票</w:t>
            </w:r>
            <w:r>
              <w:rPr>
                <w:rFonts w:ascii="宋体" w:hAnsi="宋体"/>
                <w:color w:val="auto"/>
                <w:sz w:val="18"/>
                <w:szCs w:val="18"/>
                <w:highlight w:val="none"/>
              </w:rPr>
              <w:t>状态</w:t>
            </w:r>
          </w:p>
          <w:p w14:paraId="7EF840C9">
            <w:pPr>
              <w:jc w:val="left"/>
              <w:rPr>
                <w:rFonts w:ascii="宋体" w:hAnsi="宋体"/>
                <w:bCs/>
                <w:color w:val="auto"/>
                <w:sz w:val="18"/>
                <w:szCs w:val="18"/>
                <w:highlight w:val="none"/>
              </w:rPr>
            </w:pPr>
            <w:r>
              <w:rPr>
                <w:rFonts w:hint="eastAsia" w:ascii="宋体" w:hAnsi="宋体"/>
                <w:bCs/>
                <w:color w:val="auto"/>
                <w:sz w:val="18"/>
                <w:szCs w:val="18"/>
                <w:highlight w:val="none"/>
              </w:rPr>
              <w:t xml:space="preserve">02: </w:t>
            </w:r>
            <w:r>
              <w:rPr>
                <w:rFonts w:ascii="宋体" w:hAnsi="宋体"/>
                <w:bCs/>
                <w:color w:val="auto"/>
                <w:sz w:val="18"/>
                <w:szCs w:val="18"/>
                <w:highlight w:val="none"/>
              </w:rPr>
              <w:t>结束行程</w:t>
            </w:r>
          </w:p>
          <w:p w14:paraId="21C4ADA1">
            <w:pPr>
              <w:rPr>
                <w:rFonts w:ascii="宋体" w:hAnsi="宋体"/>
                <w:bCs/>
                <w:color w:val="auto"/>
                <w:sz w:val="18"/>
                <w:szCs w:val="18"/>
                <w:highlight w:val="none"/>
              </w:rPr>
            </w:pPr>
            <w:r>
              <w:rPr>
                <w:rFonts w:hint="eastAsia" w:ascii="宋体" w:hAnsi="宋体"/>
                <w:bCs/>
                <w:color w:val="auto"/>
                <w:sz w:val="18"/>
                <w:szCs w:val="18"/>
                <w:highlight w:val="none"/>
              </w:rPr>
              <w:t>03：SJT发售（init 2）</w:t>
            </w:r>
          </w:p>
          <w:p w14:paraId="400D371A">
            <w:pPr>
              <w:rPr>
                <w:rFonts w:ascii="宋体" w:hAnsi="宋体"/>
                <w:bCs/>
                <w:color w:val="auto"/>
                <w:sz w:val="18"/>
                <w:szCs w:val="18"/>
                <w:highlight w:val="none"/>
              </w:rPr>
            </w:pPr>
            <w:r>
              <w:rPr>
                <w:rFonts w:hint="eastAsia" w:ascii="宋体" w:hAnsi="宋体"/>
                <w:bCs/>
                <w:color w:val="auto"/>
                <w:sz w:val="18"/>
                <w:szCs w:val="18"/>
                <w:highlight w:val="none"/>
              </w:rPr>
              <w:t>04：已进站（entry）</w:t>
            </w:r>
          </w:p>
          <w:p w14:paraId="03DD8FFA">
            <w:pPr>
              <w:rPr>
                <w:rFonts w:ascii="宋体" w:hAnsi="宋体"/>
                <w:bCs/>
                <w:color w:val="auto"/>
                <w:sz w:val="18"/>
                <w:szCs w:val="18"/>
                <w:highlight w:val="none"/>
              </w:rPr>
            </w:pPr>
            <w:r>
              <w:rPr>
                <w:rFonts w:hint="eastAsia" w:ascii="宋体" w:hAnsi="宋体"/>
                <w:bCs/>
                <w:color w:val="auto"/>
                <w:sz w:val="18"/>
                <w:szCs w:val="18"/>
                <w:highlight w:val="none"/>
              </w:rPr>
              <w:t>05：已出站（exit）</w:t>
            </w:r>
          </w:p>
          <w:p w14:paraId="4BE3DBCE">
            <w:pPr>
              <w:rPr>
                <w:rFonts w:ascii="宋体" w:hAnsi="宋体"/>
                <w:bCs/>
                <w:color w:val="auto"/>
                <w:sz w:val="18"/>
                <w:szCs w:val="18"/>
                <w:highlight w:val="none"/>
              </w:rPr>
            </w:pPr>
            <w:r>
              <w:rPr>
                <w:rFonts w:hint="eastAsia" w:ascii="宋体" w:hAnsi="宋体"/>
                <w:bCs/>
                <w:color w:val="auto"/>
                <w:sz w:val="18"/>
                <w:szCs w:val="18"/>
                <w:highlight w:val="none"/>
              </w:rPr>
              <w:t>06：</w:t>
            </w:r>
            <w:r>
              <w:rPr>
                <w:rFonts w:ascii="宋体" w:hAnsi="宋体"/>
                <w:bCs/>
                <w:color w:val="auto"/>
                <w:sz w:val="18"/>
                <w:szCs w:val="18"/>
                <w:highlight w:val="none"/>
              </w:rPr>
              <w:t>超时出站</w:t>
            </w:r>
          </w:p>
          <w:p w14:paraId="34B523FA">
            <w:pPr>
              <w:rPr>
                <w:rFonts w:ascii="宋体" w:hAnsi="宋体"/>
                <w:bCs/>
                <w:color w:val="auto"/>
                <w:sz w:val="18"/>
                <w:szCs w:val="18"/>
                <w:highlight w:val="none"/>
              </w:rPr>
            </w:pPr>
            <w:r>
              <w:rPr>
                <w:rFonts w:hint="eastAsia" w:ascii="宋体" w:hAnsi="宋体"/>
                <w:bCs/>
                <w:color w:val="auto"/>
                <w:sz w:val="18"/>
                <w:szCs w:val="18"/>
                <w:highlight w:val="none"/>
              </w:rPr>
              <w:t>08：20分钟内免费更新（BOM/pca非付费区）</w:t>
            </w:r>
          </w:p>
          <w:p w14:paraId="4651B5F8">
            <w:pPr>
              <w:rPr>
                <w:rFonts w:ascii="宋体" w:hAnsi="宋体"/>
                <w:bCs/>
                <w:color w:val="auto"/>
                <w:sz w:val="18"/>
                <w:szCs w:val="18"/>
                <w:highlight w:val="none"/>
              </w:rPr>
            </w:pPr>
            <w:r>
              <w:rPr>
                <w:rFonts w:hint="eastAsia" w:ascii="宋体" w:hAnsi="宋体"/>
                <w:bCs/>
                <w:color w:val="auto"/>
                <w:sz w:val="18"/>
                <w:szCs w:val="18"/>
                <w:highlight w:val="none"/>
              </w:rPr>
              <w:t>09：20分钟内付费更新（BOM/pca非付费区）</w:t>
            </w:r>
          </w:p>
          <w:p w14:paraId="43644538">
            <w:pPr>
              <w:jc w:val="left"/>
              <w:rPr>
                <w:rFonts w:ascii="宋体" w:hAnsi="宋体"/>
                <w:bCs/>
                <w:color w:val="auto"/>
                <w:sz w:val="18"/>
                <w:szCs w:val="18"/>
                <w:highlight w:val="none"/>
              </w:rPr>
            </w:pPr>
            <w:r>
              <w:rPr>
                <w:rFonts w:hint="eastAsia" w:ascii="宋体" w:hAnsi="宋体"/>
                <w:bCs/>
                <w:color w:val="auto"/>
                <w:sz w:val="18"/>
                <w:szCs w:val="18"/>
                <w:highlight w:val="none"/>
              </w:rPr>
              <w:t>10：入站码更新（BOM/pca付费区）</w:t>
            </w:r>
          </w:p>
          <w:p w14:paraId="6273AF4B">
            <w:pPr>
              <w:jc w:val="left"/>
              <w:rPr>
                <w:rFonts w:ascii="宋体" w:hAnsi="宋体"/>
                <w:bCs/>
                <w:color w:val="auto"/>
                <w:sz w:val="18"/>
                <w:szCs w:val="18"/>
                <w:highlight w:val="none"/>
              </w:rPr>
            </w:pPr>
            <w:r>
              <w:rPr>
                <w:rFonts w:ascii="宋体" w:hAnsi="宋体"/>
                <w:bCs/>
                <w:color w:val="auto"/>
                <w:sz w:val="18"/>
                <w:szCs w:val="18"/>
                <w:highlight w:val="none"/>
              </w:rPr>
              <w:t xml:space="preserve">80: </w:t>
            </w:r>
            <w:r>
              <w:rPr>
                <w:rFonts w:hint="eastAsia" w:ascii="宋体" w:hAnsi="宋体"/>
                <w:bCs/>
                <w:color w:val="auto"/>
                <w:sz w:val="18"/>
                <w:szCs w:val="18"/>
                <w:highlight w:val="none"/>
              </w:rPr>
              <w:t>用户</w:t>
            </w:r>
            <w:r>
              <w:rPr>
                <w:rFonts w:ascii="宋体" w:hAnsi="宋体"/>
                <w:bCs/>
                <w:color w:val="auto"/>
                <w:sz w:val="18"/>
                <w:szCs w:val="18"/>
                <w:highlight w:val="none"/>
              </w:rPr>
              <w:t>自助</w:t>
            </w:r>
            <w:r>
              <w:rPr>
                <w:rFonts w:hint="eastAsia" w:ascii="宋体" w:hAnsi="宋体"/>
                <w:bCs/>
                <w:color w:val="auto"/>
                <w:sz w:val="18"/>
                <w:szCs w:val="18"/>
                <w:highlight w:val="none"/>
              </w:rPr>
              <w:t>补</w:t>
            </w:r>
            <w:r>
              <w:rPr>
                <w:rFonts w:ascii="宋体" w:hAnsi="宋体"/>
                <w:bCs/>
                <w:color w:val="auto"/>
                <w:sz w:val="18"/>
                <w:szCs w:val="18"/>
                <w:highlight w:val="none"/>
              </w:rPr>
              <w:t>出站</w:t>
            </w:r>
          </w:p>
          <w:p w14:paraId="3E42A8E9">
            <w:pPr>
              <w:spacing w:line="360" w:lineRule="auto"/>
              <w:rPr>
                <w:rFonts w:ascii="宋体" w:hAnsi="宋体"/>
                <w:color w:val="auto"/>
                <w:sz w:val="18"/>
                <w:szCs w:val="18"/>
                <w:highlight w:val="none"/>
              </w:rPr>
            </w:pPr>
            <w:r>
              <w:rPr>
                <w:rFonts w:hint="eastAsia" w:ascii="宋体" w:hAnsi="宋体"/>
                <w:bCs/>
                <w:color w:val="auto"/>
                <w:sz w:val="18"/>
                <w:szCs w:val="18"/>
                <w:highlight w:val="none"/>
              </w:rPr>
              <w:t>81：</w:t>
            </w:r>
            <w:r>
              <w:rPr>
                <w:rFonts w:ascii="宋体" w:hAnsi="宋体"/>
                <w:bCs/>
                <w:color w:val="auto"/>
                <w:sz w:val="18"/>
                <w:szCs w:val="18"/>
                <w:highlight w:val="none"/>
              </w:rPr>
              <w:t>用户自助补进站</w:t>
            </w:r>
          </w:p>
        </w:tc>
      </w:tr>
      <w:tr w14:paraId="36C5D111">
        <w:trPr>
          <w:wBefore w:w="0" w:type="dxa"/>
          <w:wAfter w:w="0" w:type="dxa"/>
          <w:jc w:val="center"/>
        </w:trPr>
        <w:tc>
          <w:tcPr>
            <w:tcW w:w="1558" w:type="dxa"/>
            <w:vMerge w:val="continue"/>
            <w:noWrap w:val="0"/>
            <w:vAlign w:val="top"/>
          </w:tcPr>
          <w:p w14:paraId="1CBDD9B3">
            <w:pPr>
              <w:spacing w:line="360" w:lineRule="auto"/>
              <w:rPr>
                <w:rFonts w:ascii="宋体" w:hAnsi="宋体"/>
                <w:color w:val="auto"/>
                <w:sz w:val="18"/>
                <w:szCs w:val="18"/>
                <w:highlight w:val="none"/>
              </w:rPr>
            </w:pPr>
          </w:p>
        </w:tc>
        <w:tc>
          <w:tcPr>
            <w:tcW w:w="2286" w:type="dxa"/>
            <w:noWrap w:val="0"/>
            <w:vAlign w:val="top"/>
          </w:tcPr>
          <w:p w14:paraId="0D19F711">
            <w:pPr>
              <w:spacing w:line="360" w:lineRule="auto"/>
              <w:rPr>
                <w:rFonts w:ascii="宋体" w:hAnsi="宋体"/>
                <w:color w:val="auto"/>
                <w:sz w:val="18"/>
                <w:szCs w:val="18"/>
                <w:highlight w:val="none"/>
              </w:rPr>
            </w:pPr>
            <w:r>
              <w:rPr>
                <w:rFonts w:hint="eastAsia" w:ascii="宋体" w:hAnsi="宋体"/>
                <w:color w:val="auto"/>
                <w:sz w:val="18"/>
                <w:szCs w:val="18"/>
                <w:highlight w:val="none"/>
              </w:rPr>
              <w:t>LAST_STATION_CODE</w:t>
            </w:r>
          </w:p>
        </w:tc>
        <w:tc>
          <w:tcPr>
            <w:tcW w:w="759" w:type="dxa"/>
            <w:noWrap w:val="0"/>
            <w:vAlign w:val="top"/>
          </w:tcPr>
          <w:p w14:paraId="13992798">
            <w:pPr>
              <w:spacing w:line="360" w:lineRule="auto"/>
              <w:rPr>
                <w:rFonts w:ascii="宋体" w:hAnsi="宋体"/>
                <w:color w:val="auto"/>
                <w:sz w:val="18"/>
                <w:szCs w:val="18"/>
                <w:highlight w:val="none"/>
              </w:rPr>
            </w:pPr>
            <w:r>
              <w:rPr>
                <w:rFonts w:ascii="宋体" w:hAnsi="宋体"/>
                <w:color w:val="auto"/>
                <w:sz w:val="18"/>
                <w:szCs w:val="18"/>
                <w:highlight w:val="none"/>
              </w:rPr>
              <w:t>HEX</w:t>
            </w:r>
          </w:p>
        </w:tc>
        <w:tc>
          <w:tcPr>
            <w:tcW w:w="1328" w:type="dxa"/>
            <w:noWrap w:val="0"/>
            <w:vAlign w:val="top"/>
          </w:tcPr>
          <w:p w14:paraId="29B6CE29">
            <w:pPr>
              <w:spacing w:line="360" w:lineRule="auto"/>
              <w:rPr>
                <w:rFonts w:ascii="宋体" w:hAnsi="宋体"/>
                <w:color w:val="auto"/>
                <w:sz w:val="18"/>
                <w:szCs w:val="18"/>
                <w:highlight w:val="none"/>
              </w:rPr>
            </w:pPr>
            <w:r>
              <w:rPr>
                <w:rFonts w:hint="eastAsia" w:ascii="宋体" w:hAnsi="宋体"/>
                <w:color w:val="auto"/>
                <w:sz w:val="18"/>
                <w:szCs w:val="18"/>
                <w:highlight w:val="none"/>
              </w:rPr>
              <w:t>2</w:t>
            </w:r>
          </w:p>
        </w:tc>
        <w:tc>
          <w:tcPr>
            <w:tcW w:w="2893" w:type="dxa"/>
            <w:noWrap w:val="0"/>
            <w:vAlign w:val="top"/>
          </w:tcPr>
          <w:p w14:paraId="544D8F0E">
            <w:pPr>
              <w:spacing w:line="360" w:lineRule="auto"/>
              <w:rPr>
                <w:rFonts w:ascii="宋体" w:hAnsi="宋体"/>
                <w:color w:val="auto"/>
                <w:sz w:val="18"/>
                <w:szCs w:val="18"/>
                <w:highlight w:val="none"/>
              </w:rPr>
            </w:pPr>
            <w:r>
              <w:rPr>
                <w:rFonts w:hint="eastAsia" w:ascii="宋体" w:hAnsi="宋体"/>
                <w:color w:val="auto"/>
                <w:sz w:val="18"/>
                <w:szCs w:val="18"/>
                <w:highlight w:val="none"/>
              </w:rPr>
              <w:t>上次</w:t>
            </w:r>
            <w:r>
              <w:rPr>
                <w:rFonts w:ascii="宋体" w:hAnsi="宋体"/>
                <w:color w:val="auto"/>
                <w:sz w:val="18"/>
                <w:szCs w:val="18"/>
                <w:highlight w:val="none"/>
              </w:rPr>
              <w:t>处理车票的车站编码</w:t>
            </w:r>
            <w:r>
              <w:rPr>
                <w:rFonts w:hint="eastAsia" w:ascii="宋体" w:hAnsi="宋体"/>
                <w:color w:val="auto"/>
                <w:sz w:val="18"/>
                <w:szCs w:val="18"/>
                <w:highlight w:val="none"/>
              </w:rPr>
              <w:t>。</w:t>
            </w:r>
            <w:r>
              <w:rPr>
                <w:rFonts w:ascii="宋体" w:hAnsi="宋体"/>
                <w:color w:val="auto"/>
                <w:sz w:val="18"/>
                <w:szCs w:val="18"/>
                <w:highlight w:val="none"/>
              </w:rPr>
              <w:t>首次</w:t>
            </w:r>
            <w:r>
              <w:rPr>
                <w:rFonts w:hint="eastAsia" w:ascii="宋体" w:hAnsi="宋体"/>
                <w:color w:val="auto"/>
                <w:sz w:val="18"/>
                <w:szCs w:val="18"/>
                <w:highlight w:val="none"/>
              </w:rPr>
              <w:t>使用前，</w:t>
            </w:r>
            <w:r>
              <w:rPr>
                <w:rFonts w:ascii="宋体" w:hAnsi="宋体"/>
                <w:color w:val="auto"/>
                <w:sz w:val="18"/>
                <w:szCs w:val="18"/>
                <w:highlight w:val="none"/>
              </w:rPr>
              <w:t>默认</w:t>
            </w:r>
            <w:r>
              <w:rPr>
                <w:rFonts w:hint="eastAsia" w:ascii="宋体" w:hAnsi="宋体"/>
                <w:color w:val="auto"/>
                <w:sz w:val="18"/>
                <w:szCs w:val="18"/>
                <w:highlight w:val="none"/>
              </w:rPr>
              <w:t>编码</w:t>
            </w:r>
            <w:r>
              <w:rPr>
                <w:rFonts w:ascii="宋体" w:hAnsi="宋体"/>
                <w:color w:val="auto"/>
                <w:sz w:val="18"/>
                <w:szCs w:val="18"/>
                <w:highlight w:val="none"/>
              </w:rPr>
              <w:t>为</w:t>
            </w:r>
            <w:r>
              <w:rPr>
                <w:rFonts w:hint="eastAsia" w:ascii="宋体" w:hAnsi="宋体"/>
                <w:color w:val="auto"/>
                <w:sz w:val="18"/>
                <w:szCs w:val="18"/>
                <w:highlight w:val="none"/>
              </w:rPr>
              <w:t>0</w:t>
            </w:r>
            <w:r>
              <w:rPr>
                <w:rFonts w:ascii="宋体" w:hAnsi="宋体"/>
                <w:color w:val="auto"/>
                <w:sz w:val="18"/>
                <w:szCs w:val="18"/>
                <w:highlight w:val="none"/>
              </w:rPr>
              <w:t>xFFFF</w:t>
            </w:r>
          </w:p>
        </w:tc>
      </w:tr>
      <w:tr w14:paraId="3A387744">
        <w:trPr>
          <w:wBefore w:w="0" w:type="dxa"/>
          <w:wAfter w:w="0" w:type="dxa"/>
          <w:jc w:val="center"/>
        </w:trPr>
        <w:tc>
          <w:tcPr>
            <w:tcW w:w="1558" w:type="dxa"/>
            <w:vMerge w:val="continue"/>
            <w:noWrap w:val="0"/>
            <w:vAlign w:val="top"/>
          </w:tcPr>
          <w:p w14:paraId="6E297E01">
            <w:pPr>
              <w:spacing w:line="360" w:lineRule="auto"/>
              <w:rPr>
                <w:rFonts w:ascii="宋体" w:hAnsi="宋体"/>
                <w:color w:val="auto"/>
                <w:sz w:val="18"/>
                <w:szCs w:val="18"/>
                <w:highlight w:val="none"/>
              </w:rPr>
            </w:pPr>
          </w:p>
        </w:tc>
        <w:tc>
          <w:tcPr>
            <w:tcW w:w="2286" w:type="dxa"/>
            <w:noWrap w:val="0"/>
            <w:vAlign w:val="top"/>
          </w:tcPr>
          <w:p w14:paraId="4D821066">
            <w:pPr>
              <w:spacing w:line="360" w:lineRule="auto"/>
              <w:rPr>
                <w:rFonts w:ascii="宋体" w:hAnsi="宋体"/>
                <w:color w:val="auto"/>
                <w:sz w:val="18"/>
                <w:szCs w:val="18"/>
                <w:highlight w:val="none"/>
              </w:rPr>
            </w:pPr>
            <w:r>
              <w:rPr>
                <w:rFonts w:hint="eastAsia" w:ascii="宋体" w:hAnsi="宋体"/>
                <w:color w:val="auto"/>
                <w:sz w:val="18"/>
                <w:szCs w:val="18"/>
                <w:highlight w:val="none"/>
              </w:rPr>
              <w:t>QR_HANDLE_DATE</w:t>
            </w:r>
          </w:p>
        </w:tc>
        <w:tc>
          <w:tcPr>
            <w:tcW w:w="759" w:type="dxa"/>
            <w:noWrap w:val="0"/>
            <w:vAlign w:val="top"/>
          </w:tcPr>
          <w:p w14:paraId="76F5D208">
            <w:pPr>
              <w:spacing w:line="360" w:lineRule="auto"/>
              <w:rPr>
                <w:rFonts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top"/>
          </w:tcPr>
          <w:p w14:paraId="10A89ABA">
            <w:pPr>
              <w:spacing w:line="360" w:lineRule="auto"/>
              <w:rPr>
                <w:rFonts w:ascii="宋体" w:hAnsi="宋体"/>
                <w:color w:val="auto"/>
                <w:sz w:val="18"/>
                <w:szCs w:val="18"/>
                <w:highlight w:val="none"/>
              </w:rPr>
            </w:pPr>
            <w:r>
              <w:rPr>
                <w:rFonts w:hint="eastAsia" w:ascii="宋体" w:hAnsi="宋体"/>
                <w:color w:val="auto"/>
                <w:sz w:val="18"/>
                <w:szCs w:val="18"/>
                <w:highlight w:val="none"/>
              </w:rPr>
              <w:t>4</w:t>
            </w:r>
          </w:p>
        </w:tc>
        <w:tc>
          <w:tcPr>
            <w:tcW w:w="2893" w:type="dxa"/>
            <w:noWrap w:val="0"/>
            <w:vAlign w:val="top"/>
          </w:tcPr>
          <w:p w14:paraId="5D338C5E">
            <w:pPr>
              <w:spacing w:line="360" w:lineRule="auto"/>
              <w:rPr>
                <w:rFonts w:ascii="宋体" w:hAnsi="宋体"/>
                <w:color w:val="auto"/>
                <w:sz w:val="18"/>
                <w:szCs w:val="18"/>
                <w:highlight w:val="none"/>
              </w:rPr>
            </w:pPr>
            <w:r>
              <w:rPr>
                <w:rFonts w:ascii="宋体" w:hAnsi="宋体"/>
                <w:color w:val="auto"/>
                <w:sz w:val="18"/>
                <w:szCs w:val="18"/>
                <w:highlight w:val="none"/>
              </w:rPr>
              <w:t>车票处理时间</w:t>
            </w:r>
            <w:r>
              <w:rPr>
                <w:rFonts w:hint="eastAsia" w:ascii="宋体" w:hAnsi="宋体"/>
                <w:color w:val="auto"/>
                <w:sz w:val="18"/>
                <w:szCs w:val="18"/>
                <w:highlight w:val="none"/>
              </w:rPr>
              <w:t>，从2000年1月1日</w:t>
            </w:r>
            <w:r>
              <w:rPr>
                <w:rFonts w:ascii="宋体" w:hAnsi="宋体"/>
                <w:color w:val="auto"/>
                <w:sz w:val="18"/>
                <w:szCs w:val="18"/>
                <w:highlight w:val="none"/>
              </w:rPr>
              <w:t>到当前的</w:t>
            </w:r>
            <w:r>
              <w:rPr>
                <w:rFonts w:hint="eastAsia" w:ascii="宋体" w:hAnsi="宋体"/>
                <w:color w:val="auto"/>
                <w:sz w:val="18"/>
                <w:szCs w:val="18"/>
                <w:highlight w:val="none"/>
              </w:rPr>
              <w:t>秒数</w:t>
            </w:r>
          </w:p>
        </w:tc>
      </w:tr>
      <w:tr w14:paraId="73F65020">
        <w:trPr>
          <w:wBefore w:w="0" w:type="dxa"/>
          <w:wAfter w:w="0" w:type="dxa"/>
          <w:jc w:val="center"/>
        </w:trPr>
        <w:tc>
          <w:tcPr>
            <w:tcW w:w="1558" w:type="dxa"/>
            <w:vMerge w:val="continue"/>
            <w:noWrap w:val="0"/>
            <w:vAlign w:val="top"/>
          </w:tcPr>
          <w:p w14:paraId="153123C7">
            <w:pPr>
              <w:spacing w:line="360" w:lineRule="auto"/>
              <w:rPr>
                <w:rFonts w:ascii="宋体" w:hAnsi="宋体"/>
                <w:color w:val="auto"/>
                <w:sz w:val="18"/>
                <w:szCs w:val="18"/>
                <w:highlight w:val="none"/>
              </w:rPr>
            </w:pPr>
          </w:p>
        </w:tc>
        <w:tc>
          <w:tcPr>
            <w:tcW w:w="2286" w:type="dxa"/>
            <w:noWrap w:val="0"/>
            <w:vAlign w:val="top"/>
          </w:tcPr>
          <w:p w14:paraId="0D6394C8">
            <w:pPr>
              <w:spacing w:line="360" w:lineRule="auto"/>
              <w:rPr>
                <w:rFonts w:ascii="宋体" w:hAnsi="宋体"/>
                <w:color w:val="auto"/>
                <w:sz w:val="18"/>
                <w:szCs w:val="18"/>
                <w:highlight w:val="none"/>
              </w:rPr>
            </w:pPr>
            <w:r>
              <w:rPr>
                <w:rFonts w:hint="eastAsia" w:ascii="宋体" w:hAnsi="宋体"/>
                <w:color w:val="auto"/>
                <w:sz w:val="18"/>
                <w:szCs w:val="18"/>
                <w:highlight w:val="none"/>
              </w:rPr>
              <w:t>TIME_STAMP</w:t>
            </w:r>
          </w:p>
        </w:tc>
        <w:tc>
          <w:tcPr>
            <w:tcW w:w="759" w:type="dxa"/>
            <w:noWrap w:val="0"/>
            <w:vAlign w:val="top"/>
          </w:tcPr>
          <w:p w14:paraId="0F4112AA">
            <w:pPr>
              <w:spacing w:line="360" w:lineRule="auto"/>
              <w:rPr>
                <w:rFonts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top"/>
          </w:tcPr>
          <w:p w14:paraId="1DC2BDD3">
            <w:pPr>
              <w:spacing w:line="360" w:lineRule="auto"/>
              <w:rPr>
                <w:rFonts w:ascii="宋体" w:hAnsi="宋体"/>
                <w:color w:val="auto"/>
                <w:sz w:val="18"/>
                <w:szCs w:val="18"/>
                <w:highlight w:val="none"/>
              </w:rPr>
            </w:pPr>
            <w:r>
              <w:rPr>
                <w:rFonts w:hint="eastAsia" w:ascii="宋体" w:hAnsi="宋体"/>
                <w:color w:val="auto"/>
                <w:sz w:val="18"/>
                <w:szCs w:val="18"/>
                <w:highlight w:val="none"/>
              </w:rPr>
              <w:t>4</w:t>
            </w:r>
          </w:p>
        </w:tc>
        <w:tc>
          <w:tcPr>
            <w:tcW w:w="2893" w:type="dxa"/>
            <w:noWrap w:val="0"/>
            <w:vAlign w:val="top"/>
          </w:tcPr>
          <w:p w14:paraId="1A634F35">
            <w:pPr>
              <w:spacing w:line="360" w:lineRule="auto"/>
              <w:rPr>
                <w:rFonts w:ascii="宋体" w:hAnsi="宋体"/>
                <w:color w:val="auto"/>
                <w:sz w:val="18"/>
                <w:szCs w:val="18"/>
                <w:highlight w:val="none"/>
              </w:rPr>
            </w:pPr>
            <w:r>
              <w:rPr>
                <w:rFonts w:hint="eastAsia" w:ascii="宋体" w:hAnsi="宋体"/>
                <w:color w:val="auto"/>
                <w:sz w:val="18"/>
                <w:szCs w:val="18"/>
                <w:highlight w:val="none"/>
              </w:rPr>
              <w:t>ITP 签名</w:t>
            </w:r>
            <w:r>
              <w:rPr>
                <w:rFonts w:ascii="宋体" w:hAnsi="宋体"/>
                <w:color w:val="auto"/>
                <w:sz w:val="18"/>
                <w:szCs w:val="18"/>
                <w:highlight w:val="none"/>
              </w:rPr>
              <w:t>时间戳，</w:t>
            </w:r>
            <w:r>
              <w:rPr>
                <w:rFonts w:hint="eastAsia" w:ascii="宋体" w:hAnsi="宋体"/>
                <w:color w:val="auto"/>
                <w:sz w:val="18"/>
                <w:szCs w:val="18"/>
                <w:highlight w:val="none"/>
              </w:rPr>
              <w:t>用于</w:t>
            </w:r>
            <w:r>
              <w:rPr>
                <w:rFonts w:ascii="宋体" w:hAnsi="宋体"/>
                <w:color w:val="auto"/>
                <w:sz w:val="18"/>
                <w:szCs w:val="18"/>
                <w:highlight w:val="none"/>
              </w:rPr>
              <w:t>限定</w:t>
            </w:r>
            <w:r>
              <w:rPr>
                <w:rFonts w:hint="eastAsia" w:ascii="宋体" w:hAnsi="宋体"/>
                <w:color w:val="auto"/>
                <w:sz w:val="18"/>
                <w:szCs w:val="18"/>
                <w:highlight w:val="none"/>
              </w:rPr>
              <w:t>行业</w:t>
            </w:r>
            <w:r>
              <w:rPr>
                <w:rFonts w:ascii="宋体" w:hAnsi="宋体"/>
                <w:color w:val="auto"/>
                <w:sz w:val="18"/>
                <w:szCs w:val="18"/>
                <w:highlight w:val="none"/>
              </w:rPr>
              <w:t>数据有效期。</w:t>
            </w:r>
            <w:r>
              <w:rPr>
                <w:rFonts w:hint="eastAsia" w:ascii="宋体" w:hAnsi="宋体"/>
                <w:color w:val="auto"/>
                <w:sz w:val="18"/>
                <w:szCs w:val="18"/>
                <w:highlight w:val="none"/>
              </w:rPr>
              <w:t>默认取值</w:t>
            </w:r>
            <w:r>
              <w:rPr>
                <w:rFonts w:ascii="宋体" w:hAnsi="宋体"/>
                <w:color w:val="auto"/>
                <w:sz w:val="18"/>
                <w:szCs w:val="18"/>
                <w:highlight w:val="none"/>
              </w:rPr>
              <w:t>为当前时间+4</w:t>
            </w:r>
            <w:r>
              <w:rPr>
                <w:rFonts w:hint="eastAsia" w:ascii="宋体" w:hAnsi="宋体"/>
                <w:color w:val="auto"/>
                <w:sz w:val="18"/>
                <w:szCs w:val="18"/>
                <w:highlight w:val="none"/>
              </w:rPr>
              <w:t>小时</w:t>
            </w:r>
            <w:r>
              <w:rPr>
                <w:rFonts w:ascii="宋体" w:hAnsi="宋体"/>
                <w:color w:val="auto"/>
                <w:sz w:val="18"/>
                <w:szCs w:val="18"/>
                <w:highlight w:val="none"/>
              </w:rPr>
              <w:t>。</w:t>
            </w:r>
            <w:r>
              <w:rPr>
                <w:rFonts w:hint="eastAsia" w:ascii="宋体" w:hAnsi="宋体"/>
                <w:color w:val="auto"/>
                <w:sz w:val="18"/>
                <w:szCs w:val="18"/>
                <w:highlight w:val="none"/>
              </w:rPr>
              <w:t>从2000年1月1日</w:t>
            </w:r>
            <w:r>
              <w:rPr>
                <w:rFonts w:ascii="宋体" w:hAnsi="宋体"/>
                <w:color w:val="auto"/>
                <w:sz w:val="18"/>
                <w:szCs w:val="18"/>
                <w:highlight w:val="none"/>
              </w:rPr>
              <w:t>到当前的</w:t>
            </w:r>
            <w:r>
              <w:rPr>
                <w:rFonts w:hint="eastAsia" w:ascii="宋体" w:hAnsi="宋体"/>
                <w:color w:val="auto"/>
                <w:sz w:val="18"/>
                <w:szCs w:val="18"/>
                <w:highlight w:val="none"/>
              </w:rPr>
              <w:t>秒数</w:t>
            </w:r>
          </w:p>
        </w:tc>
      </w:tr>
      <w:tr w14:paraId="512A4336">
        <w:trPr>
          <w:wBefore w:w="0" w:type="dxa"/>
          <w:wAfter w:w="0" w:type="dxa"/>
          <w:jc w:val="center"/>
        </w:trPr>
        <w:tc>
          <w:tcPr>
            <w:tcW w:w="1558" w:type="dxa"/>
            <w:vMerge w:val="continue"/>
            <w:noWrap w:val="0"/>
            <w:vAlign w:val="top"/>
          </w:tcPr>
          <w:p w14:paraId="6C0D0302">
            <w:pPr>
              <w:spacing w:line="360" w:lineRule="auto"/>
              <w:rPr>
                <w:rFonts w:ascii="宋体" w:hAnsi="宋体"/>
                <w:color w:val="auto"/>
                <w:sz w:val="18"/>
                <w:szCs w:val="18"/>
                <w:highlight w:val="none"/>
              </w:rPr>
            </w:pPr>
          </w:p>
        </w:tc>
        <w:tc>
          <w:tcPr>
            <w:tcW w:w="2286" w:type="dxa"/>
            <w:noWrap w:val="0"/>
            <w:vAlign w:val="top"/>
          </w:tcPr>
          <w:p w14:paraId="19D09E1D">
            <w:pPr>
              <w:spacing w:line="360" w:lineRule="auto"/>
              <w:rPr>
                <w:rFonts w:ascii="宋体" w:hAnsi="宋体"/>
                <w:color w:val="auto"/>
                <w:sz w:val="18"/>
                <w:szCs w:val="18"/>
                <w:highlight w:val="none"/>
              </w:rPr>
            </w:pPr>
            <w:r>
              <w:rPr>
                <w:rFonts w:hint="eastAsia" w:ascii="宋体" w:hAnsi="宋体"/>
                <w:color w:val="auto"/>
                <w:sz w:val="18"/>
                <w:szCs w:val="18"/>
                <w:highlight w:val="none"/>
              </w:rPr>
              <w:t>TICKET_LOGIC_NO</w:t>
            </w:r>
          </w:p>
        </w:tc>
        <w:tc>
          <w:tcPr>
            <w:tcW w:w="759" w:type="dxa"/>
            <w:noWrap w:val="0"/>
            <w:vAlign w:val="top"/>
          </w:tcPr>
          <w:p w14:paraId="36B0197B">
            <w:pPr>
              <w:spacing w:line="360" w:lineRule="auto"/>
              <w:rPr>
                <w:rFonts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top"/>
          </w:tcPr>
          <w:p w14:paraId="08FDAAA0">
            <w:pPr>
              <w:spacing w:line="360" w:lineRule="auto"/>
              <w:rPr>
                <w:rFonts w:ascii="宋体" w:hAnsi="宋体"/>
                <w:color w:val="auto"/>
                <w:sz w:val="18"/>
                <w:szCs w:val="18"/>
                <w:highlight w:val="none"/>
              </w:rPr>
            </w:pPr>
            <w:r>
              <w:rPr>
                <w:rFonts w:hint="eastAsia" w:ascii="宋体" w:hAnsi="宋体"/>
                <w:color w:val="auto"/>
                <w:sz w:val="18"/>
                <w:szCs w:val="18"/>
                <w:highlight w:val="none"/>
              </w:rPr>
              <w:t>8</w:t>
            </w:r>
          </w:p>
        </w:tc>
        <w:tc>
          <w:tcPr>
            <w:tcW w:w="2893" w:type="dxa"/>
            <w:noWrap w:val="0"/>
            <w:vAlign w:val="top"/>
          </w:tcPr>
          <w:p w14:paraId="63358022">
            <w:pPr>
              <w:spacing w:line="360" w:lineRule="auto"/>
              <w:rPr>
                <w:rFonts w:ascii="宋体" w:hAnsi="宋体"/>
                <w:color w:val="auto"/>
                <w:sz w:val="18"/>
                <w:szCs w:val="18"/>
                <w:highlight w:val="none"/>
              </w:rPr>
            </w:pPr>
            <w:r>
              <w:rPr>
                <w:rFonts w:hint="eastAsia" w:ascii="宋体" w:hAnsi="宋体"/>
                <w:color w:val="auto"/>
                <w:sz w:val="18"/>
                <w:szCs w:val="18"/>
                <w:highlight w:val="none"/>
              </w:rPr>
              <w:t>卡片</w:t>
            </w:r>
            <w:r>
              <w:rPr>
                <w:rFonts w:ascii="宋体" w:hAnsi="宋体"/>
                <w:color w:val="auto"/>
                <w:sz w:val="18"/>
                <w:szCs w:val="18"/>
                <w:highlight w:val="none"/>
              </w:rPr>
              <w:t>逻辑卡号</w:t>
            </w:r>
            <w:r>
              <w:rPr>
                <w:rFonts w:hint="eastAsia" w:ascii="宋体" w:hAnsi="宋体"/>
                <w:color w:val="auto"/>
                <w:sz w:val="18"/>
                <w:szCs w:val="18"/>
                <w:highlight w:val="none"/>
              </w:rPr>
              <w:t>，ACC统一</w:t>
            </w:r>
            <w:r>
              <w:rPr>
                <w:rFonts w:ascii="宋体" w:hAnsi="宋体"/>
                <w:color w:val="auto"/>
                <w:sz w:val="18"/>
                <w:szCs w:val="18"/>
                <w:highlight w:val="none"/>
              </w:rPr>
              <w:t>生成</w:t>
            </w:r>
          </w:p>
        </w:tc>
      </w:tr>
      <w:tr w14:paraId="78622E5A">
        <w:trPr>
          <w:wBefore w:w="0" w:type="dxa"/>
          <w:wAfter w:w="0" w:type="dxa"/>
          <w:jc w:val="center"/>
        </w:trPr>
        <w:tc>
          <w:tcPr>
            <w:tcW w:w="1558" w:type="dxa"/>
            <w:vMerge w:val="continue"/>
            <w:noWrap w:val="0"/>
            <w:vAlign w:val="top"/>
          </w:tcPr>
          <w:p w14:paraId="5AFA43A7">
            <w:pPr>
              <w:spacing w:line="360" w:lineRule="auto"/>
              <w:rPr>
                <w:rFonts w:ascii="宋体" w:hAnsi="宋体"/>
                <w:color w:val="auto"/>
                <w:sz w:val="18"/>
                <w:szCs w:val="18"/>
                <w:highlight w:val="none"/>
              </w:rPr>
            </w:pPr>
          </w:p>
        </w:tc>
        <w:tc>
          <w:tcPr>
            <w:tcW w:w="2286" w:type="dxa"/>
            <w:noWrap w:val="0"/>
            <w:vAlign w:val="top"/>
          </w:tcPr>
          <w:p w14:paraId="08A62DDD">
            <w:pPr>
              <w:spacing w:line="360" w:lineRule="auto"/>
              <w:rPr>
                <w:rFonts w:ascii="宋体" w:hAnsi="宋体"/>
                <w:color w:val="auto"/>
                <w:sz w:val="18"/>
                <w:szCs w:val="18"/>
                <w:highlight w:val="none"/>
              </w:rPr>
            </w:pPr>
            <w:r>
              <w:rPr>
                <w:rFonts w:hint="eastAsia" w:ascii="宋体" w:hAnsi="宋体"/>
                <w:color w:val="auto"/>
                <w:sz w:val="18"/>
                <w:szCs w:val="18"/>
                <w:highlight w:val="none"/>
              </w:rPr>
              <w:t>TICKET_TYPE</w:t>
            </w:r>
          </w:p>
        </w:tc>
        <w:tc>
          <w:tcPr>
            <w:tcW w:w="759" w:type="dxa"/>
            <w:noWrap w:val="0"/>
            <w:vAlign w:val="top"/>
          </w:tcPr>
          <w:p w14:paraId="315A2791">
            <w:pPr>
              <w:spacing w:line="360" w:lineRule="auto"/>
              <w:rPr>
                <w:rFonts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top"/>
          </w:tcPr>
          <w:p w14:paraId="62B8BF95">
            <w:pPr>
              <w:spacing w:line="360" w:lineRule="auto"/>
              <w:rPr>
                <w:rFonts w:ascii="宋体" w:hAnsi="宋体"/>
                <w:color w:val="auto"/>
                <w:sz w:val="18"/>
                <w:szCs w:val="18"/>
                <w:highlight w:val="none"/>
              </w:rPr>
            </w:pPr>
            <w:r>
              <w:rPr>
                <w:rFonts w:ascii="宋体" w:hAnsi="宋体"/>
                <w:color w:val="auto"/>
                <w:sz w:val="18"/>
                <w:szCs w:val="18"/>
                <w:highlight w:val="none"/>
              </w:rPr>
              <w:t>2</w:t>
            </w:r>
          </w:p>
        </w:tc>
        <w:tc>
          <w:tcPr>
            <w:tcW w:w="2893" w:type="dxa"/>
            <w:noWrap w:val="0"/>
            <w:vAlign w:val="top"/>
          </w:tcPr>
          <w:p w14:paraId="3260EC49">
            <w:pPr>
              <w:spacing w:line="360" w:lineRule="auto"/>
              <w:rPr>
                <w:rFonts w:ascii="宋体" w:hAnsi="宋体"/>
                <w:color w:val="auto"/>
                <w:sz w:val="18"/>
                <w:szCs w:val="18"/>
                <w:highlight w:val="none"/>
              </w:rPr>
            </w:pPr>
            <w:r>
              <w:rPr>
                <w:rFonts w:hint="eastAsia" w:ascii="宋体" w:hAnsi="宋体"/>
                <w:color w:val="auto"/>
                <w:sz w:val="18"/>
                <w:szCs w:val="18"/>
                <w:highlight w:val="none"/>
              </w:rPr>
              <w:t>车票主</w:t>
            </w:r>
            <w:r>
              <w:rPr>
                <w:rFonts w:ascii="宋体" w:hAnsi="宋体"/>
                <w:color w:val="auto"/>
                <w:sz w:val="18"/>
                <w:szCs w:val="18"/>
                <w:highlight w:val="none"/>
              </w:rPr>
              <w:t>类型</w:t>
            </w:r>
            <w:r>
              <w:rPr>
                <w:rFonts w:hint="eastAsia" w:ascii="宋体" w:hAnsi="宋体"/>
                <w:color w:val="auto"/>
                <w:sz w:val="18"/>
                <w:szCs w:val="18"/>
                <w:highlight w:val="none"/>
              </w:rPr>
              <w:t>+</w:t>
            </w:r>
            <w:r>
              <w:rPr>
                <w:rFonts w:ascii="宋体" w:hAnsi="宋体"/>
                <w:color w:val="auto"/>
                <w:sz w:val="18"/>
                <w:szCs w:val="18"/>
                <w:highlight w:val="none"/>
              </w:rPr>
              <w:t>车票类型</w:t>
            </w:r>
          </w:p>
        </w:tc>
      </w:tr>
      <w:tr w14:paraId="6CECC28E">
        <w:trPr>
          <w:wBefore w:w="0" w:type="dxa"/>
          <w:wAfter w:w="0" w:type="dxa"/>
          <w:jc w:val="center"/>
        </w:trPr>
        <w:tc>
          <w:tcPr>
            <w:tcW w:w="1558" w:type="dxa"/>
            <w:vMerge w:val="continue"/>
            <w:noWrap w:val="0"/>
            <w:vAlign w:val="top"/>
          </w:tcPr>
          <w:p w14:paraId="3DB1DB0C">
            <w:pPr>
              <w:spacing w:line="360" w:lineRule="auto"/>
              <w:rPr>
                <w:rFonts w:ascii="宋体" w:hAnsi="宋体"/>
                <w:color w:val="auto"/>
                <w:sz w:val="18"/>
                <w:szCs w:val="18"/>
                <w:highlight w:val="none"/>
              </w:rPr>
            </w:pPr>
          </w:p>
        </w:tc>
        <w:tc>
          <w:tcPr>
            <w:tcW w:w="2286" w:type="dxa"/>
            <w:noWrap w:val="0"/>
            <w:vAlign w:val="top"/>
          </w:tcPr>
          <w:p w14:paraId="37057C7C">
            <w:pPr>
              <w:spacing w:line="360" w:lineRule="auto"/>
              <w:rPr>
                <w:rFonts w:ascii="宋体" w:hAnsi="宋体"/>
                <w:color w:val="auto"/>
                <w:sz w:val="18"/>
                <w:szCs w:val="18"/>
                <w:highlight w:val="none"/>
              </w:rPr>
            </w:pPr>
            <w:r>
              <w:rPr>
                <w:rFonts w:hint="eastAsia" w:ascii="宋体" w:hAnsi="宋体"/>
                <w:color w:val="auto"/>
                <w:sz w:val="18"/>
                <w:szCs w:val="18"/>
                <w:highlight w:val="none"/>
              </w:rPr>
              <w:t>TRANS_SEQ</w:t>
            </w:r>
          </w:p>
        </w:tc>
        <w:tc>
          <w:tcPr>
            <w:tcW w:w="759" w:type="dxa"/>
            <w:noWrap w:val="0"/>
            <w:vAlign w:val="top"/>
          </w:tcPr>
          <w:p w14:paraId="6013078C">
            <w:pPr>
              <w:spacing w:line="360" w:lineRule="auto"/>
              <w:rPr>
                <w:rFonts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top"/>
          </w:tcPr>
          <w:p w14:paraId="3C7A13C4">
            <w:pPr>
              <w:spacing w:line="360" w:lineRule="auto"/>
              <w:rPr>
                <w:rFonts w:ascii="宋体" w:hAnsi="宋体"/>
                <w:color w:val="auto"/>
                <w:sz w:val="18"/>
                <w:szCs w:val="18"/>
                <w:highlight w:val="none"/>
              </w:rPr>
            </w:pPr>
            <w:r>
              <w:rPr>
                <w:rFonts w:hint="eastAsia" w:ascii="宋体" w:hAnsi="宋体"/>
                <w:color w:val="auto"/>
                <w:sz w:val="18"/>
                <w:szCs w:val="18"/>
                <w:highlight w:val="none"/>
              </w:rPr>
              <w:t>4</w:t>
            </w:r>
          </w:p>
        </w:tc>
        <w:tc>
          <w:tcPr>
            <w:tcW w:w="2893" w:type="dxa"/>
            <w:noWrap w:val="0"/>
            <w:vAlign w:val="top"/>
          </w:tcPr>
          <w:p w14:paraId="0B0F4F1F">
            <w:pPr>
              <w:spacing w:line="360" w:lineRule="auto"/>
              <w:rPr>
                <w:rFonts w:ascii="宋体" w:hAnsi="宋体"/>
                <w:color w:val="auto"/>
                <w:sz w:val="18"/>
                <w:szCs w:val="18"/>
                <w:highlight w:val="none"/>
              </w:rPr>
            </w:pPr>
            <w:r>
              <w:rPr>
                <w:rFonts w:hint="eastAsia" w:ascii="宋体" w:hAnsi="宋体"/>
                <w:color w:val="auto"/>
                <w:sz w:val="18"/>
                <w:szCs w:val="18"/>
                <w:highlight w:val="none"/>
              </w:rPr>
              <w:t>交易</w:t>
            </w:r>
            <w:r>
              <w:rPr>
                <w:rFonts w:ascii="宋体" w:hAnsi="宋体"/>
                <w:color w:val="auto"/>
                <w:sz w:val="18"/>
                <w:szCs w:val="18"/>
                <w:highlight w:val="none"/>
              </w:rPr>
              <w:t>流水号</w:t>
            </w:r>
            <w:r>
              <w:rPr>
                <w:rFonts w:hint="eastAsia" w:ascii="宋体" w:hAnsi="宋体"/>
                <w:color w:val="auto"/>
                <w:sz w:val="18"/>
                <w:szCs w:val="18"/>
                <w:highlight w:val="none"/>
              </w:rPr>
              <w:t>，每次</w:t>
            </w:r>
            <w:r>
              <w:rPr>
                <w:rFonts w:ascii="宋体" w:hAnsi="宋体"/>
                <w:color w:val="auto"/>
                <w:sz w:val="18"/>
                <w:szCs w:val="18"/>
                <w:highlight w:val="none"/>
              </w:rPr>
              <w:t>交易里程</w:t>
            </w:r>
            <w:r>
              <w:rPr>
                <w:rFonts w:hint="eastAsia" w:ascii="宋体" w:hAnsi="宋体"/>
                <w:color w:val="auto"/>
                <w:sz w:val="18"/>
                <w:szCs w:val="18"/>
                <w:highlight w:val="none"/>
              </w:rPr>
              <w:t>（包含</w:t>
            </w:r>
            <w:r>
              <w:rPr>
                <w:rFonts w:ascii="宋体" w:hAnsi="宋体"/>
                <w:color w:val="auto"/>
                <w:sz w:val="18"/>
                <w:szCs w:val="18"/>
                <w:highlight w:val="none"/>
              </w:rPr>
              <w:t>进站、出站</w:t>
            </w:r>
            <w:r>
              <w:rPr>
                <w:rFonts w:hint="eastAsia" w:ascii="宋体" w:hAnsi="宋体"/>
                <w:color w:val="auto"/>
                <w:sz w:val="18"/>
                <w:szCs w:val="18"/>
                <w:highlight w:val="none"/>
              </w:rPr>
              <w:t>）</w:t>
            </w:r>
            <w:r>
              <w:rPr>
                <w:rFonts w:ascii="宋体" w:hAnsi="宋体"/>
                <w:color w:val="auto"/>
                <w:sz w:val="18"/>
                <w:szCs w:val="18"/>
                <w:highlight w:val="none"/>
              </w:rPr>
              <w:t>使用一个流水号</w:t>
            </w:r>
            <w:r>
              <w:rPr>
                <w:rFonts w:hint="eastAsia" w:ascii="宋体" w:hAnsi="宋体"/>
                <w:color w:val="auto"/>
                <w:sz w:val="18"/>
                <w:szCs w:val="18"/>
                <w:highlight w:val="none"/>
              </w:rPr>
              <w:t>，</w:t>
            </w:r>
            <w:r>
              <w:rPr>
                <w:rFonts w:ascii="宋体" w:hAnsi="宋体"/>
                <w:color w:val="auto"/>
                <w:sz w:val="18"/>
                <w:szCs w:val="18"/>
                <w:highlight w:val="none"/>
              </w:rPr>
              <w:t>取值从</w:t>
            </w:r>
            <w:r>
              <w:rPr>
                <w:rFonts w:hint="eastAsia" w:ascii="宋体" w:hAnsi="宋体"/>
                <w:color w:val="auto"/>
                <w:sz w:val="18"/>
                <w:szCs w:val="18"/>
                <w:highlight w:val="none"/>
              </w:rPr>
              <w:t>0</w:t>
            </w:r>
            <w:r>
              <w:rPr>
                <w:rFonts w:ascii="宋体" w:hAnsi="宋体"/>
                <w:color w:val="auto"/>
                <w:sz w:val="18"/>
                <w:szCs w:val="18"/>
                <w:highlight w:val="none"/>
              </w:rPr>
              <w:t>x00000000~0xFFFFFFFF</w:t>
            </w:r>
          </w:p>
        </w:tc>
      </w:tr>
      <w:tr w14:paraId="0911C6DF">
        <w:trPr>
          <w:wBefore w:w="0" w:type="dxa"/>
          <w:wAfter w:w="0" w:type="dxa"/>
          <w:jc w:val="center"/>
        </w:trPr>
        <w:tc>
          <w:tcPr>
            <w:tcW w:w="1558" w:type="dxa"/>
            <w:vMerge w:val="continue"/>
            <w:noWrap w:val="0"/>
            <w:vAlign w:val="top"/>
          </w:tcPr>
          <w:p w14:paraId="53A928FC">
            <w:pPr>
              <w:spacing w:line="360" w:lineRule="auto"/>
              <w:rPr>
                <w:rFonts w:ascii="宋体" w:hAnsi="宋体"/>
                <w:color w:val="auto"/>
                <w:sz w:val="18"/>
                <w:szCs w:val="18"/>
                <w:highlight w:val="none"/>
              </w:rPr>
            </w:pPr>
          </w:p>
        </w:tc>
        <w:tc>
          <w:tcPr>
            <w:tcW w:w="2286" w:type="dxa"/>
            <w:noWrap w:val="0"/>
            <w:vAlign w:val="top"/>
          </w:tcPr>
          <w:p w14:paraId="6F0FB11E">
            <w:pPr>
              <w:spacing w:line="360" w:lineRule="auto"/>
              <w:rPr>
                <w:rFonts w:ascii="宋体" w:hAnsi="宋体"/>
                <w:color w:val="auto"/>
                <w:sz w:val="18"/>
                <w:szCs w:val="18"/>
                <w:highlight w:val="none"/>
              </w:rPr>
            </w:pPr>
            <w:r>
              <w:rPr>
                <w:rFonts w:hint="eastAsia" w:ascii="宋体" w:hAnsi="宋体"/>
                <w:color w:val="auto"/>
                <w:sz w:val="18"/>
                <w:szCs w:val="18"/>
                <w:highlight w:val="none"/>
              </w:rPr>
              <w:t>ISSUE_CHANNEL_CODE</w:t>
            </w:r>
          </w:p>
        </w:tc>
        <w:tc>
          <w:tcPr>
            <w:tcW w:w="759" w:type="dxa"/>
            <w:noWrap w:val="0"/>
            <w:vAlign w:val="top"/>
          </w:tcPr>
          <w:p w14:paraId="370CE792">
            <w:pPr>
              <w:spacing w:line="360" w:lineRule="auto"/>
              <w:rPr>
                <w:rFonts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top"/>
          </w:tcPr>
          <w:p w14:paraId="460CC05E">
            <w:pPr>
              <w:spacing w:line="360" w:lineRule="auto"/>
              <w:rPr>
                <w:rFonts w:ascii="宋体" w:hAnsi="宋体"/>
                <w:color w:val="auto"/>
                <w:sz w:val="18"/>
                <w:szCs w:val="18"/>
                <w:highlight w:val="none"/>
              </w:rPr>
            </w:pPr>
            <w:r>
              <w:rPr>
                <w:rFonts w:hint="eastAsia" w:ascii="宋体" w:hAnsi="宋体"/>
                <w:color w:val="auto"/>
                <w:sz w:val="18"/>
                <w:szCs w:val="18"/>
                <w:highlight w:val="none"/>
              </w:rPr>
              <w:t>1</w:t>
            </w:r>
          </w:p>
        </w:tc>
        <w:tc>
          <w:tcPr>
            <w:tcW w:w="2893" w:type="dxa"/>
            <w:noWrap w:val="0"/>
            <w:vAlign w:val="top"/>
          </w:tcPr>
          <w:p w14:paraId="28819BC0">
            <w:pPr>
              <w:spacing w:line="360" w:lineRule="auto"/>
              <w:rPr>
                <w:rFonts w:ascii="宋体" w:hAnsi="宋体"/>
                <w:color w:val="auto"/>
                <w:sz w:val="18"/>
                <w:szCs w:val="18"/>
                <w:highlight w:val="none"/>
              </w:rPr>
            </w:pPr>
            <w:r>
              <w:rPr>
                <w:rFonts w:hint="eastAsia" w:ascii="宋体" w:hAnsi="宋体"/>
                <w:color w:val="auto"/>
                <w:sz w:val="18"/>
                <w:szCs w:val="18"/>
                <w:highlight w:val="none"/>
              </w:rPr>
              <w:t>发行渠道</w:t>
            </w:r>
            <w:r>
              <w:rPr>
                <w:rFonts w:ascii="宋体" w:hAnsi="宋体"/>
                <w:color w:val="auto"/>
                <w:sz w:val="18"/>
                <w:szCs w:val="18"/>
                <w:highlight w:val="none"/>
              </w:rPr>
              <w:t>代码</w:t>
            </w:r>
          </w:p>
        </w:tc>
      </w:tr>
      <w:tr w14:paraId="383A2442">
        <w:trPr>
          <w:wBefore w:w="0" w:type="dxa"/>
          <w:wAfter w:w="0" w:type="dxa"/>
          <w:jc w:val="center"/>
        </w:trPr>
        <w:tc>
          <w:tcPr>
            <w:tcW w:w="1558" w:type="dxa"/>
            <w:vMerge w:val="continue"/>
            <w:noWrap w:val="0"/>
            <w:vAlign w:val="top"/>
          </w:tcPr>
          <w:p w14:paraId="3C7F5CB0">
            <w:pPr>
              <w:spacing w:line="360" w:lineRule="auto"/>
              <w:rPr>
                <w:rFonts w:ascii="宋体" w:hAnsi="宋体"/>
                <w:color w:val="auto"/>
                <w:sz w:val="18"/>
                <w:szCs w:val="18"/>
                <w:highlight w:val="none"/>
              </w:rPr>
            </w:pPr>
          </w:p>
        </w:tc>
        <w:tc>
          <w:tcPr>
            <w:tcW w:w="2286" w:type="dxa"/>
            <w:noWrap w:val="0"/>
            <w:vAlign w:val="top"/>
          </w:tcPr>
          <w:p w14:paraId="7EEFAC95">
            <w:pPr>
              <w:spacing w:line="360" w:lineRule="auto"/>
              <w:rPr>
                <w:rFonts w:ascii="宋体" w:hAnsi="宋体"/>
                <w:color w:val="auto"/>
                <w:sz w:val="18"/>
                <w:szCs w:val="18"/>
                <w:highlight w:val="none"/>
              </w:rPr>
            </w:pPr>
            <w:r>
              <w:rPr>
                <w:rFonts w:ascii="宋体" w:hAnsi="宋体"/>
                <w:color w:val="auto"/>
                <w:sz w:val="18"/>
                <w:szCs w:val="18"/>
                <w:highlight w:val="none"/>
              </w:rPr>
              <w:t>SIGN_CHANNEL_CODE</w:t>
            </w:r>
          </w:p>
        </w:tc>
        <w:tc>
          <w:tcPr>
            <w:tcW w:w="759" w:type="dxa"/>
            <w:noWrap w:val="0"/>
            <w:vAlign w:val="top"/>
          </w:tcPr>
          <w:p w14:paraId="46E28815">
            <w:pPr>
              <w:spacing w:line="360" w:lineRule="auto"/>
              <w:rPr>
                <w:rFonts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top"/>
          </w:tcPr>
          <w:p w14:paraId="1028C980">
            <w:pPr>
              <w:spacing w:line="360" w:lineRule="auto"/>
              <w:rPr>
                <w:rFonts w:ascii="宋体" w:hAnsi="宋体"/>
                <w:color w:val="auto"/>
                <w:sz w:val="18"/>
                <w:szCs w:val="18"/>
                <w:highlight w:val="none"/>
              </w:rPr>
            </w:pPr>
            <w:r>
              <w:rPr>
                <w:rFonts w:ascii="宋体" w:hAnsi="宋体"/>
                <w:color w:val="auto"/>
                <w:sz w:val="18"/>
                <w:szCs w:val="18"/>
                <w:highlight w:val="none"/>
              </w:rPr>
              <w:t>1</w:t>
            </w:r>
          </w:p>
        </w:tc>
        <w:tc>
          <w:tcPr>
            <w:tcW w:w="2893" w:type="dxa"/>
            <w:noWrap w:val="0"/>
            <w:vAlign w:val="top"/>
          </w:tcPr>
          <w:p w14:paraId="596D3F21">
            <w:pPr>
              <w:spacing w:line="360" w:lineRule="auto"/>
              <w:rPr>
                <w:rFonts w:ascii="宋体" w:hAnsi="宋体"/>
                <w:color w:val="auto"/>
                <w:sz w:val="18"/>
                <w:szCs w:val="18"/>
                <w:highlight w:val="none"/>
              </w:rPr>
            </w:pPr>
            <w:r>
              <w:rPr>
                <w:rFonts w:hint="eastAsia" w:ascii="宋体" w:hAnsi="宋体"/>
                <w:color w:val="auto"/>
                <w:sz w:val="18"/>
                <w:szCs w:val="18"/>
                <w:highlight w:val="none"/>
              </w:rPr>
              <w:t>签约</w:t>
            </w:r>
            <w:r>
              <w:rPr>
                <w:rFonts w:ascii="宋体" w:hAnsi="宋体"/>
                <w:color w:val="auto"/>
                <w:sz w:val="18"/>
                <w:szCs w:val="18"/>
                <w:highlight w:val="none"/>
              </w:rPr>
              <w:t>渠道代码</w:t>
            </w:r>
          </w:p>
        </w:tc>
      </w:tr>
      <w:tr w14:paraId="14D91044">
        <w:trPr>
          <w:wBefore w:w="0" w:type="dxa"/>
          <w:wAfter w:w="0" w:type="dxa"/>
          <w:jc w:val="center"/>
        </w:trPr>
        <w:tc>
          <w:tcPr>
            <w:tcW w:w="1558" w:type="dxa"/>
            <w:vMerge w:val="restart"/>
            <w:noWrap w:val="0"/>
            <w:vAlign w:val="top"/>
          </w:tcPr>
          <w:p w14:paraId="06950B9B">
            <w:pPr>
              <w:spacing w:line="360" w:lineRule="auto"/>
              <w:rPr>
                <w:rFonts w:ascii="宋体" w:hAnsi="宋体"/>
                <w:color w:val="auto"/>
                <w:sz w:val="18"/>
                <w:szCs w:val="18"/>
                <w:highlight w:val="none"/>
              </w:rPr>
            </w:pPr>
            <w:r>
              <w:rPr>
                <w:rFonts w:hint="eastAsia" w:ascii="宋体" w:hAnsi="宋体"/>
                <w:color w:val="auto"/>
                <w:sz w:val="18"/>
                <w:szCs w:val="18"/>
                <w:highlight w:val="none"/>
              </w:rPr>
              <w:t>平台</w:t>
            </w:r>
            <w:r>
              <w:rPr>
                <w:rFonts w:ascii="宋体" w:hAnsi="宋体"/>
                <w:color w:val="auto"/>
                <w:sz w:val="18"/>
                <w:szCs w:val="18"/>
                <w:highlight w:val="none"/>
              </w:rPr>
              <w:t>签名</w:t>
            </w:r>
            <w:r>
              <w:rPr>
                <w:rFonts w:hint="eastAsia" w:ascii="宋体" w:hAnsi="宋体"/>
                <w:color w:val="auto"/>
                <w:sz w:val="18"/>
                <w:szCs w:val="18"/>
                <w:highlight w:val="none"/>
              </w:rPr>
              <w:t>数据</w:t>
            </w:r>
            <w:r>
              <w:rPr>
                <w:rFonts w:ascii="宋体" w:hAnsi="宋体"/>
                <w:color w:val="auto"/>
                <w:sz w:val="18"/>
                <w:szCs w:val="18"/>
                <w:highlight w:val="none"/>
              </w:rPr>
              <w:t>段</w:t>
            </w:r>
          </w:p>
        </w:tc>
        <w:tc>
          <w:tcPr>
            <w:tcW w:w="2286" w:type="dxa"/>
            <w:noWrap w:val="0"/>
            <w:vAlign w:val="top"/>
          </w:tcPr>
          <w:p w14:paraId="7ED00CBE">
            <w:pPr>
              <w:spacing w:line="360" w:lineRule="auto"/>
              <w:rPr>
                <w:rFonts w:ascii="宋体" w:hAnsi="宋体"/>
                <w:color w:val="auto"/>
                <w:sz w:val="18"/>
                <w:szCs w:val="18"/>
                <w:highlight w:val="none"/>
              </w:rPr>
            </w:pPr>
            <w:r>
              <w:rPr>
                <w:rFonts w:hint="eastAsia" w:ascii="宋体" w:hAnsi="宋体"/>
                <w:color w:val="auto"/>
                <w:sz w:val="18"/>
                <w:szCs w:val="18"/>
                <w:highlight w:val="none"/>
              </w:rPr>
              <w:t>SIGNATURE</w:t>
            </w:r>
            <w:r>
              <w:rPr>
                <w:rFonts w:ascii="宋体" w:hAnsi="宋体"/>
                <w:color w:val="auto"/>
                <w:sz w:val="18"/>
                <w:szCs w:val="18"/>
                <w:highlight w:val="none"/>
              </w:rPr>
              <w:t>_TYPE</w:t>
            </w:r>
          </w:p>
        </w:tc>
        <w:tc>
          <w:tcPr>
            <w:tcW w:w="759" w:type="dxa"/>
            <w:noWrap w:val="0"/>
            <w:vAlign w:val="top"/>
          </w:tcPr>
          <w:p w14:paraId="18CE6024">
            <w:pPr>
              <w:spacing w:line="360" w:lineRule="auto"/>
              <w:rPr>
                <w:rFonts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top"/>
          </w:tcPr>
          <w:p w14:paraId="0CFB55AF">
            <w:pPr>
              <w:spacing w:line="360" w:lineRule="auto"/>
              <w:rPr>
                <w:rFonts w:ascii="宋体" w:hAnsi="宋体"/>
                <w:color w:val="auto"/>
                <w:sz w:val="18"/>
                <w:szCs w:val="18"/>
                <w:highlight w:val="none"/>
              </w:rPr>
            </w:pPr>
            <w:r>
              <w:rPr>
                <w:rFonts w:hint="eastAsia" w:ascii="宋体" w:hAnsi="宋体"/>
                <w:color w:val="auto"/>
                <w:sz w:val="18"/>
                <w:szCs w:val="18"/>
                <w:highlight w:val="none"/>
              </w:rPr>
              <w:t>1</w:t>
            </w:r>
          </w:p>
        </w:tc>
        <w:tc>
          <w:tcPr>
            <w:tcW w:w="2893" w:type="dxa"/>
            <w:noWrap w:val="0"/>
            <w:vAlign w:val="top"/>
          </w:tcPr>
          <w:p w14:paraId="727FFFF2">
            <w:pPr>
              <w:spacing w:line="360" w:lineRule="auto"/>
              <w:rPr>
                <w:rFonts w:ascii="宋体" w:hAnsi="宋体"/>
                <w:color w:val="auto"/>
                <w:sz w:val="18"/>
                <w:szCs w:val="18"/>
                <w:highlight w:val="none"/>
              </w:rPr>
            </w:pPr>
            <w:r>
              <w:rPr>
                <w:rFonts w:hint="eastAsia" w:ascii="宋体" w:hAnsi="宋体"/>
                <w:color w:val="auto"/>
                <w:sz w:val="18"/>
                <w:szCs w:val="18"/>
                <w:highlight w:val="none"/>
              </w:rPr>
              <w:t>签名数据</w:t>
            </w:r>
            <w:r>
              <w:rPr>
                <w:rFonts w:ascii="宋体" w:hAnsi="宋体"/>
                <w:color w:val="auto"/>
                <w:sz w:val="18"/>
                <w:szCs w:val="18"/>
                <w:highlight w:val="none"/>
              </w:rPr>
              <w:t>秘钥类型（</w:t>
            </w:r>
            <w:r>
              <w:rPr>
                <w:rFonts w:hint="eastAsia" w:ascii="宋体" w:hAnsi="宋体"/>
                <w:color w:val="auto"/>
                <w:sz w:val="18"/>
                <w:szCs w:val="18"/>
                <w:highlight w:val="none"/>
              </w:rPr>
              <w:t>ACC定义</w:t>
            </w:r>
            <w:r>
              <w:rPr>
                <w:rFonts w:ascii="宋体" w:hAnsi="宋体"/>
                <w:color w:val="auto"/>
                <w:sz w:val="18"/>
                <w:szCs w:val="18"/>
                <w:highlight w:val="none"/>
              </w:rPr>
              <w:t>）</w:t>
            </w:r>
          </w:p>
        </w:tc>
      </w:tr>
      <w:tr w14:paraId="03799397">
        <w:trPr>
          <w:wBefore w:w="0" w:type="dxa"/>
          <w:wAfter w:w="0" w:type="dxa"/>
          <w:jc w:val="center"/>
        </w:trPr>
        <w:tc>
          <w:tcPr>
            <w:tcW w:w="1558" w:type="dxa"/>
            <w:vMerge w:val="continue"/>
            <w:noWrap w:val="0"/>
            <w:vAlign w:val="top"/>
          </w:tcPr>
          <w:p w14:paraId="5EAF8252">
            <w:pPr>
              <w:spacing w:line="360" w:lineRule="auto"/>
              <w:rPr>
                <w:rFonts w:ascii="宋体" w:hAnsi="宋体"/>
                <w:color w:val="auto"/>
                <w:sz w:val="18"/>
                <w:szCs w:val="18"/>
                <w:highlight w:val="none"/>
              </w:rPr>
            </w:pPr>
          </w:p>
        </w:tc>
        <w:tc>
          <w:tcPr>
            <w:tcW w:w="2286" w:type="dxa"/>
            <w:noWrap w:val="0"/>
            <w:vAlign w:val="top"/>
          </w:tcPr>
          <w:p w14:paraId="013C7D5E">
            <w:pPr>
              <w:spacing w:line="360" w:lineRule="auto"/>
              <w:rPr>
                <w:rFonts w:ascii="宋体" w:hAnsi="宋体"/>
                <w:color w:val="auto"/>
                <w:sz w:val="18"/>
                <w:szCs w:val="18"/>
                <w:highlight w:val="none"/>
              </w:rPr>
            </w:pPr>
            <w:r>
              <w:rPr>
                <w:rFonts w:hint="eastAsia" w:ascii="宋体" w:hAnsi="宋体"/>
                <w:color w:val="auto"/>
                <w:sz w:val="18"/>
                <w:szCs w:val="18"/>
                <w:highlight w:val="none"/>
              </w:rPr>
              <w:t>ITP_SIGNATURE</w:t>
            </w:r>
          </w:p>
        </w:tc>
        <w:tc>
          <w:tcPr>
            <w:tcW w:w="759" w:type="dxa"/>
            <w:noWrap w:val="0"/>
            <w:vAlign w:val="top"/>
          </w:tcPr>
          <w:p w14:paraId="5435D20D">
            <w:pPr>
              <w:spacing w:line="360" w:lineRule="auto"/>
              <w:rPr>
                <w:rFonts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top"/>
          </w:tcPr>
          <w:p w14:paraId="6A7A59A3">
            <w:pPr>
              <w:spacing w:line="360" w:lineRule="auto"/>
              <w:rPr>
                <w:rFonts w:ascii="宋体" w:hAnsi="宋体"/>
                <w:color w:val="auto"/>
                <w:sz w:val="18"/>
                <w:szCs w:val="18"/>
                <w:highlight w:val="none"/>
              </w:rPr>
            </w:pPr>
            <w:r>
              <w:rPr>
                <w:rFonts w:ascii="宋体" w:hAnsi="宋体"/>
                <w:color w:val="auto"/>
                <w:sz w:val="18"/>
                <w:szCs w:val="18"/>
                <w:highlight w:val="none"/>
              </w:rPr>
              <w:t>8</w:t>
            </w:r>
          </w:p>
        </w:tc>
        <w:tc>
          <w:tcPr>
            <w:tcW w:w="2893" w:type="dxa"/>
            <w:noWrap w:val="0"/>
            <w:vAlign w:val="top"/>
          </w:tcPr>
          <w:p w14:paraId="6597EE9D">
            <w:pPr>
              <w:spacing w:line="360" w:lineRule="auto"/>
              <w:rPr>
                <w:rFonts w:ascii="宋体" w:hAnsi="宋体"/>
                <w:color w:val="auto"/>
                <w:sz w:val="18"/>
                <w:szCs w:val="18"/>
                <w:highlight w:val="none"/>
              </w:rPr>
            </w:pPr>
            <w:r>
              <w:rPr>
                <w:rFonts w:hint="eastAsia" w:ascii="宋体" w:hAnsi="宋体"/>
                <w:color w:val="auto"/>
                <w:sz w:val="18"/>
                <w:szCs w:val="18"/>
                <w:highlight w:val="none"/>
              </w:rPr>
              <w:t>详见</w:t>
            </w:r>
            <w:r>
              <w:rPr>
                <w:rFonts w:ascii="宋体" w:hAnsi="宋体"/>
                <w:color w:val="auto"/>
                <w:sz w:val="18"/>
                <w:szCs w:val="18"/>
                <w:highlight w:val="none"/>
              </w:rPr>
              <w:t>地铁行业数据签名</w:t>
            </w:r>
            <w:r>
              <w:rPr>
                <w:rFonts w:hint="eastAsia" w:ascii="宋体" w:hAnsi="宋体"/>
                <w:color w:val="auto"/>
                <w:sz w:val="18"/>
                <w:szCs w:val="18"/>
                <w:highlight w:val="none"/>
              </w:rPr>
              <w:t>方式</w:t>
            </w:r>
            <w:r>
              <w:rPr>
                <w:rFonts w:ascii="宋体" w:hAnsi="宋体"/>
                <w:color w:val="auto"/>
                <w:sz w:val="18"/>
                <w:szCs w:val="18"/>
                <w:highlight w:val="none"/>
              </w:rPr>
              <w:t>说明</w:t>
            </w:r>
          </w:p>
        </w:tc>
      </w:tr>
      <w:tr w14:paraId="1E0E7930">
        <w:trPr>
          <w:wBefore w:w="0" w:type="dxa"/>
          <w:wAfter w:w="0" w:type="dxa"/>
          <w:jc w:val="center"/>
        </w:trPr>
        <w:tc>
          <w:tcPr>
            <w:tcW w:w="1558" w:type="dxa"/>
            <w:vMerge w:val="restart"/>
            <w:noWrap w:val="0"/>
            <w:vAlign w:val="top"/>
          </w:tcPr>
          <w:p w14:paraId="15EE5027">
            <w:pPr>
              <w:spacing w:line="360" w:lineRule="auto"/>
              <w:rPr>
                <w:rFonts w:ascii="宋体" w:hAnsi="宋体"/>
                <w:color w:val="auto"/>
                <w:sz w:val="18"/>
                <w:szCs w:val="18"/>
                <w:highlight w:val="none"/>
              </w:rPr>
            </w:pPr>
            <w:r>
              <w:rPr>
                <w:rFonts w:hint="eastAsia" w:ascii="宋体" w:hAnsi="宋体"/>
                <w:color w:val="auto"/>
                <w:sz w:val="18"/>
                <w:szCs w:val="18"/>
                <w:highlight w:val="none"/>
              </w:rPr>
              <w:t>蓝牙</w:t>
            </w:r>
            <w:r>
              <w:rPr>
                <w:rFonts w:ascii="宋体" w:hAnsi="宋体"/>
                <w:color w:val="auto"/>
                <w:sz w:val="18"/>
                <w:szCs w:val="18"/>
                <w:highlight w:val="none"/>
              </w:rPr>
              <w:t>回写数据段</w:t>
            </w:r>
          </w:p>
        </w:tc>
        <w:tc>
          <w:tcPr>
            <w:tcW w:w="2286" w:type="dxa"/>
            <w:noWrap w:val="0"/>
            <w:vAlign w:val="center"/>
          </w:tcPr>
          <w:p w14:paraId="79696390">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LOCAL_QR_STATUS</w:t>
            </w:r>
          </w:p>
        </w:tc>
        <w:tc>
          <w:tcPr>
            <w:tcW w:w="759" w:type="dxa"/>
            <w:noWrap w:val="0"/>
            <w:vAlign w:val="top"/>
          </w:tcPr>
          <w:p w14:paraId="7D6B13B8">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center"/>
          </w:tcPr>
          <w:p w14:paraId="06536CC3">
            <w:pPr>
              <w:spacing w:line="360" w:lineRule="auto"/>
              <w:rPr>
                <w:rFonts w:ascii="宋体" w:hAnsi="宋体"/>
                <w:color w:val="auto"/>
                <w:sz w:val="18"/>
                <w:szCs w:val="18"/>
                <w:highlight w:val="none"/>
              </w:rPr>
            </w:pPr>
            <w:r>
              <w:rPr>
                <w:rFonts w:hint="eastAsia" w:ascii="宋体" w:hAnsi="宋体"/>
                <w:color w:val="auto"/>
                <w:sz w:val="18"/>
                <w:szCs w:val="18"/>
                <w:highlight w:val="none"/>
              </w:rPr>
              <w:t>1</w:t>
            </w:r>
          </w:p>
        </w:tc>
        <w:tc>
          <w:tcPr>
            <w:tcW w:w="2893" w:type="dxa"/>
            <w:noWrap w:val="0"/>
            <w:vAlign w:val="center"/>
          </w:tcPr>
          <w:p w14:paraId="374FAB4F">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车票状态。</w:t>
            </w:r>
          </w:p>
        </w:tc>
      </w:tr>
      <w:tr w14:paraId="30A261CE">
        <w:trPr>
          <w:wBefore w:w="0" w:type="dxa"/>
          <w:wAfter w:w="0" w:type="dxa"/>
          <w:jc w:val="center"/>
        </w:trPr>
        <w:tc>
          <w:tcPr>
            <w:tcW w:w="1558" w:type="dxa"/>
            <w:vMerge w:val="continue"/>
            <w:noWrap w:val="0"/>
            <w:vAlign w:val="top"/>
          </w:tcPr>
          <w:p w14:paraId="2B7F8C77">
            <w:pPr>
              <w:spacing w:line="360" w:lineRule="auto"/>
              <w:rPr>
                <w:rFonts w:ascii="宋体" w:hAnsi="宋体"/>
                <w:color w:val="auto"/>
                <w:sz w:val="18"/>
                <w:szCs w:val="18"/>
                <w:highlight w:val="none"/>
              </w:rPr>
            </w:pPr>
          </w:p>
        </w:tc>
        <w:tc>
          <w:tcPr>
            <w:tcW w:w="2286" w:type="dxa"/>
            <w:noWrap w:val="0"/>
            <w:vAlign w:val="center"/>
          </w:tcPr>
          <w:p w14:paraId="0AEDE946">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LOCAL_LAST_STATION_CODE</w:t>
            </w:r>
          </w:p>
        </w:tc>
        <w:tc>
          <w:tcPr>
            <w:tcW w:w="759" w:type="dxa"/>
            <w:noWrap w:val="0"/>
            <w:vAlign w:val="top"/>
          </w:tcPr>
          <w:p w14:paraId="73B0A4F5">
            <w:pPr>
              <w:spacing w:line="360" w:lineRule="auto"/>
              <w:rPr>
                <w:rFonts w:hint="eastAsia" w:ascii="宋体" w:hAnsi="宋体"/>
                <w:color w:val="auto"/>
                <w:sz w:val="18"/>
                <w:szCs w:val="18"/>
                <w:highlight w:val="none"/>
              </w:rPr>
            </w:pPr>
            <w:r>
              <w:rPr>
                <w:rFonts w:ascii="宋体" w:hAnsi="宋体"/>
                <w:color w:val="auto"/>
                <w:sz w:val="18"/>
                <w:szCs w:val="18"/>
                <w:highlight w:val="none"/>
              </w:rPr>
              <w:t>HEX</w:t>
            </w:r>
          </w:p>
        </w:tc>
        <w:tc>
          <w:tcPr>
            <w:tcW w:w="1328" w:type="dxa"/>
            <w:noWrap w:val="0"/>
            <w:vAlign w:val="center"/>
          </w:tcPr>
          <w:p w14:paraId="40403889">
            <w:pPr>
              <w:spacing w:line="360" w:lineRule="auto"/>
              <w:rPr>
                <w:rFonts w:ascii="宋体" w:hAnsi="宋体"/>
                <w:color w:val="auto"/>
                <w:sz w:val="18"/>
                <w:szCs w:val="18"/>
                <w:highlight w:val="none"/>
              </w:rPr>
            </w:pPr>
            <w:r>
              <w:rPr>
                <w:rFonts w:hint="eastAsia" w:ascii="宋体" w:hAnsi="宋体"/>
                <w:color w:val="auto"/>
                <w:sz w:val="18"/>
                <w:szCs w:val="18"/>
                <w:highlight w:val="none"/>
              </w:rPr>
              <w:t>2</w:t>
            </w:r>
          </w:p>
        </w:tc>
        <w:tc>
          <w:tcPr>
            <w:tcW w:w="2893" w:type="dxa"/>
            <w:noWrap w:val="0"/>
            <w:vAlign w:val="center"/>
          </w:tcPr>
          <w:p w14:paraId="4B1EC738">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处理车票的车站编码</w:t>
            </w:r>
          </w:p>
        </w:tc>
      </w:tr>
      <w:tr w14:paraId="3EE13EFC">
        <w:trPr>
          <w:wBefore w:w="0" w:type="dxa"/>
          <w:wAfter w:w="0" w:type="dxa"/>
          <w:jc w:val="center"/>
        </w:trPr>
        <w:tc>
          <w:tcPr>
            <w:tcW w:w="1558" w:type="dxa"/>
            <w:vMerge w:val="continue"/>
            <w:noWrap w:val="0"/>
            <w:vAlign w:val="top"/>
          </w:tcPr>
          <w:p w14:paraId="20C48B3A">
            <w:pPr>
              <w:spacing w:line="360" w:lineRule="auto"/>
              <w:rPr>
                <w:rFonts w:ascii="宋体" w:hAnsi="宋体"/>
                <w:color w:val="auto"/>
                <w:sz w:val="18"/>
                <w:szCs w:val="18"/>
                <w:highlight w:val="none"/>
              </w:rPr>
            </w:pPr>
          </w:p>
        </w:tc>
        <w:tc>
          <w:tcPr>
            <w:tcW w:w="2286" w:type="dxa"/>
            <w:noWrap w:val="0"/>
            <w:vAlign w:val="center"/>
          </w:tcPr>
          <w:p w14:paraId="3E751DE6">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LOCAL_QR_HANDLE_DATE</w:t>
            </w:r>
          </w:p>
        </w:tc>
        <w:tc>
          <w:tcPr>
            <w:tcW w:w="759" w:type="dxa"/>
            <w:noWrap w:val="0"/>
            <w:vAlign w:val="top"/>
          </w:tcPr>
          <w:p w14:paraId="48733201">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center"/>
          </w:tcPr>
          <w:p w14:paraId="6988CAE3">
            <w:pPr>
              <w:spacing w:line="360" w:lineRule="auto"/>
              <w:rPr>
                <w:rFonts w:ascii="宋体" w:hAnsi="宋体"/>
                <w:color w:val="auto"/>
                <w:sz w:val="18"/>
                <w:szCs w:val="18"/>
                <w:highlight w:val="none"/>
              </w:rPr>
            </w:pPr>
            <w:r>
              <w:rPr>
                <w:rFonts w:hint="eastAsia" w:ascii="宋体" w:hAnsi="宋体"/>
                <w:color w:val="auto"/>
                <w:sz w:val="18"/>
                <w:szCs w:val="18"/>
                <w:highlight w:val="none"/>
              </w:rPr>
              <w:t>4</w:t>
            </w:r>
          </w:p>
        </w:tc>
        <w:tc>
          <w:tcPr>
            <w:tcW w:w="2893" w:type="dxa"/>
            <w:noWrap w:val="0"/>
            <w:vAlign w:val="center"/>
          </w:tcPr>
          <w:p w14:paraId="29D51F77">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车票处理时间</w:t>
            </w:r>
          </w:p>
        </w:tc>
      </w:tr>
      <w:tr w14:paraId="51F84AEC">
        <w:trPr>
          <w:wBefore w:w="0" w:type="dxa"/>
          <w:wAfter w:w="0" w:type="dxa"/>
          <w:jc w:val="center"/>
        </w:trPr>
        <w:tc>
          <w:tcPr>
            <w:tcW w:w="1558" w:type="dxa"/>
            <w:vMerge w:val="continue"/>
            <w:noWrap w:val="0"/>
            <w:vAlign w:val="top"/>
          </w:tcPr>
          <w:p w14:paraId="349AD789">
            <w:pPr>
              <w:spacing w:line="360" w:lineRule="auto"/>
              <w:rPr>
                <w:rFonts w:ascii="宋体" w:hAnsi="宋体"/>
                <w:color w:val="auto"/>
                <w:sz w:val="18"/>
                <w:szCs w:val="18"/>
                <w:highlight w:val="none"/>
              </w:rPr>
            </w:pPr>
          </w:p>
        </w:tc>
        <w:tc>
          <w:tcPr>
            <w:tcW w:w="2286" w:type="dxa"/>
            <w:noWrap w:val="0"/>
            <w:vAlign w:val="center"/>
          </w:tcPr>
          <w:p w14:paraId="39736068">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LOCAL_TRANS_SEQ</w:t>
            </w:r>
          </w:p>
        </w:tc>
        <w:tc>
          <w:tcPr>
            <w:tcW w:w="759" w:type="dxa"/>
            <w:noWrap w:val="0"/>
            <w:vAlign w:val="top"/>
          </w:tcPr>
          <w:p w14:paraId="60BFA020">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center"/>
          </w:tcPr>
          <w:p w14:paraId="18596594">
            <w:pPr>
              <w:spacing w:line="360" w:lineRule="auto"/>
              <w:rPr>
                <w:rFonts w:ascii="宋体" w:hAnsi="宋体"/>
                <w:color w:val="auto"/>
                <w:sz w:val="18"/>
                <w:szCs w:val="18"/>
                <w:highlight w:val="none"/>
              </w:rPr>
            </w:pPr>
            <w:r>
              <w:rPr>
                <w:rFonts w:hint="eastAsia" w:ascii="宋体" w:hAnsi="宋体"/>
                <w:color w:val="auto"/>
                <w:sz w:val="18"/>
                <w:szCs w:val="18"/>
                <w:highlight w:val="none"/>
              </w:rPr>
              <w:t>4</w:t>
            </w:r>
          </w:p>
        </w:tc>
        <w:tc>
          <w:tcPr>
            <w:tcW w:w="2893" w:type="dxa"/>
            <w:noWrap w:val="0"/>
            <w:vAlign w:val="center"/>
          </w:tcPr>
          <w:p w14:paraId="0F25B436">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交易序列号</w:t>
            </w:r>
          </w:p>
        </w:tc>
      </w:tr>
      <w:tr w14:paraId="5BD7FD03">
        <w:trPr>
          <w:wBefore w:w="0" w:type="dxa"/>
          <w:wAfter w:w="0" w:type="dxa"/>
          <w:jc w:val="center"/>
        </w:trPr>
        <w:tc>
          <w:tcPr>
            <w:tcW w:w="1558" w:type="dxa"/>
            <w:vMerge w:val="continue"/>
            <w:noWrap w:val="0"/>
            <w:vAlign w:val="top"/>
          </w:tcPr>
          <w:p w14:paraId="5AB59946">
            <w:pPr>
              <w:spacing w:line="360" w:lineRule="auto"/>
              <w:rPr>
                <w:rFonts w:ascii="宋体" w:hAnsi="宋体"/>
                <w:color w:val="auto"/>
                <w:sz w:val="18"/>
                <w:szCs w:val="18"/>
                <w:highlight w:val="none"/>
              </w:rPr>
            </w:pPr>
          </w:p>
        </w:tc>
        <w:tc>
          <w:tcPr>
            <w:tcW w:w="2286" w:type="dxa"/>
            <w:noWrap w:val="0"/>
            <w:vAlign w:val="center"/>
          </w:tcPr>
          <w:p w14:paraId="04136955">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LOCAL_GEN_TIME</w:t>
            </w:r>
          </w:p>
        </w:tc>
        <w:tc>
          <w:tcPr>
            <w:tcW w:w="759" w:type="dxa"/>
            <w:noWrap w:val="0"/>
            <w:vAlign w:val="top"/>
          </w:tcPr>
          <w:p w14:paraId="027C80B5">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center"/>
          </w:tcPr>
          <w:p w14:paraId="433407EE">
            <w:pPr>
              <w:spacing w:line="360" w:lineRule="auto"/>
              <w:rPr>
                <w:rFonts w:ascii="宋体" w:hAnsi="宋体"/>
                <w:color w:val="auto"/>
                <w:sz w:val="18"/>
                <w:szCs w:val="18"/>
                <w:highlight w:val="none"/>
              </w:rPr>
            </w:pPr>
            <w:r>
              <w:rPr>
                <w:rFonts w:hint="eastAsia" w:ascii="宋体" w:hAnsi="宋体"/>
                <w:color w:val="auto"/>
                <w:sz w:val="18"/>
                <w:szCs w:val="18"/>
                <w:highlight w:val="none"/>
              </w:rPr>
              <w:t>4</w:t>
            </w:r>
          </w:p>
        </w:tc>
        <w:tc>
          <w:tcPr>
            <w:tcW w:w="2893" w:type="dxa"/>
            <w:noWrap w:val="0"/>
            <w:vAlign w:val="center"/>
          </w:tcPr>
          <w:p w14:paraId="765A9696">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本地生成二维码的时间</w:t>
            </w:r>
          </w:p>
        </w:tc>
      </w:tr>
      <w:tr w14:paraId="570EC2F5">
        <w:trPr>
          <w:wBefore w:w="0" w:type="dxa"/>
          <w:wAfter w:w="0" w:type="dxa"/>
          <w:jc w:val="center"/>
        </w:trPr>
        <w:tc>
          <w:tcPr>
            <w:tcW w:w="1558" w:type="dxa"/>
            <w:vMerge w:val="continue"/>
            <w:noWrap w:val="0"/>
            <w:vAlign w:val="top"/>
          </w:tcPr>
          <w:p w14:paraId="466FC187">
            <w:pPr>
              <w:spacing w:line="360" w:lineRule="auto"/>
              <w:rPr>
                <w:rFonts w:ascii="宋体" w:hAnsi="宋体"/>
                <w:color w:val="auto"/>
                <w:sz w:val="18"/>
                <w:szCs w:val="18"/>
                <w:highlight w:val="none"/>
              </w:rPr>
            </w:pPr>
          </w:p>
        </w:tc>
        <w:tc>
          <w:tcPr>
            <w:tcW w:w="2286" w:type="dxa"/>
            <w:noWrap w:val="0"/>
            <w:vAlign w:val="center"/>
          </w:tcPr>
          <w:p w14:paraId="74F0F409">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LOCAL_TIME_STAMP</w:t>
            </w:r>
          </w:p>
        </w:tc>
        <w:tc>
          <w:tcPr>
            <w:tcW w:w="759" w:type="dxa"/>
            <w:noWrap w:val="0"/>
            <w:vAlign w:val="top"/>
          </w:tcPr>
          <w:p w14:paraId="04EDDADA">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center"/>
          </w:tcPr>
          <w:p w14:paraId="6C801A7B">
            <w:pPr>
              <w:spacing w:line="360" w:lineRule="auto"/>
              <w:rPr>
                <w:rFonts w:ascii="宋体" w:hAnsi="宋体"/>
                <w:color w:val="auto"/>
                <w:sz w:val="18"/>
                <w:szCs w:val="18"/>
                <w:highlight w:val="none"/>
              </w:rPr>
            </w:pPr>
            <w:r>
              <w:rPr>
                <w:rFonts w:ascii="宋体" w:hAnsi="宋体"/>
                <w:color w:val="auto"/>
                <w:sz w:val="18"/>
                <w:szCs w:val="18"/>
                <w:highlight w:val="none"/>
              </w:rPr>
              <w:t>1</w:t>
            </w:r>
          </w:p>
        </w:tc>
        <w:tc>
          <w:tcPr>
            <w:tcW w:w="2893" w:type="dxa"/>
            <w:noWrap w:val="0"/>
            <w:vAlign w:val="center"/>
          </w:tcPr>
          <w:p w14:paraId="190EA769">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 xml:space="preserve">APP本地二维码有效秒数。LOCAL_GEN_TIME + LOCAL_TIME_STAMP </w:t>
            </w:r>
            <w:r>
              <w:rPr>
                <w:rFonts w:ascii="宋体" w:hAnsi="宋体"/>
                <w:color w:val="auto"/>
                <w:sz w:val="18"/>
                <w:szCs w:val="18"/>
                <w:highlight w:val="none"/>
              </w:rPr>
              <w:t>=</w:t>
            </w:r>
            <w:r>
              <w:rPr>
                <w:rFonts w:hint="eastAsia" w:ascii="宋体" w:hAnsi="宋体"/>
                <w:color w:val="auto"/>
                <w:sz w:val="18"/>
                <w:szCs w:val="18"/>
                <w:highlight w:val="none"/>
              </w:rPr>
              <w:t>二维码实际有效期</w:t>
            </w:r>
          </w:p>
        </w:tc>
      </w:tr>
      <w:tr w14:paraId="348CAFEA">
        <w:trPr>
          <w:wBefore w:w="0" w:type="dxa"/>
          <w:wAfter w:w="0" w:type="dxa"/>
          <w:jc w:val="center"/>
        </w:trPr>
        <w:tc>
          <w:tcPr>
            <w:tcW w:w="1558" w:type="dxa"/>
            <w:vMerge w:val="restart"/>
            <w:noWrap w:val="0"/>
            <w:vAlign w:val="top"/>
          </w:tcPr>
          <w:p w14:paraId="70B91C38">
            <w:pPr>
              <w:rPr>
                <w:rFonts w:ascii="宋体" w:hAnsi="宋体"/>
                <w:color w:val="auto"/>
                <w:sz w:val="18"/>
                <w:szCs w:val="18"/>
                <w:highlight w:val="none"/>
              </w:rPr>
            </w:pPr>
            <w:r>
              <w:rPr>
                <w:rFonts w:hint="eastAsia" w:ascii="宋体" w:hAnsi="宋体"/>
                <w:color w:val="auto"/>
                <w:sz w:val="18"/>
                <w:szCs w:val="18"/>
                <w:highlight w:val="none"/>
              </w:rPr>
              <w:t>客户端</w:t>
            </w:r>
            <w:r>
              <w:rPr>
                <w:rFonts w:ascii="宋体" w:hAnsi="宋体"/>
                <w:color w:val="auto"/>
                <w:sz w:val="18"/>
                <w:szCs w:val="18"/>
                <w:highlight w:val="none"/>
              </w:rPr>
              <w:t>随机数</w:t>
            </w:r>
          </w:p>
          <w:p w14:paraId="3A3755C3">
            <w:pPr>
              <w:spacing w:line="360" w:lineRule="auto"/>
              <w:rPr>
                <w:rFonts w:ascii="宋体" w:hAnsi="宋体"/>
                <w:color w:val="auto"/>
                <w:sz w:val="18"/>
                <w:szCs w:val="18"/>
                <w:highlight w:val="none"/>
              </w:rPr>
            </w:pPr>
          </w:p>
        </w:tc>
        <w:tc>
          <w:tcPr>
            <w:tcW w:w="2286" w:type="dxa"/>
            <w:noWrap w:val="0"/>
            <w:vAlign w:val="center"/>
          </w:tcPr>
          <w:p w14:paraId="2CC582D4">
            <w:pPr>
              <w:spacing w:line="360" w:lineRule="auto"/>
              <w:rPr>
                <w:rFonts w:hint="eastAsia" w:ascii="宋体" w:hAnsi="宋体"/>
                <w:color w:val="auto"/>
                <w:sz w:val="18"/>
                <w:szCs w:val="18"/>
                <w:highlight w:val="none"/>
              </w:rPr>
            </w:pPr>
            <w:r>
              <w:rPr>
                <w:rFonts w:ascii="宋体" w:hAnsi="宋体"/>
                <w:color w:val="auto"/>
                <w:sz w:val="18"/>
                <w:szCs w:val="18"/>
                <w:highlight w:val="none"/>
              </w:rPr>
              <w:t>APP</w:t>
            </w:r>
            <w:r>
              <w:rPr>
                <w:rFonts w:hint="eastAsia" w:ascii="宋体" w:hAnsi="宋体"/>
                <w:color w:val="auto"/>
                <w:sz w:val="18"/>
                <w:szCs w:val="18"/>
                <w:highlight w:val="none"/>
              </w:rPr>
              <w:t>_</w:t>
            </w:r>
            <w:r>
              <w:rPr>
                <w:rFonts w:ascii="宋体" w:hAnsi="宋体"/>
                <w:color w:val="auto"/>
                <w:sz w:val="18"/>
                <w:szCs w:val="18"/>
                <w:highlight w:val="none"/>
              </w:rPr>
              <w:t>RANDOM_NUMBER</w:t>
            </w:r>
          </w:p>
        </w:tc>
        <w:tc>
          <w:tcPr>
            <w:tcW w:w="759" w:type="dxa"/>
            <w:noWrap w:val="0"/>
            <w:vAlign w:val="top"/>
          </w:tcPr>
          <w:p w14:paraId="599039AC">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center"/>
          </w:tcPr>
          <w:p w14:paraId="602C6C57">
            <w:pPr>
              <w:spacing w:line="360" w:lineRule="auto"/>
              <w:rPr>
                <w:rFonts w:ascii="宋体" w:hAnsi="宋体"/>
                <w:color w:val="auto"/>
                <w:sz w:val="18"/>
                <w:szCs w:val="18"/>
                <w:highlight w:val="none"/>
              </w:rPr>
            </w:pPr>
            <w:r>
              <w:rPr>
                <w:rFonts w:ascii="宋体" w:hAnsi="宋体"/>
                <w:color w:val="auto"/>
                <w:sz w:val="18"/>
                <w:szCs w:val="18"/>
                <w:highlight w:val="none"/>
              </w:rPr>
              <w:t>6</w:t>
            </w:r>
          </w:p>
        </w:tc>
        <w:tc>
          <w:tcPr>
            <w:tcW w:w="2893" w:type="dxa"/>
            <w:noWrap w:val="0"/>
            <w:vAlign w:val="center"/>
          </w:tcPr>
          <w:p w14:paraId="22C93233">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客户端</w:t>
            </w:r>
            <w:r>
              <w:rPr>
                <w:rFonts w:ascii="宋体" w:hAnsi="宋体"/>
                <w:color w:val="auto"/>
                <w:sz w:val="18"/>
                <w:szCs w:val="18"/>
                <w:highlight w:val="none"/>
              </w:rPr>
              <w:t>随机产生</w:t>
            </w:r>
            <w:r>
              <w:rPr>
                <w:rFonts w:hint="eastAsia" w:ascii="宋体" w:hAnsi="宋体"/>
                <w:color w:val="auto"/>
                <w:sz w:val="18"/>
                <w:szCs w:val="18"/>
                <w:highlight w:val="none"/>
              </w:rPr>
              <w:t>，</w:t>
            </w:r>
            <w:r>
              <w:rPr>
                <w:rFonts w:ascii="宋体" w:hAnsi="宋体"/>
                <w:color w:val="auto"/>
                <w:sz w:val="18"/>
                <w:szCs w:val="18"/>
                <w:highlight w:val="none"/>
              </w:rPr>
              <w:t>保证</w:t>
            </w:r>
            <w:r>
              <w:rPr>
                <w:rFonts w:hint="eastAsia" w:ascii="宋体" w:hAnsi="宋体"/>
                <w:color w:val="auto"/>
                <w:sz w:val="18"/>
                <w:szCs w:val="18"/>
                <w:highlight w:val="none"/>
              </w:rPr>
              <w:t>每天</w:t>
            </w:r>
            <w:r>
              <w:rPr>
                <w:rFonts w:ascii="宋体" w:hAnsi="宋体"/>
                <w:color w:val="auto"/>
                <w:sz w:val="18"/>
                <w:szCs w:val="18"/>
                <w:highlight w:val="none"/>
              </w:rPr>
              <w:t>产生的</w:t>
            </w:r>
            <w:r>
              <w:rPr>
                <w:rFonts w:hint="eastAsia" w:ascii="宋体" w:hAnsi="宋体"/>
                <w:color w:val="auto"/>
                <w:sz w:val="18"/>
                <w:szCs w:val="18"/>
                <w:highlight w:val="none"/>
              </w:rPr>
              <w:t>随机数</w:t>
            </w:r>
            <w:r>
              <w:rPr>
                <w:rFonts w:ascii="宋体" w:hAnsi="宋体"/>
                <w:color w:val="auto"/>
                <w:sz w:val="18"/>
                <w:szCs w:val="18"/>
                <w:highlight w:val="none"/>
              </w:rPr>
              <w:t>不重复</w:t>
            </w:r>
          </w:p>
        </w:tc>
      </w:tr>
      <w:tr w14:paraId="3B490F73">
        <w:trPr>
          <w:wBefore w:w="0" w:type="dxa"/>
          <w:wAfter w:w="0" w:type="dxa"/>
          <w:jc w:val="center"/>
        </w:trPr>
        <w:tc>
          <w:tcPr>
            <w:tcW w:w="1558" w:type="dxa"/>
            <w:vMerge w:val="continue"/>
            <w:noWrap w:val="0"/>
            <w:vAlign w:val="top"/>
          </w:tcPr>
          <w:p w14:paraId="1070E6A4">
            <w:pPr>
              <w:spacing w:line="360" w:lineRule="auto"/>
              <w:rPr>
                <w:rFonts w:ascii="宋体" w:hAnsi="宋体"/>
                <w:color w:val="auto"/>
                <w:sz w:val="18"/>
                <w:szCs w:val="18"/>
                <w:highlight w:val="none"/>
              </w:rPr>
            </w:pPr>
          </w:p>
        </w:tc>
        <w:tc>
          <w:tcPr>
            <w:tcW w:w="2286" w:type="dxa"/>
            <w:noWrap w:val="0"/>
            <w:vAlign w:val="center"/>
          </w:tcPr>
          <w:p w14:paraId="386E8F0B">
            <w:pPr>
              <w:spacing w:line="360" w:lineRule="auto"/>
              <w:rPr>
                <w:rFonts w:hint="eastAsia" w:ascii="宋体" w:hAnsi="宋体"/>
                <w:color w:val="auto"/>
                <w:sz w:val="18"/>
                <w:szCs w:val="18"/>
                <w:highlight w:val="none"/>
              </w:rPr>
            </w:pPr>
            <w:r>
              <w:rPr>
                <w:rFonts w:ascii="宋体" w:hAnsi="宋体"/>
                <w:color w:val="auto"/>
                <w:sz w:val="18"/>
                <w:szCs w:val="18"/>
                <w:highlight w:val="none"/>
              </w:rPr>
              <w:t>APP_RANDOM_ALGORITHM</w:t>
            </w:r>
          </w:p>
        </w:tc>
        <w:tc>
          <w:tcPr>
            <w:tcW w:w="759" w:type="dxa"/>
            <w:noWrap w:val="0"/>
            <w:vAlign w:val="top"/>
          </w:tcPr>
          <w:p w14:paraId="7A90D118">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center"/>
          </w:tcPr>
          <w:p w14:paraId="39DE5005">
            <w:pPr>
              <w:spacing w:line="360" w:lineRule="auto"/>
              <w:rPr>
                <w:rFonts w:ascii="宋体" w:hAnsi="宋体"/>
                <w:color w:val="auto"/>
                <w:sz w:val="18"/>
                <w:szCs w:val="18"/>
                <w:highlight w:val="none"/>
              </w:rPr>
            </w:pPr>
            <w:r>
              <w:rPr>
                <w:rFonts w:hint="eastAsia" w:ascii="宋体" w:hAnsi="宋体"/>
                <w:color w:val="auto"/>
                <w:sz w:val="18"/>
                <w:szCs w:val="18"/>
                <w:highlight w:val="none"/>
              </w:rPr>
              <w:t>1</w:t>
            </w:r>
          </w:p>
        </w:tc>
        <w:tc>
          <w:tcPr>
            <w:tcW w:w="2893" w:type="dxa"/>
            <w:noWrap w:val="0"/>
            <w:vAlign w:val="center"/>
          </w:tcPr>
          <w:p w14:paraId="2BD290FA">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随机数加密</w:t>
            </w:r>
            <w:r>
              <w:rPr>
                <w:rFonts w:ascii="宋体" w:hAnsi="宋体"/>
                <w:color w:val="auto"/>
                <w:sz w:val="18"/>
                <w:szCs w:val="18"/>
                <w:highlight w:val="none"/>
              </w:rPr>
              <w:t>保护算法</w:t>
            </w:r>
          </w:p>
        </w:tc>
      </w:tr>
      <w:tr w14:paraId="45F23B92">
        <w:trPr>
          <w:wBefore w:w="0" w:type="dxa"/>
          <w:wAfter w:w="0" w:type="dxa"/>
          <w:jc w:val="center"/>
        </w:trPr>
        <w:tc>
          <w:tcPr>
            <w:tcW w:w="1558" w:type="dxa"/>
            <w:vMerge w:val="restart"/>
            <w:noWrap w:val="0"/>
            <w:vAlign w:val="top"/>
          </w:tcPr>
          <w:p w14:paraId="01F8DE93">
            <w:pPr>
              <w:rPr>
                <w:rFonts w:ascii="宋体" w:hAnsi="宋体"/>
                <w:color w:val="auto"/>
                <w:sz w:val="18"/>
                <w:szCs w:val="18"/>
                <w:highlight w:val="none"/>
              </w:rPr>
            </w:pPr>
            <w:r>
              <w:rPr>
                <w:rFonts w:hint="eastAsia" w:ascii="宋体" w:hAnsi="宋体"/>
                <w:color w:val="auto"/>
                <w:sz w:val="18"/>
                <w:szCs w:val="18"/>
                <w:highlight w:val="none"/>
              </w:rPr>
              <w:t>用户</w:t>
            </w:r>
            <w:r>
              <w:rPr>
                <w:rFonts w:ascii="宋体" w:hAnsi="宋体"/>
                <w:color w:val="auto"/>
                <w:sz w:val="18"/>
                <w:szCs w:val="18"/>
                <w:highlight w:val="none"/>
              </w:rPr>
              <w:t>私钥签名</w:t>
            </w:r>
            <w:r>
              <w:rPr>
                <w:rFonts w:hint="eastAsia" w:ascii="宋体" w:hAnsi="宋体"/>
                <w:color w:val="auto"/>
                <w:sz w:val="18"/>
                <w:szCs w:val="18"/>
                <w:highlight w:val="none"/>
              </w:rPr>
              <w:t>信息</w:t>
            </w:r>
          </w:p>
          <w:p w14:paraId="2FDE3D2B">
            <w:pPr>
              <w:spacing w:line="360" w:lineRule="auto"/>
              <w:rPr>
                <w:rFonts w:ascii="宋体" w:hAnsi="宋体"/>
                <w:color w:val="auto"/>
                <w:sz w:val="18"/>
                <w:szCs w:val="18"/>
                <w:highlight w:val="none"/>
              </w:rPr>
            </w:pPr>
          </w:p>
        </w:tc>
        <w:tc>
          <w:tcPr>
            <w:tcW w:w="2286" w:type="dxa"/>
            <w:noWrap w:val="0"/>
            <w:vAlign w:val="center"/>
          </w:tcPr>
          <w:p w14:paraId="76B2612C">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SIGN</w:t>
            </w:r>
            <w:r>
              <w:rPr>
                <w:rFonts w:ascii="宋体" w:hAnsi="宋体"/>
                <w:color w:val="auto"/>
                <w:sz w:val="18"/>
                <w:szCs w:val="18"/>
                <w:highlight w:val="none"/>
              </w:rPr>
              <w:t>ATURE</w:t>
            </w:r>
            <w:r>
              <w:rPr>
                <w:rFonts w:hint="eastAsia" w:ascii="宋体" w:hAnsi="宋体"/>
                <w:color w:val="auto"/>
                <w:sz w:val="18"/>
                <w:szCs w:val="18"/>
                <w:highlight w:val="none"/>
              </w:rPr>
              <w:t>_ALGORITHM</w:t>
            </w:r>
          </w:p>
        </w:tc>
        <w:tc>
          <w:tcPr>
            <w:tcW w:w="759" w:type="dxa"/>
            <w:noWrap w:val="0"/>
            <w:vAlign w:val="top"/>
          </w:tcPr>
          <w:p w14:paraId="26C72867">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center"/>
          </w:tcPr>
          <w:p w14:paraId="5E9D8781">
            <w:pPr>
              <w:spacing w:line="360" w:lineRule="auto"/>
              <w:rPr>
                <w:rFonts w:ascii="宋体" w:hAnsi="宋体"/>
                <w:color w:val="auto"/>
                <w:sz w:val="18"/>
                <w:szCs w:val="18"/>
                <w:highlight w:val="none"/>
              </w:rPr>
            </w:pPr>
            <w:r>
              <w:rPr>
                <w:rFonts w:hint="eastAsia" w:ascii="宋体" w:hAnsi="宋体"/>
                <w:color w:val="auto"/>
                <w:sz w:val="18"/>
                <w:szCs w:val="18"/>
                <w:highlight w:val="none"/>
              </w:rPr>
              <w:t>1</w:t>
            </w:r>
          </w:p>
        </w:tc>
        <w:tc>
          <w:tcPr>
            <w:tcW w:w="2893" w:type="dxa"/>
            <w:noWrap w:val="0"/>
            <w:vAlign w:val="center"/>
          </w:tcPr>
          <w:p w14:paraId="6C2C4701">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用于</w:t>
            </w:r>
            <w:r>
              <w:rPr>
                <w:rFonts w:ascii="宋体" w:hAnsi="宋体"/>
                <w:color w:val="auto"/>
                <w:sz w:val="18"/>
                <w:szCs w:val="18"/>
                <w:highlight w:val="none"/>
              </w:rPr>
              <w:t>约定app端私钥签名算法</w:t>
            </w:r>
            <w:r>
              <w:rPr>
                <w:rFonts w:hint="eastAsia" w:ascii="宋体" w:hAnsi="宋体"/>
                <w:color w:val="auto"/>
                <w:sz w:val="18"/>
                <w:szCs w:val="18"/>
                <w:highlight w:val="none"/>
              </w:rPr>
              <w:t>。</w:t>
            </w:r>
            <w:r>
              <w:rPr>
                <w:rFonts w:ascii="宋体" w:hAnsi="宋体"/>
                <w:color w:val="auto"/>
                <w:sz w:val="18"/>
                <w:szCs w:val="18"/>
                <w:highlight w:val="none"/>
              </w:rPr>
              <w:t>取值</w:t>
            </w:r>
            <w:r>
              <w:rPr>
                <w:rFonts w:hint="eastAsia" w:ascii="宋体" w:hAnsi="宋体"/>
                <w:color w:val="auto"/>
                <w:sz w:val="18"/>
                <w:szCs w:val="18"/>
                <w:highlight w:val="none"/>
              </w:rPr>
              <w:t>见</w:t>
            </w:r>
            <w:r>
              <w:rPr>
                <w:rFonts w:ascii="宋体" w:hAnsi="宋体"/>
                <w:color w:val="auto"/>
                <w:sz w:val="18"/>
                <w:szCs w:val="18"/>
                <w:highlight w:val="none"/>
              </w:rPr>
              <w:t>下文</w:t>
            </w:r>
          </w:p>
        </w:tc>
      </w:tr>
      <w:tr w14:paraId="7741968D">
        <w:trPr>
          <w:wBefore w:w="0" w:type="dxa"/>
          <w:wAfter w:w="0" w:type="dxa"/>
          <w:jc w:val="center"/>
        </w:trPr>
        <w:tc>
          <w:tcPr>
            <w:tcW w:w="1558" w:type="dxa"/>
            <w:vMerge w:val="continue"/>
            <w:noWrap w:val="0"/>
            <w:vAlign w:val="top"/>
          </w:tcPr>
          <w:p w14:paraId="1D394E80">
            <w:pPr>
              <w:spacing w:line="360" w:lineRule="auto"/>
              <w:rPr>
                <w:rFonts w:ascii="宋体" w:hAnsi="宋体"/>
                <w:color w:val="auto"/>
                <w:sz w:val="18"/>
                <w:szCs w:val="18"/>
                <w:highlight w:val="none"/>
              </w:rPr>
            </w:pPr>
          </w:p>
        </w:tc>
        <w:tc>
          <w:tcPr>
            <w:tcW w:w="2286" w:type="dxa"/>
            <w:noWrap w:val="0"/>
            <w:vAlign w:val="center"/>
          </w:tcPr>
          <w:p w14:paraId="0DB4F1F7">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USER_SIGNATURE</w:t>
            </w:r>
          </w:p>
        </w:tc>
        <w:tc>
          <w:tcPr>
            <w:tcW w:w="759" w:type="dxa"/>
            <w:noWrap w:val="0"/>
            <w:vAlign w:val="top"/>
          </w:tcPr>
          <w:p w14:paraId="14E99FFA">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center"/>
          </w:tcPr>
          <w:p w14:paraId="6392BFAA">
            <w:pPr>
              <w:spacing w:line="360" w:lineRule="auto"/>
              <w:rPr>
                <w:rFonts w:ascii="宋体" w:hAnsi="宋体"/>
                <w:color w:val="auto"/>
                <w:sz w:val="18"/>
                <w:szCs w:val="18"/>
                <w:highlight w:val="none"/>
              </w:rPr>
            </w:pPr>
            <w:r>
              <w:rPr>
                <w:rFonts w:hint="eastAsia" w:ascii="宋体" w:hAnsi="宋体"/>
                <w:color w:val="auto"/>
                <w:sz w:val="18"/>
                <w:szCs w:val="18"/>
                <w:highlight w:val="none"/>
              </w:rPr>
              <w:t>64</w:t>
            </w:r>
          </w:p>
        </w:tc>
        <w:tc>
          <w:tcPr>
            <w:tcW w:w="2893" w:type="dxa"/>
            <w:noWrap w:val="0"/>
            <w:vAlign w:val="center"/>
          </w:tcPr>
          <w:p w14:paraId="554F6F82">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用户私钥签名</w:t>
            </w:r>
          </w:p>
        </w:tc>
      </w:tr>
      <w:tr w14:paraId="22AB2127">
        <w:trPr>
          <w:wBefore w:w="0" w:type="dxa"/>
          <w:wAfter w:w="0" w:type="dxa"/>
          <w:jc w:val="center"/>
        </w:trPr>
        <w:tc>
          <w:tcPr>
            <w:tcW w:w="1558" w:type="dxa"/>
            <w:vMerge w:val="restart"/>
            <w:noWrap w:val="0"/>
            <w:vAlign w:val="top"/>
          </w:tcPr>
          <w:p w14:paraId="2F79DC79">
            <w:pPr>
              <w:spacing w:line="360" w:lineRule="auto"/>
              <w:rPr>
                <w:rFonts w:ascii="宋体" w:hAnsi="宋体"/>
                <w:color w:val="auto"/>
                <w:sz w:val="18"/>
                <w:szCs w:val="18"/>
                <w:highlight w:val="none"/>
              </w:rPr>
            </w:pPr>
            <w:r>
              <w:rPr>
                <w:rFonts w:hint="eastAsia" w:ascii="宋体" w:hAnsi="宋体"/>
                <w:color w:val="auto"/>
                <w:sz w:val="18"/>
                <w:szCs w:val="18"/>
                <w:highlight w:val="none"/>
              </w:rPr>
              <w:t>用户</w:t>
            </w:r>
            <w:r>
              <w:rPr>
                <w:rFonts w:ascii="宋体" w:hAnsi="宋体"/>
                <w:color w:val="auto"/>
                <w:sz w:val="18"/>
                <w:szCs w:val="18"/>
                <w:highlight w:val="none"/>
              </w:rPr>
              <w:t>公钥信息</w:t>
            </w:r>
          </w:p>
        </w:tc>
        <w:tc>
          <w:tcPr>
            <w:tcW w:w="2286" w:type="dxa"/>
            <w:noWrap w:val="0"/>
            <w:vAlign w:val="center"/>
          </w:tcPr>
          <w:p w14:paraId="2F636E26">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USER_PUB_</w:t>
            </w:r>
            <w:r>
              <w:rPr>
                <w:rFonts w:ascii="宋体" w:hAnsi="宋体"/>
                <w:color w:val="auto"/>
                <w:sz w:val="18"/>
                <w:szCs w:val="18"/>
                <w:highlight w:val="none"/>
              </w:rPr>
              <w:t>PK_LEN</w:t>
            </w:r>
          </w:p>
        </w:tc>
        <w:tc>
          <w:tcPr>
            <w:tcW w:w="759" w:type="dxa"/>
            <w:noWrap w:val="0"/>
            <w:vAlign w:val="top"/>
          </w:tcPr>
          <w:p w14:paraId="566E6D0A">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center"/>
          </w:tcPr>
          <w:p w14:paraId="5E1B77AE">
            <w:pPr>
              <w:spacing w:line="360" w:lineRule="auto"/>
              <w:rPr>
                <w:rFonts w:ascii="宋体" w:hAnsi="宋体"/>
                <w:color w:val="auto"/>
                <w:sz w:val="18"/>
                <w:szCs w:val="18"/>
                <w:highlight w:val="none"/>
              </w:rPr>
            </w:pPr>
            <w:r>
              <w:rPr>
                <w:rFonts w:hint="eastAsia" w:ascii="宋体" w:hAnsi="宋体"/>
                <w:color w:val="auto"/>
                <w:sz w:val="18"/>
                <w:szCs w:val="18"/>
                <w:highlight w:val="none"/>
              </w:rPr>
              <w:t>1</w:t>
            </w:r>
          </w:p>
        </w:tc>
        <w:tc>
          <w:tcPr>
            <w:tcW w:w="2893" w:type="dxa"/>
            <w:noWrap w:val="0"/>
            <w:vAlign w:val="center"/>
          </w:tcPr>
          <w:p w14:paraId="02C2F31B">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用户</w:t>
            </w:r>
            <w:r>
              <w:rPr>
                <w:rFonts w:ascii="宋体" w:hAnsi="宋体"/>
                <w:color w:val="auto"/>
                <w:sz w:val="18"/>
                <w:szCs w:val="18"/>
                <w:highlight w:val="none"/>
              </w:rPr>
              <w:t>公钥信息长度</w:t>
            </w:r>
          </w:p>
        </w:tc>
      </w:tr>
      <w:tr w14:paraId="523C5B83">
        <w:trPr>
          <w:wBefore w:w="0" w:type="dxa"/>
          <w:wAfter w:w="0" w:type="dxa"/>
          <w:jc w:val="center"/>
        </w:trPr>
        <w:tc>
          <w:tcPr>
            <w:tcW w:w="1558" w:type="dxa"/>
            <w:vMerge w:val="continue"/>
            <w:noWrap w:val="0"/>
            <w:vAlign w:val="top"/>
          </w:tcPr>
          <w:p w14:paraId="6A209315">
            <w:pPr>
              <w:spacing w:line="360" w:lineRule="auto"/>
              <w:rPr>
                <w:rFonts w:ascii="宋体" w:hAnsi="宋体"/>
                <w:color w:val="auto"/>
                <w:sz w:val="18"/>
                <w:szCs w:val="18"/>
                <w:highlight w:val="none"/>
              </w:rPr>
            </w:pPr>
          </w:p>
        </w:tc>
        <w:tc>
          <w:tcPr>
            <w:tcW w:w="2286" w:type="dxa"/>
            <w:noWrap w:val="0"/>
            <w:vAlign w:val="center"/>
          </w:tcPr>
          <w:p w14:paraId="3AC2EB17">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USER_</w:t>
            </w:r>
            <w:r>
              <w:rPr>
                <w:rFonts w:ascii="宋体" w:hAnsi="宋体"/>
                <w:color w:val="auto"/>
                <w:sz w:val="18"/>
                <w:szCs w:val="18"/>
                <w:highlight w:val="none"/>
              </w:rPr>
              <w:t>PUB_</w:t>
            </w:r>
            <w:r>
              <w:rPr>
                <w:rFonts w:hint="eastAsia" w:ascii="宋体" w:hAnsi="宋体"/>
                <w:color w:val="auto"/>
                <w:sz w:val="18"/>
                <w:szCs w:val="18"/>
                <w:highlight w:val="none"/>
              </w:rPr>
              <w:t>PK</w:t>
            </w:r>
          </w:p>
        </w:tc>
        <w:tc>
          <w:tcPr>
            <w:tcW w:w="759" w:type="dxa"/>
            <w:noWrap w:val="0"/>
            <w:vAlign w:val="top"/>
          </w:tcPr>
          <w:p w14:paraId="6D84AB02">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HEX</w:t>
            </w:r>
          </w:p>
        </w:tc>
        <w:tc>
          <w:tcPr>
            <w:tcW w:w="1328" w:type="dxa"/>
            <w:noWrap w:val="0"/>
            <w:vAlign w:val="center"/>
          </w:tcPr>
          <w:p w14:paraId="440650AE">
            <w:pPr>
              <w:spacing w:line="360" w:lineRule="auto"/>
              <w:rPr>
                <w:rFonts w:ascii="宋体" w:hAnsi="宋体"/>
                <w:color w:val="auto"/>
                <w:sz w:val="18"/>
                <w:szCs w:val="18"/>
                <w:highlight w:val="none"/>
              </w:rPr>
            </w:pPr>
            <w:r>
              <w:rPr>
                <w:rFonts w:hint="eastAsia" w:ascii="宋体" w:hAnsi="宋体"/>
                <w:color w:val="auto"/>
                <w:sz w:val="18"/>
                <w:szCs w:val="18"/>
                <w:highlight w:val="none"/>
              </w:rPr>
              <w:t>变长</w:t>
            </w:r>
          </w:p>
        </w:tc>
        <w:tc>
          <w:tcPr>
            <w:tcW w:w="2893" w:type="dxa"/>
            <w:noWrap w:val="0"/>
            <w:vAlign w:val="center"/>
          </w:tcPr>
          <w:p w14:paraId="59DCF73F">
            <w:pPr>
              <w:spacing w:line="360" w:lineRule="auto"/>
              <w:rPr>
                <w:rFonts w:hint="eastAsia" w:ascii="宋体" w:hAnsi="宋体"/>
                <w:color w:val="auto"/>
                <w:sz w:val="18"/>
                <w:szCs w:val="18"/>
                <w:highlight w:val="none"/>
              </w:rPr>
            </w:pPr>
            <w:r>
              <w:rPr>
                <w:rFonts w:hint="eastAsia" w:ascii="宋体" w:hAnsi="宋体"/>
                <w:color w:val="auto"/>
                <w:sz w:val="18"/>
                <w:szCs w:val="18"/>
                <w:highlight w:val="none"/>
              </w:rPr>
              <w:t>用户公钥信息</w:t>
            </w:r>
            <w:r>
              <w:rPr>
                <w:rFonts w:ascii="宋体" w:hAnsi="宋体"/>
                <w:color w:val="auto"/>
                <w:sz w:val="18"/>
                <w:szCs w:val="18"/>
                <w:highlight w:val="none"/>
              </w:rPr>
              <w:t>（</w:t>
            </w:r>
            <w:r>
              <w:rPr>
                <w:rFonts w:hint="eastAsia" w:ascii="宋体" w:hAnsi="宋体"/>
                <w:color w:val="auto"/>
                <w:sz w:val="18"/>
                <w:szCs w:val="18"/>
                <w:highlight w:val="none"/>
              </w:rPr>
              <w:t>含</w:t>
            </w:r>
            <w:r>
              <w:rPr>
                <w:rFonts w:ascii="宋体" w:hAnsi="宋体"/>
                <w:color w:val="auto"/>
                <w:sz w:val="18"/>
                <w:szCs w:val="18"/>
                <w:highlight w:val="none"/>
              </w:rPr>
              <w:t>公钥证书、公钥信息长度、公钥有效期）</w:t>
            </w:r>
          </w:p>
        </w:tc>
      </w:tr>
    </w:tbl>
    <w:p w14:paraId="0F91C014">
      <w:pPr>
        <w:pStyle w:val="146"/>
        <w:spacing w:before="156" w:after="156"/>
        <w:rPr>
          <w:color w:val="auto"/>
          <w:highlight w:val="none"/>
        </w:rPr>
      </w:pPr>
      <w:bookmarkStart w:id="343" w:name="_Toc514172896"/>
      <w:bookmarkStart w:id="344" w:name="_Toc519178912"/>
      <w:r>
        <w:rPr>
          <w:rFonts w:hint="eastAsia"/>
          <w:color w:val="auto"/>
          <w:highlight w:val="none"/>
        </w:rPr>
        <w:t>支付</w:t>
      </w:r>
      <w:r>
        <w:rPr>
          <w:color w:val="auto"/>
          <w:highlight w:val="none"/>
        </w:rPr>
        <w:t>通道编码</w:t>
      </w:r>
      <w:bookmarkEnd w:id="343"/>
      <w:bookmarkEnd w:id="344"/>
    </w:p>
    <w:p w14:paraId="6CC1E55F">
      <w:pPr>
        <w:pStyle w:val="41"/>
        <w:rPr>
          <w:color w:val="auto"/>
          <w:highlight w:val="none"/>
        </w:rPr>
      </w:pPr>
      <w:r>
        <w:rPr>
          <w:rFonts w:hint="eastAsia"/>
          <w:color w:val="auto"/>
          <w:highlight w:val="none"/>
        </w:rPr>
        <w:t>支付通道编码详见表6</w:t>
      </w:r>
      <w:r>
        <w:rPr>
          <w:color w:val="auto"/>
          <w:highlight w:val="none"/>
        </w:rPr>
        <w:t>1</w:t>
      </w:r>
      <w:r>
        <w:rPr>
          <w:rFonts w:hint="eastAsia"/>
          <w:color w:val="auto"/>
          <w:highlight w:val="none"/>
        </w:rPr>
        <w:t>。</w:t>
      </w:r>
    </w:p>
    <w:p w14:paraId="364421AE">
      <w:pPr>
        <w:pStyle w:val="160"/>
        <w:rPr>
          <w:color w:val="auto"/>
          <w:highlight w:val="none"/>
        </w:rPr>
      </w:pPr>
      <w:r>
        <w:rPr>
          <w:rFonts w:hint="eastAsia"/>
          <w:color w:val="auto"/>
          <w:highlight w:val="none"/>
        </w:rPr>
        <w:t>支付通道编码列表</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2"/>
        <w:gridCol w:w="6587"/>
      </w:tblGrid>
      <w:tr w14:paraId="6F03958F">
        <w:trPr>
          <w:wBefore w:w="0" w:type="dxa"/>
          <w:jc w:val="center"/>
        </w:trPr>
        <w:tc>
          <w:tcPr>
            <w:tcW w:w="1932" w:type="dxa"/>
            <w:noWrap w:val="0"/>
            <w:vAlign w:val="top"/>
          </w:tcPr>
          <w:p w14:paraId="7AA05321">
            <w:pPr>
              <w:jc w:val="center"/>
              <w:rPr>
                <w:rFonts w:ascii="宋体" w:hAnsi="宋体" w:cs="宋体"/>
                <w:color w:val="auto"/>
                <w:sz w:val="18"/>
                <w:szCs w:val="18"/>
                <w:highlight w:val="none"/>
              </w:rPr>
            </w:pPr>
            <w:r>
              <w:rPr>
                <w:rFonts w:hint="eastAsia" w:ascii="宋体" w:hAnsi="宋体" w:cs="宋体"/>
                <w:color w:val="auto"/>
                <w:sz w:val="18"/>
                <w:szCs w:val="18"/>
                <w:highlight w:val="none"/>
              </w:rPr>
              <w:t>定义</w:t>
            </w:r>
          </w:p>
        </w:tc>
        <w:tc>
          <w:tcPr>
            <w:tcW w:w="6587" w:type="dxa"/>
            <w:noWrap w:val="0"/>
            <w:vAlign w:val="top"/>
          </w:tcPr>
          <w:p w14:paraId="6298B8B3">
            <w:pPr>
              <w:jc w:val="center"/>
              <w:rPr>
                <w:rFonts w:ascii="宋体" w:hAnsi="宋体" w:cs="宋体"/>
                <w:color w:val="auto"/>
                <w:sz w:val="18"/>
                <w:szCs w:val="18"/>
                <w:highlight w:val="none"/>
              </w:rPr>
            </w:pPr>
            <w:r>
              <w:rPr>
                <w:rFonts w:hint="eastAsia" w:ascii="宋体" w:hAnsi="宋体" w:cs="宋体"/>
                <w:color w:val="auto"/>
                <w:sz w:val="18"/>
                <w:szCs w:val="18"/>
                <w:highlight w:val="none"/>
              </w:rPr>
              <w:t>含义</w:t>
            </w:r>
          </w:p>
        </w:tc>
      </w:tr>
      <w:tr w14:paraId="570D865F">
        <w:trPr>
          <w:wBefore w:w="0" w:type="dxa"/>
          <w:trHeight w:val="389" w:hRule="atLeast"/>
          <w:jc w:val="center"/>
        </w:trPr>
        <w:tc>
          <w:tcPr>
            <w:tcW w:w="1932" w:type="dxa"/>
            <w:noWrap w:val="0"/>
            <w:vAlign w:val="center"/>
          </w:tcPr>
          <w:p w14:paraId="5255DE32">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03</w:t>
            </w:r>
          </w:p>
        </w:tc>
        <w:tc>
          <w:tcPr>
            <w:tcW w:w="6587" w:type="dxa"/>
            <w:noWrap w:val="0"/>
            <w:vAlign w:val="center"/>
          </w:tcPr>
          <w:p w14:paraId="6FBD9F28">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支付宝支付</w:t>
            </w:r>
          </w:p>
        </w:tc>
      </w:tr>
      <w:tr w14:paraId="4BC3E36D">
        <w:trPr>
          <w:wBefore w:w="0" w:type="dxa"/>
          <w:jc w:val="center"/>
        </w:trPr>
        <w:tc>
          <w:tcPr>
            <w:tcW w:w="1932" w:type="dxa"/>
            <w:noWrap w:val="0"/>
            <w:vAlign w:val="center"/>
          </w:tcPr>
          <w:p w14:paraId="1C184830">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04</w:t>
            </w:r>
          </w:p>
        </w:tc>
        <w:tc>
          <w:tcPr>
            <w:tcW w:w="6587" w:type="dxa"/>
            <w:noWrap w:val="0"/>
            <w:vAlign w:val="center"/>
          </w:tcPr>
          <w:p w14:paraId="7F5DBE21">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微信</w:t>
            </w:r>
            <w:r>
              <w:rPr>
                <w:rFonts w:ascii="宋体" w:hAnsi="宋体" w:cs="宋体"/>
                <w:color w:val="auto"/>
                <w:sz w:val="18"/>
                <w:szCs w:val="18"/>
                <w:highlight w:val="none"/>
              </w:rPr>
              <w:t>支付</w:t>
            </w:r>
          </w:p>
        </w:tc>
      </w:tr>
      <w:tr w14:paraId="3C3029E8">
        <w:trPr>
          <w:wBefore w:w="0" w:type="dxa"/>
          <w:jc w:val="center"/>
        </w:trPr>
        <w:tc>
          <w:tcPr>
            <w:tcW w:w="1932" w:type="dxa"/>
            <w:noWrap w:val="0"/>
            <w:vAlign w:val="center"/>
          </w:tcPr>
          <w:p w14:paraId="400F3DA0">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05</w:t>
            </w:r>
          </w:p>
        </w:tc>
        <w:tc>
          <w:tcPr>
            <w:tcW w:w="6587" w:type="dxa"/>
            <w:noWrap w:val="0"/>
            <w:vAlign w:val="center"/>
          </w:tcPr>
          <w:p w14:paraId="1AD2A32F">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银联</w:t>
            </w:r>
            <w:r>
              <w:rPr>
                <w:rFonts w:ascii="宋体" w:hAnsi="宋体" w:cs="宋体"/>
                <w:color w:val="auto"/>
                <w:sz w:val="18"/>
                <w:szCs w:val="18"/>
                <w:highlight w:val="none"/>
              </w:rPr>
              <w:t>支付</w:t>
            </w:r>
          </w:p>
        </w:tc>
      </w:tr>
      <w:tr w14:paraId="01C1AC22">
        <w:trPr>
          <w:wBefore w:w="0" w:type="dxa"/>
          <w:jc w:val="center"/>
        </w:trPr>
        <w:tc>
          <w:tcPr>
            <w:tcW w:w="1932" w:type="dxa"/>
            <w:noWrap w:val="0"/>
            <w:vAlign w:val="center"/>
          </w:tcPr>
          <w:p w14:paraId="50B09FA7">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06</w:t>
            </w:r>
          </w:p>
        </w:tc>
        <w:tc>
          <w:tcPr>
            <w:tcW w:w="6587" w:type="dxa"/>
            <w:noWrap w:val="0"/>
            <w:vAlign w:val="center"/>
          </w:tcPr>
          <w:p w14:paraId="1FF080B1">
            <w:pPr>
              <w:widowControl/>
              <w:jc w:val="left"/>
              <w:textAlignment w:val="center"/>
              <w:rPr>
                <w:rFonts w:hint="eastAsia" w:ascii="宋体" w:hAnsi="宋体" w:cs="宋体"/>
                <w:color w:val="auto"/>
                <w:sz w:val="18"/>
                <w:szCs w:val="18"/>
                <w:highlight w:val="none"/>
              </w:rPr>
            </w:pPr>
            <w:r>
              <w:rPr>
                <w:rFonts w:hint="eastAsia" w:ascii="宋体" w:hAnsi="宋体" w:cs="宋体"/>
                <w:color w:val="auto"/>
                <w:sz w:val="18"/>
                <w:szCs w:val="18"/>
                <w:highlight w:val="none"/>
              </w:rPr>
              <w:t>建行龙支付</w:t>
            </w:r>
          </w:p>
        </w:tc>
      </w:tr>
      <w:tr w14:paraId="793DDFC4">
        <w:trPr>
          <w:wBefore w:w="0" w:type="dxa"/>
          <w:jc w:val="center"/>
        </w:trPr>
        <w:tc>
          <w:tcPr>
            <w:tcW w:w="1932" w:type="dxa"/>
            <w:noWrap w:val="0"/>
            <w:vAlign w:val="center"/>
          </w:tcPr>
          <w:p w14:paraId="7E127B61">
            <w:pPr>
              <w:widowControl/>
              <w:jc w:val="left"/>
              <w:textAlignment w:val="center"/>
              <w:rPr>
                <w:rFonts w:hint="eastAsia" w:ascii="宋体" w:hAnsi="宋体" w:cs="宋体"/>
                <w:color w:val="auto"/>
                <w:sz w:val="18"/>
                <w:szCs w:val="18"/>
                <w:highlight w:val="none"/>
              </w:rPr>
            </w:pPr>
            <w:r>
              <w:rPr>
                <w:rFonts w:hint="eastAsia" w:ascii="宋体" w:hAnsi="宋体" w:cs="宋体"/>
                <w:color w:val="auto"/>
                <w:sz w:val="18"/>
                <w:szCs w:val="18"/>
                <w:highlight w:val="none"/>
              </w:rPr>
              <w:t>07</w:t>
            </w:r>
          </w:p>
        </w:tc>
        <w:tc>
          <w:tcPr>
            <w:tcW w:w="6587" w:type="dxa"/>
            <w:noWrap w:val="0"/>
            <w:vAlign w:val="center"/>
          </w:tcPr>
          <w:p w14:paraId="5771B8FB">
            <w:pPr>
              <w:widowControl/>
              <w:jc w:val="left"/>
              <w:textAlignment w:val="center"/>
              <w:rPr>
                <w:rFonts w:hint="eastAsia" w:ascii="宋体" w:hAnsi="宋体" w:cs="宋体"/>
                <w:color w:val="auto"/>
                <w:sz w:val="18"/>
                <w:szCs w:val="18"/>
                <w:highlight w:val="none"/>
              </w:rPr>
            </w:pPr>
            <w:r>
              <w:rPr>
                <w:rFonts w:hint="eastAsia" w:ascii="宋体" w:hAnsi="宋体" w:cs="宋体"/>
                <w:color w:val="auto"/>
                <w:sz w:val="18"/>
                <w:szCs w:val="18"/>
                <w:highlight w:val="none"/>
              </w:rPr>
              <w:t>银联云闪付</w:t>
            </w:r>
          </w:p>
        </w:tc>
      </w:tr>
      <w:tr w14:paraId="5B2D9B87">
        <w:trPr>
          <w:wBefore w:w="0" w:type="dxa"/>
          <w:jc w:val="center"/>
        </w:trPr>
        <w:tc>
          <w:tcPr>
            <w:tcW w:w="1932" w:type="dxa"/>
            <w:noWrap w:val="0"/>
            <w:vAlign w:val="center"/>
          </w:tcPr>
          <w:p w14:paraId="2984DBEE">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其他</w:t>
            </w:r>
          </w:p>
        </w:tc>
        <w:tc>
          <w:tcPr>
            <w:tcW w:w="6587" w:type="dxa"/>
            <w:noWrap w:val="0"/>
            <w:vAlign w:val="center"/>
          </w:tcPr>
          <w:p w14:paraId="2290DF62">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预留</w:t>
            </w:r>
          </w:p>
        </w:tc>
      </w:tr>
    </w:tbl>
    <w:p w14:paraId="26F43F88">
      <w:pPr>
        <w:pStyle w:val="147"/>
        <w:spacing w:before="156" w:after="156"/>
        <w:rPr>
          <w:color w:val="auto"/>
          <w:highlight w:val="none"/>
        </w:rPr>
      </w:pPr>
      <w:r>
        <w:rPr>
          <w:color w:val="auto"/>
          <w:highlight w:val="none"/>
        </w:rPr>
        <w:br w:type="page"/>
      </w:r>
      <w:bookmarkStart w:id="345" w:name="_Toc519178913"/>
      <w:bookmarkStart w:id="346" w:name="_Toc522489323"/>
      <w:r>
        <w:rPr>
          <w:rFonts w:hint="eastAsia"/>
          <w:color w:val="auto"/>
          <w:highlight w:val="none"/>
        </w:rPr>
        <w:t>业务约束</w:t>
      </w:r>
      <w:bookmarkEnd w:id="345"/>
      <w:bookmarkEnd w:id="346"/>
    </w:p>
    <w:p w14:paraId="116281F8">
      <w:pPr>
        <w:pStyle w:val="146"/>
        <w:spacing w:before="156" w:after="156"/>
        <w:ind w:left="993"/>
        <w:rPr>
          <w:color w:val="auto"/>
          <w:highlight w:val="none"/>
        </w:rPr>
      </w:pPr>
      <w:bookmarkStart w:id="347" w:name="_Toc519178914"/>
      <w:r>
        <w:rPr>
          <w:rFonts w:hint="eastAsia"/>
          <w:color w:val="auto"/>
          <w:highlight w:val="none"/>
        </w:rPr>
        <w:t>闸机检票结果通知</w:t>
      </w:r>
      <w:bookmarkEnd w:id="347"/>
    </w:p>
    <w:p w14:paraId="04C3BB7C">
      <w:pPr>
        <w:pStyle w:val="41"/>
        <w:rPr>
          <w:color w:val="auto"/>
          <w:highlight w:val="none"/>
        </w:rPr>
      </w:pPr>
      <w:r>
        <w:rPr>
          <w:rFonts w:hint="eastAsia"/>
          <w:color w:val="auto"/>
          <w:highlight w:val="none"/>
        </w:rPr>
        <w:t>闸机检票结果通知流程详见图4</w:t>
      </w:r>
      <w:r>
        <w:rPr>
          <w:color w:val="auto"/>
          <w:highlight w:val="none"/>
        </w:rPr>
        <w:t>8</w:t>
      </w:r>
      <w:r>
        <w:rPr>
          <w:rFonts w:hint="eastAsia"/>
          <w:color w:val="auto"/>
          <w:highlight w:val="none"/>
        </w:rPr>
        <w:t>。</w:t>
      </w:r>
    </w:p>
    <w:p w14:paraId="63E40797">
      <w:pPr>
        <w:rPr>
          <w:color w:val="auto"/>
          <w:highlight w:val="none"/>
        </w:rPr>
      </w:pPr>
      <w:r>
        <w:rPr>
          <w:color w:val="auto"/>
          <w:highlight w:val="none"/>
          <w:lang/>
        </w:rPr>
        <w:drawing>
          <wp:inline distT="0" distB="0" distL="114300" distR="114300">
            <wp:extent cx="5280660" cy="3215640"/>
            <wp:effectExtent l="0" t="0" r="2540" b="0"/>
            <wp:docPr id="5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1"/>
                    <pic:cNvPicPr>
                      <a:picLocks noChangeAspect="1"/>
                    </pic:cNvPicPr>
                  </pic:nvPicPr>
                  <pic:blipFill>
                    <a:blip r:embed="rId65"/>
                    <a:stretch>
                      <a:fillRect/>
                    </a:stretch>
                  </pic:blipFill>
                  <pic:spPr>
                    <a:xfrm>
                      <a:off x="0" y="0"/>
                      <a:ext cx="5280660" cy="3215640"/>
                    </a:xfrm>
                    <a:prstGeom prst="rect">
                      <a:avLst/>
                    </a:prstGeom>
                    <a:noFill/>
                    <a:ln>
                      <a:noFill/>
                    </a:ln>
                  </pic:spPr>
                </pic:pic>
              </a:graphicData>
            </a:graphic>
          </wp:inline>
        </w:drawing>
      </w:r>
    </w:p>
    <w:p w14:paraId="3EEAC5C2">
      <w:pPr>
        <w:pStyle w:val="270"/>
        <w:rPr>
          <w:color w:val="auto"/>
          <w:highlight w:val="none"/>
        </w:rPr>
      </w:pPr>
      <w:r>
        <w:rPr>
          <w:rFonts w:hint="eastAsia"/>
          <w:color w:val="auto"/>
          <w:highlight w:val="none"/>
        </w:rPr>
        <w:t>闸机检票结果通知流程</w:t>
      </w:r>
    </w:p>
    <w:p w14:paraId="17BC96E2">
      <w:pPr>
        <w:pStyle w:val="175"/>
        <w:rPr>
          <w:color w:val="auto"/>
          <w:highlight w:val="none"/>
        </w:rPr>
      </w:pPr>
      <w:bookmarkStart w:id="348" w:name="_Toc511852605"/>
      <w:bookmarkStart w:id="349" w:name="_Toc519178915"/>
      <w:r>
        <w:rPr>
          <w:rFonts w:hint="eastAsia"/>
          <w:color w:val="auto"/>
          <w:highlight w:val="none"/>
        </w:rPr>
        <w:t>正常流程</w:t>
      </w:r>
      <w:bookmarkEnd w:id="348"/>
      <w:bookmarkEnd w:id="349"/>
    </w:p>
    <w:p w14:paraId="765B772D">
      <w:pPr>
        <w:pStyle w:val="144"/>
        <w:numPr>
          <w:ilvl w:val="1"/>
          <w:numId w:val="49"/>
        </w:numPr>
        <w:rPr>
          <w:color w:val="auto"/>
          <w:highlight w:val="none"/>
        </w:rPr>
      </w:pPr>
      <w:r>
        <w:rPr>
          <w:rFonts w:hint="eastAsia"/>
          <w:color w:val="auto"/>
          <w:highlight w:val="none"/>
        </w:rPr>
        <w:t>AGM扫描</w:t>
      </w:r>
      <w:r>
        <w:rPr>
          <w:color w:val="auto"/>
          <w:highlight w:val="none"/>
        </w:rPr>
        <w:t>地铁</w:t>
      </w:r>
      <w:r>
        <w:rPr>
          <w:rFonts w:hint="eastAsia"/>
          <w:color w:val="auto"/>
          <w:highlight w:val="none"/>
        </w:rPr>
        <w:t>APP上的</w:t>
      </w:r>
      <w:r>
        <w:rPr>
          <w:color w:val="auto"/>
          <w:highlight w:val="none"/>
        </w:rPr>
        <w:t>动态二维码。</w:t>
      </w:r>
    </w:p>
    <w:p w14:paraId="7FF61BD8">
      <w:pPr>
        <w:pStyle w:val="144"/>
        <w:numPr>
          <w:ilvl w:val="1"/>
          <w:numId w:val="50"/>
        </w:numPr>
        <w:rPr>
          <w:color w:val="auto"/>
          <w:highlight w:val="none"/>
        </w:rPr>
      </w:pPr>
      <w:commentRangeStart w:id="0"/>
      <w:r>
        <w:rPr>
          <w:rFonts w:hint="eastAsia"/>
          <w:color w:val="auto"/>
          <w:highlight w:val="none"/>
        </w:rPr>
        <w:t>AGM解析二维码，</w:t>
      </w:r>
      <w:r>
        <w:rPr>
          <w:color w:val="auto"/>
          <w:highlight w:val="none"/>
        </w:rPr>
        <w:t>分拆出itpUserId</w:t>
      </w:r>
      <w:r>
        <w:rPr>
          <w:rFonts w:hint="eastAsia"/>
          <w:color w:val="auto"/>
          <w:highlight w:val="none"/>
        </w:rPr>
        <w:t>，</w:t>
      </w:r>
      <w:r>
        <w:rPr>
          <w:color w:val="auto"/>
          <w:highlight w:val="none"/>
        </w:rPr>
        <w:t>cardId</w:t>
      </w:r>
      <w:r>
        <w:rPr>
          <w:rFonts w:hint="eastAsia"/>
          <w:color w:val="auto"/>
          <w:highlight w:val="none"/>
        </w:rPr>
        <w:t>字段，</w:t>
      </w:r>
      <w:r>
        <w:rPr>
          <w:color w:val="auto"/>
          <w:highlight w:val="none"/>
        </w:rPr>
        <w:t>请求</w:t>
      </w:r>
      <w:r>
        <w:rPr>
          <w:rFonts w:hint="eastAsia"/>
          <w:color w:val="auto"/>
          <w:highlight w:val="none"/>
        </w:rPr>
        <w:t>[</w:t>
      </w:r>
      <w:r>
        <w:rPr>
          <w:color w:val="auto"/>
          <w:highlight w:val="none"/>
        </w:rPr>
        <w:t xml:space="preserve"> </w:t>
      </w:r>
      <w:r>
        <w:rPr>
          <w:rFonts w:hint="eastAsia"/>
          <w:color w:val="auto"/>
          <w:highlight w:val="none"/>
        </w:rPr>
        <w:t>查询票卡</w:t>
      </w:r>
      <w:r>
        <w:rPr>
          <w:color w:val="auto"/>
          <w:highlight w:val="none"/>
        </w:rPr>
        <w:t>状态</w:t>
      </w:r>
      <w:r>
        <w:rPr>
          <w:rFonts w:hint="eastAsia"/>
          <w:color w:val="auto"/>
          <w:highlight w:val="none"/>
        </w:rPr>
        <w:t xml:space="preserve"> ]接口，</w:t>
      </w:r>
      <w:r>
        <w:rPr>
          <w:color w:val="auto"/>
          <w:highlight w:val="none"/>
        </w:rPr>
        <w:t>接口返回</w:t>
      </w:r>
      <w:r>
        <w:rPr>
          <w:rFonts w:hint="eastAsia"/>
          <w:color w:val="auto"/>
          <w:highlight w:val="none"/>
        </w:rPr>
        <w:t>ITP平台</w:t>
      </w:r>
      <w:r>
        <w:rPr>
          <w:color w:val="auto"/>
          <w:highlight w:val="none"/>
        </w:rPr>
        <w:t>票卡状态</w:t>
      </w:r>
      <w:ins w:id="0" w:author="作者" w:date="2021-03-19T09:28:00Z">
        <w:r>
          <w:rPr>
            <w:rFonts w:hint="eastAsia"/>
            <w:color w:val="auto"/>
            <w:highlight w:val="none"/>
            <w:lang w:eastAsia="zh-CN"/>
          </w:rPr>
          <w:t>，</w:t>
        </w:r>
      </w:ins>
      <w:ins w:id="1" w:author="作者" w:date="2021-03-19T09:02:00Z">
        <w:r>
          <w:rPr>
            <w:rFonts w:hint="eastAsia"/>
            <w:color w:val="auto"/>
            <w:highlight w:val="none"/>
            <w:lang w:eastAsia="zh-CN"/>
          </w:rPr>
          <w:t>非强制</w:t>
        </w:r>
        <w:commentRangeEnd w:id="0"/>
      </w:ins>
      <w:r>
        <w:commentReference w:id="0"/>
      </w:r>
      <w:ins w:id="2" w:author="作者" w:date="2021-03-19T09:03:00Z">
        <w:r>
          <w:rPr>
            <w:rFonts w:hint="eastAsia"/>
            <w:lang w:eastAsia="zh-CN"/>
          </w:rPr>
          <w:t>步骤，</w:t>
        </w:r>
      </w:ins>
      <w:ins w:id="3" w:author="作者" w:date="2021-03-19T09:01:00Z">
        <w:r>
          <w:rPr>
            <w:rFonts w:hint="eastAsia"/>
            <w:lang w:eastAsia="zh-CN"/>
          </w:rPr>
          <w:t>请求超时、离线状态</w:t>
        </w:r>
      </w:ins>
      <w:ins w:id="4" w:author="作者" w:date="2021-03-19T09:02:00Z">
        <w:r>
          <w:rPr>
            <w:rFonts w:hint="eastAsia"/>
            <w:lang w:eastAsia="zh-CN"/>
          </w:rPr>
          <w:t>跳过。</w:t>
        </w:r>
      </w:ins>
    </w:p>
    <w:p w14:paraId="0B804475">
      <w:pPr>
        <w:pStyle w:val="144"/>
        <w:rPr>
          <w:color w:val="auto"/>
          <w:highlight w:val="none"/>
        </w:rPr>
      </w:pPr>
      <w:commentRangeStart w:id="1"/>
      <w:r>
        <w:rPr>
          <w:color w:val="auto"/>
          <w:highlight w:val="none"/>
        </w:rPr>
        <w:t>AGM</w:t>
      </w:r>
      <w:r>
        <w:rPr>
          <w:rFonts w:hint="eastAsia"/>
          <w:color w:val="auto"/>
          <w:highlight w:val="none"/>
        </w:rPr>
        <w:t>判断</w:t>
      </w:r>
      <w:r>
        <w:rPr>
          <w:color w:val="auto"/>
          <w:highlight w:val="none"/>
        </w:rPr>
        <w:t>二维码的合法</w:t>
      </w:r>
      <w:r>
        <w:rPr>
          <w:rFonts w:hint="eastAsia"/>
          <w:color w:val="auto"/>
          <w:highlight w:val="none"/>
        </w:rPr>
        <w:t>性</w:t>
      </w:r>
      <w:r>
        <w:rPr>
          <w:color w:val="auto"/>
          <w:highlight w:val="none"/>
        </w:rPr>
        <w:t>。</w:t>
      </w:r>
      <w:commentRangeEnd w:id="1"/>
      <w:r>
        <w:commentReference w:id="1"/>
      </w:r>
    </w:p>
    <w:p w14:paraId="61C67845">
      <w:pPr>
        <w:pStyle w:val="144"/>
        <w:rPr>
          <w:color w:val="auto"/>
          <w:highlight w:val="none"/>
        </w:rPr>
      </w:pPr>
      <w:r>
        <w:rPr>
          <w:rFonts w:hint="eastAsia"/>
          <w:color w:val="auto"/>
          <w:highlight w:val="none"/>
        </w:rPr>
        <w:t>如果</w:t>
      </w:r>
      <w:r>
        <w:rPr>
          <w:color w:val="auto"/>
          <w:highlight w:val="none"/>
        </w:rPr>
        <w:t>二维码合法</w:t>
      </w:r>
      <w:r>
        <w:rPr>
          <w:rFonts w:hint="eastAsia"/>
          <w:color w:val="auto"/>
          <w:highlight w:val="none"/>
        </w:rPr>
        <w:t>，</w:t>
      </w:r>
      <w:r>
        <w:rPr>
          <w:color w:val="auto"/>
          <w:highlight w:val="none"/>
        </w:rPr>
        <w:t>闸机开门</w:t>
      </w:r>
      <w:r>
        <w:rPr>
          <w:rFonts w:hint="eastAsia"/>
          <w:color w:val="auto"/>
          <w:highlight w:val="none"/>
        </w:rPr>
        <w:t>，</w:t>
      </w:r>
      <w:r>
        <w:rPr>
          <w:color w:val="auto"/>
          <w:highlight w:val="none"/>
        </w:rPr>
        <w:t>记录交易记录。</w:t>
      </w:r>
    </w:p>
    <w:p w14:paraId="5ECC17DF">
      <w:pPr>
        <w:pStyle w:val="144"/>
        <w:rPr>
          <w:color w:val="auto"/>
          <w:highlight w:val="none"/>
        </w:rPr>
      </w:pPr>
      <w:r>
        <w:rPr>
          <w:rFonts w:hint="eastAsia"/>
          <w:color w:val="auto"/>
          <w:highlight w:val="none"/>
        </w:rPr>
        <w:t>A</w:t>
      </w:r>
      <w:r>
        <w:rPr>
          <w:color w:val="auto"/>
          <w:highlight w:val="none"/>
        </w:rPr>
        <w:t>GM</w:t>
      </w:r>
      <w:r>
        <w:rPr>
          <w:rFonts w:hint="eastAsia"/>
          <w:color w:val="auto"/>
          <w:highlight w:val="none"/>
        </w:rPr>
        <w:t>调用[</w:t>
      </w:r>
      <w:r>
        <w:rPr>
          <w:color w:val="auto"/>
          <w:highlight w:val="none"/>
        </w:rPr>
        <w:t xml:space="preserve"> </w:t>
      </w:r>
      <w:r>
        <w:rPr>
          <w:rFonts w:hint="eastAsia"/>
          <w:color w:val="auto"/>
          <w:highlight w:val="none"/>
        </w:rPr>
        <w:t>闸机</w:t>
      </w:r>
      <w:r>
        <w:rPr>
          <w:color w:val="auto"/>
          <w:highlight w:val="none"/>
        </w:rPr>
        <w:t>检票</w:t>
      </w:r>
      <w:r>
        <w:rPr>
          <w:rFonts w:hint="eastAsia"/>
          <w:color w:val="auto"/>
          <w:highlight w:val="none"/>
        </w:rPr>
        <w:t>通知 ]通知</w:t>
      </w:r>
      <w:r>
        <w:rPr>
          <w:color w:val="auto"/>
          <w:highlight w:val="none"/>
        </w:rPr>
        <w:t>服务器</w:t>
      </w:r>
      <w:r>
        <w:rPr>
          <w:rFonts w:hint="eastAsia"/>
          <w:color w:val="auto"/>
          <w:highlight w:val="none"/>
        </w:rPr>
        <w:t>票卡</w:t>
      </w:r>
      <w:r>
        <w:rPr>
          <w:color w:val="auto"/>
          <w:highlight w:val="none"/>
        </w:rPr>
        <w:t>状态更新。</w:t>
      </w:r>
    </w:p>
    <w:p w14:paraId="7A971D4A">
      <w:pPr>
        <w:pStyle w:val="144"/>
        <w:rPr>
          <w:color w:val="auto"/>
          <w:highlight w:val="none"/>
        </w:rPr>
      </w:pPr>
      <w:r>
        <w:rPr>
          <w:rFonts w:hint="eastAsia"/>
          <w:color w:val="auto"/>
          <w:highlight w:val="none"/>
        </w:rPr>
        <w:t>闸机</w:t>
      </w:r>
      <w:r>
        <w:rPr>
          <w:color w:val="auto"/>
          <w:highlight w:val="none"/>
        </w:rPr>
        <w:t>通过蓝牙设备发送交易</w:t>
      </w:r>
      <w:r>
        <w:rPr>
          <w:rFonts w:hint="eastAsia"/>
          <w:color w:val="auto"/>
          <w:highlight w:val="none"/>
        </w:rPr>
        <w:t>给</w:t>
      </w:r>
      <w:r>
        <w:rPr>
          <w:color w:val="auto"/>
          <w:highlight w:val="none"/>
        </w:rPr>
        <w:t>手机。</w:t>
      </w:r>
    </w:p>
    <w:p w14:paraId="020CDB93">
      <w:pPr>
        <w:pStyle w:val="144"/>
        <w:rPr>
          <w:color w:val="auto"/>
          <w:highlight w:val="none"/>
        </w:rPr>
      </w:pPr>
      <w:r>
        <w:rPr>
          <w:rFonts w:hint="eastAsia"/>
          <w:color w:val="auto"/>
          <w:highlight w:val="none"/>
        </w:rPr>
        <w:t>手机通过</w:t>
      </w:r>
      <w:r>
        <w:rPr>
          <w:color w:val="auto"/>
          <w:highlight w:val="none"/>
        </w:rPr>
        <w:t>蓝牙收到</w:t>
      </w:r>
      <w:r>
        <w:rPr>
          <w:rFonts w:hint="eastAsia"/>
          <w:color w:val="auto"/>
          <w:highlight w:val="none"/>
        </w:rPr>
        <w:t>闸机</w:t>
      </w:r>
      <w:r>
        <w:rPr>
          <w:color w:val="auto"/>
          <w:highlight w:val="none"/>
        </w:rPr>
        <w:t>的交易，更新</w:t>
      </w:r>
      <w:r>
        <w:rPr>
          <w:rFonts w:hint="eastAsia"/>
          <w:color w:val="auto"/>
          <w:highlight w:val="none"/>
        </w:rPr>
        <w:t>地铁APP本地</w:t>
      </w:r>
      <w:r>
        <w:rPr>
          <w:color w:val="auto"/>
          <w:highlight w:val="none"/>
        </w:rPr>
        <w:t>蓝牙缓存。</w:t>
      </w:r>
    </w:p>
    <w:p w14:paraId="162719DB">
      <w:pPr>
        <w:pStyle w:val="144"/>
        <w:rPr>
          <w:color w:val="auto"/>
          <w:highlight w:val="none"/>
        </w:rPr>
      </w:pPr>
      <w:r>
        <w:rPr>
          <w:rFonts w:hint="eastAsia"/>
          <w:color w:val="auto"/>
          <w:highlight w:val="none"/>
        </w:rPr>
        <w:t>地铁APP向APP服务器</w:t>
      </w:r>
      <w:r>
        <w:rPr>
          <w:color w:val="auto"/>
          <w:highlight w:val="none"/>
        </w:rPr>
        <w:t>发送</w:t>
      </w:r>
      <w:r>
        <w:rPr>
          <w:rFonts w:hint="eastAsia"/>
          <w:color w:val="auto"/>
          <w:highlight w:val="none"/>
        </w:rPr>
        <w:t>[BLE通知闸机检票通知]，</w:t>
      </w:r>
      <w:r>
        <w:rPr>
          <w:color w:val="auto"/>
          <w:highlight w:val="none"/>
        </w:rPr>
        <w:t>APP</w:t>
      </w:r>
      <w:r>
        <w:rPr>
          <w:rFonts w:hint="eastAsia"/>
          <w:color w:val="auto"/>
          <w:highlight w:val="none"/>
        </w:rPr>
        <w:t>服务器</w:t>
      </w:r>
      <w:r>
        <w:rPr>
          <w:color w:val="auto"/>
          <w:highlight w:val="none"/>
        </w:rPr>
        <w:t>调用</w:t>
      </w:r>
      <w:r>
        <w:rPr>
          <w:rFonts w:hint="eastAsia"/>
          <w:color w:val="auto"/>
          <w:highlight w:val="none"/>
        </w:rPr>
        <w:t>ITP平</w:t>
      </w:r>
      <w:r>
        <w:rPr>
          <w:color w:val="auto"/>
          <w:highlight w:val="none"/>
        </w:rPr>
        <w:t>的</w:t>
      </w:r>
      <w:r>
        <w:rPr>
          <w:rFonts w:hint="eastAsia"/>
          <w:color w:val="auto"/>
          <w:highlight w:val="none"/>
        </w:rPr>
        <w:t>[BLE通知闸机检票通知]接口</w:t>
      </w:r>
      <w:r>
        <w:rPr>
          <w:color w:val="auto"/>
          <w:highlight w:val="none"/>
        </w:rPr>
        <w:t>。</w:t>
      </w:r>
    </w:p>
    <w:p w14:paraId="74F835F0">
      <w:pPr>
        <w:pStyle w:val="144"/>
        <w:rPr>
          <w:color w:val="auto"/>
          <w:highlight w:val="none"/>
        </w:rPr>
      </w:pPr>
      <w:r>
        <w:rPr>
          <w:rFonts w:hint="eastAsia"/>
          <w:color w:val="auto"/>
          <w:highlight w:val="none"/>
        </w:rPr>
        <w:t>ITP平台收到通知</w:t>
      </w:r>
      <w:r>
        <w:rPr>
          <w:color w:val="auto"/>
          <w:highlight w:val="none"/>
        </w:rPr>
        <w:t>后</w:t>
      </w:r>
      <w:r>
        <w:rPr>
          <w:rFonts w:hint="eastAsia"/>
          <w:color w:val="auto"/>
          <w:highlight w:val="none"/>
        </w:rPr>
        <w:t>封装</w:t>
      </w:r>
      <w:r>
        <w:rPr>
          <w:color w:val="auto"/>
          <w:highlight w:val="none"/>
        </w:rPr>
        <w:t>行业数据，向</w:t>
      </w:r>
      <w:r>
        <w:rPr>
          <w:rFonts w:hint="eastAsia"/>
          <w:color w:val="auto"/>
          <w:highlight w:val="none"/>
        </w:rPr>
        <w:t>APP服务器</w:t>
      </w:r>
      <w:r>
        <w:rPr>
          <w:color w:val="auto"/>
          <w:highlight w:val="none"/>
        </w:rPr>
        <w:t>发送行业数据</w:t>
      </w:r>
      <w:r>
        <w:rPr>
          <w:rFonts w:hint="eastAsia"/>
          <w:color w:val="auto"/>
          <w:highlight w:val="none"/>
        </w:rPr>
        <w:t>通知</w:t>
      </w:r>
      <w:r>
        <w:rPr>
          <w:color w:val="auto"/>
          <w:highlight w:val="none"/>
        </w:rPr>
        <w:t>接口</w:t>
      </w:r>
      <w:r>
        <w:rPr>
          <w:rFonts w:hint="eastAsia"/>
          <w:color w:val="auto"/>
          <w:highlight w:val="none"/>
        </w:rPr>
        <w:t>。</w:t>
      </w:r>
    </w:p>
    <w:p w14:paraId="27DAEAFB">
      <w:pPr>
        <w:pStyle w:val="144"/>
        <w:rPr>
          <w:color w:val="auto"/>
          <w:highlight w:val="none"/>
        </w:rPr>
      </w:pPr>
      <w:r>
        <w:rPr>
          <w:color w:val="auto"/>
          <w:highlight w:val="none"/>
        </w:rPr>
        <w:t>APP</w:t>
      </w:r>
      <w:r>
        <w:rPr>
          <w:rFonts w:hint="eastAsia"/>
          <w:color w:val="auto"/>
          <w:highlight w:val="none"/>
        </w:rPr>
        <w:t>服务器</w:t>
      </w:r>
      <w:r>
        <w:rPr>
          <w:color w:val="auto"/>
          <w:highlight w:val="none"/>
        </w:rPr>
        <w:t>推送行业数据</w:t>
      </w:r>
      <w:r>
        <w:rPr>
          <w:rFonts w:hint="eastAsia"/>
          <w:color w:val="auto"/>
          <w:highlight w:val="none"/>
        </w:rPr>
        <w:t>给地铁APP。</w:t>
      </w:r>
    </w:p>
    <w:p w14:paraId="4CBD03E3">
      <w:pPr>
        <w:pStyle w:val="144"/>
        <w:rPr>
          <w:color w:val="auto"/>
          <w:highlight w:val="none"/>
        </w:rPr>
      </w:pPr>
      <w:r>
        <w:rPr>
          <w:rFonts w:hint="eastAsia"/>
          <w:color w:val="auto"/>
          <w:highlight w:val="none"/>
        </w:rPr>
        <w:t>地铁APP收到推送更新</w:t>
      </w:r>
      <w:r>
        <w:rPr>
          <w:color w:val="auto"/>
          <w:highlight w:val="none"/>
        </w:rPr>
        <w:t>本地行业数据</w:t>
      </w:r>
      <w:r>
        <w:rPr>
          <w:rFonts w:hint="eastAsia"/>
          <w:color w:val="auto"/>
          <w:highlight w:val="none"/>
        </w:rPr>
        <w:t>。</w:t>
      </w:r>
    </w:p>
    <w:p w14:paraId="611F1A93">
      <w:pPr>
        <w:pStyle w:val="175"/>
        <w:rPr>
          <w:color w:val="auto"/>
          <w:highlight w:val="none"/>
        </w:rPr>
      </w:pPr>
      <w:bookmarkStart w:id="350" w:name="_Toc511852606"/>
      <w:bookmarkStart w:id="351" w:name="_Toc519178916"/>
      <w:r>
        <w:rPr>
          <w:rFonts w:hint="eastAsia"/>
          <w:color w:val="auto"/>
          <w:highlight w:val="none"/>
        </w:rPr>
        <w:t>异常</w:t>
      </w:r>
      <w:r>
        <w:rPr>
          <w:color w:val="auto"/>
          <w:highlight w:val="none"/>
        </w:rPr>
        <w:t>流程</w:t>
      </w:r>
      <w:bookmarkEnd w:id="350"/>
      <w:bookmarkEnd w:id="351"/>
    </w:p>
    <w:p w14:paraId="52FC4B78">
      <w:pPr>
        <w:pStyle w:val="144"/>
        <w:numPr>
          <w:ilvl w:val="1"/>
          <w:numId w:val="51"/>
        </w:numPr>
        <w:rPr>
          <w:ins w:id="5" w:author="作者" w:date="2021-03-19T09:05:00Z"/>
          <w:color w:val="auto"/>
          <w:highlight w:val="none"/>
        </w:rPr>
      </w:pPr>
      <w:r>
        <w:rPr>
          <w:rFonts w:hint="eastAsia"/>
          <w:color w:val="auto"/>
          <w:highlight w:val="none"/>
        </w:rPr>
        <w:t>查询票卡</w:t>
      </w:r>
      <w:r>
        <w:rPr>
          <w:color w:val="auto"/>
          <w:highlight w:val="none"/>
        </w:rPr>
        <w:t>状态</w:t>
      </w:r>
      <w:r>
        <w:rPr>
          <w:rFonts w:hint="eastAsia"/>
          <w:color w:val="auto"/>
          <w:highlight w:val="none"/>
        </w:rPr>
        <w:t>：接口</w:t>
      </w:r>
      <w:r>
        <w:rPr>
          <w:color w:val="auto"/>
          <w:highlight w:val="none"/>
        </w:rPr>
        <w:t>请求超时</w:t>
      </w:r>
      <w:commentRangeStart w:id="2"/>
      <w:r>
        <w:rPr>
          <w:rFonts w:hint="eastAsia"/>
          <w:color w:val="auto"/>
          <w:highlight w:val="none"/>
        </w:rPr>
        <w:t>[超时</w:t>
      </w:r>
      <w:r>
        <w:rPr>
          <w:color w:val="auto"/>
          <w:highlight w:val="none"/>
        </w:rPr>
        <w:t>时间</w:t>
      </w:r>
      <w:ins w:id="6" w:author="作者" w:date="2021-03-18T17:16:00Z">
        <w:del w:id="7" w:author="作者" w:date="2021-04-08T10:08:00Z">
          <w:r>
            <w:rPr>
              <w:rFonts w:hint="default"/>
              <w:color w:val="auto"/>
              <w:highlight w:val="none"/>
              <w:lang w:val="en-US" w:eastAsia="zh-CN"/>
            </w:rPr>
            <w:delText>0.</w:delText>
          </w:r>
        </w:del>
      </w:ins>
      <w:del w:id="8" w:author="作者" w:date="2021-04-08T10:08:00Z">
        <w:r>
          <w:rPr>
            <w:rFonts w:hint="default"/>
            <w:color w:val="auto"/>
            <w:highlight w:val="none"/>
            <w:lang w:val="en-US"/>
          </w:rPr>
          <w:delText>5秒</w:delText>
        </w:r>
      </w:del>
      <w:ins w:id="9" w:author="作者" w:date="2021-04-08T10:08:00Z">
        <w:r>
          <w:rPr>
            <w:rFonts w:hint="eastAsia"/>
            <w:color w:val="auto"/>
            <w:highlight w:val="none"/>
            <w:lang w:val="en-US" w:eastAsia="zh-CN"/>
          </w:rPr>
          <w:t>350毫秒</w:t>
        </w:r>
      </w:ins>
      <w:r>
        <w:rPr>
          <w:rFonts w:hint="eastAsia"/>
          <w:color w:val="auto"/>
          <w:highlight w:val="none"/>
        </w:rPr>
        <w:t>]</w:t>
      </w:r>
      <w:commentRangeEnd w:id="2"/>
      <w:r>
        <w:commentReference w:id="2"/>
      </w:r>
      <w:r>
        <w:rPr>
          <w:rFonts w:hint="eastAsia"/>
          <w:color w:val="auto"/>
          <w:highlight w:val="none"/>
        </w:rPr>
        <w:t>，不重试</w:t>
      </w:r>
      <w:ins w:id="10" w:author="作者" w:date="2021-03-19T09:04:00Z">
        <w:r>
          <w:rPr>
            <w:rFonts w:hint="eastAsia"/>
            <w:color w:val="auto"/>
            <w:highlight w:val="none"/>
            <w:lang w:eastAsia="zh-CN"/>
          </w:rPr>
          <w:t>，</w:t>
        </w:r>
      </w:ins>
      <w:ins w:id="11" w:author="作者" w:date="2021-03-19T09:09:00Z">
        <w:r>
          <w:rPr>
            <w:rFonts w:hint="eastAsia"/>
            <w:color w:val="auto"/>
            <w:highlight w:val="none"/>
            <w:lang w:eastAsia="zh-CN"/>
          </w:rPr>
          <w:t>执行</w:t>
        </w:r>
      </w:ins>
      <w:ins w:id="12" w:author="作者" w:date="2021-03-19T09:04:00Z">
        <w:r>
          <w:rPr>
            <w:rFonts w:hint="eastAsia"/>
            <w:lang w:eastAsia="zh-CN"/>
          </w:rPr>
          <w:t>“</w:t>
        </w:r>
      </w:ins>
      <w:ins w:id="13" w:author="作者" w:date="2021-03-19T09:04:00Z">
        <w:r>
          <w:rPr>
            <w:color w:val="auto"/>
            <w:highlight w:val="none"/>
          </w:rPr>
          <w:t>AGM</w:t>
        </w:r>
      </w:ins>
      <w:ins w:id="14" w:author="作者" w:date="2021-03-19T09:04:00Z">
        <w:r>
          <w:rPr>
            <w:rFonts w:hint="eastAsia"/>
            <w:color w:val="auto"/>
            <w:highlight w:val="none"/>
          </w:rPr>
          <w:t>判断</w:t>
        </w:r>
      </w:ins>
      <w:ins w:id="15" w:author="作者" w:date="2021-03-19T09:04:00Z">
        <w:r>
          <w:rPr>
            <w:color w:val="auto"/>
            <w:highlight w:val="none"/>
          </w:rPr>
          <w:t>二维码的合法</w:t>
        </w:r>
      </w:ins>
      <w:ins w:id="16" w:author="作者" w:date="2021-03-19T09:04:00Z">
        <w:r>
          <w:rPr>
            <w:rFonts w:hint="eastAsia"/>
            <w:color w:val="auto"/>
            <w:highlight w:val="none"/>
          </w:rPr>
          <w:t>性</w:t>
        </w:r>
      </w:ins>
      <w:ins w:id="17" w:author="作者" w:date="2021-03-19T09:04:00Z">
        <w:r>
          <w:rPr>
            <w:rFonts w:hint="eastAsia"/>
            <w:lang w:eastAsia="zh-CN"/>
          </w:rPr>
          <w:t>”</w:t>
        </w:r>
      </w:ins>
      <w:ins w:id="18" w:author="作者" w:date="2021-03-19T09:15:00Z">
        <w:r>
          <w:rPr>
            <w:rFonts w:hint="eastAsia"/>
            <w:lang w:eastAsia="zh-CN"/>
          </w:rPr>
          <w:t>及以下</w:t>
        </w:r>
      </w:ins>
      <w:ins w:id="19" w:author="作者" w:date="2021-03-19T09:04:00Z">
        <w:r>
          <w:rPr>
            <w:rFonts w:hint="eastAsia"/>
            <w:lang w:eastAsia="zh-CN"/>
          </w:rPr>
          <w:t>步骤。</w:t>
        </w:r>
      </w:ins>
    </w:p>
    <w:p w14:paraId="12654353">
      <w:pPr>
        <w:pStyle w:val="41"/>
        <w:ind w:firstLine="840" w:firstLineChars="400"/>
        <w:rPr>
          <w:color w:val="auto"/>
          <w:highlight w:val="none"/>
        </w:rPr>
      </w:pPr>
      <w:r>
        <w:rPr>
          <w:rFonts w:hint="eastAsia"/>
          <w:color w:val="auto"/>
          <w:highlight w:val="none"/>
        </w:rPr>
        <w:t>接口正常</w:t>
      </w:r>
      <w:r>
        <w:rPr>
          <w:color w:val="auto"/>
          <w:highlight w:val="none"/>
        </w:rPr>
        <w:t>返回票卡状态，读写器按照</w:t>
      </w:r>
      <w:r>
        <w:rPr>
          <w:rFonts w:hint="eastAsia"/>
          <w:color w:val="auto"/>
          <w:highlight w:val="none"/>
        </w:rPr>
        <w:t>票卡</w:t>
      </w:r>
      <w:r>
        <w:rPr>
          <w:color w:val="auto"/>
          <w:highlight w:val="none"/>
        </w:rPr>
        <w:t>规则判断进出站逻辑。</w:t>
      </w:r>
    </w:p>
    <w:p w14:paraId="0EFFE4D2">
      <w:pPr>
        <w:pStyle w:val="144"/>
        <w:numPr>
          <w:ilvl w:val="1"/>
          <w:numId w:val="0"/>
        </w:numPr>
        <w:ind w:firstLine="420" w:firstLineChars="200"/>
        <w:rPr>
          <w:color w:val="auto"/>
          <w:highlight w:val="none"/>
        </w:rPr>
      </w:pPr>
      <w:r>
        <w:rPr>
          <w:rFonts w:hint="eastAsia"/>
          <w:color w:val="auto"/>
          <w:highlight w:val="none"/>
        </w:rPr>
        <w:t>接口</w:t>
      </w:r>
      <w:r>
        <w:rPr>
          <w:color w:val="auto"/>
          <w:highlight w:val="none"/>
        </w:rPr>
        <w:t>返回</w:t>
      </w:r>
      <w:r>
        <w:rPr>
          <w:rFonts w:hint="eastAsia"/>
          <w:color w:val="auto"/>
          <w:highlight w:val="none"/>
        </w:rPr>
        <w:t>锁定</w:t>
      </w:r>
      <w:r>
        <w:rPr>
          <w:color w:val="auto"/>
          <w:highlight w:val="none"/>
        </w:rPr>
        <w:t>状态，闸机</w:t>
      </w:r>
      <w:r>
        <w:rPr>
          <w:rFonts w:hint="eastAsia"/>
          <w:color w:val="auto"/>
          <w:highlight w:val="none"/>
        </w:rPr>
        <w:t>提示</w:t>
      </w:r>
      <w:r>
        <w:rPr>
          <w:color w:val="auto"/>
          <w:highlight w:val="none"/>
        </w:rPr>
        <w:t>车票已</w:t>
      </w:r>
      <w:r>
        <w:rPr>
          <w:rFonts w:hint="eastAsia"/>
          <w:color w:val="auto"/>
          <w:highlight w:val="none"/>
        </w:rPr>
        <w:t>锁定</w:t>
      </w:r>
      <w:r>
        <w:rPr>
          <w:color w:val="auto"/>
          <w:highlight w:val="none"/>
        </w:rPr>
        <w:t>。</w:t>
      </w:r>
      <w:ins w:id="20" w:author="作者" w:date="2021-03-19T09:15:00Z">
        <w:r>
          <w:rPr>
            <w:rFonts w:hint="eastAsia"/>
            <w:lang w:val="en-US" w:eastAsia="zh-CN"/>
          </w:rPr>
          <w:t>检票流程终止，不再进行3-11流程，</w:t>
        </w:r>
      </w:ins>
      <w:ins w:id="21" w:author="作者" w:date="2021-03-19T09:15:00Z">
        <w:r>
          <w:rPr>
            <w:rFonts w:hint="eastAsia"/>
            <w:color w:val="auto"/>
            <w:highlight w:val="none"/>
          </w:rPr>
          <w:t>A</w:t>
        </w:r>
      </w:ins>
      <w:ins w:id="22" w:author="作者" w:date="2021-03-19T09:15:00Z">
        <w:r>
          <w:rPr>
            <w:color w:val="auto"/>
            <w:highlight w:val="none"/>
          </w:rPr>
          <w:t>GM</w:t>
        </w:r>
      </w:ins>
      <w:ins w:id="23" w:author="作者" w:date="2021-03-19T09:15:00Z">
        <w:r>
          <w:rPr>
            <w:rFonts w:hint="eastAsia"/>
            <w:color w:val="auto"/>
            <w:highlight w:val="none"/>
          </w:rPr>
          <w:t>调用[</w:t>
        </w:r>
      </w:ins>
      <w:ins w:id="24" w:author="作者" w:date="2021-03-19T09:15:00Z">
        <w:r>
          <w:rPr>
            <w:color w:val="auto"/>
            <w:highlight w:val="none"/>
          </w:rPr>
          <w:t xml:space="preserve"> </w:t>
        </w:r>
      </w:ins>
      <w:ins w:id="25" w:author="作者" w:date="2021-03-19T09:15:00Z">
        <w:r>
          <w:rPr>
            <w:rFonts w:hint="eastAsia"/>
            <w:color w:val="auto"/>
            <w:highlight w:val="none"/>
          </w:rPr>
          <w:t>闸机</w:t>
        </w:r>
      </w:ins>
      <w:ins w:id="26" w:author="作者" w:date="2021-03-19T09:15:00Z">
        <w:r>
          <w:rPr>
            <w:color w:val="auto"/>
            <w:highlight w:val="none"/>
          </w:rPr>
          <w:t>检票</w:t>
        </w:r>
      </w:ins>
      <w:ins w:id="27" w:author="作者" w:date="2021-03-19T09:15:00Z">
        <w:r>
          <w:rPr>
            <w:rFonts w:hint="eastAsia"/>
            <w:color w:val="auto"/>
            <w:highlight w:val="none"/>
          </w:rPr>
          <w:t>通知 ]通知</w:t>
        </w:r>
      </w:ins>
      <w:ins w:id="28" w:author="作者" w:date="2021-03-19T09:15:00Z">
        <w:r>
          <w:rPr>
            <w:color w:val="auto"/>
            <w:highlight w:val="none"/>
          </w:rPr>
          <w:t>服务器</w:t>
        </w:r>
      </w:ins>
      <w:ins w:id="29" w:author="作者" w:date="2021-03-19T09:15:00Z">
        <w:r>
          <w:rPr>
            <w:rFonts w:hint="eastAsia"/>
            <w:color w:val="auto"/>
            <w:highlight w:val="none"/>
          </w:rPr>
          <w:t>票卡</w:t>
        </w:r>
      </w:ins>
      <w:ins w:id="30" w:author="作者" w:date="2021-03-19T09:15:00Z">
        <w:r>
          <w:rPr>
            <w:color w:val="auto"/>
            <w:highlight w:val="none"/>
          </w:rPr>
          <w:t>状态更新</w:t>
        </w:r>
      </w:ins>
      <w:ins w:id="31" w:author="作者" w:date="2021-03-19T09:15:00Z">
        <w:r>
          <w:rPr>
            <w:rFonts w:hint="eastAsia"/>
            <w:color w:val="auto"/>
            <w:highlight w:val="none"/>
            <w:lang w:eastAsia="zh-CN"/>
          </w:rPr>
          <w:t>，handleResultCode返回“089”，通知</w:t>
        </w:r>
      </w:ins>
      <w:ins w:id="32" w:author="作者" w:date="2021-03-19T09:15:00Z">
        <w:r>
          <w:rPr>
            <w:rFonts w:hint="eastAsia"/>
            <w:color w:val="auto"/>
            <w:highlight w:val="none"/>
            <w:lang w:val="en-US" w:eastAsia="zh-CN"/>
          </w:rPr>
          <w:t>ITP平台</w:t>
        </w:r>
      </w:ins>
      <w:ins w:id="33" w:author="作者" w:date="2021-03-19T09:15:00Z">
        <w:r>
          <w:rPr>
            <w:rFonts w:hint="eastAsia"/>
            <w:color w:val="auto"/>
            <w:highlight w:val="none"/>
            <w:lang w:eastAsia="zh-CN"/>
          </w:rPr>
          <w:t>“二维码车票已使用（已进站、已出站）”。</w:t>
        </w:r>
      </w:ins>
    </w:p>
    <w:p w14:paraId="68571B66">
      <w:pPr>
        <w:pStyle w:val="41"/>
        <w:rPr>
          <w:color w:val="auto"/>
          <w:highlight w:val="none"/>
        </w:rPr>
      </w:pPr>
      <w:r>
        <w:rPr>
          <w:rFonts w:hint="eastAsia"/>
          <w:color w:val="auto"/>
          <w:highlight w:val="none"/>
        </w:rPr>
        <w:t>接口</w:t>
      </w:r>
      <w:r>
        <w:rPr>
          <w:color w:val="auto"/>
          <w:highlight w:val="none"/>
        </w:rPr>
        <w:t>返回</w:t>
      </w:r>
      <w:r>
        <w:rPr>
          <w:rFonts w:hint="eastAsia" w:cs="宋体"/>
          <w:color w:val="auto"/>
          <w:highlight w:val="none"/>
          <w:lang w:bidi="ar"/>
        </w:rPr>
        <w:t>3001，未</w:t>
      </w:r>
      <w:r>
        <w:rPr>
          <w:rFonts w:cs="宋体"/>
          <w:color w:val="auto"/>
          <w:highlight w:val="none"/>
          <w:lang w:bidi="ar"/>
        </w:rPr>
        <w:t>查到票卡</w:t>
      </w:r>
      <w:r>
        <w:rPr>
          <w:rFonts w:hint="eastAsia" w:cs="宋体"/>
          <w:color w:val="auto"/>
          <w:highlight w:val="none"/>
          <w:lang w:bidi="ar"/>
        </w:rPr>
        <w:t>信息</w:t>
      </w:r>
      <w:r>
        <w:rPr>
          <w:rFonts w:cs="宋体"/>
          <w:color w:val="auto"/>
          <w:highlight w:val="none"/>
          <w:lang w:bidi="ar"/>
        </w:rPr>
        <w:t>，闸机提示未找到卡片数据。</w:t>
      </w:r>
    </w:p>
    <w:p w14:paraId="5076187A">
      <w:pPr>
        <w:pStyle w:val="144"/>
        <w:numPr>
          <w:ilvl w:val="1"/>
          <w:numId w:val="52"/>
        </w:numPr>
        <w:rPr>
          <w:color w:val="auto"/>
          <w:highlight w:val="none"/>
        </w:rPr>
      </w:pPr>
      <w:r>
        <w:rPr>
          <w:rFonts w:hint="eastAsia"/>
          <w:color w:val="auto"/>
          <w:highlight w:val="none"/>
        </w:rPr>
        <w:t>闸机</w:t>
      </w:r>
      <w:r>
        <w:rPr>
          <w:color w:val="auto"/>
          <w:highlight w:val="none"/>
        </w:rPr>
        <w:t>检票</w:t>
      </w:r>
      <w:r>
        <w:rPr>
          <w:rFonts w:hint="eastAsia"/>
          <w:color w:val="auto"/>
          <w:highlight w:val="none"/>
        </w:rPr>
        <w:t>通知 ：</w:t>
      </w:r>
      <w:r>
        <w:rPr>
          <w:color w:val="auto"/>
          <w:highlight w:val="none"/>
        </w:rPr>
        <w:t>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3次或</w:t>
      </w:r>
      <w:r>
        <w:rPr>
          <w:color w:val="auto"/>
          <w:highlight w:val="none"/>
        </w:rPr>
        <w:t>服务返回</w:t>
      </w:r>
      <w:r>
        <w:rPr>
          <w:rFonts w:hint="eastAsia"/>
          <w:color w:val="auto"/>
          <w:highlight w:val="none"/>
        </w:rPr>
        <w:t>错误</w:t>
      </w:r>
      <w:r>
        <w:rPr>
          <w:color w:val="auto"/>
          <w:highlight w:val="none"/>
        </w:rPr>
        <w:t>代码</w:t>
      </w:r>
      <w:r>
        <w:rPr>
          <w:rFonts w:hint="eastAsia"/>
          <w:color w:val="auto"/>
          <w:highlight w:val="none"/>
        </w:rPr>
        <w:t>9999系统</w:t>
      </w:r>
      <w:r>
        <w:rPr>
          <w:color w:val="auto"/>
          <w:highlight w:val="none"/>
        </w:rPr>
        <w:t>异常</w:t>
      </w:r>
      <w:r>
        <w:rPr>
          <w:rFonts w:hint="eastAsia"/>
          <w:color w:val="auto"/>
          <w:highlight w:val="none"/>
        </w:rPr>
        <w:t>。A</w:t>
      </w:r>
      <w:r>
        <w:rPr>
          <w:color w:val="auto"/>
          <w:highlight w:val="none"/>
        </w:rPr>
        <w:t>GM</w:t>
      </w:r>
      <w:r>
        <w:rPr>
          <w:rFonts w:hint="eastAsia"/>
          <w:color w:val="auto"/>
          <w:highlight w:val="none"/>
        </w:rPr>
        <w:t>本地</w:t>
      </w:r>
      <w:r>
        <w:rPr>
          <w:color w:val="auto"/>
          <w:highlight w:val="none"/>
        </w:rPr>
        <w:t>维护一套数据库或文件</w:t>
      </w:r>
      <w:r>
        <w:rPr>
          <w:rFonts w:hint="eastAsia"/>
          <w:color w:val="auto"/>
          <w:highlight w:val="none"/>
        </w:rPr>
        <w:t>，</w:t>
      </w:r>
      <w:r>
        <w:rPr>
          <w:color w:val="auto"/>
          <w:highlight w:val="none"/>
        </w:rPr>
        <w:t>记录</w:t>
      </w:r>
      <w:r>
        <w:rPr>
          <w:rFonts w:hint="eastAsia"/>
          <w:color w:val="auto"/>
          <w:highlight w:val="none"/>
        </w:rPr>
        <w:t>闸机</w:t>
      </w:r>
      <w:r>
        <w:rPr>
          <w:color w:val="auto"/>
          <w:highlight w:val="none"/>
        </w:rPr>
        <w:t>检票</w:t>
      </w:r>
      <w:r>
        <w:rPr>
          <w:rFonts w:hint="eastAsia"/>
          <w:color w:val="auto"/>
          <w:highlight w:val="none"/>
        </w:rPr>
        <w:t>通知</w:t>
      </w:r>
      <w:r>
        <w:rPr>
          <w:color w:val="auto"/>
          <w:highlight w:val="none"/>
        </w:rPr>
        <w:t>未发送</w:t>
      </w:r>
      <w:r>
        <w:rPr>
          <w:rFonts w:hint="eastAsia"/>
          <w:color w:val="auto"/>
          <w:highlight w:val="none"/>
        </w:rPr>
        <w:t>。A</w:t>
      </w:r>
      <w:r>
        <w:rPr>
          <w:color w:val="auto"/>
          <w:highlight w:val="none"/>
        </w:rPr>
        <w:t>GM</w:t>
      </w:r>
      <w:r>
        <w:rPr>
          <w:rFonts w:hint="eastAsia"/>
          <w:color w:val="auto"/>
          <w:highlight w:val="none"/>
        </w:rPr>
        <w:t>等待</w:t>
      </w:r>
      <w:r>
        <w:rPr>
          <w:color w:val="auto"/>
          <w:highlight w:val="none"/>
        </w:rPr>
        <w:t>网络或</w:t>
      </w:r>
      <w:r>
        <w:rPr>
          <w:rFonts w:hint="eastAsia"/>
          <w:color w:val="auto"/>
          <w:highlight w:val="none"/>
        </w:rPr>
        <w:t>ITP平台</w:t>
      </w:r>
      <w:r>
        <w:rPr>
          <w:color w:val="auto"/>
          <w:highlight w:val="none"/>
        </w:rPr>
        <w:t>正常</w:t>
      </w:r>
      <w:r>
        <w:rPr>
          <w:rFonts w:hint="eastAsia"/>
          <w:color w:val="auto"/>
          <w:highlight w:val="none"/>
        </w:rPr>
        <w:t>后</w:t>
      </w:r>
      <w:r>
        <w:rPr>
          <w:color w:val="auto"/>
          <w:highlight w:val="none"/>
        </w:rPr>
        <w:t>补传通知。</w:t>
      </w:r>
      <w:r>
        <w:rPr>
          <w:rFonts w:hint="eastAsia"/>
          <w:color w:val="auto"/>
          <w:highlight w:val="none"/>
        </w:rPr>
        <w:t>如果平台</w:t>
      </w:r>
      <w:r>
        <w:rPr>
          <w:color w:val="auto"/>
          <w:highlight w:val="none"/>
        </w:rPr>
        <w:t>返回</w:t>
      </w:r>
      <w:r>
        <w:rPr>
          <w:rFonts w:cs="宋体"/>
          <w:color w:val="auto"/>
          <w:highlight w:val="none"/>
          <w:lang w:bidi="ar"/>
        </w:rPr>
        <w:t>2001</w:t>
      </w:r>
      <w:r>
        <w:rPr>
          <w:rFonts w:hint="eastAsia" w:cs="宋体"/>
          <w:color w:val="auto"/>
          <w:highlight w:val="none"/>
          <w:lang w:bidi="ar"/>
        </w:rPr>
        <w:t>非法</w:t>
      </w:r>
      <w:r>
        <w:rPr>
          <w:rFonts w:cs="宋体"/>
          <w:color w:val="auto"/>
          <w:highlight w:val="none"/>
          <w:lang w:bidi="ar"/>
        </w:rPr>
        <w:t>设备，闸机无须重试交易。</w:t>
      </w:r>
    </w:p>
    <w:p w14:paraId="72FFC57F">
      <w:pPr>
        <w:pStyle w:val="144"/>
        <w:rPr>
          <w:color w:val="auto"/>
          <w:highlight w:val="none"/>
        </w:rPr>
      </w:pPr>
      <w:r>
        <w:rPr>
          <w:rFonts w:hint="eastAsia"/>
          <w:color w:val="auto"/>
          <w:highlight w:val="none"/>
        </w:rPr>
        <w:t>BLE通知闸机检票通知：</w:t>
      </w:r>
      <w:r>
        <w:rPr>
          <w:color w:val="auto"/>
          <w:highlight w:val="none"/>
        </w:rPr>
        <w:t>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3次。手机本地</w:t>
      </w:r>
      <w:r>
        <w:rPr>
          <w:color w:val="auto"/>
          <w:highlight w:val="none"/>
        </w:rPr>
        <w:t>维护一套数据库或文件</w:t>
      </w:r>
      <w:r>
        <w:rPr>
          <w:rFonts w:hint="eastAsia"/>
          <w:color w:val="auto"/>
          <w:highlight w:val="none"/>
        </w:rPr>
        <w:t>，</w:t>
      </w:r>
      <w:r>
        <w:rPr>
          <w:color w:val="auto"/>
          <w:highlight w:val="none"/>
        </w:rPr>
        <w:t>记录</w:t>
      </w:r>
      <w:r>
        <w:rPr>
          <w:rFonts w:hint="eastAsia"/>
          <w:color w:val="auto"/>
          <w:highlight w:val="none"/>
        </w:rPr>
        <w:t>BLE通知闸机检票通知</w:t>
      </w:r>
      <w:r>
        <w:rPr>
          <w:color w:val="auto"/>
          <w:highlight w:val="none"/>
        </w:rPr>
        <w:t>未发送</w:t>
      </w:r>
      <w:r>
        <w:rPr>
          <w:rFonts w:hint="eastAsia"/>
          <w:color w:val="auto"/>
          <w:highlight w:val="none"/>
        </w:rPr>
        <w:t>。手机等待</w:t>
      </w:r>
      <w:r>
        <w:rPr>
          <w:color w:val="auto"/>
          <w:highlight w:val="none"/>
        </w:rPr>
        <w:t>网络或</w:t>
      </w:r>
      <w:r>
        <w:rPr>
          <w:rFonts w:hint="eastAsia"/>
          <w:color w:val="auto"/>
          <w:highlight w:val="none"/>
        </w:rPr>
        <w:t>ITP平台</w:t>
      </w:r>
      <w:r>
        <w:rPr>
          <w:color w:val="auto"/>
          <w:highlight w:val="none"/>
        </w:rPr>
        <w:t>正常</w:t>
      </w:r>
      <w:r>
        <w:rPr>
          <w:rFonts w:hint="eastAsia"/>
          <w:color w:val="auto"/>
          <w:highlight w:val="none"/>
        </w:rPr>
        <w:t>后</w:t>
      </w:r>
      <w:r>
        <w:rPr>
          <w:color w:val="auto"/>
          <w:highlight w:val="none"/>
        </w:rPr>
        <w:t>补传通知。</w:t>
      </w:r>
    </w:p>
    <w:p w14:paraId="04546215">
      <w:pPr>
        <w:pStyle w:val="146"/>
        <w:spacing w:before="156" w:after="156"/>
        <w:ind w:left="993"/>
        <w:rPr>
          <w:color w:val="auto"/>
          <w:highlight w:val="none"/>
        </w:rPr>
      </w:pPr>
      <w:bookmarkStart w:id="352" w:name="_Toc519178917"/>
      <w:r>
        <w:rPr>
          <w:rFonts w:hint="eastAsia"/>
          <w:color w:val="auto"/>
          <w:highlight w:val="none"/>
        </w:rPr>
        <w:t>密钥</w:t>
      </w:r>
      <w:r>
        <w:rPr>
          <w:color w:val="auto"/>
          <w:highlight w:val="none"/>
        </w:rPr>
        <w:t>同步</w:t>
      </w:r>
      <w:bookmarkEnd w:id="352"/>
    </w:p>
    <w:p w14:paraId="5191658E">
      <w:pPr>
        <w:pStyle w:val="41"/>
        <w:rPr>
          <w:color w:val="auto"/>
          <w:highlight w:val="none"/>
        </w:rPr>
      </w:pPr>
      <w:r>
        <w:rPr>
          <w:rFonts w:hint="eastAsia"/>
          <w:color w:val="auto"/>
          <w:highlight w:val="none"/>
        </w:rPr>
        <w:t>密钥同步流程详见图4</w:t>
      </w:r>
      <w:r>
        <w:rPr>
          <w:color w:val="auto"/>
          <w:highlight w:val="none"/>
        </w:rPr>
        <w:t>9</w:t>
      </w:r>
      <w:r>
        <w:rPr>
          <w:rFonts w:hint="eastAsia"/>
          <w:color w:val="auto"/>
          <w:highlight w:val="none"/>
        </w:rPr>
        <w:t>。</w:t>
      </w:r>
    </w:p>
    <w:p w14:paraId="07DE3D77">
      <w:pPr>
        <w:rPr>
          <w:color w:val="auto"/>
          <w:highlight w:val="none"/>
        </w:rPr>
      </w:pPr>
      <w:r>
        <w:rPr>
          <w:color w:val="auto"/>
          <w:highlight w:val="none"/>
          <w:lang/>
        </w:rPr>
        <w:drawing>
          <wp:inline distT="0" distB="0" distL="114300" distR="114300">
            <wp:extent cx="5274945" cy="2883535"/>
            <wp:effectExtent l="0" t="0" r="8255" b="0"/>
            <wp:docPr id="5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2"/>
                    <pic:cNvPicPr>
                      <a:picLocks noChangeAspect="1"/>
                    </pic:cNvPicPr>
                  </pic:nvPicPr>
                  <pic:blipFill>
                    <a:blip r:embed="rId66"/>
                    <a:stretch>
                      <a:fillRect/>
                    </a:stretch>
                  </pic:blipFill>
                  <pic:spPr>
                    <a:xfrm>
                      <a:off x="0" y="0"/>
                      <a:ext cx="5274945" cy="2883535"/>
                    </a:xfrm>
                    <a:prstGeom prst="rect">
                      <a:avLst/>
                    </a:prstGeom>
                    <a:noFill/>
                    <a:ln>
                      <a:noFill/>
                    </a:ln>
                  </pic:spPr>
                </pic:pic>
              </a:graphicData>
            </a:graphic>
          </wp:inline>
        </w:drawing>
      </w:r>
    </w:p>
    <w:p w14:paraId="1F00A966">
      <w:pPr>
        <w:pStyle w:val="270"/>
        <w:rPr>
          <w:color w:val="auto"/>
          <w:highlight w:val="none"/>
        </w:rPr>
      </w:pPr>
      <w:r>
        <w:rPr>
          <w:rFonts w:hint="eastAsia"/>
          <w:color w:val="auto"/>
          <w:highlight w:val="none"/>
        </w:rPr>
        <w:t>密钥同步流程</w:t>
      </w:r>
    </w:p>
    <w:p w14:paraId="1FC93A16">
      <w:pPr>
        <w:pStyle w:val="175"/>
        <w:rPr>
          <w:color w:val="auto"/>
          <w:highlight w:val="none"/>
        </w:rPr>
      </w:pPr>
      <w:bookmarkStart w:id="353" w:name="_Toc519178918"/>
      <w:r>
        <w:rPr>
          <w:rFonts w:hint="eastAsia"/>
          <w:color w:val="auto"/>
          <w:highlight w:val="none"/>
        </w:rPr>
        <w:t>正常流程</w:t>
      </w:r>
      <w:bookmarkEnd w:id="353"/>
    </w:p>
    <w:p w14:paraId="07292036">
      <w:pPr>
        <w:pStyle w:val="41"/>
        <w:rPr>
          <w:color w:val="auto"/>
          <w:highlight w:val="none"/>
        </w:rPr>
      </w:pPr>
      <w:r>
        <w:rPr>
          <w:rFonts w:hint="eastAsia"/>
          <w:color w:val="auto"/>
          <w:highlight w:val="none"/>
        </w:rPr>
        <w:t>闸机每天</w:t>
      </w:r>
      <w:r>
        <w:rPr>
          <w:color w:val="auto"/>
          <w:highlight w:val="none"/>
        </w:rPr>
        <w:t>运营开始或机器</w:t>
      </w:r>
      <w:r>
        <w:rPr>
          <w:rFonts w:hint="eastAsia"/>
          <w:color w:val="auto"/>
          <w:highlight w:val="none"/>
        </w:rPr>
        <w:t>重启</w:t>
      </w:r>
      <w:r>
        <w:rPr>
          <w:color w:val="auto"/>
          <w:highlight w:val="none"/>
        </w:rPr>
        <w:t>时候，调用</w:t>
      </w:r>
      <w:r>
        <w:rPr>
          <w:rFonts w:hint="eastAsia"/>
          <w:color w:val="auto"/>
          <w:highlight w:val="none"/>
        </w:rPr>
        <w:t>ITP</w:t>
      </w:r>
      <w:r>
        <w:rPr>
          <w:color w:val="auto"/>
          <w:highlight w:val="none"/>
        </w:rPr>
        <w:t xml:space="preserve">[ </w:t>
      </w:r>
      <w:r>
        <w:rPr>
          <w:rFonts w:hint="eastAsia"/>
          <w:color w:val="auto"/>
          <w:highlight w:val="none"/>
        </w:rPr>
        <w:t>密钥</w:t>
      </w:r>
      <w:r>
        <w:rPr>
          <w:color w:val="auto"/>
          <w:highlight w:val="none"/>
        </w:rPr>
        <w:t>同步</w:t>
      </w:r>
      <w:r>
        <w:rPr>
          <w:rFonts w:hint="eastAsia"/>
          <w:color w:val="auto"/>
          <w:highlight w:val="none"/>
        </w:rPr>
        <w:t xml:space="preserve"> </w:t>
      </w:r>
      <w:r>
        <w:rPr>
          <w:color w:val="auto"/>
          <w:highlight w:val="none"/>
        </w:rPr>
        <w:t>]</w:t>
      </w:r>
      <w:r>
        <w:rPr>
          <w:rFonts w:hint="eastAsia"/>
          <w:color w:val="auto"/>
          <w:highlight w:val="none"/>
        </w:rPr>
        <w:t>接口</w:t>
      </w:r>
      <w:r>
        <w:rPr>
          <w:color w:val="auto"/>
          <w:highlight w:val="none"/>
        </w:rPr>
        <w:t>同步公钥信息。</w:t>
      </w:r>
    </w:p>
    <w:p w14:paraId="5026E605">
      <w:pPr>
        <w:pStyle w:val="175"/>
        <w:rPr>
          <w:color w:val="auto"/>
          <w:highlight w:val="none"/>
        </w:rPr>
      </w:pPr>
      <w:bookmarkStart w:id="354" w:name="_Toc519178919"/>
      <w:r>
        <w:rPr>
          <w:rFonts w:hint="eastAsia"/>
          <w:color w:val="auto"/>
          <w:highlight w:val="none"/>
        </w:rPr>
        <w:t>异常</w:t>
      </w:r>
      <w:r>
        <w:rPr>
          <w:color w:val="auto"/>
          <w:highlight w:val="none"/>
        </w:rPr>
        <w:t>流程</w:t>
      </w:r>
      <w:bookmarkEnd w:id="354"/>
    </w:p>
    <w:p w14:paraId="24B2B42E">
      <w:pPr>
        <w:pStyle w:val="41"/>
        <w:rPr>
          <w:rFonts w:hAnsi="宋体"/>
          <w:color w:val="auto"/>
          <w:highlight w:val="none"/>
          <w:lang/>
        </w:rPr>
      </w:pPr>
      <w:r>
        <w:rPr>
          <w:rFonts w:hint="eastAsia" w:hAnsi="宋体"/>
          <w:color w:val="auto"/>
          <w:highlight w:val="none"/>
          <w:lang/>
        </w:rPr>
        <w:t>[</w:t>
      </w:r>
      <w:r>
        <w:rPr>
          <w:rFonts w:hAnsi="宋体"/>
          <w:color w:val="auto"/>
          <w:highlight w:val="none"/>
          <w:lang/>
        </w:rPr>
        <w:t xml:space="preserve"> </w:t>
      </w:r>
      <w:r>
        <w:rPr>
          <w:rFonts w:hint="eastAsia" w:hAnsi="宋体"/>
          <w:color w:val="auto"/>
          <w:highlight w:val="none"/>
        </w:rPr>
        <w:t>密钥</w:t>
      </w:r>
      <w:r>
        <w:rPr>
          <w:rFonts w:hAnsi="宋体"/>
          <w:color w:val="auto"/>
          <w:highlight w:val="none"/>
        </w:rPr>
        <w:t>同步</w:t>
      </w:r>
      <w:r>
        <w:rPr>
          <w:rFonts w:hint="eastAsia" w:hAnsi="宋体"/>
          <w:color w:val="auto"/>
          <w:highlight w:val="none"/>
        </w:rPr>
        <w:t xml:space="preserve"> </w:t>
      </w:r>
      <w:r>
        <w:rPr>
          <w:rFonts w:hint="eastAsia" w:hAnsi="宋体"/>
          <w:color w:val="auto"/>
          <w:highlight w:val="none"/>
          <w:lang/>
        </w:rPr>
        <w:t>]</w:t>
      </w:r>
      <w:r>
        <w:rPr>
          <w:rFonts w:hint="eastAsia"/>
          <w:color w:val="auto"/>
          <w:highlight w:val="none"/>
        </w:rPr>
        <w:t xml:space="preserve"> </w:t>
      </w:r>
      <w:r>
        <w:rPr>
          <w:color w:val="auto"/>
          <w:highlight w:val="none"/>
        </w:rPr>
        <w:t>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3次。A</w:t>
      </w:r>
      <w:r>
        <w:rPr>
          <w:color w:val="auto"/>
          <w:highlight w:val="none"/>
        </w:rPr>
        <w:t>GM</w:t>
      </w:r>
      <w:r>
        <w:rPr>
          <w:rFonts w:hint="eastAsia"/>
          <w:color w:val="auto"/>
          <w:highlight w:val="none"/>
        </w:rPr>
        <w:t>本地</w:t>
      </w:r>
      <w:r>
        <w:rPr>
          <w:color w:val="auto"/>
          <w:highlight w:val="none"/>
        </w:rPr>
        <w:t>维护一套数据库或文件</w:t>
      </w:r>
      <w:r>
        <w:rPr>
          <w:rFonts w:hint="eastAsia"/>
          <w:color w:val="auto"/>
          <w:highlight w:val="none"/>
        </w:rPr>
        <w:t>，</w:t>
      </w:r>
      <w:r>
        <w:rPr>
          <w:color w:val="auto"/>
          <w:highlight w:val="none"/>
        </w:rPr>
        <w:t>记录</w:t>
      </w:r>
      <w:r>
        <w:rPr>
          <w:rFonts w:hint="eastAsia"/>
          <w:color w:val="auto"/>
          <w:highlight w:val="none"/>
          <w:lang/>
        </w:rPr>
        <w:t>BLE通知闸机检票通知</w:t>
      </w:r>
      <w:r>
        <w:rPr>
          <w:rFonts w:hAnsi="宋体"/>
          <w:color w:val="auto"/>
          <w:highlight w:val="none"/>
        </w:rPr>
        <w:t>未发送</w:t>
      </w:r>
      <w:r>
        <w:rPr>
          <w:rFonts w:hint="eastAsia" w:hAnsi="宋体"/>
          <w:color w:val="auto"/>
          <w:highlight w:val="none"/>
        </w:rPr>
        <w:t>。手机等待</w:t>
      </w:r>
      <w:r>
        <w:rPr>
          <w:rFonts w:hAnsi="宋体"/>
          <w:color w:val="auto"/>
          <w:highlight w:val="none"/>
        </w:rPr>
        <w:t>网络或</w:t>
      </w:r>
      <w:r>
        <w:rPr>
          <w:rFonts w:hint="eastAsia" w:hAnsi="宋体"/>
          <w:color w:val="auto"/>
          <w:highlight w:val="none"/>
        </w:rPr>
        <w:t>ITP平台</w:t>
      </w:r>
      <w:r>
        <w:rPr>
          <w:rFonts w:hAnsi="宋体"/>
          <w:color w:val="auto"/>
          <w:highlight w:val="none"/>
        </w:rPr>
        <w:t>正常</w:t>
      </w:r>
      <w:r>
        <w:rPr>
          <w:rFonts w:hint="eastAsia" w:hAnsi="宋体"/>
          <w:color w:val="auto"/>
          <w:highlight w:val="none"/>
        </w:rPr>
        <w:t>后同步密钥</w:t>
      </w:r>
      <w:r>
        <w:rPr>
          <w:rFonts w:hAnsi="宋体"/>
          <w:color w:val="auto"/>
          <w:highlight w:val="none"/>
        </w:rPr>
        <w:t>。</w:t>
      </w:r>
    </w:p>
    <w:p w14:paraId="0DBC9FAC">
      <w:pPr>
        <w:pStyle w:val="147"/>
        <w:spacing w:before="156" w:after="156"/>
        <w:rPr>
          <w:color w:val="auto"/>
          <w:highlight w:val="none"/>
        </w:rPr>
      </w:pPr>
      <w:bookmarkStart w:id="355" w:name="_Toc519178920"/>
      <w:bookmarkStart w:id="356" w:name="_Toc522489324"/>
      <w:r>
        <w:rPr>
          <w:rFonts w:hint="eastAsia"/>
          <w:color w:val="auto"/>
          <w:highlight w:val="none"/>
        </w:rPr>
        <w:t>数据接口</w:t>
      </w:r>
      <w:bookmarkEnd w:id="355"/>
      <w:bookmarkEnd w:id="356"/>
    </w:p>
    <w:p w14:paraId="1C5F8F86">
      <w:pPr>
        <w:pStyle w:val="146"/>
        <w:spacing w:before="156" w:after="156"/>
        <w:ind w:left="993"/>
        <w:rPr>
          <w:color w:val="auto"/>
          <w:highlight w:val="none"/>
        </w:rPr>
      </w:pPr>
      <w:bookmarkStart w:id="357" w:name="_Toc519178921"/>
      <w:r>
        <w:rPr>
          <w:color w:val="auto"/>
          <w:highlight w:val="none"/>
        </w:rPr>
        <w:t xml:space="preserve">IF1A-01 </w:t>
      </w:r>
      <w:r>
        <w:rPr>
          <w:rFonts w:hint="eastAsia"/>
          <w:color w:val="auto"/>
          <w:highlight w:val="none"/>
        </w:rPr>
        <w:t>闸机</w:t>
      </w:r>
      <w:r>
        <w:rPr>
          <w:color w:val="auto"/>
          <w:highlight w:val="none"/>
        </w:rPr>
        <w:t>检票</w:t>
      </w:r>
      <w:r>
        <w:rPr>
          <w:rFonts w:hint="eastAsia"/>
          <w:color w:val="auto"/>
          <w:highlight w:val="none"/>
        </w:rPr>
        <w:t>通知</w:t>
      </w:r>
      <w:bookmarkEnd w:id="357"/>
    </w:p>
    <w:p w14:paraId="0D37A926">
      <w:pPr>
        <w:pStyle w:val="175"/>
        <w:rPr>
          <w:color w:val="auto"/>
          <w:highlight w:val="none"/>
        </w:rPr>
      </w:pPr>
      <w:bookmarkStart w:id="358" w:name="_Toc519178922"/>
      <w:r>
        <w:rPr>
          <w:rFonts w:hint="eastAsia"/>
          <w:color w:val="auto"/>
          <w:highlight w:val="none"/>
        </w:rPr>
        <w:t>接口地址</w:t>
      </w:r>
      <w:bookmarkEnd w:id="358"/>
    </w:p>
    <w:p w14:paraId="0DAC48F3">
      <w:pPr>
        <w:pStyle w:val="41"/>
        <w:rPr>
          <w:color w:val="auto"/>
          <w:highlight w:val="none"/>
        </w:rPr>
      </w:pPr>
      <w:r>
        <w:rPr>
          <w:color w:val="auto"/>
          <w:highlight w:val="none"/>
        </w:rPr>
        <w:t>http//:[ip]:[port]/[project]/ci/agm/noti</w:t>
      </w:r>
      <w:r>
        <w:rPr>
          <w:rFonts w:hint="eastAsia"/>
          <w:color w:val="auto"/>
          <w:highlight w:val="none"/>
        </w:rPr>
        <w:t>VerifyResult</w:t>
      </w:r>
    </w:p>
    <w:p w14:paraId="29ABC381">
      <w:pPr>
        <w:pStyle w:val="175"/>
        <w:rPr>
          <w:color w:val="auto"/>
          <w:highlight w:val="none"/>
        </w:rPr>
      </w:pPr>
      <w:bookmarkStart w:id="359" w:name="_Toc519178923"/>
      <w:r>
        <w:rPr>
          <w:rFonts w:hint="eastAsia"/>
          <w:color w:val="auto"/>
          <w:highlight w:val="none"/>
        </w:rPr>
        <w:t>接口</w:t>
      </w:r>
      <w:r>
        <w:rPr>
          <w:color w:val="auto"/>
          <w:highlight w:val="none"/>
        </w:rPr>
        <w:t>说明</w:t>
      </w:r>
      <w:bookmarkEnd w:id="359"/>
    </w:p>
    <w:p w14:paraId="19C7D244">
      <w:pPr>
        <w:pStyle w:val="41"/>
        <w:rPr>
          <w:color w:val="auto"/>
          <w:highlight w:val="none"/>
        </w:rPr>
      </w:pPr>
      <w:r>
        <w:rPr>
          <w:rFonts w:hint="eastAsia"/>
          <w:color w:val="auto"/>
          <w:highlight w:val="none"/>
        </w:rPr>
        <w:t>闸机</w:t>
      </w:r>
      <w:r>
        <w:rPr>
          <w:color w:val="auto"/>
          <w:highlight w:val="none"/>
        </w:rPr>
        <w:t>准实时通知验证结果通知</w:t>
      </w:r>
      <w:r>
        <w:rPr>
          <w:rFonts w:hint="eastAsia"/>
          <w:color w:val="auto"/>
          <w:highlight w:val="none"/>
        </w:rPr>
        <w:t>，闸机</w:t>
      </w:r>
      <w:r>
        <w:rPr>
          <w:color w:val="auto"/>
          <w:highlight w:val="none"/>
        </w:rPr>
        <w:t>应有重试机制，重试至</w:t>
      </w:r>
      <w:r>
        <w:rPr>
          <w:rFonts w:hint="eastAsia"/>
          <w:color w:val="auto"/>
          <w:highlight w:val="none"/>
        </w:rPr>
        <w:t>服务器</w:t>
      </w:r>
      <w:r>
        <w:rPr>
          <w:color w:val="auto"/>
          <w:highlight w:val="none"/>
        </w:rPr>
        <w:t>响应。</w:t>
      </w:r>
    </w:p>
    <w:p w14:paraId="6CB30307">
      <w:pPr>
        <w:pStyle w:val="175"/>
        <w:rPr>
          <w:color w:val="auto"/>
          <w:highlight w:val="none"/>
        </w:rPr>
      </w:pPr>
      <w:bookmarkStart w:id="360" w:name="_Toc519178924"/>
      <w:r>
        <w:rPr>
          <w:rFonts w:hint="eastAsia"/>
          <w:color w:val="auto"/>
          <w:highlight w:val="none"/>
        </w:rPr>
        <w:t>请求参数</w:t>
      </w:r>
      <w:bookmarkEnd w:id="360"/>
    </w:p>
    <w:p w14:paraId="1AC0A6E6">
      <w:pPr>
        <w:pStyle w:val="41"/>
        <w:rPr>
          <w:color w:val="auto"/>
          <w:highlight w:val="none"/>
        </w:rPr>
      </w:pPr>
      <w:r>
        <w:rPr>
          <w:rFonts w:hint="eastAsia"/>
          <w:color w:val="auto"/>
          <w:highlight w:val="none"/>
        </w:rPr>
        <w:t>闸机</w:t>
      </w:r>
      <w:r>
        <w:rPr>
          <w:color w:val="auto"/>
          <w:highlight w:val="none"/>
        </w:rPr>
        <w:t>检票</w:t>
      </w:r>
      <w:r>
        <w:rPr>
          <w:rFonts w:hint="eastAsia"/>
          <w:color w:val="auto"/>
          <w:highlight w:val="none"/>
        </w:rPr>
        <w:t>通知请求参数详见表6</w:t>
      </w:r>
      <w:r>
        <w:rPr>
          <w:color w:val="auto"/>
          <w:highlight w:val="none"/>
        </w:rPr>
        <w:t>2</w:t>
      </w:r>
      <w:r>
        <w:rPr>
          <w:rFonts w:hint="eastAsia"/>
          <w:color w:val="auto"/>
          <w:highlight w:val="none"/>
        </w:rPr>
        <w:t>。</w:t>
      </w:r>
    </w:p>
    <w:p w14:paraId="584CEE98">
      <w:pPr>
        <w:pStyle w:val="160"/>
        <w:rPr>
          <w:color w:val="auto"/>
          <w:highlight w:val="none"/>
        </w:rPr>
      </w:pPr>
      <w:r>
        <w:rPr>
          <w:rFonts w:hint="eastAsia"/>
          <w:color w:val="auto"/>
          <w:highlight w:val="none"/>
        </w:rPr>
        <w:t>闸机</w:t>
      </w:r>
      <w:r>
        <w:rPr>
          <w:color w:val="auto"/>
          <w:highlight w:val="none"/>
        </w:rPr>
        <w:t>检票</w:t>
      </w:r>
      <w:r>
        <w:rPr>
          <w:rFonts w:hint="eastAsia"/>
          <w:color w:val="auto"/>
          <w:highlight w:val="none"/>
        </w:rPr>
        <w:t>通知请求参数信息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9C9E070">
        <w:trPr>
          <w:wBefore w:w="0" w:type="dxa"/>
          <w:jc w:val="center"/>
        </w:trPr>
        <w:tc>
          <w:tcPr>
            <w:tcW w:w="2840" w:type="dxa"/>
            <w:noWrap w:val="0"/>
            <w:vAlign w:val="top"/>
          </w:tcPr>
          <w:p w14:paraId="450E4750">
            <w:pPr>
              <w:rPr>
                <w:rFonts w:ascii="宋体" w:hAnsi="宋体"/>
                <w:color w:val="auto"/>
                <w:sz w:val="18"/>
                <w:szCs w:val="18"/>
                <w:highlight w:val="none"/>
              </w:rPr>
            </w:pPr>
            <w:r>
              <w:rPr>
                <w:rFonts w:hint="eastAsia" w:ascii="宋体" w:hAnsi="宋体"/>
                <w:color w:val="auto"/>
                <w:sz w:val="18"/>
                <w:szCs w:val="18"/>
                <w:highlight w:val="none"/>
              </w:rPr>
              <w:t>字段</w:t>
            </w:r>
          </w:p>
        </w:tc>
        <w:tc>
          <w:tcPr>
            <w:tcW w:w="2841" w:type="dxa"/>
            <w:noWrap w:val="0"/>
            <w:vAlign w:val="top"/>
          </w:tcPr>
          <w:p w14:paraId="546D150A">
            <w:pPr>
              <w:rPr>
                <w:rFonts w:ascii="宋体" w:hAnsi="宋体"/>
                <w:color w:val="auto"/>
                <w:sz w:val="18"/>
                <w:szCs w:val="18"/>
                <w:highlight w:val="none"/>
              </w:rPr>
            </w:pPr>
            <w:r>
              <w:rPr>
                <w:rFonts w:hint="eastAsia" w:ascii="宋体" w:hAnsi="宋体"/>
                <w:color w:val="auto"/>
                <w:sz w:val="18"/>
                <w:szCs w:val="18"/>
                <w:highlight w:val="none"/>
              </w:rPr>
              <w:t>类型</w:t>
            </w:r>
          </w:p>
        </w:tc>
        <w:tc>
          <w:tcPr>
            <w:tcW w:w="2841" w:type="dxa"/>
            <w:noWrap w:val="0"/>
            <w:vAlign w:val="top"/>
          </w:tcPr>
          <w:p w14:paraId="63105C6A">
            <w:pPr>
              <w:rPr>
                <w:rFonts w:ascii="宋体" w:hAnsi="宋体"/>
                <w:color w:val="auto"/>
                <w:sz w:val="18"/>
                <w:szCs w:val="18"/>
                <w:highlight w:val="none"/>
              </w:rPr>
            </w:pPr>
            <w:r>
              <w:rPr>
                <w:rFonts w:hint="eastAsia" w:ascii="宋体" w:hAnsi="宋体"/>
                <w:color w:val="auto"/>
                <w:sz w:val="18"/>
                <w:szCs w:val="18"/>
                <w:highlight w:val="none"/>
              </w:rPr>
              <w:t>说明</w:t>
            </w:r>
          </w:p>
        </w:tc>
      </w:tr>
      <w:tr w14:paraId="09E6F8DE">
        <w:trPr>
          <w:wBefore w:w="0" w:type="dxa"/>
          <w:jc w:val="center"/>
        </w:trPr>
        <w:tc>
          <w:tcPr>
            <w:tcW w:w="2840" w:type="dxa"/>
            <w:noWrap w:val="0"/>
            <w:vAlign w:val="top"/>
          </w:tcPr>
          <w:p w14:paraId="00019666">
            <w:pPr>
              <w:rPr>
                <w:rFonts w:ascii="宋体" w:hAnsi="宋体" w:cs="微软雅黑"/>
                <w:color w:val="auto"/>
                <w:sz w:val="18"/>
                <w:szCs w:val="18"/>
                <w:highlight w:val="none"/>
              </w:rPr>
            </w:pPr>
            <w:r>
              <w:rPr>
                <w:rFonts w:ascii="宋体" w:hAnsi="宋体" w:cs="微软雅黑"/>
                <w:color w:val="auto"/>
                <w:sz w:val="18"/>
                <w:szCs w:val="18"/>
                <w:highlight w:val="none"/>
              </w:rPr>
              <w:t>itpUserId</w:t>
            </w:r>
          </w:p>
        </w:tc>
        <w:tc>
          <w:tcPr>
            <w:tcW w:w="2841" w:type="dxa"/>
            <w:noWrap w:val="0"/>
            <w:vAlign w:val="top"/>
          </w:tcPr>
          <w:p w14:paraId="0BE2DF17">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57A7BF78">
            <w:pPr>
              <w:rPr>
                <w:rFonts w:ascii="宋体" w:hAnsi="宋体"/>
                <w:color w:val="auto"/>
                <w:sz w:val="18"/>
                <w:szCs w:val="18"/>
                <w:highlight w:val="none"/>
              </w:rPr>
            </w:pPr>
            <w:r>
              <w:rPr>
                <w:rFonts w:ascii="宋体" w:hAnsi="宋体"/>
                <w:color w:val="auto"/>
                <w:sz w:val="18"/>
                <w:szCs w:val="18"/>
                <w:highlight w:val="none"/>
              </w:rPr>
              <w:t>ITP</w:t>
            </w:r>
            <w:r>
              <w:rPr>
                <w:rFonts w:hint="eastAsia" w:ascii="宋体" w:hAnsi="宋体"/>
                <w:color w:val="auto"/>
                <w:sz w:val="18"/>
                <w:szCs w:val="18"/>
                <w:highlight w:val="none"/>
              </w:rPr>
              <w:t>用户编码 二维码</w:t>
            </w:r>
            <w:r>
              <w:rPr>
                <w:rFonts w:ascii="宋体" w:hAnsi="宋体"/>
                <w:color w:val="auto"/>
                <w:sz w:val="18"/>
                <w:szCs w:val="18"/>
                <w:highlight w:val="none"/>
              </w:rPr>
              <w:t>中数据</w:t>
            </w:r>
          </w:p>
        </w:tc>
      </w:tr>
      <w:tr w14:paraId="1CCED9FE">
        <w:trPr>
          <w:wBefore w:w="0" w:type="dxa"/>
          <w:jc w:val="center"/>
        </w:trPr>
        <w:tc>
          <w:tcPr>
            <w:tcW w:w="2840" w:type="dxa"/>
            <w:noWrap w:val="0"/>
            <w:vAlign w:val="top"/>
          </w:tcPr>
          <w:p w14:paraId="32F344F2">
            <w:pPr>
              <w:rPr>
                <w:rFonts w:ascii="宋体" w:hAnsi="宋体" w:cs="微软雅黑"/>
                <w:color w:val="auto"/>
                <w:sz w:val="18"/>
                <w:szCs w:val="18"/>
                <w:highlight w:val="none"/>
              </w:rPr>
            </w:pPr>
            <w:r>
              <w:rPr>
                <w:rFonts w:ascii="宋体" w:hAnsi="宋体"/>
                <w:bCs/>
                <w:color w:val="auto"/>
                <w:sz w:val="18"/>
                <w:szCs w:val="18"/>
                <w:highlight w:val="none"/>
              </w:rPr>
              <w:t>trxType</w:t>
            </w:r>
          </w:p>
        </w:tc>
        <w:tc>
          <w:tcPr>
            <w:tcW w:w="2841" w:type="dxa"/>
            <w:noWrap w:val="0"/>
            <w:vAlign w:val="top"/>
          </w:tcPr>
          <w:p w14:paraId="6D70D9EE">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08F9DBE5">
            <w:pPr>
              <w:rPr>
                <w:rFonts w:ascii="宋体" w:hAnsi="宋体"/>
                <w:color w:val="auto"/>
                <w:sz w:val="18"/>
                <w:szCs w:val="18"/>
                <w:highlight w:val="none"/>
              </w:rPr>
            </w:pPr>
            <w:r>
              <w:rPr>
                <w:rFonts w:hint="eastAsia" w:ascii="宋体" w:hAnsi="宋体"/>
                <w:color w:val="auto"/>
                <w:sz w:val="18"/>
                <w:szCs w:val="18"/>
                <w:highlight w:val="none"/>
              </w:rPr>
              <w:t>交易类型</w:t>
            </w:r>
          </w:p>
          <w:p w14:paraId="5B16E5BE">
            <w:pPr>
              <w:rPr>
                <w:rFonts w:ascii="宋体" w:hAnsi="宋体"/>
                <w:color w:val="auto"/>
                <w:sz w:val="18"/>
                <w:szCs w:val="18"/>
                <w:highlight w:val="none"/>
              </w:rPr>
            </w:pPr>
            <w:r>
              <w:rPr>
                <w:rFonts w:hint="eastAsia" w:ascii="宋体" w:hAnsi="宋体"/>
                <w:color w:val="auto"/>
                <w:sz w:val="18"/>
                <w:szCs w:val="18"/>
                <w:highlight w:val="none"/>
              </w:rPr>
              <w:t>01进站</w:t>
            </w:r>
          </w:p>
          <w:p w14:paraId="45FAC1B5">
            <w:pPr>
              <w:rPr>
                <w:rFonts w:ascii="宋体" w:hAnsi="宋体"/>
                <w:color w:val="auto"/>
                <w:sz w:val="18"/>
                <w:szCs w:val="18"/>
                <w:highlight w:val="none"/>
              </w:rPr>
            </w:pPr>
            <w:r>
              <w:rPr>
                <w:rFonts w:hint="eastAsia" w:ascii="宋体" w:hAnsi="宋体"/>
                <w:color w:val="auto"/>
                <w:sz w:val="18"/>
                <w:szCs w:val="18"/>
                <w:highlight w:val="none"/>
              </w:rPr>
              <w:t>02出站</w:t>
            </w:r>
          </w:p>
          <w:p w14:paraId="08559C6B">
            <w:pPr>
              <w:rPr>
                <w:rFonts w:ascii="宋体" w:hAnsi="宋体"/>
                <w:color w:val="auto"/>
                <w:sz w:val="18"/>
                <w:szCs w:val="18"/>
                <w:highlight w:val="none"/>
              </w:rPr>
            </w:pPr>
            <w:r>
              <w:rPr>
                <w:rFonts w:hint="eastAsia" w:ascii="宋体" w:hAnsi="宋体"/>
                <w:color w:val="auto"/>
                <w:sz w:val="18"/>
                <w:szCs w:val="18"/>
                <w:highlight w:val="none"/>
              </w:rPr>
              <w:t>03</w:t>
            </w:r>
            <w:r>
              <w:rPr>
                <w:rFonts w:ascii="宋体" w:hAnsi="宋体"/>
                <w:color w:val="auto"/>
                <w:sz w:val="18"/>
                <w:szCs w:val="18"/>
                <w:highlight w:val="none"/>
              </w:rPr>
              <w:t xml:space="preserve"> </w:t>
            </w:r>
            <w:r>
              <w:rPr>
                <w:rFonts w:hint="eastAsia" w:ascii="宋体" w:hAnsi="宋体"/>
                <w:color w:val="auto"/>
                <w:sz w:val="18"/>
                <w:szCs w:val="18"/>
                <w:highlight w:val="none"/>
              </w:rPr>
              <w:t>超时</w:t>
            </w:r>
            <w:r>
              <w:rPr>
                <w:rFonts w:ascii="宋体" w:hAnsi="宋体"/>
                <w:color w:val="auto"/>
                <w:sz w:val="18"/>
                <w:szCs w:val="18"/>
                <w:highlight w:val="none"/>
              </w:rPr>
              <w:t>出站</w:t>
            </w:r>
          </w:p>
        </w:tc>
      </w:tr>
      <w:tr w14:paraId="12C9B797">
        <w:trPr>
          <w:wBefore w:w="0" w:type="dxa"/>
          <w:jc w:val="center"/>
        </w:trPr>
        <w:tc>
          <w:tcPr>
            <w:tcW w:w="2840" w:type="dxa"/>
            <w:noWrap w:val="0"/>
            <w:vAlign w:val="top"/>
          </w:tcPr>
          <w:p w14:paraId="00157B0E">
            <w:pPr>
              <w:rPr>
                <w:rFonts w:ascii="宋体" w:hAnsi="宋体" w:cs="微软雅黑"/>
                <w:color w:val="auto"/>
                <w:sz w:val="18"/>
                <w:szCs w:val="18"/>
                <w:highlight w:val="none"/>
              </w:rPr>
            </w:pPr>
            <w:r>
              <w:rPr>
                <w:rFonts w:ascii="宋体" w:hAnsi="宋体" w:cs="宋体"/>
                <w:color w:val="auto"/>
                <w:sz w:val="18"/>
                <w:szCs w:val="18"/>
                <w:highlight w:val="none"/>
              </w:rPr>
              <w:t>i</w:t>
            </w:r>
            <w:r>
              <w:rPr>
                <w:rFonts w:hint="eastAsia" w:ascii="宋体" w:hAnsi="宋体" w:cs="宋体"/>
                <w:color w:val="auto"/>
                <w:sz w:val="18"/>
                <w:szCs w:val="18"/>
                <w:highlight w:val="none"/>
              </w:rPr>
              <w:t>ssueC</w:t>
            </w:r>
            <w:r>
              <w:rPr>
                <w:rFonts w:ascii="宋体" w:hAnsi="宋体" w:cs="宋体"/>
                <w:color w:val="auto"/>
                <w:sz w:val="18"/>
                <w:szCs w:val="18"/>
                <w:highlight w:val="none"/>
              </w:rPr>
              <w:t>hannelCode</w:t>
            </w:r>
          </w:p>
        </w:tc>
        <w:tc>
          <w:tcPr>
            <w:tcW w:w="2841" w:type="dxa"/>
            <w:noWrap w:val="0"/>
            <w:vAlign w:val="top"/>
          </w:tcPr>
          <w:p w14:paraId="09E6501D">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5CB6391B">
            <w:pPr>
              <w:rPr>
                <w:rFonts w:ascii="宋体" w:hAnsi="宋体"/>
                <w:color w:val="auto"/>
                <w:sz w:val="18"/>
                <w:szCs w:val="18"/>
                <w:highlight w:val="none"/>
              </w:rPr>
            </w:pPr>
            <w:r>
              <w:rPr>
                <w:rFonts w:hint="eastAsia" w:ascii="宋体" w:hAnsi="宋体"/>
                <w:color w:val="auto"/>
                <w:sz w:val="18"/>
                <w:szCs w:val="18"/>
                <w:highlight w:val="none"/>
              </w:rPr>
              <w:t>01：青岛</w:t>
            </w:r>
            <w:r>
              <w:rPr>
                <w:rFonts w:ascii="宋体" w:hAnsi="宋体"/>
                <w:color w:val="auto"/>
                <w:sz w:val="18"/>
                <w:szCs w:val="18"/>
                <w:highlight w:val="none"/>
              </w:rPr>
              <w:t>地铁</w:t>
            </w:r>
            <w:r>
              <w:rPr>
                <w:rFonts w:hint="eastAsia" w:ascii="宋体" w:hAnsi="宋体"/>
                <w:color w:val="auto"/>
                <w:sz w:val="18"/>
                <w:szCs w:val="18"/>
                <w:highlight w:val="none"/>
              </w:rPr>
              <w:t xml:space="preserve"> 二维码</w:t>
            </w:r>
            <w:r>
              <w:rPr>
                <w:rFonts w:ascii="宋体" w:hAnsi="宋体"/>
                <w:color w:val="auto"/>
                <w:sz w:val="18"/>
                <w:szCs w:val="18"/>
                <w:highlight w:val="none"/>
              </w:rPr>
              <w:t>中数据</w:t>
            </w:r>
          </w:p>
          <w:p w14:paraId="08785181">
            <w:pPr>
              <w:rPr>
                <w:rFonts w:ascii="宋体" w:hAnsi="宋体"/>
                <w:color w:val="auto"/>
                <w:sz w:val="18"/>
                <w:szCs w:val="18"/>
                <w:highlight w:val="none"/>
              </w:rPr>
            </w:pPr>
            <w:r>
              <w:rPr>
                <w:rFonts w:hint="eastAsia" w:ascii="宋体" w:hAnsi="宋体"/>
                <w:color w:val="auto"/>
                <w:sz w:val="18"/>
                <w:szCs w:val="18"/>
                <w:highlight w:val="none"/>
              </w:rPr>
              <w:t>其他</w:t>
            </w:r>
            <w:r>
              <w:rPr>
                <w:rFonts w:ascii="宋体" w:hAnsi="宋体"/>
                <w:color w:val="auto"/>
                <w:sz w:val="18"/>
                <w:szCs w:val="18"/>
                <w:highlight w:val="none"/>
              </w:rPr>
              <w:t>预留</w:t>
            </w:r>
          </w:p>
        </w:tc>
      </w:tr>
      <w:tr w14:paraId="47B455FC">
        <w:trPr>
          <w:wBefore w:w="0" w:type="dxa"/>
          <w:jc w:val="center"/>
        </w:trPr>
        <w:tc>
          <w:tcPr>
            <w:tcW w:w="2840" w:type="dxa"/>
            <w:noWrap w:val="0"/>
            <w:vAlign w:val="top"/>
          </w:tcPr>
          <w:p w14:paraId="26D2A349">
            <w:pPr>
              <w:jc w:val="left"/>
              <w:rPr>
                <w:rFonts w:ascii="宋体" w:hAnsi="宋体"/>
                <w:bCs/>
                <w:color w:val="auto"/>
                <w:sz w:val="18"/>
                <w:szCs w:val="18"/>
                <w:highlight w:val="none"/>
              </w:rPr>
            </w:pPr>
            <w:r>
              <w:rPr>
                <w:rFonts w:hint="eastAsia" w:ascii="宋体" w:hAnsi="宋体"/>
                <w:bCs/>
                <w:color w:val="auto"/>
                <w:sz w:val="18"/>
                <w:szCs w:val="18"/>
                <w:highlight w:val="none"/>
              </w:rPr>
              <w:t>signC</w:t>
            </w:r>
            <w:r>
              <w:rPr>
                <w:rFonts w:ascii="宋体" w:hAnsi="宋体"/>
                <w:bCs/>
                <w:color w:val="auto"/>
                <w:sz w:val="18"/>
                <w:szCs w:val="18"/>
                <w:highlight w:val="none"/>
              </w:rPr>
              <w:t>hannelCode</w:t>
            </w:r>
          </w:p>
        </w:tc>
        <w:tc>
          <w:tcPr>
            <w:tcW w:w="2841" w:type="dxa"/>
            <w:noWrap w:val="0"/>
            <w:vAlign w:val="top"/>
          </w:tcPr>
          <w:p w14:paraId="3F95878D">
            <w:pPr>
              <w:jc w:val="left"/>
              <w:rPr>
                <w:rFonts w:ascii="宋体" w:hAnsi="宋体"/>
                <w:bCs/>
                <w:color w:val="auto"/>
                <w:sz w:val="18"/>
                <w:szCs w:val="18"/>
                <w:highlight w:val="none"/>
              </w:rPr>
            </w:pPr>
            <w:r>
              <w:rPr>
                <w:rFonts w:ascii="宋体" w:hAnsi="宋体"/>
                <w:bCs/>
                <w:color w:val="auto"/>
                <w:sz w:val="18"/>
                <w:szCs w:val="18"/>
                <w:highlight w:val="none"/>
              </w:rPr>
              <w:t>String</w:t>
            </w:r>
          </w:p>
        </w:tc>
        <w:tc>
          <w:tcPr>
            <w:tcW w:w="2841" w:type="dxa"/>
            <w:noWrap w:val="0"/>
            <w:vAlign w:val="top"/>
          </w:tcPr>
          <w:p w14:paraId="2B48FE93">
            <w:pPr>
              <w:jc w:val="left"/>
              <w:rPr>
                <w:rFonts w:ascii="宋体" w:hAnsi="宋体"/>
                <w:bCs/>
                <w:color w:val="auto"/>
                <w:sz w:val="18"/>
                <w:szCs w:val="18"/>
                <w:highlight w:val="none"/>
              </w:rPr>
            </w:pPr>
            <w:r>
              <w:rPr>
                <w:rFonts w:hint="eastAsia" w:ascii="宋体" w:hAnsi="宋体"/>
                <w:bCs/>
                <w:color w:val="auto"/>
                <w:sz w:val="18"/>
                <w:szCs w:val="18"/>
                <w:highlight w:val="none"/>
              </w:rPr>
              <w:t>签约</w:t>
            </w:r>
            <w:r>
              <w:rPr>
                <w:rFonts w:ascii="宋体" w:hAnsi="宋体"/>
                <w:bCs/>
                <w:color w:val="auto"/>
                <w:sz w:val="18"/>
                <w:szCs w:val="18"/>
                <w:highlight w:val="none"/>
              </w:rPr>
              <w:t>通道编码</w:t>
            </w:r>
            <w:r>
              <w:rPr>
                <w:rFonts w:hint="eastAsia" w:ascii="宋体" w:hAnsi="宋体"/>
                <w:bCs/>
                <w:color w:val="auto"/>
                <w:sz w:val="18"/>
                <w:szCs w:val="18"/>
                <w:highlight w:val="none"/>
              </w:rPr>
              <w:t xml:space="preserve"> </w:t>
            </w:r>
          </w:p>
          <w:p w14:paraId="6ACD9FF9">
            <w:pPr>
              <w:rPr>
                <w:rFonts w:ascii="宋体" w:hAnsi="宋体"/>
                <w:color w:val="auto"/>
                <w:sz w:val="18"/>
                <w:szCs w:val="18"/>
                <w:highlight w:val="none"/>
              </w:rPr>
            </w:pPr>
            <w:bookmarkStart w:id="361" w:name="_Toc519178925"/>
            <w:r>
              <w:rPr>
                <w:rFonts w:hint="eastAsia" w:ascii="宋体" w:hAnsi="宋体"/>
                <w:color w:val="auto"/>
                <w:sz w:val="18"/>
                <w:szCs w:val="18"/>
                <w:highlight w:val="none"/>
              </w:rPr>
              <w:t>2.7支付</w:t>
            </w:r>
            <w:r>
              <w:rPr>
                <w:rFonts w:ascii="宋体" w:hAnsi="宋体"/>
                <w:color w:val="auto"/>
                <w:sz w:val="18"/>
                <w:szCs w:val="18"/>
                <w:highlight w:val="none"/>
              </w:rPr>
              <w:t>通道编码</w:t>
            </w:r>
            <w:bookmarkEnd w:id="361"/>
          </w:p>
        </w:tc>
      </w:tr>
      <w:tr w14:paraId="3B7A8382">
        <w:trPr>
          <w:wBefore w:w="0" w:type="dxa"/>
          <w:jc w:val="center"/>
        </w:trPr>
        <w:tc>
          <w:tcPr>
            <w:tcW w:w="2840" w:type="dxa"/>
            <w:noWrap w:val="0"/>
            <w:vAlign w:val="top"/>
          </w:tcPr>
          <w:p w14:paraId="63C47811">
            <w:pPr>
              <w:rPr>
                <w:rFonts w:ascii="宋体" w:hAnsi="宋体" w:cs="微软雅黑"/>
                <w:color w:val="auto"/>
                <w:sz w:val="18"/>
                <w:szCs w:val="18"/>
                <w:highlight w:val="none"/>
              </w:rPr>
            </w:pPr>
            <w:r>
              <w:rPr>
                <w:rFonts w:hint="eastAsia" w:ascii="宋体" w:hAnsi="宋体" w:cs="微软雅黑"/>
                <w:color w:val="auto"/>
                <w:sz w:val="18"/>
                <w:szCs w:val="18"/>
                <w:highlight w:val="none"/>
              </w:rPr>
              <w:t>cardId</w:t>
            </w:r>
          </w:p>
        </w:tc>
        <w:tc>
          <w:tcPr>
            <w:tcW w:w="2841" w:type="dxa"/>
            <w:noWrap w:val="0"/>
            <w:vAlign w:val="top"/>
          </w:tcPr>
          <w:p w14:paraId="3A718C58">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55A105CD">
            <w:pPr>
              <w:rPr>
                <w:rFonts w:ascii="宋体" w:hAnsi="宋体"/>
                <w:color w:val="auto"/>
                <w:sz w:val="18"/>
                <w:szCs w:val="18"/>
                <w:highlight w:val="none"/>
              </w:rPr>
            </w:pPr>
            <w:r>
              <w:rPr>
                <w:rFonts w:hint="eastAsia" w:ascii="宋体" w:hAnsi="宋体"/>
                <w:color w:val="auto"/>
                <w:sz w:val="18"/>
                <w:szCs w:val="18"/>
                <w:highlight w:val="none"/>
              </w:rPr>
              <w:t>逻辑卡号 二维码</w:t>
            </w:r>
            <w:r>
              <w:rPr>
                <w:rFonts w:ascii="宋体" w:hAnsi="宋体"/>
                <w:color w:val="auto"/>
                <w:sz w:val="18"/>
                <w:szCs w:val="18"/>
                <w:highlight w:val="none"/>
              </w:rPr>
              <w:t>中数据</w:t>
            </w:r>
          </w:p>
        </w:tc>
      </w:tr>
      <w:tr w14:paraId="36FBF288">
        <w:trPr>
          <w:wBefore w:w="0" w:type="dxa"/>
          <w:jc w:val="center"/>
        </w:trPr>
        <w:tc>
          <w:tcPr>
            <w:tcW w:w="2840" w:type="dxa"/>
            <w:noWrap w:val="0"/>
            <w:vAlign w:val="top"/>
          </w:tcPr>
          <w:p w14:paraId="49DF61AF">
            <w:pPr>
              <w:jc w:val="left"/>
              <w:rPr>
                <w:rFonts w:ascii="宋体" w:hAnsi="宋体" w:cs="微软雅黑"/>
                <w:color w:val="auto"/>
                <w:sz w:val="18"/>
                <w:szCs w:val="18"/>
                <w:highlight w:val="none"/>
              </w:rPr>
            </w:pPr>
            <w:r>
              <w:rPr>
                <w:rFonts w:ascii="宋体" w:hAnsi="宋体"/>
                <w:bCs/>
                <w:color w:val="auto"/>
                <w:sz w:val="18"/>
                <w:szCs w:val="18"/>
                <w:highlight w:val="none"/>
              </w:rPr>
              <w:t>cardType</w:t>
            </w:r>
          </w:p>
        </w:tc>
        <w:tc>
          <w:tcPr>
            <w:tcW w:w="2841" w:type="dxa"/>
            <w:noWrap w:val="0"/>
            <w:vAlign w:val="top"/>
          </w:tcPr>
          <w:p w14:paraId="69956BB8">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2A66FB47">
            <w:pPr>
              <w:rPr>
                <w:rFonts w:ascii="宋体" w:hAnsi="宋体"/>
                <w:color w:val="auto"/>
                <w:sz w:val="18"/>
                <w:szCs w:val="18"/>
                <w:highlight w:val="none"/>
              </w:rPr>
            </w:pPr>
            <w:r>
              <w:rPr>
                <w:rFonts w:ascii="宋体" w:hAnsi="宋体"/>
                <w:color w:val="auto"/>
                <w:sz w:val="18"/>
                <w:szCs w:val="18"/>
                <w:highlight w:val="none"/>
              </w:rPr>
              <w:t>0441</w:t>
            </w:r>
            <w:r>
              <w:rPr>
                <w:rFonts w:hint="eastAsia" w:ascii="宋体" w:hAnsi="宋体"/>
                <w:color w:val="auto"/>
                <w:sz w:val="18"/>
                <w:szCs w:val="18"/>
                <w:highlight w:val="none"/>
              </w:rPr>
              <w:t>：</w:t>
            </w:r>
            <w:r>
              <w:rPr>
                <w:rFonts w:ascii="宋体" w:hAnsi="宋体"/>
                <w:color w:val="auto"/>
                <w:sz w:val="18"/>
                <w:szCs w:val="18"/>
                <w:highlight w:val="none"/>
              </w:rPr>
              <w:t>二维码后付费</w:t>
            </w:r>
            <w:r>
              <w:rPr>
                <w:rFonts w:hint="eastAsia" w:ascii="宋体" w:hAnsi="宋体"/>
                <w:color w:val="auto"/>
                <w:sz w:val="18"/>
                <w:szCs w:val="18"/>
                <w:highlight w:val="none"/>
              </w:rPr>
              <w:t>单程</w:t>
            </w:r>
            <w:r>
              <w:rPr>
                <w:rFonts w:ascii="宋体" w:hAnsi="宋体"/>
                <w:color w:val="auto"/>
                <w:sz w:val="18"/>
                <w:szCs w:val="18"/>
                <w:highlight w:val="none"/>
              </w:rPr>
              <w:t>票</w:t>
            </w:r>
          </w:p>
          <w:p w14:paraId="5AE58BA3">
            <w:pPr>
              <w:rPr>
                <w:rFonts w:ascii="宋体" w:hAnsi="宋体"/>
                <w:color w:val="auto"/>
                <w:sz w:val="18"/>
                <w:szCs w:val="18"/>
                <w:highlight w:val="none"/>
              </w:rPr>
            </w:pPr>
            <w:r>
              <w:rPr>
                <w:rFonts w:hint="eastAsia" w:ascii="宋体" w:hAnsi="宋体"/>
                <w:color w:val="auto"/>
                <w:sz w:val="18"/>
                <w:szCs w:val="18"/>
                <w:highlight w:val="none"/>
              </w:rPr>
              <w:t>二维码</w:t>
            </w:r>
            <w:r>
              <w:rPr>
                <w:rFonts w:ascii="宋体" w:hAnsi="宋体"/>
                <w:color w:val="auto"/>
                <w:sz w:val="18"/>
                <w:szCs w:val="18"/>
                <w:highlight w:val="none"/>
              </w:rPr>
              <w:t>中数据</w:t>
            </w:r>
          </w:p>
        </w:tc>
      </w:tr>
      <w:tr w14:paraId="6E3A6BFA">
        <w:trPr>
          <w:wBefore w:w="0" w:type="dxa"/>
          <w:jc w:val="center"/>
        </w:trPr>
        <w:tc>
          <w:tcPr>
            <w:tcW w:w="2840" w:type="dxa"/>
            <w:noWrap w:val="0"/>
            <w:vAlign w:val="top"/>
          </w:tcPr>
          <w:p w14:paraId="6CAD96D9">
            <w:pPr>
              <w:rPr>
                <w:rFonts w:ascii="宋体" w:hAnsi="宋体" w:cs="微软雅黑"/>
                <w:color w:val="auto"/>
                <w:sz w:val="18"/>
                <w:szCs w:val="18"/>
                <w:highlight w:val="none"/>
              </w:rPr>
            </w:pPr>
            <w:r>
              <w:rPr>
                <w:rFonts w:ascii="宋体" w:hAnsi="宋体"/>
                <w:bCs/>
                <w:color w:val="auto"/>
                <w:sz w:val="18"/>
                <w:szCs w:val="18"/>
                <w:highlight w:val="none"/>
              </w:rPr>
              <w:t>handleDateTime</w:t>
            </w:r>
          </w:p>
        </w:tc>
        <w:tc>
          <w:tcPr>
            <w:tcW w:w="2841" w:type="dxa"/>
            <w:noWrap w:val="0"/>
            <w:vAlign w:val="top"/>
          </w:tcPr>
          <w:p w14:paraId="4D716E82">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66059E3F">
            <w:pPr>
              <w:rPr>
                <w:rFonts w:ascii="宋体" w:hAnsi="宋体"/>
                <w:color w:val="auto"/>
                <w:sz w:val="18"/>
                <w:szCs w:val="18"/>
                <w:highlight w:val="none"/>
              </w:rPr>
            </w:pPr>
            <w:r>
              <w:rPr>
                <w:rFonts w:hint="eastAsia" w:ascii="宋体" w:hAnsi="宋体"/>
                <w:bCs/>
                <w:color w:val="auto"/>
                <w:sz w:val="18"/>
                <w:szCs w:val="18"/>
                <w:highlight w:val="none"/>
              </w:rPr>
              <w:t>闸机交易</w:t>
            </w:r>
            <w:r>
              <w:rPr>
                <w:rFonts w:ascii="宋体" w:hAnsi="宋体"/>
                <w:bCs/>
                <w:color w:val="auto"/>
                <w:sz w:val="18"/>
                <w:szCs w:val="18"/>
                <w:highlight w:val="none"/>
              </w:rPr>
              <w:t>时间</w:t>
            </w:r>
            <w:r>
              <w:rPr>
                <w:rFonts w:hint="eastAsia" w:ascii="宋体" w:hAnsi="宋体"/>
                <w:bCs/>
                <w:color w:val="auto"/>
                <w:sz w:val="18"/>
                <w:szCs w:val="18"/>
                <w:highlight w:val="none"/>
              </w:rPr>
              <w:t>YYYYMMDDHH24MISS</w:t>
            </w:r>
          </w:p>
        </w:tc>
      </w:tr>
      <w:tr w14:paraId="466B1B04">
        <w:trPr>
          <w:wBefore w:w="0" w:type="dxa"/>
          <w:jc w:val="center"/>
        </w:trPr>
        <w:tc>
          <w:tcPr>
            <w:tcW w:w="2840" w:type="dxa"/>
            <w:noWrap w:val="0"/>
            <w:vAlign w:val="top"/>
          </w:tcPr>
          <w:p w14:paraId="5C939BD3">
            <w:pPr>
              <w:rPr>
                <w:rFonts w:ascii="宋体" w:hAnsi="宋体" w:cs="微软雅黑"/>
                <w:color w:val="auto"/>
                <w:sz w:val="18"/>
                <w:szCs w:val="18"/>
                <w:highlight w:val="none"/>
              </w:rPr>
            </w:pPr>
            <w:r>
              <w:rPr>
                <w:rFonts w:ascii="宋体" w:hAnsi="宋体"/>
                <w:bCs/>
                <w:color w:val="auto"/>
                <w:sz w:val="18"/>
                <w:szCs w:val="18"/>
                <w:highlight w:val="none"/>
              </w:rPr>
              <w:t>h</w:t>
            </w:r>
            <w:r>
              <w:rPr>
                <w:rFonts w:hint="eastAsia" w:ascii="宋体" w:hAnsi="宋体"/>
                <w:bCs/>
                <w:color w:val="auto"/>
                <w:sz w:val="18"/>
                <w:szCs w:val="18"/>
                <w:highlight w:val="none"/>
              </w:rPr>
              <w:t>andle</w:t>
            </w:r>
            <w:r>
              <w:rPr>
                <w:rFonts w:ascii="宋体" w:hAnsi="宋体"/>
                <w:bCs/>
                <w:color w:val="auto"/>
                <w:sz w:val="18"/>
                <w:szCs w:val="18"/>
                <w:highlight w:val="none"/>
              </w:rPr>
              <w:t>StationCode</w:t>
            </w:r>
          </w:p>
        </w:tc>
        <w:tc>
          <w:tcPr>
            <w:tcW w:w="2841" w:type="dxa"/>
            <w:noWrap w:val="0"/>
            <w:vAlign w:val="top"/>
          </w:tcPr>
          <w:p w14:paraId="2B06E2AF">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7B9633EB">
            <w:pPr>
              <w:rPr>
                <w:rFonts w:ascii="宋体" w:hAnsi="宋体"/>
                <w:color w:val="auto"/>
                <w:sz w:val="18"/>
                <w:szCs w:val="18"/>
                <w:highlight w:val="none"/>
              </w:rPr>
            </w:pPr>
            <w:r>
              <w:rPr>
                <w:rFonts w:hint="eastAsia" w:ascii="宋体" w:hAnsi="宋体"/>
                <w:bCs/>
                <w:color w:val="auto"/>
                <w:sz w:val="18"/>
                <w:szCs w:val="18"/>
                <w:highlight w:val="none"/>
              </w:rPr>
              <w:t>闸机</w:t>
            </w:r>
            <w:r>
              <w:rPr>
                <w:rFonts w:ascii="宋体" w:hAnsi="宋体"/>
                <w:bCs/>
                <w:color w:val="auto"/>
                <w:sz w:val="18"/>
                <w:szCs w:val="18"/>
                <w:highlight w:val="none"/>
              </w:rPr>
              <w:t>交易</w:t>
            </w:r>
            <w:r>
              <w:rPr>
                <w:rFonts w:hint="eastAsia" w:ascii="宋体" w:hAnsi="宋体"/>
                <w:bCs/>
                <w:color w:val="auto"/>
                <w:sz w:val="18"/>
                <w:szCs w:val="18"/>
                <w:highlight w:val="none"/>
              </w:rPr>
              <w:t>车站</w:t>
            </w:r>
            <w:r>
              <w:rPr>
                <w:rFonts w:ascii="宋体" w:hAnsi="宋体"/>
                <w:bCs/>
                <w:color w:val="auto"/>
                <w:sz w:val="18"/>
                <w:szCs w:val="18"/>
                <w:highlight w:val="none"/>
              </w:rPr>
              <w:t>代码</w:t>
            </w:r>
          </w:p>
        </w:tc>
      </w:tr>
      <w:tr w14:paraId="09201EE4">
        <w:trPr>
          <w:wBefore w:w="0" w:type="dxa"/>
          <w:jc w:val="center"/>
        </w:trPr>
        <w:tc>
          <w:tcPr>
            <w:tcW w:w="2840" w:type="dxa"/>
            <w:noWrap w:val="0"/>
            <w:vAlign w:val="top"/>
          </w:tcPr>
          <w:p w14:paraId="65736480">
            <w:pPr>
              <w:rPr>
                <w:rFonts w:ascii="宋体" w:hAnsi="宋体" w:cs="微软雅黑"/>
                <w:color w:val="auto"/>
                <w:sz w:val="18"/>
                <w:szCs w:val="18"/>
                <w:highlight w:val="none"/>
              </w:rPr>
            </w:pPr>
            <w:r>
              <w:rPr>
                <w:rFonts w:hint="eastAsia" w:ascii="宋体" w:hAnsi="宋体"/>
                <w:bCs/>
                <w:color w:val="auto"/>
                <w:sz w:val="18"/>
                <w:szCs w:val="18"/>
                <w:highlight w:val="none"/>
              </w:rPr>
              <w:t>trxAmount</w:t>
            </w:r>
          </w:p>
        </w:tc>
        <w:tc>
          <w:tcPr>
            <w:tcW w:w="2841" w:type="dxa"/>
            <w:noWrap w:val="0"/>
            <w:vAlign w:val="top"/>
          </w:tcPr>
          <w:p w14:paraId="27FACCDA">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2A8DA74C">
            <w:pPr>
              <w:rPr>
                <w:rFonts w:ascii="宋体" w:hAnsi="宋体"/>
                <w:color w:val="auto"/>
                <w:sz w:val="18"/>
                <w:szCs w:val="18"/>
                <w:highlight w:val="none"/>
              </w:rPr>
            </w:pPr>
            <w:r>
              <w:rPr>
                <w:rFonts w:hint="eastAsia" w:ascii="宋体" w:hAnsi="宋体"/>
                <w:bCs/>
                <w:color w:val="auto"/>
                <w:sz w:val="18"/>
                <w:szCs w:val="18"/>
                <w:highlight w:val="none"/>
              </w:rPr>
              <w:t>实际交易</w:t>
            </w:r>
            <w:r>
              <w:rPr>
                <w:rFonts w:ascii="宋体" w:hAnsi="宋体"/>
                <w:bCs/>
                <w:color w:val="auto"/>
                <w:sz w:val="18"/>
                <w:szCs w:val="18"/>
                <w:highlight w:val="none"/>
              </w:rPr>
              <w:t>金额</w:t>
            </w:r>
            <w:r>
              <w:rPr>
                <w:rFonts w:hint="eastAsia" w:ascii="宋体" w:hAnsi="宋体"/>
                <w:bCs/>
                <w:color w:val="auto"/>
                <w:sz w:val="18"/>
                <w:szCs w:val="18"/>
                <w:highlight w:val="none"/>
              </w:rPr>
              <w:t>（</w:t>
            </w:r>
            <w:r>
              <w:rPr>
                <w:rFonts w:ascii="宋体" w:hAnsi="宋体"/>
                <w:bCs/>
                <w:color w:val="auto"/>
                <w:sz w:val="18"/>
                <w:szCs w:val="18"/>
                <w:highlight w:val="none"/>
              </w:rPr>
              <w:t>单位分</w:t>
            </w:r>
            <w:r>
              <w:rPr>
                <w:rFonts w:hint="eastAsia" w:ascii="宋体" w:hAnsi="宋体"/>
                <w:bCs/>
                <w:color w:val="auto"/>
                <w:sz w:val="18"/>
                <w:szCs w:val="18"/>
                <w:highlight w:val="none"/>
              </w:rPr>
              <w:t>）</w:t>
            </w:r>
          </w:p>
        </w:tc>
      </w:tr>
      <w:tr w14:paraId="304D73D3">
        <w:trPr>
          <w:wBefore w:w="0" w:type="dxa"/>
          <w:jc w:val="center"/>
        </w:trPr>
        <w:tc>
          <w:tcPr>
            <w:tcW w:w="2840" w:type="dxa"/>
            <w:noWrap w:val="0"/>
            <w:vAlign w:val="top"/>
          </w:tcPr>
          <w:p w14:paraId="4B5E8929">
            <w:pPr>
              <w:rPr>
                <w:rFonts w:ascii="宋体" w:hAnsi="宋体" w:cs="微软雅黑"/>
                <w:color w:val="auto"/>
                <w:sz w:val="18"/>
                <w:szCs w:val="18"/>
                <w:highlight w:val="none"/>
              </w:rPr>
            </w:pPr>
            <w:r>
              <w:rPr>
                <w:rFonts w:hint="eastAsia" w:ascii="宋体" w:hAnsi="宋体" w:cs="微软雅黑"/>
                <w:color w:val="auto"/>
                <w:sz w:val="18"/>
                <w:szCs w:val="18"/>
                <w:highlight w:val="none"/>
              </w:rPr>
              <w:t>overtimeAmount</w:t>
            </w:r>
          </w:p>
        </w:tc>
        <w:tc>
          <w:tcPr>
            <w:tcW w:w="2841" w:type="dxa"/>
            <w:noWrap w:val="0"/>
            <w:vAlign w:val="top"/>
          </w:tcPr>
          <w:p w14:paraId="66C77F78">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5DC6925E">
            <w:pPr>
              <w:rPr>
                <w:rFonts w:ascii="宋体" w:hAnsi="宋体"/>
                <w:color w:val="auto"/>
                <w:sz w:val="18"/>
                <w:szCs w:val="18"/>
                <w:highlight w:val="none"/>
              </w:rPr>
            </w:pPr>
            <w:r>
              <w:rPr>
                <w:rFonts w:hint="eastAsia" w:ascii="宋体" w:hAnsi="宋体"/>
                <w:color w:val="auto"/>
                <w:sz w:val="18"/>
                <w:szCs w:val="18"/>
                <w:highlight w:val="none"/>
              </w:rPr>
              <w:t>超时</w:t>
            </w:r>
            <w:r>
              <w:rPr>
                <w:rFonts w:ascii="宋体" w:hAnsi="宋体"/>
                <w:color w:val="auto"/>
                <w:sz w:val="18"/>
                <w:szCs w:val="18"/>
                <w:highlight w:val="none"/>
              </w:rPr>
              <w:t>金额（</w:t>
            </w:r>
            <w:r>
              <w:rPr>
                <w:rFonts w:hint="eastAsia" w:ascii="宋体" w:hAnsi="宋体"/>
                <w:color w:val="auto"/>
                <w:sz w:val="18"/>
                <w:szCs w:val="18"/>
                <w:highlight w:val="none"/>
              </w:rPr>
              <w:t>单位</w:t>
            </w:r>
            <w:r>
              <w:rPr>
                <w:rFonts w:ascii="宋体" w:hAnsi="宋体"/>
                <w:color w:val="auto"/>
                <w:sz w:val="18"/>
                <w:szCs w:val="18"/>
                <w:highlight w:val="none"/>
              </w:rPr>
              <w:t>分）</w:t>
            </w:r>
          </w:p>
        </w:tc>
      </w:tr>
      <w:tr w14:paraId="4A3AE918">
        <w:trPr>
          <w:wBefore w:w="0" w:type="dxa"/>
          <w:jc w:val="center"/>
        </w:trPr>
        <w:tc>
          <w:tcPr>
            <w:tcW w:w="2840" w:type="dxa"/>
            <w:noWrap w:val="0"/>
            <w:vAlign w:val="top"/>
          </w:tcPr>
          <w:p w14:paraId="7C817EF9">
            <w:pPr>
              <w:jc w:val="left"/>
              <w:rPr>
                <w:rFonts w:ascii="宋体" w:hAnsi="宋体" w:cs="微软雅黑"/>
                <w:color w:val="auto"/>
                <w:sz w:val="18"/>
                <w:szCs w:val="18"/>
                <w:highlight w:val="none"/>
              </w:rPr>
            </w:pPr>
            <w:r>
              <w:rPr>
                <w:rFonts w:ascii="宋体" w:hAnsi="宋体"/>
                <w:bCs/>
                <w:color w:val="auto"/>
                <w:sz w:val="18"/>
                <w:szCs w:val="18"/>
                <w:highlight w:val="none"/>
              </w:rPr>
              <w:t>l</w:t>
            </w:r>
            <w:r>
              <w:rPr>
                <w:rFonts w:hint="eastAsia" w:ascii="宋体" w:hAnsi="宋体"/>
                <w:bCs/>
                <w:color w:val="auto"/>
                <w:sz w:val="18"/>
                <w:szCs w:val="18"/>
                <w:highlight w:val="none"/>
              </w:rPr>
              <w:t>ast</w:t>
            </w:r>
            <w:r>
              <w:rPr>
                <w:rFonts w:ascii="宋体" w:hAnsi="宋体"/>
                <w:bCs/>
                <w:color w:val="auto"/>
                <w:sz w:val="18"/>
                <w:szCs w:val="18"/>
                <w:highlight w:val="none"/>
              </w:rPr>
              <w:t>TicketStatus</w:t>
            </w:r>
          </w:p>
        </w:tc>
        <w:tc>
          <w:tcPr>
            <w:tcW w:w="2841" w:type="dxa"/>
            <w:noWrap w:val="0"/>
            <w:vAlign w:val="top"/>
          </w:tcPr>
          <w:p w14:paraId="311D4346">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34F3F43F">
            <w:pPr>
              <w:rPr>
                <w:rFonts w:ascii="宋体" w:hAnsi="宋体"/>
                <w:color w:val="auto"/>
                <w:sz w:val="18"/>
                <w:szCs w:val="18"/>
                <w:highlight w:val="none"/>
              </w:rPr>
            </w:pPr>
            <w:r>
              <w:rPr>
                <w:rFonts w:hint="eastAsia" w:ascii="宋体" w:hAnsi="宋体"/>
                <w:color w:val="auto"/>
                <w:sz w:val="18"/>
                <w:szCs w:val="18"/>
                <w:highlight w:val="none"/>
              </w:rPr>
              <w:t>二维码</w:t>
            </w:r>
            <w:r>
              <w:rPr>
                <w:rFonts w:ascii="宋体" w:hAnsi="宋体"/>
                <w:color w:val="auto"/>
                <w:sz w:val="18"/>
                <w:szCs w:val="18"/>
                <w:highlight w:val="none"/>
              </w:rPr>
              <w:t>中数据</w:t>
            </w:r>
          </w:p>
          <w:p w14:paraId="0A526686">
            <w:pPr>
              <w:jc w:val="left"/>
              <w:rPr>
                <w:rFonts w:ascii="宋体" w:hAnsi="宋体"/>
                <w:b/>
                <w:bCs/>
                <w:color w:val="auto"/>
                <w:sz w:val="18"/>
                <w:szCs w:val="18"/>
                <w:highlight w:val="none"/>
              </w:rPr>
            </w:pPr>
            <w:r>
              <w:rPr>
                <w:rFonts w:hint="eastAsia" w:ascii="宋体" w:hAnsi="宋体"/>
                <w:bCs/>
                <w:color w:val="auto"/>
                <w:sz w:val="18"/>
                <w:szCs w:val="18"/>
                <w:highlight w:val="none"/>
              </w:rPr>
              <w:t xml:space="preserve">02: </w:t>
            </w:r>
            <w:r>
              <w:rPr>
                <w:rFonts w:ascii="宋体" w:hAnsi="宋体"/>
                <w:bCs/>
                <w:color w:val="auto"/>
                <w:sz w:val="18"/>
                <w:szCs w:val="18"/>
                <w:highlight w:val="none"/>
              </w:rPr>
              <w:t>BOM</w:t>
            </w:r>
            <w:r>
              <w:rPr>
                <w:rFonts w:hint="eastAsia" w:ascii="宋体" w:hAnsi="宋体"/>
                <w:bCs/>
                <w:color w:val="auto"/>
                <w:sz w:val="18"/>
                <w:szCs w:val="18"/>
                <w:highlight w:val="none"/>
              </w:rPr>
              <w:t>补</w:t>
            </w:r>
            <w:r>
              <w:rPr>
                <w:rFonts w:ascii="宋体" w:hAnsi="宋体"/>
                <w:bCs/>
                <w:color w:val="auto"/>
                <w:sz w:val="18"/>
                <w:szCs w:val="18"/>
                <w:highlight w:val="none"/>
              </w:rPr>
              <w:t>出站</w:t>
            </w:r>
          </w:p>
          <w:p w14:paraId="587F4FD5">
            <w:pPr>
              <w:rPr>
                <w:rFonts w:ascii="宋体" w:hAnsi="宋体"/>
                <w:bCs/>
                <w:color w:val="auto"/>
                <w:sz w:val="18"/>
                <w:szCs w:val="18"/>
                <w:highlight w:val="none"/>
              </w:rPr>
            </w:pPr>
            <w:r>
              <w:rPr>
                <w:rFonts w:hint="eastAsia" w:ascii="宋体" w:hAnsi="宋体"/>
                <w:bCs/>
                <w:color w:val="auto"/>
                <w:sz w:val="18"/>
                <w:szCs w:val="18"/>
                <w:highlight w:val="none"/>
              </w:rPr>
              <w:t>03：SJT发售（init 2）</w:t>
            </w:r>
          </w:p>
          <w:p w14:paraId="0A293625">
            <w:pPr>
              <w:rPr>
                <w:rFonts w:ascii="宋体" w:hAnsi="宋体"/>
                <w:bCs/>
                <w:color w:val="auto"/>
                <w:sz w:val="18"/>
                <w:szCs w:val="18"/>
                <w:highlight w:val="none"/>
              </w:rPr>
            </w:pPr>
            <w:r>
              <w:rPr>
                <w:rFonts w:hint="eastAsia" w:ascii="宋体" w:hAnsi="宋体"/>
                <w:bCs/>
                <w:color w:val="auto"/>
                <w:sz w:val="18"/>
                <w:szCs w:val="18"/>
                <w:highlight w:val="none"/>
              </w:rPr>
              <w:t>04：已进站（entry）</w:t>
            </w:r>
          </w:p>
          <w:p w14:paraId="43BB2F04">
            <w:pPr>
              <w:rPr>
                <w:rFonts w:ascii="宋体" w:hAnsi="宋体"/>
                <w:bCs/>
                <w:color w:val="auto"/>
                <w:sz w:val="18"/>
                <w:szCs w:val="18"/>
                <w:highlight w:val="none"/>
              </w:rPr>
            </w:pPr>
            <w:r>
              <w:rPr>
                <w:rFonts w:hint="eastAsia" w:ascii="宋体" w:hAnsi="宋体"/>
                <w:bCs/>
                <w:color w:val="auto"/>
                <w:sz w:val="18"/>
                <w:szCs w:val="18"/>
                <w:highlight w:val="none"/>
              </w:rPr>
              <w:t>05：已出站（exit）</w:t>
            </w:r>
          </w:p>
          <w:p w14:paraId="463CA1F9">
            <w:pPr>
              <w:rPr>
                <w:rFonts w:ascii="宋体" w:hAnsi="宋体"/>
                <w:bCs/>
                <w:color w:val="auto"/>
                <w:sz w:val="18"/>
                <w:szCs w:val="18"/>
                <w:highlight w:val="none"/>
              </w:rPr>
            </w:pPr>
            <w:r>
              <w:rPr>
                <w:rFonts w:hint="eastAsia" w:ascii="宋体" w:hAnsi="宋体"/>
                <w:bCs/>
                <w:color w:val="auto"/>
                <w:sz w:val="18"/>
                <w:szCs w:val="18"/>
                <w:highlight w:val="none"/>
              </w:rPr>
              <w:t>06：</w:t>
            </w:r>
            <w:r>
              <w:rPr>
                <w:rFonts w:ascii="宋体" w:hAnsi="宋体"/>
                <w:bCs/>
                <w:color w:val="auto"/>
                <w:sz w:val="18"/>
                <w:szCs w:val="18"/>
                <w:highlight w:val="none"/>
              </w:rPr>
              <w:t>超时出站</w:t>
            </w:r>
          </w:p>
          <w:p w14:paraId="09B94447">
            <w:pPr>
              <w:rPr>
                <w:rFonts w:ascii="宋体" w:hAnsi="宋体"/>
                <w:bCs/>
                <w:color w:val="auto"/>
                <w:sz w:val="18"/>
                <w:szCs w:val="18"/>
                <w:highlight w:val="none"/>
              </w:rPr>
            </w:pPr>
            <w:r>
              <w:rPr>
                <w:rFonts w:hint="eastAsia" w:ascii="宋体" w:hAnsi="宋体"/>
                <w:bCs/>
                <w:color w:val="auto"/>
                <w:sz w:val="18"/>
                <w:szCs w:val="18"/>
                <w:highlight w:val="none"/>
              </w:rPr>
              <w:t>08：20分钟内免费更新（BOM/pca非付费区）</w:t>
            </w:r>
          </w:p>
          <w:p w14:paraId="73C4907C">
            <w:pPr>
              <w:jc w:val="left"/>
              <w:rPr>
                <w:rFonts w:ascii="宋体" w:hAnsi="宋体"/>
                <w:bCs/>
                <w:color w:val="auto"/>
                <w:sz w:val="18"/>
                <w:szCs w:val="18"/>
                <w:highlight w:val="none"/>
              </w:rPr>
            </w:pPr>
            <w:r>
              <w:rPr>
                <w:rFonts w:hint="eastAsia" w:ascii="宋体" w:hAnsi="宋体"/>
                <w:bCs/>
                <w:color w:val="auto"/>
                <w:sz w:val="18"/>
                <w:szCs w:val="18"/>
                <w:highlight w:val="none"/>
              </w:rPr>
              <w:t>10：BOM补</w:t>
            </w:r>
            <w:r>
              <w:rPr>
                <w:rFonts w:ascii="宋体" w:hAnsi="宋体"/>
                <w:bCs/>
                <w:color w:val="auto"/>
                <w:sz w:val="18"/>
                <w:szCs w:val="18"/>
                <w:highlight w:val="none"/>
              </w:rPr>
              <w:t>进站</w:t>
            </w:r>
          </w:p>
          <w:p w14:paraId="53BB66C6">
            <w:pPr>
              <w:jc w:val="left"/>
              <w:rPr>
                <w:rFonts w:ascii="宋体" w:hAnsi="宋体"/>
                <w:bCs/>
                <w:color w:val="auto"/>
                <w:sz w:val="18"/>
                <w:szCs w:val="18"/>
                <w:highlight w:val="none"/>
              </w:rPr>
            </w:pPr>
            <w:r>
              <w:rPr>
                <w:rFonts w:ascii="宋体" w:hAnsi="宋体"/>
                <w:bCs/>
                <w:color w:val="auto"/>
                <w:sz w:val="18"/>
                <w:szCs w:val="18"/>
                <w:highlight w:val="none"/>
              </w:rPr>
              <w:t xml:space="preserve">80: </w:t>
            </w:r>
            <w:r>
              <w:rPr>
                <w:rFonts w:hint="eastAsia" w:ascii="宋体" w:hAnsi="宋体"/>
                <w:bCs/>
                <w:color w:val="auto"/>
                <w:sz w:val="18"/>
                <w:szCs w:val="18"/>
                <w:highlight w:val="none"/>
              </w:rPr>
              <w:t>用户</w:t>
            </w:r>
            <w:r>
              <w:rPr>
                <w:rFonts w:ascii="宋体" w:hAnsi="宋体"/>
                <w:bCs/>
                <w:color w:val="auto"/>
                <w:sz w:val="18"/>
                <w:szCs w:val="18"/>
                <w:highlight w:val="none"/>
              </w:rPr>
              <w:t>自助</w:t>
            </w:r>
            <w:r>
              <w:rPr>
                <w:rFonts w:hint="eastAsia" w:ascii="宋体" w:hAnsi="宋体"/>
                <w:bCs/>
                <w:color w:val="auto"/>
                <w:sz w:val="18"/>
                <w:szCs w:val="18"/>
                <w:highlight w:val="none"/>
              </w:rPr>
              <w:t>补</w:t>
            </w:r>
            <w:r>
              <w:rPr>
                <w:rFonts w:ascii="宋体" w:hAnsi="宋体"/>
                <w:bCs/>
                <w:color w:val="auto"/>
                <w:sz w:val="18"/>
                <w:szCs w:val="18"/>
                <w:highlight w:val="none"/>
              </w:rPr>
              <w:t>出站</w:t>
            </w:r>
          </w:p>
          <w:p w14:paraId="090329CE">
            <w:pPr>
              <w:rPr>
                <w:rFonts w:ascii="宋体" w:hAnsi="宋体"/>
                <w:color w:val="auto"/>
                <w:sz w:val="18"/>
                <w:szCs w:val="18"/>
                <w:highlight w:val="none"/>
              </w:rPr>
            </w:pPr>
            <w:r>
              <w:rPr>
                <w:rFonts w:hint="eastAsia" w:ascii="宋体" w:hAnsi="宋体"/>
                <w:bCs/>
                <w:color w:val="auto"/>
                <w:sz w:val="18"/>
                <w:szCs w:val="18"/>
                <w:highlight w:val="none"/>
              </w:rPr>
              <w:t>81：</w:t>
            </w:r>
            <w:r>
              <w:rPr>
                <w:rFonts w:ascii="宋体" w:hAnsi="宋体"/>
                <w:bCs/>
                <w:color w:val="auto"/>
                <w:sz w:val="18"/>
                <w:szCs w:val="18"/>
                <w:highlight w:val="none"/>
              </w:rPr>
              <w:t>用户自助补进站</w:t>
            </w:r>
          </w:p>
        </w:tc>
      </w:tr>
      <w:tr w14:paraId="66FEDBAF">
        <w:trPr>
          <w:wBefore w:w="0" w:type="dxa"/>
          <w:jc w:val="center"/>
        </w:trPr>
        <w:tc>
          <w:tcPr>
            <w:tcW w:w="2840" w:type="dxa"/>
            <w:noWrap w:val="0"/>
            <w:vAlign w:val="top"/>
          </w:tcPr>
          <w:p w14:paraId="7CB5B14C">
            <w:pPr>
              <w:jc w:val="left"/>
              <w:rPr>
                <w:rFonts w:ascii="宋体" w:hAnsi="宋体"/>
                <w:bCs/>
                <w:color w:val="auto"/>
                <w:sz w:val="18"/>
                <w:szCs w:val="18"/>
                <w:highlight w:val="none"/>
              </w:rPr>
            </w:pPr>
            <w:r>
              <w:rPr>
                <w:rFonts w:hint="eastAsia" w:ascii="宋体" w:hAnsi="宋体"/>
                <w:bCs/>
                <w:color w:val="auto"/>
                <w:sz w:val="18"/>
                <w:szCs w:val="18"/>
                <w:highlight w:val="none"/>
              </w:rPr>
              <w:t>h</w:t>
            </w:r>
            <w:r>
              <w:rPr>
                <w:rFonts w:ascii="宋体" w:hAnsi="宋体"/>
                <w:bCs/>
                <w:color w:val="auto"/>
                <w:sz w:val="18"/>
                <w:szCs w:val="18"/>
                <w:highlight w:val="none"/>
              </w:rPr>
              <w:t>andleResult</w:t>
            </w:r>
            <w:r>
              <w:rPr>
                <w:rFonts w:hint="eastAsia" w:ascii="宋体" w:hAnsi="宋体"/>
                <w:bCs/>
                <w:color w:val="auto"/>
                <w:sz w:val="18"/>
                <w:szCs w:val="18"/>
                <w:highlight w:val="none"/>
              </w:rPr>
              <w:t>Code</w:t>
            </w:r>
          </w:p>
        </w:tc>
        <w:tc>
          <w:tcPr>
            <w:tcW w:w="2841" w:type="dxa"/>
            <w:noWrap w:val="0"/>
            <w:vAlign w:val="top"/>
          </w:tcPr>
          <w:p w14:paraId="1A23A4BC">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2D434C3C">
            <w:pPr>
              <w:rPr>
                <w:rFonts w:ascii="宋体" w:hAnsi="宋体"/>
                <w:color w:val="auto"/>
                <w:sz w:val="18"/>
                <w:szCs w:val="18"/>
                <w:highlight w:val="none"/>
              </w:rPr>
            </w:pPr>
            <w:r>
              <w:rPr>
                <w:rFonts w:hint="eastAsia" w:ascii="宋体" w:hAnsi="宋体"/>
                <w:color w:val="auto"/>
                <w:sz w:val="18"/>
                <w:szCs w:val="18"/>
                <w:highlight w:val="none"/>
              </w:rPr>
              <w:t>闸机处理</w:t>
            </w:r>
            <w:r>
              <w:rPr>
                <w:rFonts w:ascii="宋体" w:hAnsi="宋体"/>
                <w:color w:val="auto"/>
                <w:sz w:val="18"/>
                <w:szCs w:val="18"/>
                <w:highlight w:val="none"/>
              </w:rPr>
              <w:t>结果</w:t>
            </w:r>
          </w:p>
          <w:p w14:paraId="2992A974">
            <w:pPr>
              <w:rPr>
                <w:rFonts w:ascii="宋体" w:hAnsi="宋体"/>
                <w:color w:val="auto"/>
                <w:sz w:val="18"/>
                <w:szCs w:val="18"/>
                <w:highlight w:val="none"/>
              </w:rPr>
            </w:pPr>
            <w:r>
              <w:rPr>
                <w:rFonts w:hint="eastAsia" w:ascii="宋体" w:hAnsi="宋体"/>
                <w:color w:val="auto"/>
                <w:sz w:val="18"/>
                <w:szCs w:val="18"/>
                <w:highlight w:val="none"/>
              </w:rPr>
              <w:t>000 读写器</w:t>
            </w:r>
            <w:r>
              <w:rPr>
                <w:rFonts w:ascii="宋体" w:hAnsi="宋体"/>
                <w:color w:val="auto"/>
                <w:sz w:val="18"/>
                <w:szCs w:val="18"/>
                <w:highlight w:val="none"/>
              </w:rPr>
              <w:t>返回成功</w:t>
            </w:r>
          </w:p>
          <w:p w14:paraId="649449DA">
            <w:pPr>
              <w:rPr>
                <w:rFonts w:ascii="宋体" w:hAnsi="宋体"/>
                <w:color w:val="auto"/>
                <w:sz w:val="18"/>
                <w:szCs w:val="18"/>
                <w:highlight w:val="none"/>
              </w:rPr>
            </w:pPr>
            <w:r>
              <w:rPr>
                <w:rFonts w:hint="eastAsia" w:ascii="宋体" w:hAnsi="宋体"/>
                <w:color w:val="auto"/>
                <w:sz w:val="18"/>
                <w:szCs w:val="18"/>
                <w:highlight w:val="none"/>
              </w:rPr>
              <w:t>005进出站不匹配（进站端) - 免费进站更新</w:t>
            </w:r>
          </w:p>
          <w:p w14:paraId="7EF3CE44">
            <w:pPr>
              <w:rPr>
                <w:rFonts w:ascii="宋体" w:hAnsi="宋体"/>
                <w:color w:val="auto"/>
                <w:sz w:val="18"/>
                <w:szCs w:val="18"/>
                <w:highlight w:val="none"/>
              </w:rPr>
            </w:pPr>
            <w:r>
              <w:rPr>
                <w:rFonts w:hint="eastAsia" w:ascii="宋体" w:hAnsi="宋体"/>
                <w:color w:val="auto"/>
                <w:sz w:val="18"/>
                <w:szCs w:val="18"/>
                <w:highlight w:val="none"/>
              </w:rPr>
              <w:t>006 进出站不匹配（进站端）- 付费进站更新</w:t>
            </w:r>
          </w:p>
          <w:p w14:paraId="46DB2F1E">
            <w:pPr>
              <w:rPr>
                <w:rFonts w:ascii="宋体" w:hAnsi="宋体"/>
                <w:color w:val="auto"/>
                <w:sz w:val="18"/>
                <w:szCs w:val="18"/>
                <w:highlight w:val="none"/>
              </w:rPr>
            </w:pPr>
            <w:r>
              <w:rPr>
                <w:rFonts w:hint="eastAsia" w:ascii="宋体" w:hAnsi="宋体"/>
                <w:color w:val="auto"/>
                <w:sz w:val="18"/>
                <w:szCs w:val="18"/>
                <w:highlight w:val="none"/>
              </w:rPr>
              <w:t>020</w:t>
            </w:r>
            <w:r>
              <w:rPr>
                <w:rFonts w:hint="eastAsia" w:ascii="宋体" w:hAnsi="宋体"/>
                <w:color w:val="auto"/>
                <w:sz w:val="18"/>
                <w:szCs w:val="18"/>
                <w:highlight w:val="none"/>
              </w:rPr>
              <w:tab/>
            </w:r>
            <w:r>
              <w:rPr>
                <w:rFonts w:hint="eastAsia" w:ascii="宋体" w:hAnsi="宋体"/>
                <w:color w:val="auto"/>
                <w:sz w:val="18"/>
                <w:szCs w:val="18"/>
                <w:highlight w:val="none"/>
              </w:rPr>
              <w:t>票卡状态位不正确</w:t>
            </w:r>
          </w:p>
          <w:p w14:paraId="4BB65928">
            <w:pPr>
              <w:rPr>
                <w:rFonts w:ascii="宋体" w:hAnsi="宋体"/>
                <w:color w:val="auto"/>
                <w:sz w:val="18"/>
                <w:szCs w:val="18"/>
                <w:highlight w:val="none"/>
              </w:rPr>
            </w:pPr>
            <w:r>
              <w:rPr>
                <w:rFonts w:hint="eastAsia" w:ascii="宋体" w:hAnsi="宋体"/>
                <w:color w:val="auto"/>
                <w:sz w:val="18"/>
                <w:szCs w:val="18"/>
                <w:highlight w:val="none"/>
              </w:rPr>
              <w:t>082</w:t>
            </w:r>
            <w:r>
              <w:rPr>
                <w:rFonts w:hint="eastAsia" w:ascii="宋体" w:hAnsi="宋体"/>
                <w:color w:val="auto"/>
                <w:sz w:val="18"/>
                <w:szCs w:val="18"/>
                <w:highlight w:val="none"/>
              </w:rPr>
              <w:tab/>
            </w:r>
            <w:r>
              <w:rPr>
                <w:rFonts w:hint="eastAsia" w:ascii="宋体" w:hAnsi="宋体"/>
                <w:color w:val="auto"/>
                <w:sz w:val="18"/>
                <w:szCs w:val="18"/>
                <w:highlight w:val="none"/>
              </w:rPr>
              <w:t>服务器数据签名验签错误</w:t>
            </w:r>
            <w:r>
              <w:rPr>
                <w:rFonts w:hint="eastAsia" w:ascii="宋体" w:hAnsi="宋体"/>
                <w:color w:val="auto"/>
                <w:sz w:val="18"/>
                <w:szCs w:val="18"/>
                <w:highlight w:val="none"/>
              </w:rPr>
              <w:tab/>
            </w:r>
          </w:p>
          <w:p w14:paraId="40DB52B9">
            <w:pPr>
              <w:rPr>
                <w:rFonts w:ascii="宋体" w:hAnsi="宋体"/>
                <w:color w:val="auto"/>
                <w:sz w:val="18"/>
                <w:szCs w:val="18"/>
                <w:highlight w:val="none"/>
              </w:rPr>
            </w:pPr>
            <w:r>
              <w:rPr>
                <w:rFonts w:hint="eastAsia" w:ascii="宋体" w:hAnsi="宋体"/>
                <w:color w:val="auto"/>
                <w:sz w:val="18"/>
                <w:szCs w:val="18"/>
                <w:highlight w:val="none"/>
              </w:rPr>
              <w:t>083</w:t>
            </w:r>
            <w:r>
              <w:rPr>
                <w:rFonts w:hint="eastAsia" w:ascii="宋体" w:hAnsi="宋体"/>
                <w:color w:val="auto"/>
                <w:sz w:val="18"/>
                <w:szCs w:val="18"/>
                <w:highlight w:val="none"/>
              </w:rPr>
              <w:tab/>
            </w:r>
            <w:r>
              <w:rPr>
                <w:rFonts w:hint="eastAsia" w:ascii="宋体" w:hAnsi="宋体"/>
                <w:color w:val="auto"/>
                <w:sz w:val="18"/>
                <w:szCs w:val="18"/>
                <w:highlight w:val="none"/>
              </w:rPr>
              <w:t>用户端数据签名验签错误</w:t>
            </w:r>
            <w:r>
              <w:rPr>
                <w:rFonts w:hint="eastAsia" w:ascii="宋体" w:hAnsi="宋体"/>
                <w:color w:val="auto"/>
                <w:sz w:val="18"/>
                <w:szCs w:val="18"/>
                <w:highlight w:val="none"/>
              </w:rPr>
              <w:tab/>
            </w:r>
          </w:p>
          <w:p w14:paraId="7D33060A">
            <w:pPr>
              <w:rPr>
                <w:rFonts w:ascii="宋体" w:hAnsi="宋体"/>
                <w:color w:val="auto"/>
                <w:sz w:val="18"/>
                <w:szCs w:val="18"/>
                <w:highlight w:val="none"/>
              </w:rPr>
            </w:pPr>
            <w:r>
              <w:rPr>
                <w:rFonts w:hint="eastAsia" w:ascii="宋体" w:hAnsi="宋体"/>
                <w:color w:val="auto"/>
                <w:sz w:val="18"/>
                <w:szCs w:val="18"/>
                <w:highlight w:val="none"/>
              </w:rPr>
              <w:t>084</w:t>
            </w:r>
            <w:r>
              <w:rPr>
                <w:rFonts w:hint="eastAsia" w:ascii="宋体" w:hAnsi="宋体"/>
                <w:color w:val="auto"/>
                <w:sz w:val="18"/>
                <w:szCs w:val="18"/>
                <w:highlight w:val="none"/>
              </w:rPr>
              <w:tab/>
            </w:r>
            <w:r>
              <w:rPr>
                <w:rFonts w:hint="eastAsia" w:ascii="宋体" w:hAnsi="宋体"/>
                <w:color w:val="auto"/>
                <w:sz w:val="18"/>
                <w:szCs w:val="18"/>
                <w:highlight w:val="none"/>
              </w:rPr>
              <w:t>服务器指定的公钥PUB_KEY_IDX没找到</w:t>
            </w:r>
            <w:r>
              <w:rPr>
                <w:rFonts w:hint="eastAsia" w:ascii="宋体" w:hAnsi="宋体"/>
                <w:color w:val="auto"/>
                <w:sz w:val="18"/>
                <w:szCs w:val="18"/>
                <w:highlight w:val="none"/>
              </w:rPr>
              <w:tab/>
            </w:r>
          </w:p>
          <w:p w14:paraId="6339BF0A">
            <w:pPr>
              <w:rPr>
                <w:rFonts w:ascii="宋体" w:hAnsi="宋体"/>
                <w:color w:val="auto"/>
                <w:sz w:val="18"/>
                <w:szCs w:val="18"/>
                <w:highlight w:val="none"/>
              </w:rPr>
            </w:pPr>
            <w:r>
              <w:rPr>
                <w:rFonts w:hint="eastAsia" w:ascii="宋体" w:hAnsi="宋体"/>
                <w:color w:val="auto"/>
                <w:sz w:val="18"/>
                <w:szCs w:val="18"/>
                <w:highlight w:val="none"/>
              </w:rPr>
              <w:t>085</w:t>
            </w:r>
            <w:r>
              <w:rPr>
                <w:rFonts w:hint="eastAsia" w:ascii="宋体" w:hAnsi="宋体"/>
                <w:color w:val="auto"/>
                <w:sz w:val="18"/>
                <w:szCs w:val="18"/>
                <w:highlight w:val="none"/>
              </w:rPr>
              <w:tab/>
            </w:r>
            <w:r>
              <w:rPr>
                <w:rFonts w:hint="eastAsia" w:ascii="宋体" w:hAnsi="宋体"/>
                <w:color w:val="auto"/>
                <w:sz w:val="18"/>
                <w:szCs w:val="18"/>
                <w:highlight w:val="none"/>
              </w:rPr>
              <w:t>用户公钥已经过期</w:t>
            </w:r>
            <w:r>
              <w:rPr>
                <w:rFonts w:hint="eastAsia" w:ascii="宋体" w:hAnsi="宋体"/>
                <w:color w:val="auto"/>
                <w:sz w:val="18"/>
                <w:szCs w:val="18"/>
                <w:highlight w:val="none"/>
              </w:rPr>
              <w:tab/>
            </w:r>
          </w:p>
          <w:p w14:paraId="78D200E3">
            <w:pPr>
              <w:rPr>
                <w:rFonts w:ascii="宋体" w:hAnsi="宋体"/>
                <w:color w:val="auto"/>
                <w:sz w:val="18"/>
                <w:szCs w:val="18"/>
                <w:highlight w:val="none"/>
              </w:rPr>
            </w:pPr>
            <w:r>
              <w:rPr>
                <w:rFonts w:hint="eastAsia" w:ascii="宋体" w:hAnsi="宋体"/>
                <w:color w:val="auto"/>
                <w:sz w:val="18"/>
                <w:szCs w:val="18"/>
                <w:highlight w:val="none"/>
              </w:rPr>
              <w:t>086</w:t>
            </w:r>
            <w:r>
              <w:rPr>
                <w:rFonts w:hint="eastAsia" w:ascii="宋体" w:hAnsi="宋体"/>
                <w:color w:val="auto"/>
                <w:sz w:val="18"/>
                <w:szCs w:val="18"/>
                <w:highlight w:val="none"/>
              </w:rPr>
              <w:tab/>
            </w:r>
            <w:r>
              <w:rPr>
                <w:rFonts w:hint="eastAsia" w:ascii="宋体" w:hAnsi="宋体"/>
                <w:color w:val="auto"/>
                <w:sz w:val="18"/>
                <w:szCs w:val="18"/>
                <w:highlight w:val="none"/>
              </w:rPr>
              <w:t>平台公钥已经过期</w:t>
            </w:r>
            <w:r>
              <w:rPr>
                <w:rFonts w:hint="eastAsia" w:ascii="宋体" w:hAnsi="宋体"/>
                <w:color w:val="auto"/>
                <w:sz w:val="18"/>
                <w:szCs w:val="18"/>
                <w:highlight w:val="none"/>
              </w:rPr>
              <w:tab/>
            </w:r>
          </w:p>
          <w:p w14:paraId="2D502590">
            <w:pPr>
              <w:rPr>
                <w:rFonts w:ascii="宋体" w:hAnsi="宋体"/>
                <w:color w:val="auto"/>
                <w:sz w:val="18"/>
                <w:szCs w:val="18"/>
                <w:highlight w:val="none"/>
              </w:rPr>
            </w:pPr>
            <w:r>
              <w:rPr>
                <w:rFonts w:hint="eastAsia" w:ascii="宋体" w:hAnsi="宋体"/>
                <w:color w:val="auto"/>
                <w:sz w:val="18"/>
                <w:szCs w:val="18"/>
                <w:highlight w:val="none"/>
              </w:rPr>
              <w:t>087</w:t>
            </w:r>
            <w:r>
              <w:rPr>
                <w:rFonts w:hint="eastAsia" w:ascii="宋体" w:hAnsi="宋体"/>
                <w:color w:val="auto"/>
                <w:sz w:val="18"/>
                <w:szCs w:val="18"/>
                <w:highlight w:val="none"/>
              </w:rPr>
              <w:tab/>
            </w:r>
            <w:r>
              <w:rPr>
                <w:rFonts w:hint="eastAsia" w:ascii="宋体" w:hAnsi="宋体"/>
                <w:color w:val="auto"/>
                <w:sz w:val="18"/>
                <w:szCs w:val="18"/>
                <w:highlight w:val="none"/>
              </w:rPr>
              <w:t>用户端时间戳过期（小于SC服务器时间超过5s以上）</w:t>
            </w:r>
            <w:r>
              <w:rPr>
                <w:rFonts w:hint="eastAsia" w:ascii="宋体" w:hAnsi="宋体"/>
                <w:color w:val="auto"/>
                <w:sz w:val="18"/>
                <w:szCs w:val="18"/>
                <w:highlight w:val="none"/>
              </w:rPr>
              <w:tab/>
            </w:r>
          </w:p>
          <w:p w14:paraId="010DE8DE">
            <w:pPr>
              <w:rPr>
                <w:rFonts w:ascii="宋体" w:hAnsi="宋体"/>
                <w:color w:val="auto"/>
                <w:sz w:val="18"/>
                <w:szCs w:val="18"/>
                <w:highlight w:val="none"/>
              </w:rPr>
            </w:pPr>
            <w:r>
              <w:rPr>
                <w:rFonts w:hint="eastAsia" w:ascii="宋体" w:hAnsi="宋体"/>
                <w:color w:val="auto"/>
                <w:sz w:val="18"/>
                <w:szCs w:val="18"/>
                <w:highlight w:val="none"/>
              </w:rPr>
              <w:t>088</w:t>
            </w:r>
            <w:r>
              <w:rPr>
                <w:rFonts w:hint="eastAsia" w:ascii="宋体" w:hAnsi="宋体"/>
                <w:color w:val="auto"/>
                <w:sz w:val="18"/>
                <w:szCs w:val="18"/>
                <w:highlight w:val="none"/>
              </w:rPr>
              <w:tab/>
            </w:r>
            <w:r>
              <w:rPr>
                <w:rFonts w:hint="eastAsia" w:ascii="宋体" w:hAnsi="宋体"/>
                <w:color w:val="auto"/>
                <w:sz w:val="18"/>
                <w:szCs w:val="18"/>
                <w:highlight w:val="none"/>
              </w:rPr>
              <w:t>用户端时间戳错误（大于SC服务器时间超过5s以上）</w:t>
            </w:r>
            <w:r>
              <w:rPr>
                <w:rFonts w:hint="eastAsia" w:ascii="宋体" w:hAnsi="宋体"/>
                <w:color w:val="auto"/>
                <w:sz w:val="18"/>
                <w:szCs w:val="18"/>
                <w:highlight w:val="none"/>
              </w:rPr>
              <w:tab/>
            </w:r>
          </w:p>
          <w:p w14:paraId="260FCCF7">
            <w:pPr>
              <w:rPr>
                <w:rFonts w:ascii="宋体" w:hAnsi="宋体"/>
                <w:color w:val="auto"/>
                <w:sz w:val="18"/>
                <w:szCs w:val="18"/>
                <w:highlight w:val="none"/>
              </w:rPr>
            </w:pPr>
            <w:r>
              <w:rPr>
                <w:rFonts w:hint="eastAsia" w:ascii="宋体" w:hAnsi="宋体"/>
                <w:color w:val="auto"/>
                <w:sz w:val="18"/>
                <w:szCs w:val="18"/>
                <w:highlight w:val="none"/>
              </w:rPr>
              <w:t>089</w:t>
            </w:r>
            <w:r>
              <w:rPr>
                <w:rFonts w:hint="eastAsia" w:ascii="宋体" w:hAnsi="宋体"/>
                <w:color w:val="auto"/>
                <w:sz w:val="18"/>
                <w:szCs w:val="18"/>
                <w:highlight w:val="none"/>
              </w:rPr>
              <w:tab/>
            </w:r>
            <w:r>
              <w:rPr>
                <w:rFonts w:hint="eastAsia" w:ascii="宋体" w:hAnsi="宋体"/>
                <w:color w:val="auto"/>
                <w:sz w:val="18"/>
                <w:szCs w:val="18"/>
                <w:highlight w:val="none"/>
              </w:rPr>
              <w:t>二维码车票已使用（已进站、已出站）</w:t>
            </w:r>
            <w:r>
              <w:rPr>
                <w:rFonts w:hint="eastAsia" w:ascii="宋体" w:hAnsi="宋体"/>
                <w:color w:val="auto"/>
                <w:sz w:val="18"/>
                <w:szCs w:val="18"/>
                <w:highlight w:val="none"/>
              </w:rPr>
              <w:tab/>
            </w:r>
          </w:p>
          <w:p w14:paraId="69DD3E08">
            <w:pPr>
              <w:rPr>
                <w:rFonts w:ascii="宋体" w:hAnsi="宋体"/>
                <w:color w:val="auto"/>
                <w:sz w:val="18"/>
                <w:szCs w:val="18"/>
                <w:highlight w:val="none"/>
              </w:rPr>
            </w:pPr>
            <w:r>
              <w:rPr>
                <w:rFonts w:hint="eastAsia" w:ascii="宋体" w:hAnsi="宋体"/>
                <w:color w:val="auto"/>
                <w:sz w:val="18"/>
                <w:szCs w:val="18"/>
                <w:highlight w:val="none"/>
              </w:rPr>
              <w:t>090</w:t>
            </w:r>
            <w:r>
              <w:rPr>
                <w:rFonts w:hint="eastAsia" w:ascii="宋体" w:hAnsi="宋体"/>
                <w:color w:val="auto"/>
                <w:sz w:val="18"/>
                <w:szCs w:val="18"/>
                <w:highlight w:val="none"/>
              </w:rPr>
              <w:tab/>
            </w:r>
            <w:r>
              <w:rPr>
                <w:rFonts w:hint="eastAsia" w:ascii="宋体" w:hAnsi="宋体"/>
                <w:color w:val="auto"/>
                <w:sz w:val="18"/>
                <w:szCs w:val="18"/>
                <w:highlight w:val="none"/>
              </w:rPr>
              <w:t>二维码车票已在本机使用过，拒绝再次使用</w:t>
            </w:r>
            <w:r>
              <w:rPr>
                <w:rFonts w:hint="eastAsia" w:ascii="宋体" w:hAnsi="宋体"/>
                <w:color w:val="auto"/>
                <w:sz w:val="18"/>
                <w:szCs w:val="18"/>
                <w:highlight w:val="none"/>
              </w:rPr>
              <w:tab/>
            </w:r>
          </w:p>
          <w:p w14:paraId="78823039">
            <w:pPr>
              <w:rPr>
                <w:rFonts w:ascii="宋体" w:hAnsi="宋体"/>
                <w:color w:val="auto"/>
                <w:sz w:val="18"/>
                <w:szCs w:val="18"/>
                <w:highlight w:val="none"/>
              </w:rPr>
            </w:pPr>
            <w:r>
              <w:rPr>
                <w:rFonts w:hint="eastAsia" w:ascii="宋体" w:hAnsi="宋体"/>
                <w:color w:val="auto"/>
                <w:sz w:val="18"/>
                <w:szCs w:val="18"/>
                <w:highlight w:val="none"/>
              </w:rPr>
              <w:t>091</w:t>
            </w:r>
            <w:r>
              <w:rPr>
                <w:rFonts w:hint="eastAsia" w:ascii="宋体" w:hAnsi="宋体"/>
                <w:color w:val="auto"/>
                <w:sz w:val="18"/>
                <w:szCs w:val="18"/>
                <w:highlight w:val="none"/>
              </w:rPr>
              <w:tab/>
            </w:r>
            <w:r>
              <w:rPr>
                <w:rFonts w:hint="eastAsia" w:ascii="宋体" w:hAnsi="宋体"/>
                <w:color w:val="auto"/>
                <w:sz w:val="18"/>
                <w:szCs w:val="18"/>
                <w:highlight w:val="none"/>
              </w:rPr>
              <w:t>ACC地铁行业数据签名验证错误</w:t>
            </w:r>
            <w:r>
              <w:rPr>
                <w:rFonts w:hint="eastAsia" w:ascii="宋体" w:hAnsi="宋体"/>
                <w:color w:val="auto"/>
                <w:sz w:val="18"/>
                <w:szCs w:val="18"/>
                <w:highlight w:val="none"/>
              </w:rPr>
              <w:tab/>
            </w:r>
          </w:p>
          <w:p w14:paraId="69231AE3">
            <w:pPr>
              <w:rPr>
                <w:rFonts w:ascii="宋体" w:hAnsi="宋体"/>
                <w:color w:val="auto"/>
                <w:sz w:val="18"/>
                <w:szCs w:val="18"/>
                <w:highlight w:val="none"/>
              </w:rPr>
            </w:pPr>
            <w:r>
              <w:rPr>
                <w:rFonts w:hint="eastAsia" w:ascii="宋体" w:hAnsi="宋体"/>
                <w:color w:val="auto"/>
                <w:sz w:val="18"/>
                <w:szCs w:val="18"/>
                <w:highlight w:val="none"/>
              </w:rPr>
              <w:t>101</w:t>
            </w:r>
            <w:r>
              <w:rPr>
                <w:rFonts w:hint="eastAsia" w:ascii="宋体" w:hAnsi="宋体"/>
                <w:color w:val="auto"/>
                <w:sz w:val="18"/>
                <w:szCs w:val="18"/>
                <w:highlight w:val="none"/>
              </w:rPr>
              <w:tab/>
            </w:r>
            <w:r>
              <w:rPr>
                <w:rFonts w:hint="eastAsia" w:ascii="宋体" w:hAnsi="宋体"/>
                <w:color w:val="auto"/>
                <w:sz w:val="18"/>
                <w:szCs w:val="18"/>
                <w:highlight w:val="none"/>
              </w:rPr>
              <w:t>二维码读头初始化失败二维码读头</w:t>
            </w:r>
          </w:p>
          <w:p w14:paraId="32C0CEE0">
            <w:pPr>
              <w:rPr>
                <w:rFonts w:ascii="宋体" w:hAnsi="宋体"/>
                <w:color w:val="auto"/>
                <w:sz w:val="18"/>
                <w:szCs w:val="18"/>
                <w:highlight w:val="none"/>
              </w:rPr>
            </w:pPr>
            <w:r>
              <w:rPr>
                <w:rFonts w:hint="eastAsia" w:ascii="宋体" w:hAnsi="宋体"/>
                <w:color w:val="auto"/>
                <w:sz w:val="18"/>
                <w:szCs w:val="18"/>
                <w:highlight w:val="none"/>
              </w:rPr>
              <w:t>102</w:t>
            </w:r>
            <w:r>
              <w:rPr>
                <w:rFonts w:hint="eastAsia" w:ascii="宋体" w:hAnsi="宋体"/>
                <w:color w:val="auto"/>
                <w:sz w:val="18"/>
                <w:szCs w:val="18"/>
                <w:highlight w:val="none"/>
              </w:rPr>
              <w:tab/>
            </w:r>
            <w:r>
              <w:rPr>
                <w:rFonts w:hint="eastAsia" w:ascii="宋体" w:hAnsi="宋体"/>
                <w:color w:val="auto"/>
                <w:sz w:val="18"/>
                <w:szCs w:val="18"/>
                <w:highlight w:val="none"/>
              </w:rPr>
              <w:t>蓝牙初始化失败蓝牙</w:t>
            </w:r>
          </w:p>
          <w:p w14:paraId="14862431">
            <w:pPr>
              <w:rPr>
                <w:rFonts w:ascii="宋体" w:hAnsi="宋体"/>
                <w:color w:val="auto"/>
                <w:sz w:val="18"/>
                <w:szCs w:val="18"/>
                <w:highlight w:val="none"/>
              </w:rPr>
            </w:pPr>
            <w:r>
              <w:rPr>
                <w:rFonts w:hint="eastAsia" w:ascii="宋体" w:hAnsi="宋体"/>
                <w:color w:val="auto"/>
                <w:sz w:val="18"/>
                <w:szCs w:val="18"/>
                <w:highlight w:val="none"/>
              </w:rPr>
              <w:t>103</w:t>
            </w:r>
            <w:r>
              <w:rPr>
                <w:rFonts w:hint="eastAsia" w:ascii="宋体" w:hAnsi="宋体"/>
                <w:color w:val="auto"/>
                <w:sz w:val="18"/>
                <w:szCs w:val="18"/>
                <w:highlight w:val="none"/>
              </w:rPr>
              <w:tab/>
            </w:r>
            <w:r>
              <w:rPr>
                <w:rFonts w:hint="eastAsia" w:ascii="宋体" w:hAnsi="宋体"/>
                <w:color w:val="auto"/>
                <w:sz w:val="18"/>
                <w:szCs w:val="18"/>
                <w:highlight w:val="none"/>
              </w:rPr>
              <w:t>无二维码交易数据二维码读头</w:t>
            </w:r>
          </w:p>
          <w:p w14:paraId="68D47D8F">
            <w:pPr>
              <w:rPr>
                <w:rFonts w:ascii="宋体" w:hAnsi="宋体"/>
                <w:color w:val="auto"/>
                <w:sz w:val="18"/>
                <w:szCs w:val="18"/>
                <w:highlight w:val="none"/>
              </w:rPr>
            </w:pPr>
            <w:r>
              <w:rPr>
                <w:rFonts w:hint="eastAsia" w:ascii="宋体" w:hAnsi="宋体"/>
                <w:color w:val="auto"/>
                <w:sz w:val="18"/>
                <w:szCs w:val="18"/>
                <w:highlight w:val="none"/>
              </w:rPr>
              <w:t>104</w:t>
            </w:r>
            <w:r>
              <w:rPr>
                <w:rFonts w:hint="eastAsia" w:ascii="宋体" w:hAnsi="宋体"/>
                <w:color w:val="auto"/>
                <w:sz w:val="18"/>
                <w:szCs w:val="18"/>
                <w:highlight w:val="none"/>
              </w:rPr>
              <w:tab/>
            </w:r>
            <w:r>
              <w:rPr>
                <w:rFonts w:hint="eastAsia" w:ascii="宋体" w:hAnsi="宋体"/>
                <w:color w:val="auto"/>
                <w:sz w:val="18"/>
                <w:szCs w:val="18"/>
                <w:highlight w:val="none"/>
              </w:rPr>
              <w:t>黑名单二维码二维码读头</w:t>
            </w:r>
          </w:p>
          <w:p w14:paraId="63E747CB">
            <w:pPr>
              <w:rPr>
                <w:rFonts w:ascii="宋体" w:hAnsi="宋体"/>
                <w:color w:val="auto"/>
                <w:sz w:val="18"/>
                <w:szCs w:val="18"/>
                <w:highlight w:val="none"/>
              </w:rPr>
            </w:pPr>
            <w:r>
              <w:rPr>
                <w:rFonts w:hint="eastAsia" w:ascii="宋体" w:hAnsi="宋体"/>
                <w:color w:val="auto"/>
                <w:sz w:val="18"/>
                <w:szCs w:val="18"/>
                <w:highlight w:val="none"/>
              </w:rPr>
              <w:t>168</w:t>
            </w:r>
            <w:r>
              <w:rPr>
                <w:rFonts w:hint="eastAsia" w:ascii="宋体" w:hAnsi="宋体"/>
                <w:color w:val="auto"/>
                <w:sz w:val="18"/>
                <w:szCs w:val="18"/>
                <w:highlight w:val="none"/>
              </w:rPr>
              <w:tab/>
            </w:r>
            <w:r>
              <w:rPr>
                <w:rFonts w:hint="eastAsia" w:ascii="宋体" w:hAnsi="宋体"/>
                <w:color w:val="auto"/>
                <w:sz w:val="18"/>
                <w:szCs w:val="18"/>
                <w:highlight w:val="none"/>
              </w:rPr>
              <w:t>二维码数据验证失败</w:t>
            </w:r>
          </w:p>
        </w:tc>
      </w:tr>
      <w:tr w14:paraId="2052064C">
        <w:trPr>
          <w:wBefore w:w="0" w:type="dxa"/>
          <w:jc w:val="center"/>
        </w:trPr>
        <w:tc>
          <w:tcPr>
            <w:tcW w:w="2840" w:type="dxa"/>
            <w:noWrap w:val="0"/>
            <w:vAlign w:val="top"/>
          </w:tcPr>
          <w:p w14:paraId="445FB81B">
            <w:pPr>
              <w:jc w:val="left"/>
              <w:rPr>
                <w:rFonts w:ascii="宋体" w:hAnsi="宋体" w:cs="微软雅黑"/>
                <w:color w:val="auto"/>
                <w:sz w:val="18"/>
                <w:szCs w:val="18"/>
                <w:highlight w:val="none"/>
              </w:rPr>
            </w:pPr>
            <w:r>
              <w:rPr>
                <w:rFonts w:hint="eastAsia" w:ascii="宋体" w:hAnsi="宋体"/>
                <w:bCs/>
                <w:color w:val="auto"/>
                <w:sz w:val="18"/>
                <w:szCs w:val="18"/>
                <w:highlight w:val="none"/>
              </w:rPr>
              <w:t>last</w:t>
            </w:r>
            <w:r>
              <w:rPr>
                <w:rFonts w:ascii="宋体" w:hAnsi="宋体"/>
                <w:bCs/>
                <w:color w:val="auto"/>
                <w:sz w:val="18"/>
                <w:szCs w:val="18"/>
                <w:highlight w:val="none"/>
              </w:rPr>
              <w:t>H</w:t>
            </w:r>
            <w:r>
              <w:rPr>
                <w:rFonts w:hint="eastAsia" w:ascii="宋体" w:hAnsi="宋体"/>
                <w:bCs/>
                <w:color w:val="auto"/>
                <w:sz w:val="18"/>
                <w:szCs w:val="18"/>
                <w:highlight w:val="none"/>
              </w:rPr>
              <w:t>andle</w:t>
            </w:r>
            <w:r>
              <w:rPr>
                <w:rFonts w:ascii="宋体" w:hAnsi="宋体"/>
                <w:bCs/>
                <w:color w:val="auto"/>
                <w:sz w:val="18"/>
                <w:szCs w:val="18"/>
                <w:highlight w:val="none"/>
              </w:rPr>
              <w:t>StationCode</w:t>
            </w:r>
          </w:p>
        </w:tc>
        <w:tc>
          <w:tcPr>
            <w:tcW w:w="2841" w:type="dxa"/>
            <w:noWrap w:val="0"/>
            <w:vAlign w:val="top"/>
          </w:tcPr>
          <w:p w14:paraId="74228B99">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08E42F61">
            <w:pPr>
              <w:rPr>
                <w:rFonts w:ascii="宋体" w:hAnsi="宋体"/>
                <w:color w:val="auto"/>
                <w:sz w:val="18"/>
                <w:szCs w:val="18"/>
                <w:highlight w:val="none"/>
              </w:rPr>
            </w:pPr>
            <w:r>
              <w:rPr>
                <w:rFonts w:hint="eastAsia" w:ascii="宋体" w:hAnsi="宋体"/>
                <w:color w:val="auto"/>
                <w:sz w:val="18"/>
                <w:szCs w:val="18"/>
                <w:highlight w:val="none"/>
              </w:rPr>
              <w:t>二维码</w:t>
            </w:r>
            <w:r>
              <w:rPr>
                <w:rFonts w:ascii="宋体" w:hAnsi="宋体"/>
                <w:color w:val="auto"/>
                <w:sz w:val="18"/>
                <w:szCs w:val="18"/>
                <w:highlight w:val="none"/>
              </w:rPr>
              <w:t>中数据</w:t>
            </w:r>
          </w:p>
          <w:p w14:paraId="6BB26B23">
            <w:pPr>
              <w:rPr>
                <w:rFonts w:ascii="宋体" w:hAnsi="宋体"/>
                <w:color w:val="auto"/>
                <w:sz w:val="18"/>
                <w:szCs w:val="18"/>
                <w:highlight w:val="none"/>
              </w:rPr>
            </w:pPr>
            <w:r>
              <w:rPr>
                <w:rFonts w:hint="eastAsia" w:ascii="宋体" w:hAnsi="宋体"/>
                <w:color w:val="auto"/>
                <w:sz w:val="18"/>
                <w:szCs w:val="18"/>
                <w:highlight w:val="none"/>
              </w:rPr>
              <w:t>上次交易</w:t>
            </w:r>
            <w:r>
              <w:rPr>
                <w:rFonts w:ascii="宋体" w:hAnsi="宋体"/>
                <w:color w:val="auto"/>
                <w:sz w:val="18"/>
                <w:szCs w:val="18"/>
                <w:highlight w:val="none"/>
              </w:rPr>
              <w:t>车站代码</w:t>
            </w:r>
          </w:p>
        </w:tc>
      </w:tr>
      <w:tr w14:paraId="6EC099C3">
        <w:trPr>
          <w:wBefore w:w="0" w:type="dxa"/>
          <w:jc w:val="center"/>
        </w:trPr>
        <w:tc>
          <w:tcPr>
            <w:tcW w:w="2840" w:type="dxa"/>
            <w:noWrap w:val="0"/>
            <w:vAlign w:val="top"/>
          </w:tcPr>
          <w:p w14:paraId="133C4357">
            <w:pPr>
              <w:rPr>
                <w:rFonts w:ascii="宋体" w:hAnsi="宋体" w:cs="微软雅黑"/>
                <w:color w:val="auto"/>
                <w:sz w:val="18"/>
                <w:szCs w:val="18"/>
                <w:highlight w:val="none"/>
              </w:rPr>
            </w:pPr>
            <w:r>
              <w:rPr>
                <w:rFonts w:ascii="宋体" w:hAnsi="宋体"/>
                <w:bCs/>
                <w:color w:val="auto"/>
                <w:sz w:val="18"/>
                <w:szCs w:val="18"/>
                <w:highlight w:val="none"/>
              </w:rPr>
              <w:t>lastHandleDateTime</w:t>
            </w:r>
          </w:p>
        </w:tc>
        <w:tc>
          <w:tcPr>
            <w:tcW w:w="2841" w:type="dxa"/>
            <w:noWrap w:val="0"/>
            <w:vAlign w:val="top"/>
          </w:tcPr>
          <w:p w14:paraId="701227AF">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6E28BC84">
            <w:pPr>
              <w:rPr>
                <w:rFonts w:ascii="宋体" w:hAnsi="宋体"/>
                <w:bCs/>
                <w:color w:val="auto"/>
                <w:sz w:val="18"/>
                <w:szCs w:val="18"/>
                <w:highlight w:val="none"/>
              </w:rPr>
            </w:pPr>
            <w:r>
              <w:rPr>
                <w:rFonts w:hint="eastAsia" w:ascii="宋体" w:hAnsi="宋体"/>
                <w:color w:val="auto"/>
                <w:sz w:val="18"/>
                <w:szCs w:val="18"/>
                <w:highlight w:val="none"/>
              </w:rPr>
              <w:t>二维码</w:t>
            </w:r>
            <w:r>
              <w:rPr>
                <w:rFonts w:ascii="宋体" w:hAnsi="宋体"/>
                <w:color w:val="auto"/>
                <w:sz w:val="18"/>
                <w:szCs w:val="18"/>
                <w:highlight w:val="none"/>
              </w:rPr>
              <w:t>中数据</w:t>
            </w:r>
          </w:p>
          <w:p w14:paraId="5FA28DB8">
            <w:pPr>
              <w:rPr>
                <w:rFonts w:ascii="宋体" w:hAnsi="宋体"/>
                <w:color w:val="auto"/>
                <w:sz w:val="18"/>
                <w:szCs w:val="18"/>
                <w:highlight w:val="none"/>
              </w:rPr>
            </w:pPr>
            <w:r>
              <w:rPr>
                <w:rFonts w:hint="eastAsia" w:ascii="宋体" w:hAnsi="宋体"/>
                <w:bCs/>
                <w:color w:val="auto"/>
                <w:sz w:val="18"/>
                <w:szCs w:val="18"/>
                <w:highlight w:val="none"/>
              </w:rPr>
              <w:t>上次</w:t>
            </w:r>
            <w:r>
              <w:rPr>
                <w:rFonts w:ascii="宋体" w:hAnsi="宋体"/>
                <w:bCs/>
                <w:color w:val="auto"/>
                <w:sz w:val="18"/>
                <w:szCs w:val="18"/>
                <w:highlight w:val="none"/>
              </w:rPr>
              <w:t>交易时间</w:t>
            </w:r>
            <w:r>
              <w:rPr>
                <w:rFonts w:hint="eastAsia" w:ascii="宋体" w:hAnsi="宋体"/>
                <w:bCs/>
                <w:color w:val="auto"/>
                <w:sz w:val="18"/>
                <w:szCs w:val="18"/>
                <w:highlight w:val="none"/>
              </w:rPr>
              <w:t>YYYYMMDDHH24MISS</w:t>
            </w:r>
          </w:p>
        </w:tc>
      </w:tr>
      <w:tr w14:paraId="3A5FEEC3">
        <w:trPr>
          <w:wBefore w:w="0" w:type="dxa"/>
          <w:jc w:val="center"/>
        </w:trPr>
        <w:tc>
          <w:tcPr>
            <w:tcW w:w="2840" w:type="dxa"/>
            <w:noWrap w:val="0"/>
            <w:vAlign w:val="top"/>
          </w:tcPr>
          <w:p w14:paraId="74282185">
            <w:pPr>
              <w:rPr>
                <w:rFonts w:ascii="宋体" w:hAnsi="宋体" w:cs="微软雅黑"/>
                <w:color w:val="auto"/>
                <w:sz w:val="18"/>
                <w:szCs w:val="18"/>
                <w:highlight w:val="none"/>
              </w:rPr>
            </w:pPr>
            <w:r>
              <w:rPr>
                <w:rFonts w:ascii="宋体" w:hAnsi="宋体" w:cs="微软雅黑"/>
                <w:color w:val="auto"/>
                <w:sz w:val="18"/>
                <w:szCs w:val="18"/>
                <w:highlight w:val="none"/>
              </w:rPr>
              <w:t>tikcetTransSeq</w:t>
            </w:r>
          </w:p>
        </w:tc>
        <w:tc>
          <w:tcPr>
            <w:tcW w:w="2841" w:type="dxa"/>
            <w:noWrap w:val="0"/>
            <w:vAlign w:val="top"/>
          </w:tcPr>
          <w:p w14:paraId="078BBBBD">
            <w:pPr>
              <w:tabs>
                <w:tab w:val="center" w:pos="1312"/>
              </w:tabs>
              <w:rPr>
                <w:rFonts w:ascii="宋体" w:hAnsi="宋体" w:cs="微软雅黑"/>
                <w:color w:val="auto"/>
                <w:sz w:val="18"/>
                <w:szCs w:val="18"/>
                <w:highlight w:val="none"/>
              </w:rPr>
            </w:pPr>
            <w:r>
              <w:rPr>
                <w:rFonts w:ascii="宋体" w:hAnsi="宋体" w:cs="微软雅黑"/>
                <w:color w:val="auto"/>
                <w:sz w:val="18"/>
                <w:szCs w:val="18"/>
                <w:highlight w:val="none"/>
              </w:rPr>
              <w:t>String</w:t>
            </w:r>
            <w:r>
              <w:rPr>
                <w:rFonts w:ascii="宋体" w:hAnsi="宋体" w:cs="微软雅黑"/>
                <w:color w:val="auto"/>
                <w:sz w:val="18"/>
                <w:szCs w:val="18"/>
                <w:highlight w:val="none"/>
              </w:rPr>
              <w:tab/>
            </w:r>
          </w:p>
        </w:tc>
        <w:tc>
          <w:tcPr>
            <w:tcW w:w="2841" w:type="dxa"/>
            <w:noWrap w:val="0"/>
            <w:vAlign w:val="top"/>
          </w:tcPr>
          <w:p w14:paraId="6B9B6680">
            <w:pPr>
              <w:rPr>
                <w:rFonts w:ascii="宋体" w:hAnsi="宋体"/>
                <w:bCs/>
                <w:color w:val="auto"/>
                <w:sz w:val="18"/>
                <w:szCs w:val="18"/>
                <w:highlight w:val="none"/>
              </w:rPr>
            </w:pPr>
            <w:r>
              <w:rPr>
                <w:rFonts w:hint="eastAsia" w:ascii="宋体" w:hAnsi="宋体"/>
                <w:bCs/>
                <w:color w:val="auto"/>
                <w:sz w:val="18"/>
                <w:szCs w:val="18"/>
                <w:highlight w:val="none"/>
              </w:rPr>
              <w:t>二维码中</w:t>
            </w:r>
            <w:r>
              <w:rPr>
                <w:rFonts w:ascii="宋体" w:hAnsi="宋体"/>
                <w:bCs/>
                <w:color w:val="auto"/>
                <w:sz w:val="18"/>
                <w:szCs w:val="18"/>
                <w:highlight w:val="none"/>
              </w:rPr>
              <w:t>的</w:t>
            </w:r>
            <w:r>
              <w:rPr>
                <w:rFonts w:hint="eastAsia" w:ascii="宋体" w:hAnsi="宋体"/>
                <w:bCs/>
                <w:color w:val="auto"/>
                <w:sz w:val="18"/>
                <w:szCs w:val="18"/>
                <w:highlight w:val="none"/>
              </w:rPr>
              <w:t>数据</w:t>
            </w:r>
          </w:p>
          <w:p w14:paraId="00270CA4">
            <w:pPr>
              <w:rPr>
                <w:rFonts w:ascii="宋体" w:hAnsi="宋体"/>
                <w:color w:val="auto"/>
                <w:sz w:val="18"/>
                <w:szCs w:val="18"/>
                <w:highlight w:val="none"/>
              </w:rPr>
            </w:pPr>
            <w:r>
              <w:rPr>
                <w:rFonts w:ascii="宋体" w:hAnsi="宋体"/>
                <w:bCs/>
                <w:color w:val="auto"/>
                <w:sz w:val="18"/>
                <w:szCs w:val="18"/>
                <w:highlight w:val="none"/>
              </w:rPr>
              <w:t>交易</w:t>
            </w:r>
            <w:r>
              <w:rPr>
                <w:rFonts w:hint="eastAsia" w:ascii="宋体" w:hAnsi="宋体"/>
                <w:bCs/>
                <w:color w:val="auto"/>
                <w:sz w:val="18"/>
                <w:szCs w:val="18"/>
                <w:highlight w:val="none"/>
              </w:rPr>
              <w:t>计数器</w:t>
            </w:r>
          </w:p>
        </w:tc>
      </w:tr>
      <w:tr w14:paraId="2A2B3198">
        <w:trPr>
          <w:wBefore w:w="0" w:type="dxa"/>
          <w:jc w:val="center"/>
        </w:trPr>
        <w:tc>
          <w:tcPr>
            <w:tcW w:w="2840" w:type="dxa"/>
            <w:noWrap w:val="0"/>
            <w:vAlign w:val="top"/>
          </w:tcPr>
          <w:p w14:paraId="22B9371E">
            <w:pPr>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eserve1</w:t>
            </w:r>
          </w:p>
        </w:tc>
        <w:tc>
          <w:tcPr>
            <w:tcW w:w="2841" w:type="dxa"/>
            <w:noWrap w:val="0"/>
            <w:vAlign w:val="top"/>
          </w:tcPr>
          <w:p w14:paraId="1C825CB3">
            <w:pPr>
              <w:tabs>
                <w:tab w:val="center" w:pos="1312"/>
              </w:tabs>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4C1B6391">
            <w:pPr>
              <w:rPr>
                <w:rFonts w:ascii="宋体" w:hAnsi="宋体"/>
                <w:bCs/>
                <w:color w:val="auto"/>
                <w:sz w:val="18"/>
                <w:szCs w:val="18"/>
                <w:highlight w:val="none"/>
              </w:rPr>
            </w:pPr>
            <w:r>
              <w:rPr>
                <w:rFonts w:hint="eastAsia" w:ascii="宋体" w:hAnsi="宋体"/>
                <w:bCs/>
                <w:color w:val="auto"/>
                <w:sz w:val="18"/>
                <w:szCs w:val="18"/>
                <w:highlight w:val="none"/>
              </w:rPr>
              <w:t>预留字段1</w:t>
            </w:r>
          </w:p>
          <w:p w14:paraId="4492F7A2">
            <w:pPr>
              <w:rPr>
                <w:rFonts w:ascii="宋体" w:hAnsi="宋体"/>
                <w:bCs/>
                <w:color w:val="auto"/>
                <w:sz w:val="18"/>
                <w:szCs w:val="18"/>
                <w:highlight w:val="none"/>
              </w:rPr>
            </w:pPr>
            <w:r>
              <w:rPr>
                <w:rFonts w:hint="eastAsia" w:ascii="宋体" w:hAnsi="宋体"/>
                <w:bCs/>
                <w:color w:val="auto"/>
                <w:sz w:val="18"/>
                <w:szCs w:val="18"/>
                <w:highlight w:val="none"/>
              </w:rPr>
              <w:t>闸机</w:t>
            </w:r>
            <w:r>
              <w:rPr>
                <w:rFonts w:ascii="宋体" w:hAnsi="宋体"/>
                <w:bCs/>
                <w:color w:val="auto"/>
                <w:sz w:val="18"/>
                <w:szCs w:val="18"/>
                <w:highlight w:val="none"/>
              </w:rPr>
              <w:t>处理完的</w:t>
            </w:r>
            <w:r>
              <w:rPr>
                <w:rFonts w:hint="eastAsia" w:ascii="宋体" w:hAnsi="宋体"/>
                <w:bCs/>
                <w:color w:val="auto"/>
                <w:sz w:val="18"/>
                <w:szCs w:val="18"/>
                <w:highlight w:val="none"/>
              </w:rPr>
              <w:t>HCE 64字节数据</w:t>
            </w:r>
          </w:p>
        </w:tc>
      </w:tr>
      <w:tr w14:paraId="1E34D086">
        <w:trPr>
          <w:wBefore w:w="0" w:type="dxa"/>
          <w:jc w:val="center"/>
        </w:trPr>
        <w:tc>
          <w:tcPr>
            <w:tcW w:w="2840" w:type="dxa"/>
            <w:noWrap w:val="0"/>
            <w:vAlign w:val="top"/>
          </w:tcPr>
          <w:p w14:paraId="6FB52EA6">
            <w:pPr>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eserve2</w:t>
            </w:r>
          </w:p>
        </w:tc>
        <w:tc>
          <w:tcPr>
            <w:tcW w:w="2841" w:type="dxa"/>
            <w:noWrap w:val="0"/>
            <w:vAlign w:val="top"/>
          </w:tcPr>
          <w:p w14:paraId="0B3BFD19">
            <w:pPr>
              <w:tabs>
                <w:tab w:val="center" w:pos="1312"/>
              </w:tabs>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438D17DC">
            <w:pPr>
              <w:rPr>
                <w:rFonts w:ascii="宋体" w:hAnsi="宋体"/>
                <w:bCs/>
                <w:color w:val="auto"/>
                <w:sz w:val="18"/>
                <w:szCs w:val="18"/>
                <w:highlight w:val="none"/>
              </w:rPr>
            </w:pPr>
            <w:r>
              <w:rPr>
                <w:rFonts w:hint="eastAsia" w:ascii="宋体" w:hAnsi="宋体"/>
                <w:bCs/>
                <w:color w:val="auto"/>
                <w:sz w:val="18"/>
                <w:szCs w:val="18"/>
                <w:highlight w:val="none"/>
              </w:rPr>
              <w:t>预留</w:t>
            </w:r>
            <w:r>
              <w:rPr>
                <w:rFonts w:ascii="宋体" w:hAnsi="宋体"/>
                <w:bCs/>
                <w:color w:val="auto"/>
                <w:sz w:val="18"/>
                <w:szCs w:val="18"/>
                <w:highlight w:val="none"/>
              </w:rPr>
              <w:t>字段</w:t>
            </w:r>
            <w:r>
              <w:rPr>
                <w:rFonts w:hint="eastAsia" w:ascii="宋体" w:hAnsi="宋体"/>
                <w:bCs/>
                <w:color w:val="auto"/>
                <w:sz w:val="18"/>
                <w:szCs w:val="18"/>
                <w:highlight w:val="none"/>
              </w:rPr>
              <w:t>2</w:t>
            </w:r>
          </w:p>
        </w:tc>
      </w:tr>
    </w:tbl>
    <w:p w14:paraId="73AF7F47">
      <w:pPr>
        <w:pStyle w:val="41"/>
        <w:rPr>
          <w:color w:val="auto"/>
          <w:highlight w:val="none"/>
        </w:rPr>
      </w:pPr>
      <w:bookmarkStart w:id="362" w:name="OLE_LINK4"/>
      <w:bookmarkStart w:id="363" w:name="OLE_LINK3"/>
      <w:bookmarkStart w:id="364" w:name="OLE_LINK2"/>
      <w:bookmarkStart w:id="365" w:name="OLE_LINK1"/>
      <w:r>
        <w:rPr>
          <w:rFonts w:hint="eastAsia"/>
          <w:color w:val="auto"/>
          <w:highlight w:val="none"/>
        </w:rPr>
        <w:t>示例报文</w:t>
      </w:r>
    </w:p>
    <w:bookmarkEnd w:id="362"/>
    <w:bookmarkEnd w:id="363"/>
    <w:bookmarkEnd w:id="364"/>
    <w:bookmarkEnd w:id="365"/>
    <w:p w14:paraId="0885DB36">
      <w:pPr>
        <w:pStyle w:val="41"/>
        <w:rPr>
          <w:color w:val="auto"/>
          <w:highlight w:val="none"/>
        </w:rPr>
      </w:pPr>
      <w:r>
        <w:rPr>
          <w:color w:val="auto"/>
          <w:highlight w:val="none"/>
        </w:rPr>
        <w:t>charset=UTF-8&amp;providerId=03&amp;format=json&amp;signType=00&amp;bizData={"itpUserId":"6","trxType":"02","issueChannelCode":"01","signChannelCode":"02","cardId":"1280203002008231","cardType":"0401","handleDateTime":"20180515133000","handleStationCode":"0231","trxAmount":"1","overtimeAmount":"0","lastTicketStatus":"04","handleResultCode":"0","lastHandleStationCode":"0231","lastHandleDateTime":"20180515130000","tikcetTransSeq":"1","reserve1":"","reserve2":""}&amp;deviceId=02310801&amp;timestamp=20180515142006</w:t>
      </w:r>
    </w:p>
    <w:p w14:paraId="230D8D6C">
      <w:pPr>
        <w:pStyle w:val="175"/>
        <w:rPr>
          <w:color w:val="auto"/>
          <w:highlight w:val="none"/>
        </w:rPr>
      </w:pPr>
      <w:bookmarkStart w:id="366" w:name="_Toc519178926"/>
      <w:r>
        <w:rPr>
          <w:rFonts w:hint="eastAsia"/>
          <w:color w:val="auto"/>
          <w:highlight w:val="none"/>
        </w:rPr>
        <w:t>应答参数</w:t>
      </w:r>
      <w:bookmarkEnd w:id="366"/>
    </w:p>
    <w:p w14:paraId="29B70898">
      <w:pPr>
        <w:pStyle w:val="41"/>
        <w:rPr>
          <w:color w:val="auto"/>
          <w:highlight w:val="none"/>
        </w:rPr>
      </w:pPr>
      <w:r>
        <w:rPr>
          <w:rFonts w:hint="eastAsia"/>
          <w:color w:val="auto"/>
          <w:highlight w:val="none"/>
        </w:rPr>
        <w:t>闸机</w:t>
      </w:r>
      <w:r>
        <w:rPr>
          <w:color w:val="auto"/>
          <w:highlight w:val="none"/>
        </w:rPr>
        <w:t>检票</w:t>
      </w:r>
      <w:r>
        <w:rPr>
          <w:rFonts w:hint="eastAsia"/>
          <w:color w:val="auto"/>
          <w:highlight w:val="none"/>
        </w:rPr>
        <w:t>通知应答参数详见表6</w:t>
      </w:r>
      <w:r>
        <w:rPr>
          <w:color w:val="auto"/>
          <w:highlight w:val="none"/>
        </w:rPr>
        <w:t>3</w:t>
      </w:r>
      <w:r>
        <w:rPr>
          <w:rFonts w:hint="eastAsia"/>
          <w:color w:val="auto"/>
          <w:highlight w:val="none"/>
        </w:rPr>
        <w:t>。</w:t>
      </w:r>
    </w:p>
    <w:p w14:paraId="24F18FEE">
      <w:pPr>
        <w:pStyle w:val="160"/>
        <w:rPr>
          <w:color w:val="auto"/>
          <w:highlight w:val="none"/>
        </w:rPr>
      </w:pPr>
      <w:r>
        <w:rPr>
          <w:rFonts w:hint="eastAsia"/>
          <w:color w:val="auto"/>
          <w:highlight w:val="none"/>
        </w:rPr>
        <w:t>闸机</w:t>
      </w:r>
      <w:r>
        <w:rPr>
          <w:color w:val="auto"/>
          <w:highlight w:val="none"/>
        </w:rPr>
        <w:t>检票</w:t>
      </w:r>
      <w:r>
        <w:rPr>
          <w:rFonts w:hint="eastAsia"/>
          <w:color w:val="auto"/>
          <w:highlight w:val="none"/>
        </w:rPr>
        <w:t>通知应答参数信息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26761E9">
        <w:trPr>
          <w:wBefore w:w="0" w:type="dxa"/>
          <w:jc w:val="center"/>
        </w:trPr>
        <w:tc>
          <w:tcPr>
            <w:tcW w:w="2840" w:type="dxa"/>
            <w:noWrap w:val="0"/>
            <w:vAlign w:val="top"/>
          </w:tcPr>
          <w:p w14:paraId="1618CC5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513244F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FD1F86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76AE49B">
        <w:trPr>
          <w:wBefore w:w="0" w:type="dxa"/>
          <w:jc w:val="center"/>
        </w:trPr>
        <w:tc>
          <w:tcPr>
            <w:tcW w:w="2840" w:type="dxa"/>
            <w:noWrap w:val="0"/>
            <w:vAlign w:val="top"/>
          </w:tcPr>
          <w:p w14:paraId="5FDF247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5DC1418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6B1779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3D107B4A">
        <w:trPr>
          <w:wBefore w:w="0" w:type="dxa"/>
          <w:jc w:val="center"/>
        </w:trPr>
        <w:tc>
          <w:tcPr>
            <w:tcW w:w="2840" w:type="dxa"/>
            <w:noWrap w:val="0"/>
            <w:vAlign w:val="top"/>
          </w:tcPr>
          <w:p w14:paraId="4586A64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6DFB4DD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D785A1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09900910">
      <w:pPr>
        <w:pStyle w:val="41"/>
        <w:rPr>
          <w:color w:val="auto"/>
          <w:highlight w:val="none"/>
        </w:rPr>
      </w:pPr>
      <w:bookmarkStart w:id="367" w:name="OLE_LINK9"/>
      <w:bookmarkStart w:id="368" w:name="OLE_LINK7"/>
      <w:bookmarkStart w:id="369" w:name="OLE_LINK11"/>
      <w:bookmarkStart w:id="370" w:name="OLE_LINK12"/>
      <w:bookmarkStart w:id="371" w:name="OLE_LINK6"/>
      <w:bookmarkStart w:id="372" w:name="OLE_LINK10"/>
      <w:bookmarkStart w:id="373" w:name="OLE_LINK5"/>
      <w:bookmarkStart w:id="374" w:name="OLE_LINK8"/>
      <w:r>
        <w:rPr>
          <w:rFonts w:hint="eastAsia"/>
          <w:color w:val="auto"/>
          <w:highlight w:val="none"/>
        </w:rPr>
        <w:t>示例报文</w:t>
      </w:r>
    </w:p>
    <w:bookmarkEnd w:id="367"/>
    <w:bookmarkEnd w:id="368"/>
    <w:bookmarkEnd w:id="369"/>
    <w:bookmarkEnd w:id="370"/>
    <w:bookmarkEnd w:id="371"/>
    <w:bookmarkEnd w:id="372"/>
    <w:bookmarkEnd w:id="373"/>
    <w:bookmarkEnd w:id="374"/>
    <w:p w14:paraId="7834305B">
      <w:pPr>
        <w:pStyle w:val="41"/>
        <w:rPr>
          <w:color w:val="auto"/>
          <w:highlight w:val="none"/>
        </w:rPr>
      </w:pPr>
      <w:r>
        <w:rPr>
          <w:rFonts w:hint="eastAsia"/>
          <w:color w:val="auto"/>
          <w:highlight w:val="none"/>
        </w:rPr>
        <w:t>{"retCode":"0000","retMsg":"成功"}</w:t>
      </w:r>
    </w:p>
    <w:p w14:paraId="3589F099">
      <w:pPr>
        <w:pStyle w:val="146"/>
        <w:spacing w:before="156" w:after="156"/>
        <w:ind w:left="993"/>
        <w:rPr>
          <w:color w:val="auto"/>
          <w:highlight w:val="none"/>
        </w:rPr>
      </w:pPr>
      <w:bookmarkStart w:id="375" w:name="_Toc519178927"/>
      <w:r>
        <w:rPr>
          <w:color w:val="auto"/>
          <w:highlight w:val="none"/>
        </w:rPr>
        <w:t xml:space="preserve">IF1A-02 </w:t>
      </w:r>
      <w:r>
        <w:rPr>
          <w:rFonts w:hint="eastAsia"/>
          <w:color w:val="auto"/>
          <w:highlight w:val="none"/>
        </w:rPr>
        <w:t>密钥</w:t>
      </w:r>
      <w:r>
        <w:rPr>
          <w:color w:val="auto"/>
          <w:highlight w:val="none"/>
        </w:rPr>
        <w:t>同步</w:t>
      </w:r>
      <w:bookmarkEnd w:id="375"/>
    </w:p>
    <w:p w14:paraId="38B4247A">
      <w:pPr>
        <w:pStyle w:val="175"/>
        <w:rPr>
          <w:color w:val="auto"/>
          <w:highlight w:val="none"/>
        </w:rPr>
      </w:pPr>
      <w:bookmarkStart w:id="376" w:name="_Toc519178928"/>
      <w:r>
        <w:rPr>
          <w:rFonts w:hint="eastAsia"/>
          <w:color w:val="auto"/>
          <w:highlight w:val="none"/>
        </w:rPr>
        <w:t>接口地址</w:t>
      </w:r>
      <w:bookmarkEnd w:id="376"/>
    </w:p>
    <w:p w14:paraId="7B2BD461">
      <w:pPr>
        <w:pStyle w:val="41"/>
        <w:rPr>
          <w:color w:val="auto"/>
          <w:highlight w:val="none"/>
        </w:rPr>
      </w:pPr>
      <w:r>
        <w:rPr>
          <w:color w:val="auto"/>
          <w:highlight w:val="none"/>
        </w:rPr>
        <w:t>http//:[ip]:[port]/[project]/ci/agm/requestSynKeyList</w:t>
      </w:r>
    </w:p>
    <w:p w14:paraId="40DCDF22">
      <w:pPr>
        <w:pStyle w:val="175"/>
        <w:rPr>
          <w:color w:val="auto"/>
          <w:highlight w:val="none"/>
        </w:rPr>
      </w:pPr>
      <w:bookmarkStart w:id="377" w:name="_Toc519178929"/>
      <w:r>
        <w:rPr>
          <w:rFonts w:hint="eastAsia"/>
          <w:color w:val="auto"/>
          <w:highlight w:val="none"/>
        </w:rPr>
        <w:t>接口</w:t>
      </w:r>
      <w:r>
        <w:rPr>
          <w:color w:val="auto"/>
          <w:highlight w:val="none"/>
        </w:rPr>
        <w:t>说明</w:t>
      </w:r>
      <w:bookmarkEnd w:id="377"/>
    </w:p>
    <w:p w14:paraId="32221C56">
      <w:pPr>
        <w:pStyle w:val="41"/>
        <w:rPr>
          <w:color w:val="auto"/>
          <w:highlight w:val="none"/>
        </w:rPr>
      </w:pPr>
      <w:r>
        <w:rPr>
          <w:rFonts w:hint="eastAsia"/>
          <w:color w:val="auto"/>
          <w:highlight w:val="none"/>
        </w:rPr>
        <w:t>闸机</w:t>
      </w:r>
      <w:r>
        <w:rPr>
          <w:color w:val="auto"/>
          <w:highlight w:val="none"/>
        </w:rPr>
        <w:t>定时同步密钥。</w:t>
      </w:r>
    </w:p>
    <w:p w14:paraId="30B5EB6A">
      <w:pPr>
        <w:pStyle w:val="175"/>
        <w:rPr>
          <w:color w:val="auto"/>
          <w:highlight w:val="none"/>
        </w:rPr>
      </w:pPr>
      <w:bookmarkStart w:id="378" w:name="_Toc519178930"/>
      <w:r>
        <w:rPr>
          <w:rFonts w:hint="eastAsia"/>
          <w:color w:val="auto"/>
          <w:highlight w:val="none"/>
        </w:rPr>
        <w:t>请求参数</w:t>
      </w:r>
      <w:bookmarkEnd w:id="378"/>
    </w:p>
    <w:p w14:paraId="0BEEFD80">
      <w:pPr>
        <w:pStyle w:val="41"/>
        <w:rPr>
          <w:color w:val="auto"/>
          <w:highlight w:val="none"/>
        </w:rPr>
      </w:pPr>
      <w:r>
        <w:rPr>
          <w:rFonts w:hint="eastAsia"/>
          <w:color w:val="auto"/>
          <w:highlight w:val="none"/>
        </w:rPr>
        <w:t>密钥</w:t>
      </w:r>
      <w:r>
        <w:rPr>
          <w:color w:val="auto"/>
          <w:highlight w:val="none"/>
        </w:rPr>
        <w:t>同步</w:t>
      </w:r>
      <w:r>
        <w:rPr>
          <w:rFonts w:hint="eastAsia"/>
          <w:color w:val="auto"/>
          <w:highlight w:val="none"/>
        </w:rPr>
        <w:t>请求参数详见表6</w:t>
      </w:r>
      <w:r>
        <w:rPr>
          <w:color w:val="auto"/>
          <w:highlight w:val="none"/>
        </w:rPr>
        <w:t>4</w:t>
      </w:r>
      <w:r>
        <w:rPr>
          <w:rFonts w:hint="eastAsia"/>
          <w:color w:val="auto"/>
          <w:highlight w:val="none"/>
        </w:rPr>
        <w:t>。</w:t>
      </w:r>
    </w:p>
    <w:p w14:paraId="799AE3FD">
      <w:pPr>
        <w:pStyle w:val="160"/>
        <w:rPr>
          <w:color w:val="auto"/>
          <w:highlight w:val="none"/>
        </w:rPr>
      </w:pPr>
      <w:r>
        <w:rPr>
          <w:rFonts w:hint="eastAsia"/>
          <w:color w:val="auto"/>
          <w:highlight w:val="none"/>
        </w:rPr>
        <w:t>密钥</w:t>
      </w:r>
      <w:r>
        <w:rPr>
          <w:color w:val="auto"/>
          <w:highlight w:val="none"/>
        </w:rPr>
        <w:t>同步</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68DD751">
        <w:trPr>
          <w:wBefore w:w="0" w:type="dxa"/>
          <w:jc w:val="center"/>
        </w:trPr>
        <w:tc>
          <w:tcPr>
            <w:tcW w:w="2840" w:type="dxa"/>
            <w:noWrap w:val="0"/>
            <w:vAlign w:val="top"/>
          </w:tcPr>
          <w:p w14:paraId="49B980DA">
            <w:pPr>
              <w:rPr>
                <w:color w:val="auto"/>
                <w:sz w:val="18"/>
                <w:szCs w:val="18"/>
                <w:highlight w:val="none"/>
              </w:rPr>
            </w:pPr>
            <w:r>
              <w:rPr>
                <w:rFonts w:hint="eastAsia"/>
                <w:color w:val="auto"/>
                <w:sz w:val="18"/>
                <w:szCs w:val="18"/>
                <w:highlight w:val="none"/>
              </w:rPr>
              <w:t>字段</w:t>
            </w:r>
          </w:p>
        </w:tc>
        <w:tc>
          <w:tcPr>
            <w:tcW w:w="2841" w:type="dxa"/>
            <w:noWrap w:val="0"/>
            <w:vAlign w:val="top"/>
          </w:tcPr>
          <w:p w14:paraId="78792386">
            <w:pPr>
              <w:rPr>
                <w:color w:val="auto"/>
                <w:sz w:val="18"/>
                <w:szCs w:val="18"/>
                <w:highlight w:val="none"/>
              </w:rPr>
            </w:pPr>
            <w:r>
              <w:rPr>
                <w:rFonts w:hint="eastAsia"/>
                <w:color w:val="auto"/>
                <w:sz w:val="18"/>
                <w:szCs w:val="18"/>
                <w:highlight w:val="none"/>
              </w:rPr>
              <w:t>类型</w:t>
            </w:r>
          </w:p>
        </w:tc>
        <w:tc>
          <w:tcPr>
            <w:tcW w:w="2841" w:type="dxa"/>
            <w:noWrap w:val="0"/>
            <w:vAlign w:val="top"/>
          </w:tcPr>
          <w:p w14:paraId="299F2814">
            <w:pPr>
              <w:rPr>
                <w:color w:val="auto"/>
                <w:sz w:val="18"/>
                <w:szCs w:val="18"/>
                <w:highlight w:val="none"/>
              </w:rPr>
            </w:pPr>
            <w:r>
              <w:rPr>
                <w:rFonts w:hint="eastAsia"/>
                <w:color w:val="auto"/>
                <w:sz w:val="18"/>
                <w:szCs w:val="18"/>
                <w:highlight w:val="none"/>
              </w:rPr>
              <w:t>说明</w:t>
            </w:r>
          </w:p>
        </w:tc>
      </w:tr>
      <w:tr w14:paraId="75B8BFA2">
        <w:trPr>
          <w:wBefore w:w="0" w:type="dxa"/>
          <w:jc w:val="center"/>
        </w:trPr>
        <w:tc>
          <w:tcPr>
            <w:tcW w:w="2840" w:type="dxa"/>
            <w:noWrap w:val="0"/>
            <w:vAlign w:val="top"/>
          </w:tcPr>
          <w:p w14:paraId="716CD81D">
            <w:pPr>
              <w:rPr>
                <w:rFonts w:ascii="宋体" w:hAnsi="宋体" w:cs="微软雅黑"/>
                <w:color w:val="auto"/>
                <w:sz w:val="18"/>
                <w:szCs w:val="18"/>
                <w:highlight w:val="none"/>
              </w:rPr>
            </w:pPr>
            <w:r>
              <w:rPr>
                <w:rFonts w:ascii="宋体" w:hAnsi="宋体" w:cs="宋体"/>
                <w:color w:val="auto"/>
                <w:sz w:val="18"/>
                <w:szCs w:val="18"/>
                <w:highlight w:val="none"/>
              </w:rPr>
              <w:t>keyCurVerList</w:t>
            </w:r>
          </w:p>
        </w:tc>
        <w:tc>
          <w:tcPr>
            <w:tcW w:w="2841" w:type="dxa"/>
            <w:noWrap w:val="0"/>
            <w:vAlign w:val="top"/>
          </w:tcPr>
          <w:p w14:paraId="5C9AD7A8">
            <w:pPr>
              <w:rPr>
                <w:rFonts w:ascii="宋体" w:hAnsi="宋体" w:cs="微软雅黑"/>
                <w:color w:val="auto"/>
                <w:sz w:val="18"/>
                <w:szCs w:val="18"/>
                <w:highlight w:val="none"/>
              </w:rPr>
            </w:pPr>
            <w:r>
              <w:rPr>
                <w:rFonts w:ascii="宋体" w:hAnsi="宋体" w:cs="微软雅黑"/>
                <w:color w:val="auto"/>
                <w:sz w:val="18"/>
                <w:szCs w:val="18"/>
                <w:highlight w:val="none"/>
              </w:rPr>
              <w:t>J</w:t>
            </w:r>
            <w:r>
              <w:rPr>
                <w:rFonts w:hint="eastAsia" w:ascii="宋体" w:hAnsi="宋体" w:cs="微软雅黑"/>
                <w:color w:val="auto"/>
                <w:sz w:val="18"/>
                <w:szCs w:val="18"/>
                <w:highlight w:val="none"/>
              </w:rPr>
              <w:t>son</w:t>
            </w:r>
            <w:r>
              <w:rPr>
                <w:rFonts w:ascii="宋体" w:hAnsi="宋体" w:cs="微软雅黑"/>
                <w:color w:val="auto"/>
                <w:sz w:val="18"/>
                <w:szCs w:val="18"/>
                <w:highlight w:val="none"/>
              </w:rPr>
              <w:t>数据</w:t>
            </w:r>
          </w:p>
        </w:tc>
        <w:tc>
          <w:tcPr>
            <w:tcW w:w="2841" w:type="dxa"/>
            <w:noWrap w:val="0"/>
            <w:vAlign w:val="top"/>
          </w:tcPr>
          <w:p w14:paraId="2794C156">
            <w:pPr>
              <w:rPr>
                <w:color w:val="auto"/>
                <w:sz w:val="18"/>
                <w:szCs w:val="18"/>
                <w:highlight w:val="none"/>
              </w:rPr>
            </w:pPr>
            <w:r>
              <w:rPr>
                <w:rFonts w:hint="eastAsia"/>
                <w:color w:val="auto"/>
                <w:sz w:val="18"/>
                <w:szCs w:val="18"/>
                <w:highlight w:val="none"/>
              </w:rPr>
              <w:t>闸机</w:t>
            </w:r>
            <w:r>
              <w:rPr>
                <w:color w:val="auto"/>
                <w:sz w:val="18"/>
                <w:szCs w:val="18"/>
                <w:highlight w:val="none"/>
              </w:rPr>
              <w:t>当前</w:t>
            </w:r>
            <w:r>
              <w:rPr>
                <w:rFonts w:hint="eastAsia"/>
                <w:color w:val="auto"/>
                <w:sz w:val="18"/>
                <w:szCs w:val="18"/>
                <w:highlight w:val="none"/>
              </w:rPr>
              <w:t>密钥</w:t>
            </w:r>
            <w:r>
              <w:rPr>
                <w:color w:val="auto"/>
                <w:sz w:val="18"/>
                <w:szCs w:val="18"/>
                <w:highlight w:val="none"/>
              </w:rPr>
              <w:t>版本号</w:t>
            </w:r>
          </w:p>
        </w:tc>
      </w:tr>
    </w:tbl>
    <w:p w14:paraId="585F4D95">
      <w:pPr>
        <w:pStyle w:val="41"/>
        <w:rPr>
          <w:color w:val="auto"/>
          <w:highlight w:val="none"/>
        </w:rPr>
      </w:pPr>
      <w:r>
        <w:rPr>
          <w:rFonts w:hint="eastAsia"/>
          <w:color w:val="auto"/>
          <w:highlight w:val="none"/>
        </w:rPr>
        <w:t xml:space="preserve"> 单个</w:t>
      </w:r>
      <w:r>
        <w:rPr>
          <w:color w:val="auto"/>
          <w:highlight w:val="none"/>
        </w:rPr>
        <w:t>密钥</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77AFEE1">
        <w:trPr>
          <w:wBefore w:w="0" w:type="dxa"/>
          <w:jc w:val="center"/>
        </w:trPr>
        <w:tc>
          <w:tcPr>
            <w:tcW w:w="2840" w:type="dxa"/>
            <w:noWrap w:val="0"/>
            <w:vAlign w:val="top"/>
          </w:tcPr>
          <w:p w14:paraId="060D13BA">
            <w:pPr>
              <w:rPr>
                <w:rFonts w:ascii="宋体" w:hAnsi="宋体"/>
                <w:color w:val="auto"/>
                <w:sz w:val="18"/>
                <w:szCs w:val="18"/>
                <w:highlight w:val="none"/>
              </w:rPr>
            </w:pPr>
            <w:r>
              <w:rPr>
                <w:rFonts w:hint="eastAsia" w:ascii="宋体" w:hAnsi="宋体"/>
                <w:color w:val="auto"/>
                <w:sz w:val="18"/>
                <w:szCs w:val="18"/>
                <w:highlight w:val="none"/>
              </w:rPr>
              <w:t>字段</w:t>
            </w:r>
          </w:p>
        </w:tc>
        <w:tc>
          <w:tcPr>
            <w:tcW w:w="2841" w:type="dxa"/>
            <w:noWrap w:val="0"/>
            <w:vAlign w:val="top"/>
          </w:tcPr>
          <w:p w14:paraId="0340828F">
            <w:pPr>
              <w:rPr>
                <w:rFonts w:ascii="宋体" w:hAnsi="宋体"/>
                <w:color w:val="auto"/>
                <w:sz w:val="18"/>
                <w:szCs w:val="18"/>
                <w:highlight w:val="none"/>
              </w:rPr>
            </w:pPr>
            <w:r>
              <w:rPr>
                <w:rFonts w:hint="eastAsia" w:ascii="宋体" w:hAnsi="宋体"/>
                <w:color w:val="auto"/>
                <w:sz w:val="18"/>
                <w:szCs w:val="18"/>
                <w:highlight w:val="none"/>
              </w:rPr>
              <w:t>类型</w:t>
            </w:r>
          </w:p>
        </w:tc>
        <w:tc>
          <w:tcPr>
            <w:tcW w:w="2841" w:type="dxa"/>
            <w:noWrap w:val="0"/>
            <w:vAlign w:val="top"/>
          </w:tcPr>
          <w:p w14:paraId="156F17FA">
            <w:pPr>
              <w:rPr>
                <w:rFonts w:ascii="宋体" w:hAnsi="宋体"/>
                <w:color w:val="auto"/>
                <w:sz w:val="18"/>
                <w:szCs w:val="18"/>
                <w:highlight w:val="none"/>
              </w:rPr>
            </w:pPr>
            <w:r>
              <w:rPr>
                <w:rFonts w:hint="eastAsia" w:ascii="宋体" w:hAnsi="宋体"/>
                <w:color w:val="auto"/>
                <w:sz w:val="18"/>
                <w:szCs w:val="18"/>
                <w:highlight w:val="none"/>
              </w:rPr>
              <w:t>说明</w:t>
            </w:r>
          </w:p>
        </w:tc>
      </w:tr>
      <w:tr w14:paraId="0AABEDC1">
        <w:trPr>
          <w:wBefore w:w="0" w:type="dxa"/>
          <w:jc w:val="center"/>
        </w:trPr>
        <w:tc>
          <w:tcPr>
            <w:tcW w:w="2840" w:type="dxa"/>
            <w:noWrap w:val="0"/>
            <w:vAlign w:val="top"/>
          </w:tcPr>
          <w:p w14:paraId="4F0FFBF9">
            <w:pPr>
              <w:rPr>
                <w:rFonts w:ascii="宋体" w:hAnsi="宋体"/>
                <w:bCs/>
                <w:color w:val="auto"/>
                <w:sz w:val="18"/>
                <w:szCs w:val="18"/>
                <w:highlight w:val="none"/>
              </w:rPr>
            </w:pPr>
            <w:r>
              <w:rPr>
                <w:rFonts w:ascii="宋体" w:hAnsi="宋体" w:cs="宋体"/>
                <w:color w:val="auto"/>
                <w:sz w:val="18"/>
                <w:szCs w:val="18"/>
                <w:highlight w:val="none"/>
              </w:rPr>
              <w:t>i</w:t>
            </w:r>
            <w:r>
              <w:rPr>
                <w:rFonts w:hint="eastAsia" w:ascii="宋体" w:hAnsi="宋体" w:cs="宋体"/>
                <w:color w:val="auto"/>
                <w:sz w:val="18"/>
                <w:szCs w:val="18"/>
                <w:highlight w:val="none"/>
              </w:rPr>
              <w:t>ssueC</w:t>
            </w:r>
            <w:r>
              <w:rPr>
                <w:rFonts w:ascii="宋体" w:hAnsi="宋体" w:cs="宋体"/>
                <w:color w:val="auto"/>
                <w:sz w:val="18"/>
                <w:szCs w:val="18"/>
                <w:highlight w:val="none"/>
              </w:rPr>
              <w:t>hannelCode</w:t>
            </w:r>
          </w:p>
        </w:tc>
        <w:tc>
          <w:tcPr>
            <w:tcW w:w="2841" w:type="dxa"/>
            <w:noWrap w:val="0"/>
            <w:vAlign w:val="top"/>
          </w:tcPr>
          <w:p w14:paraId="4098CD52">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7BFC0A4">
            <w:pPr>
              <w:rPr>
                <w:rFonts w:ascii="宋体" w:hAnsi="宋体"/>
                <w:color w:val="auto"/>
                <w:sz w:val="18"/>
                <w:szCs w:val="18"/>
                <w:highlight w:val="none"/>
              </w:rPr>
            </w:pPr>
            <w:r>
              <w:rPr>
                <w:rFonts w:hint="eastAsia" w:ascii="宋体" w:hAnsi="宋体"/>
                <w:color w:val="auto"/>
                <w:sz w:val="18"/>
                <w:szCs w:val="18"/>
                <w:highlight w:val="none"/>
              </w:rPr>
              <w:t>01：青岛</w:t>
            </w:r>
            <w:r>
              <w:rPr>
                <w:rFonts w:ascii="宋体" w:hAnsi="宋体"/>
                <w:color w:val="auto"/>
                <w:sz w:val="18"/>
                <w:szCs w:val="18"/>
                <w:highlight w:val="none"/>
              </w:rPr>
              <w:t>地铁</w:t>
            </w:r>
          </w:p>
          <w:p w14:paraId="6752B2EE">
            <w:pPr>
              <w:rPr>
                <w:rFonts w:ascii="宋体" w:hAnsi="宋体"/>
                <w:color w:val="auto"/>
                <w:sz w:val="18"/>
                <w:szCs w:val="18"/>
                <w:highlight w:val="none"/>
              </w:rPr>
            </w:pPr>
            <w:r>
              <w:rPr>
                <w:rFonts w:hint="eastAsia" w:ascii="宋体" w:hAnsi="宋体"/>
                <w:color w:val="auto"/>
                <w:sz w:val="18"/>
                <w:szCs w:val="18"/>
                <w:highlight w:val="none"/>
              </w:rPr>
              <w:t>其他</w:t>
            </w:r>
            <w:r>
              <w:rPr>
                <w:rFonts w:ascii="宋体" w:hAnsi="宋体"/>
                <w:color w:val="auto"/>
                <w:sz w:val="18"/>
                <w:szCs w:val="18"/>
                <w:highlight w:val="none"/>
              </w:rPr>
              <w:t>预留</w:t>
            </w:r>
          </w:p>
        </w:tc>
      </w:tr>
      <w:tr w14:paraId="542AC7A2">
        <w:trPr>
          <w:wBefore w:w="0" w:type="dxa"/>
          <w:jc w:val="center"/>
        </w:trPr>
        <w:tc>
          <w:tcPr>
            <w:tcW w:w="2840" w:type="dxa"/>
            <w:noWrap w:val="0"/>
            <w:vAlign w:val="top"/>
          </w:tcPr>
          <w:p w14:paraId="4684C01E">
            <w:pPr>
              <w:rPr>
                <w:rFonts w:ascii="宋体" w:hAnsi="宋体"/>
                <w:bCs/>
                <w:color w:val="auto"/>
                <w:sz w:val="18"/>
                <w:szCs w:val="18"/>
                <w:highlight w:val="none"/>
              </w:rPr>
            </w:pPr>
            <w:r>
              <w:rPr>
                <w:rFonts w:ascii="宋体" w:hAnsi="宋体"/>
                <w:bCs/>
                <w:color w:val="auto"/>
                <w:sz w:val="18"/>
                <w:szCs w:val="18"/>
                <w:highlight w:val="none"/>
              </w:rPr>
              <w:t>keyId</w:t>
            </w:r>
          </w:p>
        </w:tc>
        <w:tc>
          <w:tcPr>
            <w:tcW w:w="2841" w:type="dxa"/>
            <w:noWrap w:val="0"/>
            <w:vAlign w:val="top"/>
          </w:tcPr>
          <w:p w14:paraId="718D6267">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5C16AE8">
            <w:pPr>
              <w:rPr>
                <w:rFonts w:ascii="宋体" w:hAnsi="宋体"/>
                <w:color w:val="auto"/>
                <w:sz w:val="18"/>
                <w:szCs w:val="18"/>
                <w:highlight w:val="none"/>
              </w:rPr>
            </w:pPr>
            <w:r>
              <w:rPr>
                <w:rFonts w:hint="eastAsia" w:ascii="宋体" w:hAnsi="宋体"/>
                <w:color w:val="auto"/>
                <w:sz w:val="18"/>
                <w:szCs w:val="18"/>
                <w:highlight w:val="none"/>
              </w:rPr>
              <w:t>密钥编码</w:t>
            </w:r>
          </w:p>
          <w:p w14:paraId="3908CB24">
            <w:pPr>
              <w:rPr>
                <w:rFonts w:ascii="宋体" w:hAnsi="宋体"/>
                <w:color w:val="auto"/>
                <w:sz w:val="18"/>
                <w:szCs w:val="18"/>
                <w:highlight w:val="none"/>
              </w:rPr>
            </w:pPr>
            <w:r>
              <w:rPr>
                <w:rFonts w:hint="eastAsia" w:ascii="宋体" w:hAnsi="宋体"/>
                <w:color w:val="auto"/>
                <w:sz w:val="18"/>
                <w:szCs w:val="18"/>
                <w:highlight w:val="none"/>
              </w:rPr>
              <w:t>01：ITP CA 公钥</w:t>
            </w:r>
          </w:p>
        </w:tc>
      </w:tr>
      <w:tr w14:paraId="54713782">
        <w:trPr>
          <w:wBefore w:w="0" w:type="dxa"/>
          <w:jc w:val="center"/>
        </w:trPr>
        <w:tc>
          <w:tcPr>
            <w:tcW w:w="2840" w:type="dxa"/>
            <w:noWrap w:val="0"/>
            <w:vAlign w:val="top"/>
          </w:tcPr>
          <w:p w14:paraId="301D1383">
            <w:pPr>
              <w:rPr>
                <w:rFonts w:ascii="宋体" w:hAnsi="宋体" w:cs="微软雅黑"/>
                <w:color w:val="auto"/>
                <w:sz w:val="18"/>
                <w:szCs w:val="18"/>
                <w:highlight w:val="none"/>
              </w:rPr>
            </w:pPr>
            <w:r>
              <w:rPr>
                <w:rFonts w:ascii="宋体" w:hAnsi="宋体"/>
                <w:bCs/>
                <w:color w:val="auto"/>
                <w:sz w:val="18"/>
                <w:szCs w:val="18"/>
                <w:highlight w:val="none"/>
              </w:rPr>
              <w:t>keyBathNumber</w:t>
            </w:r>
          </w:p>
        </w:tc>
        <w:tc>
          <w:tcPr>
            <w:tcW w:w="2841" w:type="dxa"/>
            <w:noWrap w:val="0"/>
            <w:vAlign w:val="top"/>
          </w:tcPr>
          <w:p w14:paraId="538673FF">
            <w:pPr>
              <w:rPr>
                <w:rFonts w:ascii="宋体" w:hAnsi="宋体" w:cs="微软雅黑"/>
                <w:color w:val="auto"/>
                <w:sz w:val="18"/>
                <w:szCs w:val="18"/>
                <w:highlight w:val="none"/>
              </w:rPr>
            </w:pPr>
            <w:r>
              <w:rPr>
                <w:rFonts w:ascii="宋体" w:hAnsi="宋体" w:cs="微软雅黑"/>
                <w:color w:val="auto"/>
                <w:sz w:val="18"/>
                <w:szCs w:val="18"/>
                <w:highlight w:val="none"/>
              </w:rPr>
              <w:t>Int</w:t>
            </w:r>
          </w:p>
        </w:tc>
        <w:tc>
          <w:tcPr>
            <w:tcW w:w="2841" w:type="dxa"/>
            <w:noWrap w:val="0"/>
            <w:vAlign w:val="top"/>
          </w:tcPr>
          <w:p w14:paraId="215F480F">
            <w:pPr>
              <w:rPr>
                <w:rFonts w:ascii="宋体" w:hAnsi="宋体"/>
                <w:color w:val="auto"/>
                <w:sz w:val="18"/>
                <w:szCs w:val="18"/>
                <w:highlight w:val="none"/>
              </w:rPr>
            </w:pPr>
            <w:r>
              <w:rPr>
                <w:rFonts w:hint="eastAsia" w:ascii="宋体" w:hAnsi="宋体"/>
                <w:color w:val="auto"/>
                <w:sz w:val="18"/>
                <w:szCs w:val="18"/>
                <w:highlight w:val="none"/>
              </w:rPr>
              <w:t>密钥批次</w:t>
            </w:r>
            <w:r>
              <w:rPr>
                <w:rFonts w:ascii="宋体" w:hAnsi="宋体"/>
                <w:color w:val="auto"/>
                <w:sz w:val="18"/>
                <w:szCs w:val="18"/>
                <w:highlight w:val="none"/>
              </w:rPr>
              <w:t>号</w:t>
            </w:r>
            <w:r>
              <w:rPr>
                <w:rFonts w:hint="eastAsia" w:ascii="宋体" w:hAnsi="宋体"/>
                <w:color w:val="auto"/>
                <w:sz w:val="18"/>
                <w:szCs w:val="18"/>
                <w:highlight w:val="none"/>
              </w:rPr>
              <w:t xml:space="preserve"> </w:t>
            </w:r>
            <w:r>
              <w:rPr>
                <w:rFonts w:hint="eastAsia" w:ascii="宋体" w:hAnsi="宋体"/>
                <w:bCs/>
                <w:color w:val="auto"/>
                <w:sz w:val="18"/>
                <w:szCs w:val="18"/>
                <w:highlight w:val="none"/>
              </w:rPr>
              <w:t>默认0</w:t>
            </w:r>
          </w:p>
        </w:tc>
      </w:tr>
    </w:tbl>
    <w:p w14:paraId="172E6ECC">
      <w:pPr>
        <w:pStyle w:val="41"/>
        <w:rPr>
          <w:color w:val="auto"/>
          <w:highlight w:val="none"/>
        </w:rPr>
      </w:pPr>
      <w:r>
        <w:rPr>
          <w:rFonts w:hint="eastAsia"/>
          <w:color w:val="auto"/>
          <w:highlight w:val="none"/>
        </w:rPr>
        <w:t>示例报文</w:t>
      </w:r>
    </w:p>
    <w:p w14:paraId="0CE7BD64">
      <w:pPr>
        <w:pStyle w:val="41"/>
        <w:rPr>
          <w:color w:val="auto"/>
          <w:highlight w:val="none"/>
        </w:rPr>
      </w:pPr>
      <w:r>
        <w:rPr>
          <w:color w:val="auto"/>
          <w:highlight w:val="none"/>
        </w:rPr>
        <w:t>charset=UTF-8&amp;providerId=03&amp;format=json&amp;signType=00&amp;bizData={keyCurVerList:[{"issueChannelCode":"01","keyId":"01","keyBathNumber":"0"}]}&amp;deviceId=02310801&amp;timestamp=20180515144850</w:t>
      </w:r>
    </w:p>
    <w:p w14:paraId="156E8564">
      <w:pPr>
        <w:pStyle w:val="175"/>
        <w:rPr>
          <w:color w:val="auto"/>
          <w:highlight w:val="none"/>
        </w:rPr>
      </w:pPr>
      <w:bookmarkStart w:id="379" w:name="_Toc519178931"/>
      <w:r>
        <w:rPr>
          <w:rFonts w:hint="eastAsia"/>
          <w:color w:val="auto"/>
          <w:highlight w:val="none"/>
        </w:rPr>
        <w:t>应答参数</w:t>
      </w:r>
      <w:bookmarkEnd w:id="379"/>
    </w:p>
    <w:p w14:paraId="216E11C5">
      <w:pPr>
        <w:pStyle w:val="41"/>
        <w:rPr>
          <w:color w:val="auto"/>
          <w:highlight w:val="none"/>
        </w:rPr>
      </w:pPr>
      <w:r>
        <w:rPr>
          <w:rFonts w:hint="eastAsia"/>
          <w:color w:val="auto"/>
          <w:highlight w:val="none"/>
        </w:rPr>
        <w:t>密钥</w:t>
      </w:r>
      <w:r>
        <w:rPr>
          <w:color w:val="auto"/>
          <w:highlight w:val="none"/>
        </w:rPr>
        <w:t>同步</w:t>
      </w:r>
      <w:r>
        <w:rPr>
          <w:rFonts w:hint="eastAsia"/>
          <w:color w:val="auto"/>
          <w:highlight w:val="none"/>
        </w:rPr>
        <w:t>应答参数详见表6</w:t>
      </w:r>
      <w:r>
        <w:rPr>
          <w:color w:val="auto"/>
          <w:highlight w:val="none"/>
        </w:rPr>
        <w:t>5</w:t>
      </w:r>
      <w:r>
        <w:rPr>
          <w:rFonts w:hint="eastAsia"/>
          <w:color w:val="auto"/>
          <w:highlight w:val="none"/>
        </w:rPr>
        <w:t>。</w:t>
      </w:r>
    </w:p>
    <w:p w14:paraId="57F34262">
      <w:pPr>
        <w:pStyle w:val="160"/>
        <w:rPr>
          <w:color w:val="auto"/>
          <w:highlight w:val="none"/>
        </w:rPr>
      </w:pPr>
      <w:r>
        <w:rPr>
          <w:rFonts w:hint="eastAsia"/>
          <w:color w:val="auto"/>
          <w:highlight w:val="none"/>
        </w:rPr>
        <w:t>密钥</w:t>
      </w:r>
      <w:r>
        <w:rPr>
          <w:color w:val="auto"/>
          <w:highlight w:val="none"/>
        </w:rPr>
        <w:t>同步</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32E7768">
        <w:trPr>
          <w:wBefore w:w="0" w:type="dxa"/>
          <w:jc w:val="center"/>
        </w:trPr>
        <w:tc>
          <w:tcPr>
            <w:tcW w:w="2840" w:type="dxa"/>
            <w:noWrap w:val="0"/>
            <w:vAlign w:val="top"/>
          </w:tcPr>
          <w:p w14:paraId="588EC1B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52F3796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2039B81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6FFDB604">
        <w:trPr>
          <w:wBefore w:w="0" w:type="dxa"/>
          <w:jc w:val="center"/>
        </w:trPr>
        <w:tc>
          <w:tcPr>
            <w:tcW w:w="2840" w:type="dxa"/>
            <w:noWrap w:val="0"/>
            <w:vAlign w:val="top"/>
          </w:tcPr>
          <w:p w14:paraId="43BDE51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241019A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AA4502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1032C4F4">
        <w:trPr>
          <w:wBefore w:w="0" w:type="dxa"/>
          <w:jc w:val="center"/>
        </w:trPr>
        <w:tc>
          <w:tcPr>
            <w:tcW w:w="2840" w:type="dxa"/>
            <w:noWrap w:val="0"/>
            <w:vAlign w:val="top"/>
          </w:tcPr>
          <w:p w14:paraId="00F48A5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2884901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540B73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3801550D">
        <w:trPr>
          <w:wBefore w:w="0" w:type="dxa"/>
          <w:jc w:val="center"/>
        </w:trPr>
        <w:tc>
          <w:tcPr>
            <w:tcW w:w="2840" w:type="dxa"/>
            <w:noWrap w:val="0"/>
            <w:vAlign w:val="top"/>
          </w:tcPr>
          <w:p w14:paraId="7E6E7459">
            <w:pPr>
              <w:rPr>
                <w:rFonts w:ascii="宋体" w:hAnsi="宋体" w:cs="微软雅黑"/>
                <w:color w:val="auto"/>
                <w:sz w:val="18"/>
                <w:szCs w:val="18"/>
                <w:highlight w:val="none"/>
              </w:rPr>
            </w:pPr>
            <w:r>
              <w:rPr>
                <w:rFonts w:ascii="宋体" w:hAnsi="宋体" w:cs="宋体"/>
                <w:color w:val="auto"/>
                <w:sz w:val="18"/>
                <w:szCs w:val="18"/>
                <w:highlight w:val="none"/>
              </w:rPr>
              <w:t>keyCurVerList</w:t>
            </w:r>
          </w:p>
        </w:tc>
        <w:tc>
          <w:tcPr>
            <w:tcW w:w="2841" w:type="dxa"/>
            <w:noWrap w:val="0"/>
            <w:vAlign w:val="top"/>
          </w:tcPr>
          <w:p w14:paraId="7925A1D7">
            <w:pPr>
              <w:rPr>
                <w:rFonts w:ascii="宋体" w:hAnsi="宋体" w:cs="微软雅黑"/>
                <w:color w:val="auto"/>
                <w:sz w:val="18"/>
                <w:szCs w:val="18"/>
                <w:highlight w:val="none"/>
              </w:rPr>
            </w:pPr>
            <w:r>
              <w:rPr>
                <w:rFonts w:ascii="宋体" w:hAnsi="宋体" w:cs="微软雅黑"/>
                <w:color w:val="auto"/>
                <w:sz w:val="18"/>
                <w:szCs w:val="18"/>
                <w:highlight w:val="none"/>
              </w:rPr>
              <w:t>J</w:t>
            </w:r>
            <w:r>
              <w:rPr>
                <w:rFonts w:hint="eastAsia" w:ascii="宋体" w:hAnsi="宋体" w:cs="微软雅黑"/>
                <w:color w:val="auto"/>
                <w:sz w:val="18"/>
                <w:szCs w:val="18"/>
                <w:highlight w:val="none"/>
              </w:rPr>
              <w:t>son</w:t>
            </w:r>
            <w:r>
              <w:rPr>
                <w:rFonts w:ascii="宋体" w:hAnsi="宋体" w:cs="微软雅黑"/>
                <w:color w:val="auto"/>
                <w:sz w:val="18"/>
                <w:szCs w:val="18"/>
                <w:highlight w:val="none"/>
              </w:rPr>
              <w:t>数据</w:t>
            </w:r>
          </w:p>
        </w:tc>
        <w:tc>
          <w:tcPr>
            <w:tcW w:w="2841" w:type="dxa"/>
            <w:noWrap w:val="0"/>
            <w:vAlign w:val="top"/>
          </w:tcPr>
          <w:p w14:paraId="3525B9E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服务器密钥版本列表</w:t>
            </w:r>
          </w:p>
        </w:tc>
      </w:tr>
    </w:tbl>
    <w:p w14:paraId="37D8149F">
      <w:pPr>
        <w:pStyle w:val="41"/>
        <w:rPr>
          <w:color w:val="auto"/>
          <w:highlight w:val="none"/>
          <w:lang/>
        </w:rPr>
      </w:pPr>
      <w:r>
        <w:rPr>
          <w:color w:val="auto"/>
          <w:highlight w:val="none"/>
        </w:rPr>
        <w:t>keyCurVerList</w:t>
      </w:r>
      <w:r>
        <w:rPr>
          <w:rFonts w:hint="eastAsia"/>
          <w:color w:val="auto"/>
          <w:highlight w:val="none"/>
          <w:lang/>
        </w:rPr>
        <w:t>单条</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AD9BE77">
        <w:trPr>
          <w:wBefore w:w="0" w:type="dxa"/>
          <w:jc w:val="center"/>
        </w:trPr>
        <w:tc>
          <w:tcPr>
            <w:tcW w:w="2840" w:type="dxa"/>
            <w:noWrap w:val="0"/>
            <w:vAlign w:val="top"/>
          </w:tcPr>
          <w:p w14:paraId="6EE452E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1F587FF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77E4BE8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682BC2C4">
        <w:trPr>
          <w:wBefore w:w="0" w:type="dxa"/>
          <w:jc w:val="center"/>
        </w:trPr>
        <w:tc>
          <w:tcPr>
            <w:tcW w:w="2840" w:type="dxa"/>
            <w:noWrap w:val="0"/>
            <w:vAlign w:val="top"/>
          </w:tcPr>
          <w:p w14:paraId="63D042A8">
            <w:pPr>
              <w:rPr>
                <w:rFonts w:ascii="宋体" w:hAnsi="宋体"/>
                <w:bCs/>
                <w:color w:val="auto"/>
                <w:sz w:val="18"/>
                <w:szCs w:val="18"/>
                <w:highlight w:val="none"/>
              </w:rPr>
            </w:pPr>
            <w:r>
              <w:rPr>
                <w:rFonts w:ascii="宋体" w:hAnsi="宋体" w:cs="宋体"/>
                <w:color w:val="auto"/>
                <w:sz w:val="18"/>
                <w:szCs w:val="18"/>
                <w:highlight w:val="none"/>
              </w:rPr>
              <w:t>i</w:t>
            </w:r>
            <w:r>
              <w:rPr>
                <w:rFonts w:hint="eastAsia" w:ascii="宋体" w:hAnsi="宋体" w:cs="宋体"/>
                <w:color w:val="auto"/>
                <w:sz w:val="18"/>
                <w:szCs w:val="18"/>
                <w:highlight w:val="none"/>
              </w:rPr>
              <w:t>ssueC</w:t>
            </w:r>
            <w:r>
              <w:rPr>
                <w:rFonts w:ascii="宋体" w:hAnsi="宋体" w:cs="宋体"/>
                <w:color w:val="auto"/>
                <w:sz w:val="18"/>
                <w:szCs w:val="18"/>
                <w:highlight w:val="none"/>
              </w:rPr>
              <w:t>hannelCode</w:t>
            </w:r>
          </w:p>
        </w:tc>
        <w:tc>
          <w:tcPr>
            <w:tcW w:w="2841" w:type="dxa"/>
            <w:noWrap w:val="0"/>
            <w:vAlign w:val="top"/>
          </w:tcPr>
          <w:p w14:paraId="426A7AEC">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BAECCBC">
            <w:pPr>
              <w:rPr>
                <w:rFonts w:ascii="宋体" w:hAnsi="宋体"/>
                <w:color w:val="auto"/>
                <w:sz w:val="18"/>
                <w:szCs w:val="18"/>
                <w:highlight w:val="none"/>
              </w:rPr>
            </w:pPr>
            <w:r>
              <w:rPr>
                <w:rFonts w:hint="eastAsia" w:ascii="宋体" w:hAnsi="宋体"/>
                <w:color w:val="auto"/>
                <w:sz w:val="18"/>
                <w:szCs w:val="18"/>
                <w:highlight w:val="none"/>
              </w:rPr>
              <w:t>01：青岛</w:t>
            </w:r>
            <w:r>
              <w:rPr>
                <w:rFonts w:ascii="宋体" w:hAnsi="宋体"/>
                <w:color w:val="auto"/>
                <w:sz w:val="18"/>
                <w:szCs w:val="18"/>
                <w:highlight w:val="none"/>
              </w:rPr>
              <w:t>地铁</w:t>
            </w:r>
          </w:p>
          <w:p w14:paraId="4DC70B0E">
            <w:pPr>
              <w:rPr>
                <w:rFonts w:ascii="宋体" w:hAnsi="宋体"/>
                <w:color w:val="auto"/>
                <w:sz w:val="18"/>
                <w:szCs w:val="18"/>
                <w:highlight w:val="none"/>
              </w:rPr>
            </w:pPr>
            <w:r>
              <w:rPr>
                <w:rFonts w:hint="eastAsia" w:ascii="宋体" w:hAnsi="宋体"/>
                <w:color w:val="auto"/>
                <w:sz w:val="18"/>
                <w:szCs w:val="18"/>
                <w:highlight w:val="none"/>
              </w:rPr>
              <w:t>其他</w:t>
            </w:r>
            <w:r>
              <w:rPr>
                <w:rFonts w:ascii="宋体" w:hAnsi="宋体"/>
                <w:color w:val="auto"/>
                <w:sz w:val="18"/>
                <w:szCs w:val="18"/>
                <w:highlight w:val="none"/>
              </w:rPr>
              <w:t>预留</w:t>
            </w:r>
          </w:p>
        </w:tc>
      </w:tr>
      <w:tr w14:paraId="7B06C37B">
        <w:trPr>
          <w:wBefore w:w="0" w:type="dxa"/>
          <w:jc w:val="center"/>
        </w:trPr>
        <w:tc>
          <w:tcPr>
            <w:tcW w:w="2840" w:type="dxa"/>
            <w:noWrap w:val="0"/>
            <w:vAlign w:val="top"/>
          </w:tcPr>
          <w:p w14:paraId="7677836F">
            <w:pPr>
              <w:rPr>
                <w:rFonts w:ascii="宋体" w:hAnsi="宋体"/>
                <w:bCs/>
                <w:color w:val="auto"/>
                <w:sz w:val="18"/>
                <w:szCs w:val="18"/>
                <w:highlight w:val="none"/>
              </w:rPr>
            </w:pPr>
            <w:r>
              <w:rPr>
                <w:rFonts w:ascii="宋体" w:hAnsi="宋体"/>
                <w:bCs/>
                <w:color w:val="auto"/>
                <w:sz w:val="18"/>
                <w:szCs w:val="18"/>
                <w:highlight w:val="none"/>
              </w:rPr>
              <w:t>keyId</w:t>
            </w:r>
          </w:p>
        </w:tc>
        <w:tc>
          <w:tcPr>
            <w:tcW w:w="2841" w:type="dxa"/>
            <w:noWrap w:val="0"/>
            <w:vAlign w:val="top"/>
          </w:tcPr>
          <w:p w14:paraId="053A4743">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451A05D">
            <w:pPr>
              <w:rPr>
                <w:rFonts w:ascii="宋体" w:hAnsi="宋体"/>
                <w:color w:val="auto"/>
                <w:sz w:val="18"/>
                <w:szCs w:val="18"/>
                <w:highlight w:val="none"/>
              </w:rPr>
            </w:pPr>
            <w:r>
              <w:rPr>
                <w:rFonts w:hint="eastAsia" w:ascii="宋体" w:hAnsi="宋体"/>
                <w:color w:val="auto"/>
                <w:sz w:val="18"/>
                <w:szCs w:val="18"/>
                <w:highlight w:val="none"/>
              </w:rPr>
              <w:t>密钥编码</w:t>
            </w:r>
          </w:p>
          <w:p w14:paraId="3591CD69">
            <w:pPr>
              <w:rPr>
                <w:rFonts w:ascii="宋体" w:hAnsi="宋体"/>
                <w:color w:val="auto"/>
                <w:sz w:val="18"/>
                <w:szCs w:val="18"/>
                <w:highlight w:val="none"/>
              </w:rPr>
            </w:pPr>
            <w:r>
              <w:rPr>
                <w:rFonts w:hint="eastAsia" w:ascii="宋体" w:hAnsi="宋体"/>
                <w:color w:val="auto"/>
                <w:sz w:val="18"/>
                <w:szCs w:val="18"/>
                <w:highlight w:val="none"/>
              </w:rPr>
              <w:t>01：ITP CA 公钥</w:t>
            </w:r>
          </w:p>
        </w:tc>
      </w:tr>
      <w:tr w14:paraId="4941F595">
        <w:trPr>
          <w:wBefore w:w="0" w:type="dxa"/>
          <w:jc w:val="center"/>
        </w:trPr>
        <w:tc>
          <w:tcPr>
            <w:tcW w:w="2840" w:type="dxa"/>
            <w:noWrap w:val="0"/>
            <w:vAlign w:val="top"/>
          </w:tcPr>
          <w:p w14:paraId="3D8FE43C">
            <w:pPr>
              <w:rPr>
                <w:rFonts w:ascii="宋体" w:hAnsi="宋体" w:cs="微软雅黑"/>
                <w:color w:val="auto"/>
                <w:sz w:val="18"/>
                <w:szCs w:val="18"/>
                <w:highlight w:val="none"/>
              </w:rPr>
            </w:pPr>
            <w:r>
              <w:rPr>
                <w:rFonts w:ascii="宋体" w:hAnsi="宋体"/>
                <w:bCs/>
                <w:color w:val="auto"/>
                <w:sz w:val="18"/>
                <w:szCs w:val="18"/>
                <w:highlight w:val="none"/>
              </w:rPr>
              <w:t>keyBathNumber</w:t>
            </w:r>
          </w:p>
        </w:tc>
        <w:tc>
          <w:tcPr>
            <w:tcW w:w="2841" w:type="dxa"/>
            <w:noWrap w:val="0"/>
            <w:vAlign w:val="top"/>
          </w:tcPr>
          <w:p w14:paraId="5353DA70">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5906952">
            <w:pPr>
              <w:rPr>
                <w:rFonts w:ascii="宋体" w:hAnsi="宋体"/>
                <w:color w:val="auto"/>
                <w:sz w:val="18"/>
                <w:szCs w:val="18"/>
                <w:highlight w:val="none"/>
              </w:rPr>
            </w:pPr>
            <w:r>
              <w:rPr>
                <w:rFonts w:hint="eastAsia" w:ascii="宋体" w:hAnsi="宋体"/>
                <w:color w:val="auto"/>
                <w:sz w:val="18"/>
                <w:szCs w:val="18"/>
                <w:highlight w:val="none"/>
              </w:rPr>
              <w:t>密钥批次</w:t>
            </w:r>
            <w:r>
              <w:rPr>
                <w:rFonts w:ascii="宋体" w:hAnsi="宋体"/>
                <w:color w:val="auto"/>
                <w:sz w:val="18"/>
                <w:szCs w:val="18"/>
                <w:highlight w:val="none"/>
              </w:rPr>
              <w:t>号</w:t>
            </w:r>
            <w:r>
              <w:rPr>
                <w:rFonts w:hint="eastAsia" w:ascii="宋体" w:hAnsi="宋体"/>
                <w:color w:val="auto"/>
                <w:sz w:val="18"/>
                <w:szCs w:val="18"/>
                <w:highlight w:val="none"/>
              </w:rPr>
              <w:t xml:space="preserve"> </w:t>
            </w:r>
            <w:r>
              <w:rPr>
                <w:rFonts w:hint="eastAsia" w:ascii="宋体" w:hAnsi="宋体"/>
                <w:bCs/>
                <w:color w:val="auto"/>
                <w:sz w:val="18"/>
                <w:szCs w:val="18"/>
                <w:highlight w:val="none"/>
              </w:rPr>
              <w:t>默认0</w:t>
            </w:r>
          </w:p>
        </w:tc>
      </w:tr>
      <w:tr w14:paraId="67DFC776">
        <w:trPr>
          <w:wBefore w:w="0" w:type="dxa"/>
          <w:jc w:val="center"/>
        </w:trPr>
        <w:tc>
          <w:tcPr>
            <w:tcW w:w="2840" w:type="dxa"/>
            <w:noWrap w:val="0"/>
            <w:vAlign w:val="top"/>
          </w:tcPr>
          <w:p w14:paraId="3BD2880F">
            <w:pPr>
              <w:rPr>
                <w:rFonts w:ascii="宋体" w:hAnsi="宋体"/>
                <w:bCs/>
                <w:color w:val="auto"/>
                <w:sz w:val="18"/>
                <w:szCs w:val="18"/>
                <w:highlight w:val="none"/>
              </w:rPr>
            </w:pPr>
            <w:r>
              <w:rPr>
                <w:rFonts w:hint="eastAsia" w:ascii="宋体" w:hAnsi="宋体"/>
                <w:bCs/>
                <w:color w:val="auto"/>
                <w:sz w:val="18"/>
                <w:szCs w:val="18"/>
                <w:highlight w:val="none"/>
              </w:rPr>
              <w:t>needUpdateYN</w:t>
            </w:r>
          </w:p>
        </w:tc>
        <w:tc>
          <w:tcPr>
            <w:tcW w:w="2841" w:type="dxa"/>
            <w:noWrap w:val="0"/>
            <w:vAlign w:val="top"/>
          </w:tcPr>
          <w:p w14:paraId="39EA8BD4">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BBAFEA1">
            <w:pPr>
              <w:rPr>
                <w:rFonts w:ascii="宋体" w:hAnsi="宋体"/>
                <w:color w:val="auto"/>
                <w:sz w:val="18"/>
                <w:szCs w:val="18"/>
                <w:highlight w:val="none"/>
              </w:rPr>
            </w:pPr>
            <w:r>
              <w:rPr>
                <w:rFonts w:hint="eastAsia" w:ascii="宋体" w:hAnsi="宋体"/>
                <w:bCs/>
                <w:color w:val="auto"/>
                <w:sz w:val="18"/>
                <w:szCs w:val="18"/>
                <w:highlight w:val="none"/>
              </w:rPr>
              <w:t>是否</w:t>
            </w:r>
            <w:r>
              <w:rPr>
                <w:rFonts w:ascii="宋体" w:hAnsi="宋体"/>
                <w:bCs/>
                <w:color w:val="auto"/>
                <w:sz w:val="18"/>
                <w:szCs w:val="18"/>
                <w:highlight w:val="none"/>
              </w:rPr>
              <w:t>需要升级</w:t>
            </w:r>
            <w:r>
              <w:rPr>
                <w:rFonts w:hint="eastAsia" w:ascii="宋体" w:hAnsi="宋体"/>
                <w:bCs/>
                <w:color w:val="auto"/>
                <w:sz w:val="18"/>
                <w:szCs w:val="18"/>
                <w:highlight w:val="none"/>
              </w:rPr>
              <w:t>Y|N</w:t>
            </w:r>
          </w:p>
        </w:tc>
      </w:tr>
      <w:tr w14:paraId="68C30B12">
        <w:trPr>
          <w:wBefore w:w="0" w:type="dxa"/>
          <w:jc w:val="center"/>
        </w:trPr>
        <w:tc>
          <w:tcPr>
            <w:tcW w:w="2840" w:type="dxa"/>
            <w:noWrap w:val="0"/>
            <w:vAlign w:val="top"/>
          </w:tcPr>
          <w:p w14:paraId="4FB959B2">
            <w:pPr>
              <w:rPr>
                <w:rFonts w:ascii="宋体" w:hAnsi="宋体"/>
                <w:bCs/>
                <w:color w:val="auto"/>
                <w:sz w:val="18"/>
                <w:szCs w:val="18"/>
                <w:highlight w:val="none"/>
              </w:rPr>
            </w:pPr>
            <w:r>
              <w:rPr>
                <w:rFonts w:hint="eastAsia" w:ascii="宋体" w:hAnsi="宋体"/>
                <w:bCs/>
                <w:color w:val="auto"/>
                <w:sz w:val="18"/>
                <w:szCs w:val="18"/>
                <w:highlight w:val="none"/>
              </w:rPr>
              <w:t>k</w:t>
            </w:r>
            <w:r>
              <w:rPr>
                <w:rFonts w:ascii="宋体" w:hAnsi="宋体"/>
                <w:bCs/>
                <w:color w:val="auto"/>
                <w:sz w:val="18"/>
                <w:szCs w:val="18"/>
                <w:highlight w:val="none"/>
              </w:rPr>
              <w:t>eyList</w:t>
            </w:r>
          </w:p>
        </w:tc>
        <w:tc>
          <w:tcPr>
            <w:tcW w:w="2841" w:type="dxa"/>
            <w:noWrap w:val="0"/>
            <w:vAlign w:val="top"/>
          </w:tcPr>
          <w:p w14:paraId="42F2444D">
            <w:pPr>
              <w:rPr>
                <w:rFonts w:ascii="宋体" w:hAnsi="宋体" w:cs="微软雅黑"/>
                <w:color w:val="auto"/>
                <w:sz w:val="18"/>
                <w:szCs w:val="18"/>
                <w:highlight w:val="none"/>
              </w:rPr>
            </w:pPr>
            <w:r>
              <w:rPr>
                <w:rFonts w:ascii="宋体" w:hAnsi="宋体" w:cs="微软雅黑"/>
                <w:color w:val="auto"/>
                <w:sz w:val="18"/>
                <w:szCs w:val="18"/>
                <w:highlight w:val="none"/>
              </w:rPr>
              <w:t>J</w:t>
            </w:r>
            <w:r>
              <w:rPr>
                <w:rFonts w:hint="eastAsia" w:ascii="宋体" w:hAnsi="宋体" w:cs="微软雅黑"/>
                <w:color w:val="auto"/>
                <w:sz w:val="18"/>
                <w:szCs w:val="18"/>
                <w:highlight w:val="none"/>
              </w:rPr>
              <w:t>son</w:t>
            </w:r>
            <w:r>
              <w:rPr>
                <w:rFonts w:ascii="宋体" w:hAnsi="宋体" w:cs="微软雅黑"/>
                <w:color w:val="auto"/>
                <w:sz w:val="18"/>
                <w:szCs w:val="18"/>
                <w:highlight w:val="none"/>
              </w:rPr>
              <w:t>数据</w:t>
            </w:r>
          </w:p>
        </w:tc>
        <w:tc>
          <w:tcPr>
            <w:tcW w:w="2841" w:type="dxa"/>
            <w:noWrap w:val="0"/>
            <w:vAlign w:val="top"/>
          </w:tcPr>
          <w:p w14:paraId="0F2541E8">
            <w:pPr>
              <w:rPr>
                <w:rFonts w:ascii="宋体" w:hAnsi="宋体"/>
                <w:color w:val="auto"/>
                <w:sz w:val="18"/>
                <w:szCs w:val="18"/>
                <w:highlight w:val="none"/>
              </w:rPr>
            </w:pPr>
            <w:r>
              <w:rPr>
                <w:rFonts w:ascii="宋体" w:hAnsi="宋体"/>
                <w:color w:val="auto"/>
                <w:sz w:val="18"/>
                <w:szCs w:val="18"/>
                <w:highlight w:val="none"/>
              </w:rPr>
              <w:t>密钥列表</w:t>
            </w:r>
          </w:p>
        </w:tc>
      </w:tr>
    </w:tbl>
    <w:p w14:paraId="6A50AF17">
      <w:pPr>
        <w:pStyle w:val="41"/>
        <w:rPr>
          <w:color w:val="auto"/>
          <w:highlight w:val="none"/>
        </w:rPr>
      </w:pPr>
      <w:r>
        <w:rPr>
          <w:color w:val="auto"/>
          <w:highlight w:val="none"/>
        </w:rPr>
        <w:t>Key单条</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5D54A00">
        <w:trPr>
          <w:wBefore w:w="0" w:type="dxa"/>
          <w:jc w:val="center"/>
        </w:trPr>
        <w:tc>
          <w:tcPr>
            <w:tcW w:w="2840" w:type="dxa"/>
            <w:noWrap w:val="0"/>
            <w:vAlign w:val="top"/>
          </w:tcPr>
          <w:p w14:paraId="76B853B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2136F40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5073FC6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FC61FA1">
        <w:trPr>
          <w:wBefore w:w="0" w:type="dxa"/>
          <w:jc w:val="center"/>
        </w:trPr>
        <w:tc>
          <w:tcPr>
            <w:tcW w:w="2840" w:type="dxa"/>
            <w:noWrap w:val="0"/>
            <w:vAlign w:val="top"/>
          </w:tcPr>
          <w:p w14:paraId="708B5331">
            <w:pPr>
              <w:rPr>
                <w:rFonts w:ascii="宋体" w:hAnsi="宋体" w:cs="微软雅黑"/>
                <w:color w:val="auto"/>
                <w:sz w:val="18"/>
                <w:szCs w:val="18"/>
                <w:highlight w:val="none"/>
              </w:rPr>
            </w:pPr>
            <w:r>
              <w:rPr>
                <w:rFonts w:ascii="宋体" w:hAnsi="宋体"/>
                <w:bCs/>
                <w:color w:val="auto"/>
                <w:sz w:val="18"/>
                <w:szCs w:val="18"/>
                <w:highlight w:val="none"/>
              </w:rPr>
              <w:t>keyBathNumber</w:t>
            </w:r>
          </w:p>
        </w:tc>
        <w:tc>
          <w:tcPr>
            <w:tcW w:w="2841" w:type="dxa"/>
            <w:noWrap w:val="0"/>
            <w:vAlign w:val="top"/>
          </w:tcPr>
          <w:p w14:paraId="6C023A90">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FC4C3E5">
            <w:pPr>
              <w:rPr>
                <w:color w:val="auto"/>
                <w:sz w:val="18"/>
                <w:szCs w:val="18"/>
                <w:highlight w:val="none"/>
              </w:rPr>
            </w:pPr>
            <w:r>
              <w:rPr>
                <w:rFonts w:hint="eastAsia"/>
                <w:color w:val="auto"/>
                <w:sz w:val="18"/>
                <w:szCs w:val="18"/>
                <w:highlight w:val="none"/>
              </w:rPr>
              <w:t>密钥批次</w:t>
            </w:r>
            <w:r>
              <w:rPr>
                <w:color w:val="auto"/>
                <w:sz w:val="18"/>
                <w:szCs w:val="18"/>
                <w:highlight w:val="none"/>
              </w:rPr>
              <w:t>号</w:t>
            </w:r>
          </w:p>
        </w:tc>
      </w:tr>
      <w:tr w14:paraId="6A855695">
        <w:trPr>
          <w:wBefore w:w="0" w:type="dxa"/>
          <w:jc w:val="center"/>
        </w:trPr>
        <w:tc>
          <w:tcPr>
            <w:tcW w:w="2840" w:type="dxa"/>
            <w:noWrap w:val="0"/>
            <w:vAlign w:val="top"/>
          </w:tcPr>
          <w:p w14:paraId="6DBDB9FA">
            <w:pPr>
              <w:rPr>
                <w:rFonts w:ascii="宋体" w:hAnsi="宋体" w:cs="微软雅黑"/>
                <w:color w:val="auto"/>
                <w:sz w:val="18"/>
                <w:szCs w:val="18"/>
                <w:highlight w:val="none"/>
              </w:rPr>
            </w:pPr>
            <w:r>
              <w:rPr>
                <w:rFonts w:ascii="宋体" w:hAnsi="宋体" w:cs="宋体"/>
                <w:color w:val="auto"/>
                <w:sz w:val="18"/>
                <w:szCs w:val="18"/>
                <w:highlight w:val="none"/>
              </w:rPr>
              <w:t>keyIdx</w:t>
            </w:r>
          </w:p>
        </w:tc>
        <w:tc>
          <w:tcPr>
            <w:tcW w:w="2841" w:type="dxa"/>
            <w:noWrap w:val="0"/>
            <w:vAlign w:val="top"/>
          </w:tcPr>
          <w:p w14:paraId="20523AA7">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89DB125">
            <w:pPr>
              <w:rPr>
                <w:color w:val="auto"/>
                <w:sz w:val="18"/>
                <w:szCs w:val="18"/>
                <w:highlight w:val="none"/>
              </w:rPr>
            </w:pPr>
            <w:r>
              <w:rPr>
                <w:rFonts w:hint="eastAsia"/>
                <w:color w:val="auto"/>
                <w:sz w:val="18"/>
                <w:szCs w:val="18"/>
                <w:highlight w:val="none"/>
              </w:rPr>
              <w:t>密钥索引</w:t>
            </w:r>
          </w:p>
        </w:tc>
      </w:tr>
      <w:tr w14:paraId="16D23100">
        <w:trPr>
          <w:wBefore w:w="0" w:type="dxa"/>
          <w:jc w:val="center"/>
        </w:trPr>
        <w:tc>
          <w:tcPr>
            <w:tcW w:w="2840" w:type="dxa"/>
            <w:noWrap w:val="0"/>
            <w:vAlign w:val="top"/>
          </w:tcPr>
          <w:p w14:paraId="6B1371C3">
            <w:pPr>
              <w:rPr>
                <w:rFonts w:ascii="宋体" w:hAnsi="宋体"/>
                <w:bCs/>
                <w:color w:val="auto"/>
                <w:sz w:val="18"/>
                <w:szCs w:val="18"/>
                <w:highlight w:val="none"/>
              </w:rPr>
            </w:pPr>
            <w:r>
              <w:rPr>
                <w:rFonts w:ascii="宋体" w:hAnsi="宋体"/>
                <w:bCs/>
                <w:color w:val="auto"/>
                <w:sz w:val="18"/>
                <w:szCs w:val="18"/>
                <w:highlight w:val="none"/>
              </w:rPr>
              <w:t>keyValue</w:t>
            </w:r>
          </w:p>
        </w:tc>
        <w:tc>
          <w:tcPr>
            <w:tcW w:w="2841" w:type="dxa"/>
            <w:noWrap w:val="0"/>
            <w:vAlign w:val="top"/>
          </w:tcPr>
          <w:p w14:paraId="72330BA3">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121EF44">
            <w:pPr>
              <w:rPr>
                <w:rFonts w:ascii="宋体" w:hAnsi="宋体"/>
                <w:bCs/>
                <w:color w:val="auto"/>
                <w:sz w:val="18"/>
                <w:szCs w:val="18"/>
                <w:highlight w:val="none"/>
              </w:rPr>
            </w:pPr>
            <w:r>
              <w:rPr>
                <w:rFonts w:hint="eastAsia" w:ascii="宋体" w:hAnsi="宋体"/>
                <w:bCs/>
                <w:color w:val="auto"/>
                <w:sz w:val="18"/>
                <w:szCs w:val="18"/>
                <w:highlight w:val="none"/>
              </w:rPr>
              <w:t>密钥值</w:t>
            </w:r>
          </w:p>
        </w:tc>
      </w:tr>
      <w:tr w14:paraId="2AA5A21C">
        <w:trPr>
          <w:wBefore w:w="0" w:type="dxa"/>
          <w:jc w:val="center"/>
        </w:trPr>
        <w:tc>
          <w:tcPr>
            <w:tcW w:w="2840" w:type="dxa"/>
            <w:noWrap w:val="0"/>
            <w:vAlign w:val="top"/>
          </w:tcPr>
          <w:p w14:paraId="5B351CB0">
            <w:pPr>
              <w:rPr>
                <w:rFonts w:ascii="宋体" w:hAnsi="宋体"/>
                <w:bCs/>
                <w:color w:val="auto"/>
                <w:sz w:val="18"/>
                <w:szCs w:val="18"/>
                <w:highlight w:val="none"/>
              </w:rPr>
            </w:pPr>
            <w:r>
              <w:rPr>
                <w:rFonts w:ascii="宋体" w:hAnsi="宋体"/>
                <w:bCs/>
                <w:color w:val="auto"/>
                <w:sz w:val="18"/>
                <w:szCs w:val="18"/>
                <w:highlight w:val="none"/>
              </w:rPr>
              <w:t>keyEffectiveDate</w:t>
            </w:r>
          </w:p>
        </w:tc>
        <w:tc>
          <w:tcPr>
            <w:tcW w:w="2841" w:type="dxa"/>
            <w:noWrap w:val="0"/>
            <w:vAlign w:val="top"/>
          </w:tcPr>
          <w:p w14:paraId="45780C57">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0048C03">
            <w:pPr>
              <w:rPr>
                <w:color w:val="auto"/>
                <w:sz w:val="18"/>
                <w:szCs w:val="18"/>
                <w:highlight w:val="none"/>
              </w:rPr>
            </w:pPr>
            <w:r>
              <w:rPr>
                <w:rFonts w:hint="eastAsia" w:ascii="宋体" w:hAnsi="宋体"/>
                <w:bCs/>
                <w:color w:val="auto"/>
                <w:sz w:val="18"/>
                <w:szCs w:val="18"/>
                <w:highlight w:val="none"/>
              </w:rPr>
              <w:t>密钥</w:t>
            </w:r>
            <w:r>
              <w:rPr>
                <w:rFonts w:ascii="宋体" w:hAnsi="宋体"/>
                <w:bCs/>
                <w:color w:val="auto"/>
                <w:sz w:val="18"/>
                <w:szCs w:val="18"/>
                <w:highlight w:val="none"/>
              </w:rPr>
              <w:t>有效期</w:t>
            </w:r>
            <w:r>
              <w:rPr>
                <w:rFonts w:hint="eastAsia" w:ascii="宋体" w:hAnsi="宋体"/>
                <w:bCs/>
                <w:color w:val="auto"/>
                <w:sz w:val="18"/>
                <w:szCs w:val="18"/>
                <w:highlight w:val="none"/>
              </w:rPr>
              <w:t>YYYYMMDD</w:t>
            </w:r>
          </w:p>
        </w:tc>
      </w:tr>
      <w:tr w14:paraId="0CC200FB">
        <w:trPr>
          <w:wBefore w:w="0" w:type="dxa"/>
          <w:jc w:val="center"/>
        </w:trPr>
        <w:tc>
          <w:tcPr>
            <w:tcW w:w="2840" w:type="dxa"/>
            <w:noWrap w:val="0"/>
            <w:vAlign w:val="top"/>
          </w:tcPr>
          <w:p w14:paraId="2162663D">
            <w:pPr>
              <w:rPr>
                <w:rFonts w:ascii="宋体" w:hAnsi="宋体"/>
                <w:bCs/>
                <w:color w:val="auto"/>
                <w:sz w:val="18"/>
                <w:szCs w:val="18"/>
                <w:highlight w:val="none"/>
              </w:rPr>
            </w:pPr>
            <w:r>
              <w:rPr>
                <w:rFonts w:ascii="宋体" w:hAnsi="宋体"/>
                <w:bCs/>
                <w:color w:val="auto"/>
                <w:sz w:val="18"/>
                <w:szCs w:val="18"/>
                <w:highlight w:val="none"/>
              </w:rPr>
              <w:t>K</w:t>
            </w:r>
            <w:r>
              <w:rPr>
                <w:rFonts w:hint="eastAsia" w:ascii="宋体" w:hAnsi="宋体"/>
                <w:bCs/>
                <w:color w:val="auto"/>
                <w:sz w:val="18"/>
                <w:szCs w:val="18"/>
                <w:highlight w:val="none"/>
              </w:rPr>
              <w:t>vc</w:t>
            </w:r>
          </w:p>
        </w:tc>
        <w:tc>
          <w:tcPr>
            <w:tcW w:w="2841" w:type="dxa"/>
            <w:noWrap w:val="0"/>
            <w:vAlign w:val="top"/>
          </w:tcPr>
          <w:p w14:paraId="5603F895">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6C2B6F1">
            <w:pPr>
              <w:rPr>
                <w:color w:val="auto"/>
                <w:sz w:val="18"/>
                <w:szCs w:val="18"/>
                <w:highlight w:val="none"/>
              </w:rPr>
            </w:pPr>
            <w:r>
              <w:rPr>
                <w:rFonts w:ascii="宋体" w:hAnsi="宋体"/>
                <w:bCs/>
                <w:color w:val="auto"/>
                <w:sz w:val="18"/>
                <w:szCs w:val="18"/>
                <w:highlight w:val="none"/>
              </w:rPr>
              <w:t>对称密钥</w:t>
            </w:r>
            <w:r>
              <w:rPr>
                <w:rFonts w:hint="eastAsia" w:ascii="宋体" w:hAnsi="宋体"/>
                <w:bCs/>
                <w:color w:val="auto"/>
                <w:sz w:val="18"/>
                <w:szCs w:val="18"/>
                <w:highlight w:val="none"/>
              </w:rPr>
              <w:t>检查</w:t>
            </w:r>
            <w:r>
              <w:rPr>
                <w:rFonts w:ascii="宋体" w:hAnsi="宋体"/>
                <w:bCs/>
                <w:color w:val="auto"/>
                <w:sz w:val="18"/>
                <w:szCs w:val="18"/>
                <w:highlight w:val="none"/>
              </w:rPr>
              <w:t>值</w:t>
            </w:r>
          </w:p>
        </w:tc>
      </w:tr>
      <w:tr w14:paraId="45608EF5">
        <w:trPr>
          <w:wBefore w:w="0" w:type="dxa"/>
          <w:jc w:val="center"/>
        </w:trPr>
        <w:tc>
          <w:tcPr>
            <w:tcW w:w="2840" w:type="dxa"/>
            <w:noWrap w:val="0"/>
            <w:vAlign w:val="top"/>
          </w:tcPr>
          <w:p w14:paraId="26F2D80D">
            <w:pPr>
              <w:tabs>
                <w:tab w:val="left" w:pos="754"/>
              </w:tabs>
              <w:rPr>
                <w:rFonts w:ascii="宋体" w:hAnsi="宋体"/>
                <w:bCs/>
                <w:color w:val="auto"/>
                <w:sz w:val="18"/>
                <w:szCs w:val="18"/>
                <w:highlight w:val="none"/>
              </w:rPr>
            </w:pPr>
            <w:r>
              <w:rPr>
                <w:rFonts w:ascii="宋体" w:hAnsi="宋体"/>
                <w:bCs/>
                <w:color w:val="auto"/>
                <w:sz w:val="18"/>
                <w:szCs w:val="18"/>
                <w:highlight w:val="none"/>
              </w:rPr>
              <w:t>R</w:t>
            </w:r>
            <w:r>
              <w:rPr>
                <w:rFonts w:hint="eastAsia" w:ascii="宋体" w:hAnsi="宋体"/>
                <w:bCs/>
                <w:color w:val="auto"/>
                <w:sz w:val="18"/>
                <w:szCs w:val="18"/>
                <w:highlight w:val="none"/>
              </w:rPr>
              <w:t>eserve</w:t>
            </w:r>
          </w:p>
        </w:tc>
        <w:tc>
          <w:tcPr>
            <w:tcW w:w="2841" w:type="dxa"/>
            <w:noWrap w:val="0"/>
            <w:vAlign w:val="top"/>
          </w:tcPr>
          <w:p w14:paraId="384658D7">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95DB8A7">
            <w:pPr>
              <w:rPr>
                <w:color w:val="auto"/>
                <w:sz w:val="18"/>
                <w:szCs w:val="18"/>
                <w:highlight w:val="none"/>
              </w:rPr>
            </w:pPr>
            <w:r>
              <w:rPr>
                <w:rFonts w:hint="eastAsia" w:ascii="宋体" w:hAnsi="宋体"/>
                <w:bCs/>
                <w:color w:val="auto"/>
                <w:sz w:val="18"/>
                <w:szCs w:val="18"/>
                <w:highlight w:val="none"/>
              </w:rPr>
              <w:t>预留</w:t>
            </w:r>
            <w:r>
              <w:rPr>
                <w:rFonts w:ascii="宋体" w:hAnsi="宋体"/>
                <w:bCs/>
                <w:color w:val="auto"/>
                <w:sz w:val="18"/>
                <w:szCs w:val="18"/>
                <w:highlight w:val="none"/>
              </w:rPr>
              <w:t>字段</w:t>
            </w:r>
          </w:p>
        </w:tc>
      </w:tr>
    </w:tbl>
    <w:p w14:paraId="0D069374">
      <w:pPr>
        <w:pStyle w:val="41"/>
        <w:rPr>
          <w:color w:val="auto"/>
          <w:highlight w:val="none"/>
        </w:rPr>
      </w:pPr>
      <w:r>
        <w:rPr>
          <w:rFonts w:hint="eastAsia"/>
          <w:color w:val="auto"/>
          <w:highlight w:val="none"/>
        </w:rPr>
        <w:t>示例报文</w:t>
      </w:r>
    </w:p>
    <w:p w14:paraId="6A0D4F76">
      <w:pPr>
        <w:pStyle w:val="41"/>
        <w:rPr>
          <w:color w:val="auto"/>
          <w:highlight w:val="none"/>
        </w:rPr>
      </w:pPr>
      <w:r>
        <w:rPr>
          <w:rFonts w:hint="eastAsia"/>
          <w:color w:val="auto"/>
          <w:highlight w:val="none"/>
        </w:rPr>
        <w:t>{"retCode":"0000","retMsg":"成功","keyCurVerList":[{"issueChannelCode":"01","keyId":"01","keyBathNumber":"2","needUpdateYN":"Y","keyList":[{"keyBathNumber":"2","keyIdx":"01","keyValue":"2E3E18605BCDE97A75522F74BD859657B2A453404BF041547D2D05FAF0A85EBAB0EF44F5</w:t>
      </w:r>
      <w:r>
        <w:rPr>
          <w:color w:val="auto"/>
          <w:highlight w:val="none"/>
        </w:rPr>
        <w:t>73E7A0E27EA2E11424BBA5AACF5865F42C4BC995A1D9EBFD027B8A31","keyEffectiveDate":"20271101","kvc":"","reserve":""},{"keyBathNumber":"2","keyIdx":"02","keyValue":"B0704620378F2A9F3214748C59BD43B5C38BB4754CCFE2260341795A81BC0677E0C46E1658872934839C599301750FB54BDE92B33ABC975D8D890D9E59E7A207","keyEffectiveDate":"20271101","kvc":"","reserve":""},{"keyBathNumber":"2","keyIdx":"03","keyValue":"DD8A73DB23FC96E06B7E40627E8840DEFECB62FA822CB7432FAAE121394C125EFCC3CAB3E41A2B4B1BC3A393308FFC445B912BF2585E19EFFBE3C33CB0036EA7","keyEffectiveDate":"20271101","kvc":"","reserve":""},{"keyBathNumber":"2","keyIdx":"04","keyValue":"B36E9736D99E34239CC49F9E241F93E1B1D877A6C1E41DAFA0D08BC6653DA2ADF21EE6977B16BCABDB2A20B4FDBFDDEAF4A9ED0DD4C855AE2D3F031036250D2C","keyEffectiveDate":"20271101","kvc":"","reserve":""},{"keyBathNumber":"2","keyIdx":"05","keyValue":"E65D2FB8A8E1C4B8491EBB8C50F3DB8AD6EBDDDD790AA1A9AF57FA1E1AEFB7F9328D892B862F5774737A971F19C2AA273BB415F847C432B61C55C55C90825A33","keyEffectiveDate":"20271101","kvc":"","reserve":""},{"keyBathNumber":"2","keyIdx":"06","keyValue":"17A1F12FFC8344014ABAE105CE709BC75D77A05898B69875691577050A160BD490C89858AB976E03427B421AF4BE5384F7D13BC94332C537E5BF2C5E1D0A7591","keyEffectiveDate":"20271101","kvc":"","reserve":""},{"keyBathNumber":"2","keyIdx":"07","keyValue":"4077E315D8283C2E8D1306710D6F56B9601F16BB8623BEAA4F51C4A952CE0A371FD24FAE4534274D5A03C8985414068CE85099F055351C71A9A3CC5D7988CB0E","keyEffectiveDate":"20271101","kvc":"","reserve":""},{"keyBathNumber":"2","keyIdx":"08","keyValue":"90895F2CE808C19F49F4CA4C8AEF88D32F82A194092F29FE499BE985C54526BB3552D63CB0E41B8FE98E9BEEF10A99C369D1BC08F7F40F9644DB719548831C74","keyEffectiveDate":"20271101","kvc":"","reserve":""},{"keyBathNumber":"2","keyIdx":"09","keyValue":"89237A4C1A1E7B835CD2EDA0B9C9B54B3132A479F1E1F68D8BDBEF4B912EECCEDD7F1ADB5A4C39B84E2753001B543C8EF8979A975DDCECBA504EEB9AE0E14736","keyEffectiveDate":"20271101","kvc":"","reserve":""},{"keyBathNumber":"2","keyIdx":"0A","keyValue":"621A89F48CC01906C219342B6639A400F5F161DB22EF7CB2D1E1531D8796D526C5D1A3548BC98FA1B9B498E4704D1FF430A9B75A05D24134720923BC92EE0EE0","keyEffectiveDate":"20271101","kvc":"","reserve":""}]}]}</w:t>
      </w:r>
    </w:p>
    <w:p w14:paraId="7A97B796">
      <w:pPr>
        <w:pStyle w:val="41"/>
        <w:rPr>
          <w:rFonts w:hint="eastAsia"/>
          <w:color w:val="auto"/>
          <w:highlight w:val="none"/>
        </w:rPr>
      </w:pPr>
      <w:r>
        <w:rPr>
          <w:rFonts w:hint="eastAsia"/>
          <w:color w:val="auto"/>
          <w:highlight w:val="none"/>
        </w:rPr>
        <w:t>补充细化</w:t>
      </w:r>
    </w:p>
    <w:p w14:paraId="2C3C9F35">
      <w:pPr>
        <w:pStyle w:val="41"/>
        <w:rPr>
          <w:rFonts w:hint="eastAsia"/>
          <w:color w:val="auto"/>
          <w:highlight w:val="none"/>
        </w:rPr>
      </w:pPr>
      <w:r>
        <w:rPr>
          <w:rFonts w:hint="eastAsia"/>
          <w:color w:val="auto"/>
          <w:highlight w:val="none"/>
        </w:rPr>
        <w:t>1.正常流程：闸机每天运营开始或机器重启时，调用ITP[ 密钥同步 ]接口同步公钥信息。如果ITP通知无需更新密钥，结束同步流程。如果ITP通知需要更新密钥，进行密钥接收后，立刻同步至读写器生效应用。正常流程成功后，本运营日不再进行密钥同步。</w:t>
      </w:r>
    </w:p>
    <w:p w14:paraId="4890AABC">
      <w:pPr>
        <w:pStyle w:val="41"/>
        <w:rPr>
          <w:rFonts w:hint="eastAsia"/>
          <w:color w:val="auto"/>
          <w:highlight w:val="none"/>
        </w:rPr>
      </w:pPr>
      <w:r>
        <w:rPr>
          <w:rFonts w:hint="eastAsia"/>
          <w:color w:val="auto"/>
          <w:highlight w:val="none"/>
        </w:rPr>
        <w:t>2.异常流程:请求超时[超时时间5秒]，最大重试次数3次。AGM本地维护一套数据库或文件，记录未发送通知。之后每间隔2小时，AGM重新进行密钥同步，直到密钥请求报文接收成功，立刻同步至读写器生效应用，本运营日不再进行密钥同步。</w:t>
      </w:r>
    </w:p>
    <w:p w14:paraId="40A01E23">
      <w:pPr>
        <w:pStyle w:val="41"/>
        <w:rPr>
          <w:rFonts w:hint="eastAsia"/>
          <w:color w:val="auto"/>
          <w:highlight w:val="none"/>
        </w:rPr>
      </w:pPr>
      <w:r>
        <w:rPr>
          <w:rFonts w:hint="eastAsia"/>
          <w:color w:val="auto"/>
          <w:highlight w:val="none"/>
        </w:rPr>
        <w:t>3.无论当日密钥同步是否成功，AGM均以本地当前密钥版本号进行业务处理，同时保持与ITP进行交易报文应答。如因密钥问题导致过闸失败，AGM正常显示验签失败错误代码，提示维修人员进行处理。</w:t>
      </w:r>
    </w:p>
    <w:p w14:paraId="3750FAB6">
      <w:pPr>
        <w:pStyle w:val="41"/>
        <w:rPr>
          <w:color w:val="auto"/>
          <w:highlight w:val="none"/>
        </w:rPr>
      </w:pPr>
      <w:r>
        <w:rPr>
          <w:rFonts w:hint="eastAsia"/>
          <w:color w:val="auto"/>
          <w:highlight w:val="none"/>
        </w:rPr>
        <w:t>4.运营期间，ITP不做密钥信息更换。密钥同步时间建议为当日运营结束后次日运营开始前。</w:t>
      </w:r>
    </w:p>
    <w:p w14:paraId="0450844B">
      <w:pPr>
        <w:pStyle w:val="146"/>
        <w:spacing w:before="156" w:after="156"/>
        <w:ind w:left="993"/>
        <w:rPr>
          <w:color w:val="auto"/>
          <w:highlight w:val="none"/>
        </w:rPr>
      </w:pPr>
      <w:bookmarkStart w:id="380" w:name="_Toc519178932"/>
      <w:r>
        <w:rPr>
          <w:color w:val="auto"/>
          <w:highlight w:val="none"/>
        </w:rPr>
        <w:t xml:space="preserve">IF1A-03 </w:t>
      </w:r>
      <w:r>
        <w:rPr>
          <w:rFonts w:hint="eastAsia"/>
          <w:color w:val="auto"/>
          <w:highlight w:val="none"/>
        </w:rPr>
        <w:t>设备</w:t>
      </w:r>
      <w:r>
        <w:rPr>
          <w:color w:val="auto"/>
          <w:highlight w:val="none"/>
        </w:rPr>
        <w:t>心跳</w:t>
      </w:r>
      <w:bookmarkEnd w:id="380"/>
    </w:p>
    <w:p w14:paraId="6322D81B">
      <w:pPr>
        <w:pStyle w:val="175"/>
        <w:rPr>
          <w:color w:val="auto"/>
          <w:highlight w:val="none"/>
        </w:rPr>
      </w:pPr>
      <w:bookmarkStart w:id="381" w:name="_Toc519178933"/>
      <w:r>
        <w:rPr>
          <w:rFonts w:hint="eastAsia"/>
          <w:color w:val="auto"/>
          <w:highlight w:val="none"/>
        </w:rPr>
        <w:t>接口地址</w:t>
      </w:r>
      <w:bookmarkEnd w:id="381"/>
    </w:p>
    <w:p w14:paraId="658C6CCB">
      <w:pPr>
        <w:pStyle w:val="41"/>
        <w:rPr>
          <w:color w:val="auto"/>
          <w:highlight w:val="none"/>
        </w:rPr>
      </w:pPr>
      <w:r>
        <w:rPr>
          <w:color w:val="auto"/>
          <w:highlight w:val="none"/>
        </w:rPr>
        <w:t>http//:[ip]:[port]/[project]/ci</w:t>
      </w:r>
      <w:r>
        <w:rPr>
          <w:rFonts w:hint="eastAsia"/>
          <w:color w:val="auto"/>
          <w:highlight w:val="none"/>
        </w:rPr>
        <w:t>/agm</w:t>
      </w:r>
      <w:r>
        <w:rPr>
          <w:color w:val="auto"/>
          <w:highlight w:val="none"/>
        </w:rPr>
        <w:t>/notiDeviceHeard</w:t>
      </w:r>
    </w:p>
    <w:p w14:paraId="5A0138C7">
      <w:pPr>
        <w:pStyle w:val="175"/>
        <w:rPr>
          <w:color w:val="auto"/>
          <w:highlight w:val="none"/>
        </w:rPr>
      </w:pPr>
      <w:bookmarkStart w:id="382" w:name="_Toc519178934"/>
      <w:r>
        <w:rPr>
          <w:rFonts w:hint="eastAsia"/>
          <w:color w:val="auto"/>
          <w:highlight w:val="none"/>
        </w:rPr>
        <w:t>接口</w:t>
      </w:r>
      <w:r>
        <w:rPr>
          <w:color w:val="auto"/>
          <w:highlight w:val="none"/>
        </w:rPr>
        <w:t>说明</w:t>
      </w:r>
      <w:bookmarkEnd w:id="382"/>
    </w:p>
    <w:p w14:paraId="574D87FC">
      <w:pPr>
        <w:pStyle w:val="41"/>
        <w:rPr>
          <w:color w:val="auto"/>
          <w:highlight w:val="none"/>
        </w:rPr>
      </w:pPr>
      <w:r>
        <w:rPr>
          <w:rFonts w:hint="eastAsia"/>
          <w:color w:val="auto"/>
          <w:highlight w:val="none"/>
        </w:rPr>
        <w:t>设备</w:t>
      </w:r>
      <w:r>
        <w:rPr>
          <w:color w:val="auto"/>
          <w:highlight w:val="none"/>
        </w:rPr>
        <w:t>心跳</w:t>
      </w:r>
    </w:p>
    <w:p w14:paraId="0002D3E5">
      <w:pPr>
        <w:pStyle w:val="175"/>
        <w:rPr>
          <w:color w:val="auto"/>
          <w:highlight w:val="none"/>
        </w:rPr>
      </w:pPr>
      <w:bookmarkStart w:id="383" w:name="_Toc519178935"/>
      <w:r>
        <w:rPr>
          <w:rFonts w:hint="eastAsia"/>
          <w:color w:val="auto"/>
          <w:highlight w:val="none"/>
        </w:rPr>
        <w:t>请求参数</w:t>
      </w:r>
      <w:bookmarkEnd w:id="383"/>
    </w:p>
    <w:p w14:paraId="32DAD3CA">
      <w:pPr>
        <w:pStyle w:val="41"/>
        <w:rPr>
          <w:color w:val="auto"/>
          <w:highlight w:val="none"/>
        </w:rPr>
      </w:pPr>
      <w:r>
        <w:rPr>
          <w:rFonts w:hint="eastAsia"/>
          <w:color w:val="auto"/>
          <w:highlight w:val="none"/>
        </w:rPr>
        <w:t>设备</w:t>
      </w:r>
      <w:r>
        <w:rPr>
          <w:color w:val="auto"/>
          <w:highlight w:val="none"/>
        </w:rPr>
        <w:t>心跳</w:t>
      </w:r>
      <w:r>
        <w:rPr>
          <w:rFonts w:hint="eastAsia"/>
          <w:color w:val="auto"/>
          <w:highlight w:val="none"/>
        </w:rPr>
        <w:t>请求参数详见表6</w:t>
      </w:r>
      <w:r>
        <w:rPr>
          <w:color w:val="auto"/>
          <w:highlight w:val="none"/>
        </w:rPr>
        <w:t>6</w:t>
      </w:r>
      <w:r>
        <w:rPr>
          <w:rFonts w:hint="eastAsia"/>
          <w:color w:val="auto"/>
          <w:highlight w:val="none"/>
        </w:rPr>
        <w:t>。</w:t>
      </w:r>
    </w:p>
    <w:p w14:paraId="7489987A">
      <w:pPr>
        <w:pStyle w:val="160"/>
        <w:rPr>
          <w:color w:val="auto"/>
          <w:highlight w:val="none"/>
        </w:rPr>
      </w:pPr>
      <w:r>
        <w:rPr>
          <w:rFonts w:hint="eastAsia"/>
          <w:color w:val="auto"/>
          <w:highlight w:val="none"/>
        </w:rPr>
        <w:t>设备</w:t>
      </w:r>
      <w:r>
        <w:rPr>
          <w:color w:val="auto"/>
          <w:highlight w:val="none"/>
        </w:rPr>
        <w:t>心跳</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D630362">
        <w:trPr>
          <w:wBefore w:w="0" w:type="dxa"/>
          <w:jc w:val="center"/>
        </w:trPr>
        <w:tc>
          <w:tcPr>
            <w:tcW w:w="2840" w:type="dxa"/>
            <w:noWrap w:val="0"/>
            <w:vAlign w:val="top"/>
          </w:tcPr>
          <w:p w14:paraId="0D8F7EDA">
            <w:pPr>
              <w:rPr>
                <w:color w:val="auto"/>
                <w:sz w:val="18"/>
                <w:szCs w:val="18"/>
                <w:highlight w:val="none"/>
              </w:rPr>
            </w:pPr>
            <w:r>
              <w:rPr>
                <w:rFonts w:hint="eastAsia"/>
                <w:color w:val="auto"/>
                <w:sz w:val="18"/>
                <w:szCs w:val="18"/>
                <w:highlight w:val="none"/>
              </w:rPr>
              <w:t>字段</w:t>
            </w:r>
          </w:p>
        </w:tc>
        <w:tc>
          <w:tcPr>
            <w:tcW w:w="2841" w:type="dxa"/>
            <w:noWrap w:val="0"/>
            <w:vAlign w:val="top"/>
          </w:tcPr>
          <w:p w14:paraId="706A8B7C">
            <w:pPr>
              <w:rPr>
                <w:color w:val="auto"/>
                <w:sz w:val="18"/>
                <w:szCs w:val="18"/>
                <w:highlight w:val="none"/>
              </w:rPr>
            </w:pPr>
            <w:r>
              <w:rPr>
                <w:rFonts w:hint="eastAsia"/>
                <w:color w:val="auto"/>
                <w:sz w:val="18"/>
                <w:szCs w:val="18"/>
                <w:highlight w:val="none"/>
              </w:rPr>
              <w:t>类型</w:t>
            </w:r>
          </w:p>
        </w:tc>
        <w:tc>
          <w:tcPr>
            <w:tcW w:w="2841" w:type="dxa"/>
            <w:noWrap w:val="0"/>
            <w:vAlign w:val="top"/>
          </w:tcPr>
          <w:p w14:paraId="359E78C5">
            <w:pPr>
              <w:rPr>
                <w:color w:val="auto"/>
                <w:sz w:val="18"/>
                <w:szCs w:val="18"/>
                <w:highlight w:val="none"/>
              </w:rPr>
            </w:pPr>
            <w:r>
              <w:rPr>
                <w:rFonts w:hint="eastAsia"/>
                <w:color w:val="auto"/>
                <w:sz w:val="18"/>
                <w:szCs w:val="18"/>
                <w:highlight w:val="none"/>
              </w:rPr>
              <w:t>说明</w:t>
            </w:r>
          </w:p>
        </w:tc>
      </w:tr>
      <w:tr w14:paraId="24962A66">
        <w:trPr>
          <w:wBefore w:w="0" w:type="dxa"/>
          <w:trHeight w:val="425" w:hRule="atLeast"/>
          <w:jc w:val="center"/>
        </w:trPr>
        <w:tc>
          <w:tcPr>
            <w:tcW w:w="2840" w:type="dxa"/>
            <w:noWrap w:val="0"/>
            <w:vAlign w:val="center"/>
          </w:tcPr>
          <w:p w14:paraId="4EA70BDD">
            <w:pPr>
              <w:snapToGrid w:val="0"/>
              <w:spacing w:line="288" w:lineRule="auto"/>
              <w:rPr>
                <w:rFonts w:ascii="宋体" w:hAnsi="宋体" w:cs="微软雅黑"/>
                <w:color w:val="auto"/>
                <w:sz w:val="18"/>
                <w:szCs w:val="18"/>
                <w:highlight w:val="none"/>
              </w:rPr>
            </w:pPr>
          </w:p>
        </w:tc>
        <w:tc>
          <w:tcPr>
            <w:tcW w:w="2841" w:type="dxa"/>
            <w:noWrap w:val="0"/>
            <w:vAlign w:val="center"/>
          </w:tcPr>
          <w:p w14:paraId="49B9DB59">
            <w:pPr>
              <w:snapToGrid w:val="0"/>
              <w:spacing w:line="288" w:lineRule="auto"/>
              <w:rPr>
                <w:rFonts w:ascii="宋体" w:hAnsi="宋体" w:cs="微软雅黑"/>
                <w:color w:val="auto"/>
                <w:sz w:val="18"/>
                <w:szCs w:val="18"/>
                <w:highlight w:val="none"/>
              </w:rPr>
            </w:pPr>
          </w:p>
        </w:tc>
        <w:tc>
          <w:tcPr>
            <w:tcW w:w="2841" w:type="dxa"/>
            <w:noWrap w:val="0"/>
            <w:vAlign w:val="center"/>
          </w:tcPr>
          <w:p w14:paraId="64E3FCCB">
            <w:pPr>
              <w:snapToGrid w:val="0"/>
              <w:spacing w:line="288" w:lineRule="auto"/>
              <w:rPr>
                <w:rFonts w:ascii="宋体" w:hAnsi="宋体" w:cs="微软雅黑"/>
                <w:color w:val="auto"/>
                <w:sz w:val="18"/>
                <w:szCs w:val="18"/>
                <w:highlight w:val="none"/>
              </w:rPr>
            </w:pPr>
          </w:p>
        </w:tc>
      </w:tr>
    </w:tbl>
    <w:p w14:paraId="5F2AA8B7">
      <w:pPr>
        <w:pStyle w:val="41"/>
        <w:rPr>
          <w:color w:val="auto"/>
          <w:highlight w:val="none"/>
        </w:rPr>
      </w:pPr>
      <w:r>
        <w:rPr>
          <w:rFonts w:hint="eastAsia"/>
          <w:color w:val="auto"/>
          <w:highlight w:val="none"/>
        </w:rPr>
        <w:t>示例报文</w:t>
      </w:r>
    </w:p>
    <w:p w14:paraId="5B43E1FB">
      <w:pPr>
        <w:pStyle w:val="41"/>
        <w:rPr>
          <w:color w:val="auto"/>
          <w:highlight w:val="none"/>
        </w:rPr>
      </w:pPr>
      <w:r>
        <w:rPr>
          <w:color w:val="auto"/>
          <w:highlight w:val="none"/>
        </w:rPr>
        <w:t>charset=UTF-8&amp;providerId=03&amp;format=json&amp;signType=00&amp;bizData=&amp;deviceId=02310801&amp;timestamp=20180515142420</w:t>
      </w:r>
    </w:p>
    <w:p w14:paraId="78E07A61">
      <w:pPr>
        <w:pStyle w:val="175"/>
        <w:rPr>
          <w:color w:val="auto"/>
          <w:highlight w:val="none"/>
        </w:rPr>
      </w:pPr>
      <w:bookmarkStart w:id="384" w:name="_Toc519178936"/>
      <w:r>
        <w:rPr>
          <w:rFonts w:hint="eastAsia"/>
          <w:color w:val="auto"/>
          <w:highlight w:val="none"/>
        </w:rPr>
        <w:t>应答参数</w:t>
      </w:r>
      <w:bookmarkEnd w:id="384"/>
    </w:p>
    <w:p w14:paraId="3C438169">
      <w:pPr>
        <w:pStyle w:val="41"/>
        <w:rPr>
          <w:color w:val="auto"/>
          <w:highlight w:val="none"/>
        </w:rPr>
      </w:pPr>
      <w:r>
        <w:rPr>
          <w:rFonts w:hint="eastAsia"/>
          <w:color w:val="auto"/>
          <w:highlight w:val="none"/>
        </w:rPr>
        <w:t>设备</w:t>
      </w:r>
      <w:r>
        <w:rPr>
          <w:color w:val="auto"/>
          <w:highlight w:val="none"/>
        </w:rPr>
        <w:t>心跳</w:t>
      </w:r>
      <w:r>
        <w:rPr>
          <w:rFonts w:hint="eastAsia"/>
          <w:color w:val="auto"/>
          <w:highlight w:val="none"/>
        </w:rPr>
        <w:t>应答参数详见表6</w:t>
      </w:r>
      <w:r>
        <w:rPr>
          <w:color w:val="auto"/>
          <w:highlight w:val="none"/>
        </w:rPr>
        <w:t>7</w:t>
      </w:r>
      <w:r>
        <w:rPr>
          <w:rFonts w:hint="eastAsia"/>
          <w:color w:val="auto"/>
          <w:highlight w:val="none"/>
        </w:rPr>
        <w:t>。</w:t>
      </w:r>
    </w:p>
    <w:p w14:paraId="0701E39C">
      <w:pPr>
        <w:pStyle w:val="160"/>
        <w:rPr>
          <w:color w:val="auto"/>
          <w:highlight w:val="none"/>
        </w:rPr>
      </w:pPr>
      <w:r>
        <w:rPr>
          <w:rFonts w:hint="eastAsia"/>
          <w:color w:val="auto"/>
          <w:highlight w:val="none"/>
        </w:rPr>
        <w:t>设备</w:t>
      </w:r>
      <w:r>
        <w:rPr>
          <w:color w:val="auto"/>
          <w:highlight w:val="none"/>
        </w:rPr>
        <w:t>心跳</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4E7FE69">
        <w:trPr>
          <w:wBefore w:w="0" w:type="dxa"/>
          <w:jc w:val="center"/>
        </w:trPr>
        <w:tc>
          <w:tcPr>
            <w:tcW w:w="2840" w:type="dxa"/>
            <w:noWrap w:val="0"/>
            <w:vAlign w:val="top"/>
          </w:tcPr>
          <w:p w14:paraId="662F6FB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1A5B991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79D31A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1DEDC701">
        <w:trPr>
          <w:wBefore w:w="0" w:type="dxa"/>
          <w:jc w:val="center"/>
        </w:trPr>
        <w:tc>
          <w:tcPr>
            <w:tcW w:w="2840" w:type="dxa"/>
            <w:noWrap w:val="0"/>
            <w:vAlign w:val="top"/>
          </w:tcPr>
          <w:p w14:paraId="26A5217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6796296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691A3C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3482BEAE">
        <w:trPr>
          <w:wBefore w:w="0" w:type="dxa"/>
          <w:jc w:val="center"/>
        </w:trPr>
        <w:tc>
          <w:tcPr>
            <w:tcW w:w="2840" w:type="dxa"/>
            <w:noWrap w:val="0"/>
            <w:vAlign w:val="top"/>
          </w:tcPr>
          <w:p w14:paraId="07DA22F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151424F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64D03C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7967977E">
      <w:pPr>
        <w:pStyle w:val="41"/>
        <w:rPr>
          <w:color w:val="auto"/>
          <w:highlight w:val="none"/>
        </w:rPr>
      </w:pPr>
      <w:r>
        <w:rPr>
          <w:rFonts w:hint="eastAsia"/>
          <w:color w:val="auto"/>
          <w:highlight w:val="none"/>
        </w:rPr>
        <w:t>示例报文</w:t>
      </w:r>
    </w:p>
    <w:p w14:paraId="550745FB">
      <w:pPr>
        <w:pStyle w:val="41"/>
        <w:rPr>
          <w:color w:val="auto"/>
          <w:highlight w:val="none"/>
        </w:rPr>
      </w:pPr>
      <w:r>
        <w:rPr>
          <w:rFonts w:hint="eastAsia"/>
          <w:color w:val="auto"/>
          <w:highlight w:val="none"/>
        </w:rPr>
        <w:t>{"retCode":"0000","retMsg":"成功"}</w:t>
      </w:r>
    </w:p>
    <w:p w14:paraId="74A5446E">
      <w:pPr>
        <w:pStyle w:val="146"/>
        <w:spacing w:before="156" w:after="156"/>
        <w:ind w:left="993"/>
        <w:rPr>
          <w:color w:val="auto"/>
          <w:highlight w:val="none"/>
        </w:rPr>
      </w:pPr>
      <w:bookmarkStart w:id="385" w:name="_Toc519178937"/>
      <w:r>
        <w:rPr>
          <w:color w:val="auto"/>
          <w:highlight w:val="none"/>
        </w:rPr>
        <w:t xml:space="preserve">IF1A-04 </w:t>
      </w:r>
      <w:r>
        <w:rPr>
          <w:rFonts w:hint="eastAsia"/>
          <w:color w:val="auto"/>
          <w:highlight w:val="none"/>
        </w:rPr>
        <w:t>查询票卡</w:t>
      </w:r>
      <w:r>
        <w:rPr>
          <w:color w:val="auto"/>
          <w:highlight w:val="none"/>
        </w:rPr>
        <w:t>状态</w:t>
      </w:r>
      <w:bookmarkEnd w:id="385"/>
    </w:p>
    <w:p w14:paraId="03A6262B">
      <w:pPr>
        <w:pStyle w:val="175"/>
        <w:rPr>
          <w:color w:val="auto"/>
          <w:highlight w:val="none"/>
        </w:rPr>
      </w:pPr>
      <w:bookmarkStart w:id="386" w:name="_Toc519178938"/>
      <w:r>
        <w:rPr>
          <w:rFonts w:hint="eastAsia"/>
          <w:color w:val="auto"/>
          <w:highlight w:val="none"/>
        </w:rPr>
        <w:t>接口地址</w:t>
      </w:r>
      <w:bookmarkEnd w:id="386"/>
    </w:p>
    <w:p w14:paraId="771B9F5B">
      <w:pPr>
        <w:pStyle w:val="41"/>
        <w:rPr>
          <w:color w:val="auto"/>
          <w:highlight w:val="none"/>
        </w:rPr>
      </w:pPr>
      <w:r>
        <w:rPr>
          <w:color w:val="auto"/>
          <w:highlight w:val="none"/>
        </w:rPr>
        <w:t>http//:[ip]:[port]/[project]/ci</w:t>
      </w:r>
      <w:r>
        <w:rPr>
          <w:rFonts w:hint="eastAsia"/>
          <w:color w:val="auto"/>
          <w:highlight w:val="none"/>
        </w:rPr>
        <w:t>/</w:t>
      </w:r>
      <w:r>
        <w:rPr>
          <w:color w:val="auto"/>
          <w:highlight w:val="none"/>
        </w:rPr>
        <w:t>agm/requestQrCodeStatus</w:t>
      </w:r>
    </w:p>
    <w:p w14:paraId="71D68440">
      <w:pPr>
        <w:pStyle w:val="175"/>
        <w:rPr>
          <w:color w:val="auto"/>
          <w:highlight w:val="none"/>
        </w:rPr>
      </w:pPr>
      <w:bookmarkStart w:id="387" w:name="_Toc519178939"/>
      <w:r>
        <w:rPr>
          <w:rFonts w:hint="eastAsia"/>
          <w:color w:val="auto"/>
          <w:highlight w:val="none"/>
        </w:rPr>
        <w:t>接口</w:t>
      </w:r>
      <w:r>
        <w:rPr>
          <w:color w:val="auto"/>
          <w:highlight w:val="none"/>
        </w:rPr>
        <w:t>说明</w:t>
      </w:r>
      <w:bookmarkEnd w:id="387"/>
    </w:p>
    <w:p w14:paraId="1E601F14">
      <w:pPr>
        <w:pStyle w:val="41"/>
        <w:rPr>
          <w:color w:val="auto"/>
          <w:highlight w:val="none"/>
        </w:rPr>
      </w:pPr>
      <w:r>
        <w:rPr>
          <w:rFonts w:hint="eastAsia"/>
          <w:color w:val="auto"/>
          <w:highlight w:val="none"/>
        </w:rPr>
        <w:t>检查</w:t>
      </w:r>
      <w:r>
        <w:rPr>
          <w:color w:val="auto"/>
          <w:highlight w:val="none"/>
        </w:rPr>
        <w:t>二维码状态</w:t>
      </w:r>
    </w:p>
    <w:p w14:paraId="25C4695E">
      <w:pPr>
        <w:pStyle w:val="175"/>
        <w:rPr>
          <w:color w:val="auto"/>
          <w:highlight w:val="none"/>
        </w:rPr>
      </w:pPr>
      <w:bookmarkStart w:id="388" w:name="_Toc519178940"/>
      <w:r>
        <w:rPr>
          <w:rFonts w:hint="eastAsia"/>
          <w:color w:val="auto"/>
          <w:highlight w:val="none"/>
        </w:rPr>
        <w:t>请求参数</w:t>
      </w:r>
      <w:bookmarkEnd w:id="388"/>
    </w:p>
    <w:p w14:paraId="2621743A">
      <w:pPr>
        <w:pStyle w:val="41"/>
        <w:rPr>
          <w:color w:val="auto"/>
          <w:highlight w:val="none"/>
        </w:rPr>
      </w:pPr>
      <w:r>
        <w:rPr>
          <w:rFonts w:hint="eastAsia"/>
          <w:color w:val="auto"/>
          <w:highlight w:val="none"/>
        </w:rPr>
        <w:t>查询票卡</w:t>
      </w:r>
      <w:r>
        <w:rPr>
          <w:color w:val="auto"/>
          <w:highlight w:val="none"/>
        </w:rPr>
        <w:t>状态</w:t>
      </w:r>
      <w:r>
        <w:rPr>
          <w:rFonts w:hint="eastAsia"/>
          <w:color w:val="auto"/>
          <w:highlight w:val="none"/>
        </w:rPr>
        <w:t>请求参数详见表6</w:t>
      </w:r>
      <w:r>
        <w:rPr>
          <w:color w:val="auto"/>
          <w:highlight w:val="none"/>
        </w:rPr>
        <w:t>8</w:t>
      </w:r>
      <w:r>
        <w:rPr>
          <w:rFonts w:hint="eastAsia"/>
          <w:color w:val="auto"/>
          <w:highlight w:val="none"/>
        </w:rPr>
        <w:t>。</w:t>
      </w:r>
    </w:p>
    <w:p w14:paraId="4D7426B2">
      <w:pPr>
        <w:pStyle w:val="160"/>
        <w:rPr>
          <w:color w:val="auto"/>
          <w:highlight w:val="none"/>
        </w:rPr>
      </w:pPr>
      <w:r>
        <w:rPr>
          <w:rFonts w:hint="eastAsia"/>
          <w:color w:val="auto"/>
          <w:highlight w:val="none"/>
        </w:rPr>
        <w:t>查询票卡</w:t>
      </w:r>
      <w:r>
        <w:rPr>
          <w:color w:val="auto"/>
          <w:highlight w:val="none"/>
        </w:rPr>
        <w:t>状态</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BE0A7C1">
        <w:trPr>
          <w:wBefore w:w="0" w:type="dxa"/>
          <w:jc w:val="center"/>
        </w:trPr>
        <w:tc>
          <w:tcPr>
            <w:tcW w:w="2840" w:type="dxa"/>
            <w:noWrap w:val="0"/>
            <w:vAlign w:val="top"/>
          </w:tcPr>
          <w:p w14:paraId="0AB48C53">
            <w:pPr>
              <w:rPr>
                <w:rFonts w:ascii="宋体" w:hAnsi="宋体"/>
                <w:color w:val="auto"/>
                <w:sz w:val="18"/>
                <w:szCs w:val="18"/>
                <w:highlight w:val="none"/>
              </w:rPr>
            </w:pPr>
            <w:r>
              <w:rPr>
                <w:rFonts w:hint="eastAsia" w:ascii="宋体" w:hAnsi="宋体"/>
                <w:color w:val="auto"/>
                <w:sz w:val="18"/>
                <w:szCs w:val="18"/>
                <w:highlight w:val="none"/>
              </w:rPr>
              <w:t>字段</w:t>
            </w:r>
          </w:p>
        </w:tc>
        <w:tc>
          <w:tcPr>
            <w:tcW w:w="2841" w:type="dxa"/>
            <w:noWrap w:val="0"/>
            <w:vAlign w:val="top"/>
          </w:tcPr>
          <w:p w14:paraId="7A536873">
            <w:pPr>
              <w:rPr>
                <w:rFonts w:ascii="宋体" w:hAnsi="宋体"/>
                <w:color w:val="auto"/>
                <w:sz w:val="18"/>
                <w:szCs w:val="18"/>
                <w:highlight w:val="none"/>
              </w:rPr>
            </w:pPr>
            <w:r>
              <w:rPr>
                <w:rFonts w:hint="eastAsia" w:ascii="宋体" w:hAnsi="宋体"/>
                <w:color w:val="auto"/>
                <w:sz w:val="18"/>
                <w:szCs w:val="18"/>
                <w:highlight w:val="none"/>
              </w:rPr>
              <w:t>类型</w:t>
            </w:r>
          </w:p>
        </w:tc>
        <w:tc>
          <w:tcPr>
            <w:tcW w:w="2841" w:type="dxa"/>
            <w:noWrap w:val="0"/>
            <w:vAlign w:val="top"/>
          </w:tcPr>
          <w:p w14:paraId="0B18C283">
            <w:pPr>
              <w:rPr>
                <w:rFonts w:ascii="宋体" w:hAnsi="宋体"/>
                <w:color w:val="auto"/>
                <w:sz w:val="18"/>
                <w:szCs w:val="18"/>
                <w:highlight w:val="none"/>
              </w:rPr>
            </w:pPr>
            <w:r>
              <w:rPr>
                <w:rFonts w:hint="eastAsia" w:ascii="宋体" w:hAnsi="宋体"/>
                <w:color w:val="auto"/>
                <w:sz w:val="18"/>
                <w:szCs w:val="18"/>
                <w:highlight w:val="none"/>
              </w:rPr>
              <w:t>说明</w:t>
            </w:r>
          </w:p>
        </w:tc>
      </w:tr>
      <w:tr w14:paraId="5E8378DC">
        <w:trPr>
          <w:wBefore w:w="0" w:type="dxa"/>
          <w:jc w:val="center"/>
        </w:trPr>
        <w:tc>
          <w:tcPr>
            <w:tcW w:w="2840" w:type="dxa"/>
            <w:noWrap w:val="0"/>
            <w:vAlign w:val="top"/>
          </w:tcPr>
          <w:p w14:paraId="2C0B3BFF">
            <w:pPr>
              <w:rPr>
                <w:rFonts w:ascii="宋体" w:hAnsi="宋体" w:cs="微软雅黑"/>
                <w:color w:val="auto"/>
                <w:sz w:val="18"/>
                <w:szCs w:val="18"/>
                <w:highlight w:val="none"/>
              </w:rPr>
            </w:pPr>
            <w:r>
              <w:rPr>
                <w:rFonts w:ascii="宋体" w:hAnsi="宋体" w:cs="微软雅黑"/>
                <w:color w:val="auto"/>
                <w:sz w:val="18"/>
                <w:szCs w:val="18"/>
                <w:highlight w:val="none"/>
              </w:rPr>
              <w:t>itpUserId</w:t>
            </w:r>
          </w:p>
        </w:tc>
        <w:tc>
          <w:tcPr>
            <w:tcW w:w="2841" w:type="dxa"/>
            <w:noWrap w:val="0"/>
            <w:vAlign w:val="top"/>
          </w:tcPr>
          <w:p w14:paraId="32238D3E">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7EC12DAC">
            <w:pPr>
              <w:rPr>
                <w:rFonts w:ascii="宋体" w:hAnsi="宋体"/>
                <w:color w:val="auto"/>
                <w:sz w:val="18"/>
                <w:szCs w:val="18"/>
                <w:highlight w:val="none"/>
              </w:rPr>
            </w:pPr>
            <w:r>
              <w:rPr>
                <w:rFonts w:ascii="宋体" w:hAnsi="宋体"/>
                <w:color w:val="auto"/>
                <w:sz w:val="18"/>
                <w:szCs w:val="18"/>
                <w:highlight w:val="none"/>
              </w:rPr>
              <w:t>ITP</w:t>
            </w:r>
            <w:r>
              <w:rPr>
                <w:rFonts w:hint="eastAsia" w:ascii="宋体" w:hAnsi="宋体"/>
                <w:color w:val="auto"/>
                <w:sz w:val="18"/>
                <w:szCs w:val="18"/>
                <w:highlight w:val="none"/>
              </w:rPr>
              <w:t>用户编码 二维码</w:t>
            </w:r>
            <w:r>
              <w:rPr>
                <w:rFonts w:ascii="宋体" w:hAnsi="宋体"/>
                <w:color w:val="auto"/>
                <w:sz w:val="18"/>
                <w:szCs w:val="18"/>
                <w:highlight w:val="none"/>
              </w:rPr>
              <w:t>中数据</w:t>
            </w:r>
          </w:p>
        </w:tc>
      </w:tr>
      <w:tr w14:paraId="268E2929">
        <w:trPr>
          <w:wBefore w:w="0" w:type="dxa"/>
          <w:jc w:val="center"/>
        </w:trPr>
        <w:tc>
          <w:tcPr>
            <w:tcW w:w="2840" w:type="dxa"/>
            <w:noWrap w:val="0"/>
            <w:vAlign w:val="top"/>
          </w:tcPr>
          <w:p w14:paraId="62C3D1C5">
            <w:pPr>
              <w:rPr>
                <w:rFonts w:ascii="宋体" w:hAnsi="宋体" w:cs="微软雅黑"/>
                <w:color w:val="auto"/>
                <w:sz w:val="18"/>
                <w:szCs w:val="18"/>
                <w:highlight w:val="none"/>
              </w:rPr>
            </w:pPr>
            <w:r>
              <w:rPr>
                <w:rFonts w:hint="eastAsia" w:ascii="宋体" w:hAnsi="宋体" w:cs="微软雅黑"/>
                <w:color w:val="auto"/>
                <w:sz w:val="18"/>
                <w:szCs w:val="18"/>
                <w:highlight w:val="none"/>
              </w:rPr>
              <w:t>cardId</w:t>
            </w:r>
          </w:p>
        </w:tc>
        <w:tc>
          <w:tcPr>
            <w:tcW w:w="2841" w:type="dxa"/>
            <w:noWrap w:val="0"/>
            <w:vAlign w:val="top"/>
          </w:tcPr>
          <w:p w14:paraId="1998EFE7">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5A269557">
            <w:pPr>
              <w:rPr>
                <w:rFonts w:ascii="宋体" w:hAnsi="宋体"/>
                <w:color w:val="auto"/>
                <w:sz w:val="18"/>
                <w:szCs w:val="18"/>
                <w:highlight w:val="none"/>
              </w:rPr>
            </w:pPr>
            <w:r>
              <w:rPr>
                <w:rFonts w:hint="eastAsia" w:ascii="宋体" w:hAnsi="宋体"/>
                <w:color w:val="auto"/>
                <w:sz w:val="18"/>
                <w:szCs w:val="18"/>
                <w:highlight w:val="none"/>
              </w:rPr>
              <w:t>逻辑卡号 二维码</w:t>
            </w:r>
            <w:r>
              <w:rPr>
                <w:rFonts w:ascii="宋体" w:hAnsi="宋体"/>
                <w:color w:val="auto"/>
                <w:sz w:val="18"/>
                <w:szCs w:val="18"/>
                <w:highlight w:val="none"/>
              </w:rPr>
              <w:t>中数据</w:t>
            </w:r>
          </w:p>
        </w:tc>
      </w:tr>
    </w:tbl>
    <w:p w14:paraId="485D09CE">
      <w:pPr>
        <w:pStyle w:val="41"/>
        <w:rPr>
          <w:color w:val="auto"/>
          <w:highlight w:val="none"/>
        </w:rPr>
      </w:pPr>
      <w:r>
        <w:rPr>
          <w:rFonts w:hint="eastAsia"/>
          <w:color w:val="auto"/>
          <w:highlight w:val="none"/>
        </w:rPr>
        <w:t>示例报文</w:t>
      </w:r>
    </w:p>
    <w:p w14:paraId="2F3012E0">
      <w:pPr>
        <w:pStyle w:val="41"/>
        <w:rPr>
          <w:color w:val="auto"/>
          <w:highlight w:val="none"/>
        </w:rPr>
      </w:pPr>
      <w:r>
        <w:rPr>
          <w:color w:val="auto"/>
          <w:highlight w:val="none"/>
        </w:rPr>
        <w:t>charset=UTF-8&amp;providerId=03&amp;format=json&amp;signType=00&amp;bizData={"itpUserId":"6","cardId":"1280203002008231"}&amp;deviceId=02310801&amp;timestamp=20180515142547</w:t>
      </w:r>
    </w:p>
    <w:p w14:paraId="395A7C58">
      <w:pPr>
        <w:pStyle w:val="175"/>
        <w:rPr>
          <w:ins w:id="34" w:author="作者" w:date="2021-03-19T08:57:00Z"/>
          <w:color w:val="auto"/>
          <w:highlight w:val="none"/>
        </w:rPr>
      </w:pPr>
      <w:bookmarkStart w:id="389" w:name="_Toc519178941"/>
      <w:r>
        <w:rPr>
          <w:rFonts w:hint="eastAsia"/>
          <w:color w:val="auto"/>
          <w:highlight w:val="none"/>
        </w:rPr>
        <w:t>应答参数</w:t>
      </w:r>
      <w:bookmarkEnd w:id="389"/>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87F49C7">
        <w:trPr>
          <w:wBefore w:w="0" w:type="dxa"/>
          <w:jc w:val="center"/>
          <w:ins w:id="35" w:author="作者" w:date="2021-03-19T08:58:00Z"/>
        </w:trPr>
        <w:tc>
          <w:tcPr>
            <w:tcW w:w="2840" w:type="dxa"/>
            <w:noWrap w:val="0"/>
            <w:vAlign w:val="top"/>
          </w:tcPr>
          <w:p w14:paraId="446173F9">
            <w:pPr>
              <w:rPr>
                <w:ins w:id="36" w:author="作者" w:date="2021-03-19T08:58:00Z"/>
                <w:rFonts w:ascii="宋体" w:hAnsi="宋体"/>
                <w:color w:val="auto"/>
                <w:sz w:val="18"/>
                <w:szCs w:val="18"/>
                <w:highlight w:val="none"/>
              </w:rPr>
            </w:pPr>
            <w:ins w:id="37" w:author="作者" w:date="2021-03-19T08:58:00Z">
              <w:r>
                <w:rPr>
                  <w:rFonts w:hint="eastAsia" w:ascii="宋体" w:hAnsi="宋体"/>
                  <w:color w:val="auto"/>
                  <w:sz w:val="18"/>
                  <w:szCs w:val="18"/>
                  <w:highlight w:val="none"/>
                </w:rPr>
                <w:t>字段</w:t>
              </w:r>
            </w:ins>
          </w:p>
        </w:tc>
        <w:tc>
          <w:tcPr>
            <w:tcW w:w="2841" w:type="dxa"/>
            <w:noWrap w:val="0"/>
            <w:vAlign w:val="top"/>
          </w:tcPr>
          <w:p w14:paraId="47F7C6BD">
            <w:pPr>
              <w:rPr>
                <w:ins w:id="38" w:author="作者" w:date="2021-03-19T08:58:00Z"/>
                <w:rFonts w:ascii="宋体" w:hAnsi="宋体"/>
                <w:color w:val="auto"/>
                <w:sz w:val="18"/>
                <w:szCs w:val="18"/>
                <w:highlight w:val="none"/>
              </w:rPr>
            </w:pPr>
            <w:ins w:id="39" w:author="作者" w:date="2021-03-19T08:58:00Z">
              <w:r>
                <w:rPr>
                  <w:rFonts w:hint="eastAsia" w:ascii="宋体" w:hAnsi="宋体"/>
                  <w:color w:val="auto"/>
                  <w:sz w:val="18"/>
                  <w:szCs w:val="18"/>
                  <w:highlight w:val="none"/>
                </w:rPr>
                <w:t>类型</w:t>
              </w:r>
            </w:ins>
          </w:p>
        </w:tc>
        <w:tc>
          <w:tcPr>
            <w:tcW w:w="2841" w:type="dxa"/>
            <w:noWrap w:val="0"/>
            <w:vAlign w:val="top"/>
          </w:tcPr>
          <w:p w14:paraId="4F4CB70E">
            <w:pPr>
              <w:rPr>
                <w:ins w:id="40" w:author="作者" w:date="2021-03-19T08:58:00Z"/>
                <w:rFonts w:ascii="宋体" w:hAnsi="宋体"/>
                <w:color w:val="auto"/>
                <w:sz w:val="18"/>
                <w:szCs w:val="18"/>
                <w:highlight w:val="none"/>
              </w:rPr>
            </w:pPr>
            <w:ins w:id="41" w:author="作者" w:date="2021-03-19T08:58:00Z">
              <w:r>
                <w:rPr>
                  <w:rFonts w:hint="eastAsia" w:ascii="宋体" w:hAnsi="宋体"/>
                  <w:color w:val="auto"/>
                  <w:sz w:val="18"/>
                  <w:szCs w:val="18"/>
                  <w:highlight w:val="none"/>
                </w:rPr>
                <w:t>说明</w:t>
              </w:r>
            </w:ins>
          </w:p>
        </w:tc>
      </w:tr>
      <w:tr w14:paraId="2446194B">
        <w:trPr>
          <w:wBefore w:w="0" w:type="dxa"/>
          <w:jc w:val="center"/>
          <w:ins w:id="42" w:author="作者" w:date="2021-03-19T08:58:00Z"/>
        </w:trPr>
        <w:tc>
          <w:tcPr>
            <w:tcW w:w="2840" w:type="dxa"/>
            <w:noWrap w:val="0"/>
            <w:vAlign w:val="top"/>
          </w:tcPr>
          <w:p w14:paraId="15F20EA8">
            <w:pPr>
              <w:rPr>
                <w:ins w:id="43" w:author="作者" w:date="2021-03-19T08:58:00Z"/>
                <w:rFonts w:ascii="宋体" w:hAnsi="宋体" w:cs="微软雅黑"/>
                <w:color w:val="auto"/>
                <w:sz w:val="18"/>
                <w:szCs w:val="18"/>
                <w:highlight w:val="none"/>
              </w:rPr>
            </w:pPr>
            <w:ins w:id="44" w:author="作者" w:date="2021-03-19T08:58:00Z">
              <w:r>
                <w:rPr>
                  <w:rFonts w:hint="eastAsia" w:ascii="宋体" w:hAnsi="宋体" w:cs="微软雅黑"/>
                  <w:color w:val="auto"/>
                  <w:sz w:val="18"/>
                  <w:szCs w:val="18"/>
                  <w:highlight w:val="none"/>
                </w:rPr>
                <w:t>retCode</w:t>
              </w:r>
            </w:ins>
          </w:p>
        </w:tc>
        <w:tc>
          <w:tcPr>
            <w:tcW w:w="2841" w:type="dxa"/>
            <w:noWrap w:val="0"/>
            <w:vAlign w:val="top"/>
          </w:tcPr>
          <w:p w14:paraId="1BF78C2B">
            <w:pPr>
              <w:rPr>
                <w:ins w:id="45" w:author="作者" w:date="2021-03-19T08:58:00Z"/>
                <w:rFonts w:ascii="宋体" w:hAnsi="宋体" w:cs="微软雅黑"/>
                <w:color w:val="auto"/>
                <w:sz w:val="18"/>
                <w:szCs w:val="18"/>
                <w:highlight w:val="none"/>
              </w:rPr>
            </w:pPr>
            <w:ins w:id="46" w:author="作者" w:date="2021-03-19T08:59:00Z">
              <w:r>
                <w:rPr>
                  <w:rFonts w:ascii="宋体" w:hAnsi="宋体" w:cs="微软雅黑"/>
                  <w:color w:val="auto"/>
                  <w:sz w:val="18"/>
                  <w:szCs w:val="18"/>
                  <w:highlight w:val="none"/>
                </w:rPr>
                <w:t>String</w:t>
              </w:r>
            </w:ins>
          </w:p>
        </w:tc>
        <w:tc>
          <w:tcPr>
            <w:tcW w:w="2841" w:type="dxa"/>
            <w:noWrap w:val="0"/>
            <w:vAlign w:val="top"/>
          </w:tcPr>
          <w:p w14:paraId="25C6E75A">
            <w:pPr>
              <w:rPr>
                <w:ins w:id="47" w:author="作者" w:date="2021-03-19T08:58:00Z"/>
                <w:rFonts w:ascii="宋体" w:hAnsi="宋体"/>
                <w:color w:val="auto"/>
                <w:sz w:val="18"/>
                <w:szCs w:val="18"/>
                <w:highlight w:val="none"/>
              </w:rPr>
            </w:pPr>
            <w:ins w:id="48" w:author="作者" w:date="2021-03-19T08:58:00Z">
              <w:r>
                <w:rPr>
                  <w:rFonts w:hint="eastAsia"/>
                </w:rPr>
                <w:t>返回码</w:t>
              </w:r>
            </w:ins>
          </w:p>
        </w:tc>
      </w:tr>
      <w:tr w14:paraId="5A351D09">
        <w:trPr>
          <w:wBefore w:w="0" w:type="dxa"/>
          <w:jc w:val="center"/>
          <w:ins w:id="49" w:author="作者" w:date="2021-03-19T08:58:00Z"/>
        </w:trPr>
        <w:tc>
          <w:tcPr>
            <w:tcW w:w="2840" w:type="dxa"/>
            <w:noWrap w:val="0"/>
            <w:vAlign w:val="top"/>
          </w:tcPr>
          <w:p w14:paraId="65D5AC0B">
            <w:pPr>
              <w:rPr>
                <w:ins w:id="50" w:author="作者" w:date="2021-03-19T08:58:00Z"/>
                <w:rFonts w:ascii="宋体" w:hAnsi="宋体" w:cs="微软雅黑"/>
                <w:color w:val="auto"/>
                <w:sz w:val="18"/>
                <w:szCs w:val="18"/>
                <w:highlight w:val="none"/>
              </w:rPr>
            </w:pPr>
            <w:ins w:id="51" w:author="作者" w:date="2021-03-19T08:59:00Z">
              <w:r>
                <w:rPr>
                  <w:rFonts w:hint="eastAsia" w:ascii="宋体" w:hAnsi="宋体" w:cs="微软雅黑"/>
                  <w:color w:val="auto"/>
                  <w:sz w:val="18"/>
                  <w:szCs w:val="18"/>
                  <w:highlight w:val="none"/>
                </w:rPr>
                <w:t>retMsg</w:t>
              </w:r>
            </w:ins>
          </w:p>
        </w:tc>
        <w:tc>
          <w:tcPr>
            <w:tcW w:w="2841" w:type="dxa"/>
            <w:noWrap w:val="0"/>
            <w:vAlign w:val="top"/>
          </w:tcPr>
          <w:p w14:paraId="40953615">
            <w:pPr>
              <w:rPr>
                <w:ins w:id="52" w:author="作者" w:date="2021-03-19T08:58:00Z"/>
                <w:rFonts w:ascii="宋体" w:hAnsi="宋体" w:cs="微软雅黑"/>
                <w:color w:val="auto"/>
                <w:sz w:val="18"/>
                <w:szCs w:val="18"/>
                <w:highlight w:val="none"/>
              </w:rPr>
            </w:pPr>
            <w:ins w:id="53" w:author="作者" w:date="2021-03-19T08:58:00Z">
              <w:r>
                <w:rPr>
                  <w:rFonts w:ascii="宋体" w:hAnsi="宋体" w:cs="微软雅黑"/>
                  <w:color w:val="auto"/>
                  <w:sz w:val="18"/>
                  <w:szCs w:val="18"/>
                  <w:highlight w:val="none"/>
                </w:rPr>
                <w:t>String</w:t>
              </w:r>
            </w:ins>
          </w:p>
        </w:tc>
        <w:tc>
          <w:tcPr>
            <w:tcW w:w="2841" w:type="dxa"/>
            <w:noWrap w:val="0"/>
            <w:vAlign w:val="top"/>
          </w:tcPr>
          <w:p w14:paraId="30CD563C">
            <w:pPr>
              <w:rPr>
                <w:ins w:id="54" w:author="作者" w:date="2021-03-19T08:58:00Z"/>
                <w:rFonts w:ascii="宋体" w:hAnsi="宋体"/>
                <w:color w:val="auto"/>
                <w:sz w:val="18"/>
                <w:szCs w:val="18"/>
                <w:highlight w:val="none"/>
              </w:rPr>
            </w:pPr>
            <w:ins w:id="55" w:author="作者" w:date="2021-03-19T08:59:00Z">
              <w:r>
                <w:rPr>
                  <w:rFonts w:hint="eastAsia" w:ascii="宋体" w:hAnsi="宋体"/>
                  <w:color w:val="auto"/>
                  <w:sz w:val="18"/>
                  <w:szCs w:val="18"/>
                  <w:highlight w:val="none"/>
                </w:rPr>
                <w:t>返回消息</w:t>
              </w:r>
            </w:ins>
          </w:p>
        </w:tc>
      </w:tr>
      <w:tr w14:paraId="1C23281F">
        <w:trPr>
          <w:wBefore w:w="0" w:type="dxa"/>
          <w:jc w:val="center"/>
          <w:ins w:id="56" w:author="作者" w:date="2021-03-19T08:59:00Z"/>
        </w:trPr>
        <w:tc>
          <w:tcPr>
            <w:tcW w:w="2840" w:type="dxa"/>
            <w:noWrap w:val="0"/>
            <w:vAlign w:val="top"/>
          </w:tcPr>
          <w:p w14:paraId="27169FF6">
            <w:pPr>
              <w:rPr>
                <w:ins w:id="57" w:author="作者" w:date="2021-03-19T08:59:00Z"/>
                <w:rFonts w:hint="eastAsia" w:ascii="宋体" w:hAnsi="宋体" w:cs="微软雅黑"/>
                <w:color w:val="auto"/>
                <w:sz w:val="18"/>
                <w:szCs w:val="18"/>
                <w:highlight w:val="none"/>
              </w:rPr>
            </w:pPr>
            <w:ins w:id="58" w:author="作者" w:date="2021-03-19T08:59:00Z">
              <w:r>
                <w:rPr>
                  <w:rFonts w:hint="eastAsia" w:ascii="宋体" w:hAnsi="宋体" w:cs="微软雅黑"/>
                  <w:color w:val="auto"/>
                  <w:sz w:val="18"/>
                  <w:szCs w:val="18"/>
                  <w:highlight w:val="none"/>
                </w:rPr>
                <w:t>itpUserId</w:t>
              </w:r>
            </w:ins>
          </w:p>
        </w:tc>
        <w:tc>
          <w:tcPr>
            <w:tcW w:w="2841" w:type="dxa"/>
            <w:noWrap w:val="0"/>
            <w:vAlign w:val="top"/>
          </w:tcPr>
          <w:p w14:paraId="1696961D">
            <w:pPr>
              <w:rPr>
                <w:ins w:id="59" w:author="作者" w:date="2021-03-19T08:59:00Z"/>
                <w:rFonts w:ascii="宋体" w:hAnsi="宋体" w:cs="微软雅黑"/>
                <w:color w:val="auto"/>
                <w:sz w:val="18"/>
                <w:szCs w:val="18"/>
                <w:highlight w:val="none"/>
              </w:rPr>
            </w:pPr>
            <w:ins w:id="60" w:author="作者" w:date="2021-03-19T08:59:00Z">
              <w:r>
                <w:rPr>
                  <w:rFonts w:ascii="宋体" w:hAnsi="宋体" w:cs="微软雅黑"/>
                  <w:color w:val="auto"/>
                  <w:sz w:val="18"/>
                  <w:szCs w:val="18"/>
                  <w:highlight w:val="none"/>
                </w:rPr>
                <w:t>String</w:t>
              </w:r>
            </w:ins>
          </w:p>
        </w:tc>
        <w:tc>
          <w:tcPr>
            <w:tcW w:w="2841" w:type="dxa"/>
            <w:noWrap w:val="0"/>
            <w:vAlign w:val="top"/>
          </w:tcPr>
          <w:p w14:paraId="12298F8B">
            <w:pPr>
              <w:rPr>
                <w:ins w:id="61" w:author="作者" w:date="2021-03-19T08:59:00Z"/>
                <w:rFonts w:hint="eastAsia" w:ascii="宋体" w:hAnsi="宋体"/>
                <w:color w:val="auto"/>
                <w:sz w:val="18"/>
                <w:szCs w:val="18"/>
                <w:highlight w:val="none"/>
              </w:rPr>
            </w:pPr>
            <w:ins w:id="62" w:author="作者" w:date="2021-03-19T08:59:00Z">
              <w:r>
                <w:rPr>
                  <w:rFonts w:hint="eastAsia" w:ascii="宋体" w:hAnsi="宋体"/>
                  <w:color w:val="auto"/>
                  <w:sz w:val="18"/>
                  <w:szCs w:val="18"/>
                  <w:highlight w:val="none"/>
                </w:rPr>
                <w:t>ITP 用户编码 二维码中数据</w:t>
              </w:r>
            </w:ins>
          </w:p>
        </w:tc>
      </w:tr>
      <w:tr w14:paraId="63068BAD">
        <w:trPr>
          <w:wBefore w:w="0" w:type="dxa"/>
          <w:jc w:val="center"/>
          <w:ins w:id="63" w:author="作者" w:date="2021-03-19T08:59:00Z"/>
        </w:trPr>
        <w:tc>
          <w:tcPr>
            <w:tcW w:w="2840" w:type="dxa"/>
            <w:noWrap w:val="0"/>
            <w:vAlign w:val="top"/>
          </w:tcPr>
          <w:p w14:paraId="759D9985">
            <w:pPr>
              <w:rPr>
                <w:ins w:id="64" w:author="作者" w:date="2021-03-19T08:59:00Z"/>
                <w:rFonts w:hint="eastAsia" w:ascii="宋体" w:hAnsi="宋体" w:cs="微软雅黑"/>
                <w:color w:val="auto"/>
                <w:sz w:val="18"/>
                <w:szCs w:val="18"/>
                <w:highlight w:val="none"/>
              </w:rPr>
            </w:pPr>
            <w:ins w:id="65" w:author="作者" w:date="2021-03-19T08:59:00Z">
              <w:r>
                <w:rPr>
                  <w:rFonts w:hint="eastAsia" w:ascii="宋体" w:hAnsi="宋体" w:cs="微软雅黑"/>
                  <w:color w:val="auto"/>
                  <w:sz w:val="18"/>
                  <w:szCs w:val="18"/>
                  <w:highlight w:val="none"/>
                </w:rPr>
                <w:t>cardId</w:t>
              </w:r>
            </w:ins>
          </w:p>
        </w:tc>
        <w:tc>
          <w:tcPr>
            <w:tcW w:w="2841" w:type="dxa"/>
            <w:noWrap w:val="0"/>
            <w:vAlign w:val="top"/>
          </w:tcPr>
          <w:p w14:paraId="5EE054C6">
            <w:pPr>
              <w:rPr>
                <w:ins w:id="66" w:author="作者" w:date="2021-03-19T08:59:00Z"/>
                <w:rFonts w:ascii="宋体" w:hAnsi="宋体" w:cs="微软雅黑"/>
                <w:color w:val="auto"/>
                <w:sz w:val="18"/>
                <w:szCs w:val="18"/>
                <w:highlight w:val="none"/>
              </w:rPr>
            </w:pPr>
            <w:ins w:id="67" w:author="作者" w:date="2021-03-19T08:59:00Z">
              <w:r>
                <w:rPr>
                  <w:rFonts w:ascii="宋体" w:hAnsi="宋体" w:cs="微软雅黑"/>
                  <w:color w:val="auto"/>
                  <w:sz w:val="18"/>
                  <w:szCs w:val="18"/>
                  <w:highlight w:val="none"/>
                </w:rPr>
                <w:t>String</w:t>
              </w:r>
            </w:ins>
          </w:p>
        </w:tc>
        <w:tc>
          <w:tcPr>
            <w:tcW w:w="2841" w:type="dxa"/>
            <w:noWrap w:val="0"/>
            <w:vAlign w:val="top"/>
          </w:tcPr>
          <w:p w14:paraId="464CEF17">
            <w:pPr>
              <w:rPr>
                <w:ins w:id="68" w:author="作者" w:date="2021-03-19T08:59:00Z"/>
                <w:rFonts w:hint="eastAsia" w:ascii="宋体" w:hAnsi="宋体"/>
                <w:color w:val="auto"/>
                <w:sz w:val="18"/>
                <w:szCs w:val="18"/>
                <w:highlight w:val="none"/>
              </w:rPr>
            </w:pPr>
            <w:ins w:id="69" w:author="作者" w:date="2021-03-19T09:00:00Z">
              <w:r>
                <w:rPr>
                  <w:rFonts w:hint="eastAsia" w:ascii="宋体" w:hAnsi="宋体"/>
                  <w:color w:val="auto"/>
                  <w:sz w:val="18"/>
                  <w:szCs w:val="18"/>
                  <w:highlight w:val="none"/>
                </w:rPr>
                <w:t>逻辑卡号 二维码中数据</w:t>
              </w:r>
            </w:ins>
          </w:p>
        </w:tc>
      </w:tr>
      <w:tr w14:paraId="07952891">
        <w:trPr>
          <w:wBefore w:w="0" w:type="dxa"/>
          <w:jc w:val="center"/>
          <w:ins w:id="70" w:author="作者" w:date="2021-03-19T08:59:00Z"/>
        </w:trPr>
        <w:tc>
          <w:tcPr>
            <w:tcW w:w="2840" w:type="dxa"/>
            <w:noWrap w:val="0"/>
            <w:vAlign w:val="top"/>
          </w:tcPr>
          <w:p w14:paraId="208B9D07">
            <w:pPr>
              <w:rPr>
                <w:ins w:id="71" w:author="作者" w:date="2021-03-19T08:59:00Z"/>
                <w:rFonts w:hint="eastAsia" w:ascii="宋体" w:hAnsi="宋体" w:cs="微软雅黑"/>
                <w:color w:val="auto"/>
                <w:sz w:val="18"/>
                <w:szCs w:val="18"/>
                <w:highlight w:val="none"/>
              </w:rPr>
            </w:pPr>
            <w:ins w:id="72" w:author="作者" w:date="2021-03-19T08:59:00Z">
              <w:r>
                <w:rPr>
                  <w:rFonts w:hint="eastAsia" w:ascii="宋体" w:hAnsi="宋体" w:cs="微软雅黑"/>
                  <w:color w:val="auto"/>
                  <w:sz w:val="18"/>
                  <w:szCs w:val="18"/>
                  <w:highlight w:val="none"/>
                </w:rPr>
                <w:t xml:space="preserve">lastTicketStatus </w:t>
              </w:r>
            </w:ins>
          </w:p>
        </w:tc>
        <w:tc>
          <w:tcPr>
            <w:tcW w:w="2841" w:type="dxa"/>
            <w:noWrap w:val="0"/>
            <w:vAlign w:val="top"/>
          </w:tcPr>
          <w:p w14:paraId="2A44EEE7">
            <w:pPr>
              <w:rPr>
                <w:ins w:id="73" w:author="作者" w:date="2021-03-19T08:59:00Z"/>
                <w:rFonts w:ascii="宋体" w:hAnsi="宋体" w:cs="微软雅黑"/>
                <w:color w:val="auto"/>
                <w:sz w:val="18"/>
                <w:szCs w:val="18"/>
                <w:highlight w:val="none"/>
              </w:rPr>
            </w:pPr>
            <w:ins w:id="74" w:author="作者" w:date="2021-03-19T08:59:00Z">
              <w:r>
                <w:rPr>
                  <w:rFonts w:ascii="宋体" w:hAnsi="宋体" w:cs="微软雅黑"/>
                  <w:color w:val="auto"/>
                  <w:sz w:val="18"/>
                  <w:szCs w:val="18"/>
                  <w:highlight w:val="none"/>
                </w:rPr>
                <w:t>String</w:t>
              </w:r>
            </w:ins>
          </w:p>
        </w:tc>
        <w:tc>
          <w:tcPr>
            <w:tcW w:w="2841" w:type="dxa"/>
            <w:noWrap w:val="0"/>
            <w:vAlign w:val="top"/>
          </w:tcPr>
          <w:p w14:paraId="0B942C4D">
            <w:pPr>
              <w:rPr>
                <w:ins w:id="75" w:author="作者" w:date="2021-03-19T09:00:00Z"/>
                <w:rFonts w:hint="eastAsia" w:ascii="宋体" w:hAnsi="宋体"/>
                <w:color w:val="auto"/>
                <w:sz w:val="18"/>
                <w:szCs w:val="18"/>
                <w:highlight w:val="none"/>
              </w:rPr>
            </w:pPr>
            <w:ins w:id="76" w:author="作者" w:date="2021-03-19T09:00:00Z">
              <w:r>
                <w:rPr>
                  <w:rFonts w:hint="eastAsia" w:ascii="宋体" w:hAnsi="宋体"/>
                  <w:color w:val="auto"/>
                  <w:sz w:val="18"/>
                  <w:szCs w:val="18"/>
                  <w:highlight w:val="none"/>
                </w:rPr>
                <w:t>二维码中数据</w:t>
              </w:r>
            </w:ins>
          </w:p>
          <w:p w14:paraId="4579EFA4">
            <w:pPr>
              <w:rPr>
                <w:ins w:id="77" w:author="作者" w:date="2021-03-19T09:00:00Z"/>
                <w:rFonts w:hint="eastAsia" w:ascii="宋体" w:hAnsi="宋体"/>
                <w:color w:val="auto"/>
                <w:sz w:val="18"/>
                <w:szCs w:val="18"/>
                <w:highlight w:val="none"/>
              </w:rPr>
            </w:pPr>
            <w:ins w:id="78" w:author="作者" w:date="2021-03-19T09:00:00Z">
              <w:r>
                <w:rPr>
                  <w:rFonts w:hint="eastAsia" w:ascii="宋体" w:hAnsi="宋体"/>
                  <w:color w:val="auto"/>
                  <w:sz w:val="18"/>
                  <w:szCs w:val="18"/>
                  <w:highlight w:val="none"/>
                </w:rPr>
                <w:t>02: BOM 补出站</w:t>
              </w:r>
            </w:ins>
          </w:p>
          <w:p w14:paraId="4980C3DE">
            <w:pPr>
              <w:rPr>
                <w:ins w:id="79" w:author="作者" w:date="2021-03-19T09:00:00Z"/>
                <w:rFonts w:hint="eastAsia" w:ascii="宋体" w:hAnsi="宋体"/>
                <w:color w:val="auto"/>
                <w:sz w:val="18"/>
                <w:szCs w:val="18"/>
                <w:highlight w:val="none"/>
              </w:rPr>
            </w:pPr>
            <w:ins w:id="80" w:author="作者" w:date="2021-03-19T09:00:00Z">
              <w:r>
                <w:rPr>
                  <w:rFonts w:hint="eastAsia" w:ascii="宋体" w:hAnsi="宋体"/>
                  <w:color w:val="auto"/>
                  <w:sz w:val="18"/>
                  <w:szCs w:val="18"/>
                  <w:highlight w:val="none"/>
                </w:rPr>
                <w:t>03：发售</w:t>
              </w:r>
            </w:ins>
          </w:p>
          <w:p w14:paraId="655BB08F">
            <w:pPr>
              <w:rPr>
                <w:ins w:id="81" w:author="作者" w:date="2021-03-19T09:00:00Z"/>
                <w:rFonts w:hint="eastAsia" w:ascii="宋体" w:hAnsi="宋体"/>
                <w:color w:val="auto"/>
                <w:sz w:val="18"/>
                <w:szCs w:val="18"/>
                <w:highlight w:val="none"/>
              </w:rPr>
            </w:pPr>
            <w:ins w:id="82" w:author="作者" w:date="2021-03-19T09:00:00Z">
              <w:r>
                <w:rPr>
                  <w:rFonts w:hint="eastAsia" w:ascii="宋体" w:hAnsi="宋体"/>
                  <w:color w:val="auto"/>
                  <w:sz w:val="18"/>
                  <w:szCs w:val="18"/>
                  <w:highlight w:val="none"/>
                </w:rPr>
                <w:t>04：已进站</w:t>
              </w:r>
            </w:ins>
          </w:p>
          <w:p w14:paraId="17CC0DF5">
            <w:pPr>
              <w:rPr>
                <w:ins w:id="83" w:author="作者" w:date="2021-03-19T09:00:00Z"/>
                <w:rFonts w:hint="eastAsia" w:ascii="宋体" w:hAnsi="宋体"/>
                <w:color w:val="auto"/>
                <w:sz w:val="18"/>
                <w:szCs w:val="18"/>
                <w:highlight w:val="none"/>
              </w:rPr>
            </w:pPr>
            <w:ins w:id="84" w:author="作者" w:date="2021-03-19T09:00:00Z">
              <w:r>
                <w:rPr>
                  <w:rFonts w:hint="eastAsia" w:ascii="宋体" w:hAnsi="宋体"/>
                  <w:color w:val="auto"/>
                  <w:sz w:val="18"/>
                  <w:szCs w:val="18"/>
                  <w:highlight w:val="none"/>
                </w:rPr>
                <w:t>05：已出站</w:t>
              </w:r>
            </w:ins>
          </w:p>
          <w:p w14:paraId="7E58E305">
            <w:pPr>
              <w:rPr>
                <w:ins w:id="85" w:author="作者" w:date="2021-03-19T09:00:00Z"/>
                <w:rFonts w:hint="eastAsia" w:ascii="宋体" w:hAnsi="宋体"/>
                <w:color w:val="auto"/>
                <w:sz w:val="18"/>
                <w:szCs w:val="18"/>
                <w:highlight w:val="none"/>
              </w:rPr>
            </w:pPr>
            <w:ins w:id="86" w:author="作者" w:date="2021-03-19T09:00:00Z">
              <w:r>
                <w:rPr>
                  <w:rFonts w:hint="eastAsia" w:ascii="宋体" w:hAnsi="宋体"/>
                  <w:color w:val="auto"/>
                  <w:sz w:val="18"/>
                  <w:szCs w:val="18"/>
                  <w:highlight w:val="none"/>
                </w:rPr>
                <w:t>06：超时出站</w:t>
              </w:r>
            </w:ins>
          </w:p>
          <w:p w14:paraId="74508DA7">
            <w:pPr>
              <w:rPr>
                <w:ins w:id="87" w:author="作者" w:date="2021-03-19T09:00:00Z"/>
                <w:rFonts w:hint="eastAsia" w:ascii="宋体" w:hAnsi="宋体"/>
                <w:color w:val="auto"/>
                <w:sz w:val="18"/>
                <w:szCs w:val="18"/>
                <w:highlight w:val="none"/>
              </w:rPr>
            </w:pPr>
            <w:ins w:id="88" w:author="作者" w:date="2021-03-19T09:00:00Z">
              <w:r>
                <w:rPr>
                  <w:rFonts w:hint="eastAsia" w:ascii="宋体" w:hAnsi="宋体"/>
                  <w:color w:val="auto"/>
                  <w:sz w:val="18"/>
                  <w:szCs w:val="18"/>
                  <w:highlight w:val="none"/>
                </w:rPr>
                <w:t>08：20 分钟内免费更新</w:t>
              </w:r>
            </w:ins>
          </w:p>
          <w:p w14:paraId="270D827A">
            <w:pPr>
              <w:rPr>
                <w:ins w:id="89" w:author="作者" w:date="2021-03-19T09:00:00Z"/>
                <w:rFonts w:hint="eastAsia" w:ascii="宋体" w:hAnsi="宋体"/>
                <w:color w:val="auto"/>
                <w:sz w:val="18"/>
                <w:szCs w:val="18"/>
                <w:highlight w:val="none"/>
              </w:rPr>
            </w:pPr>
            <w:ins w:id="90" w:author="作者" w:date="2021-03-19T09:00:00Z">
              <w:r>
                <w:rPr>
                  <w:rFonts w:hint="eastAsia" w:ascii="宋体" w:hAnsi="宋体"/>
                  <w:color w:val="auto"/>
                  <w:sz w:val="18"/>
                  <w:szCs w:val="18"/>
                  <w:highlight w:val="none"/>
                </w:rPr>
                <w:t>09：20 分钟内付费更新</w:t>
              </w:r>
            </w:ins>
          </w:p>
          <w:p w14:paraId="02901C73">
            <w:pPr>
              <w:rPr>
                <w:ins w:id="91" w:author="作者" w:date="2021-03-19T09:00:00Z"/>
                <w:rFonts w:hint="eastAsia" w:ascii="宋体" w:hAnsi="宋体"/>
                <w:color w:val="auto"/>
                <w:sz w:val="18"/>
                <w:szCs w:val="18"/>
                <w:highlight w:val="none"/>
              </w:rPr>
            </w:pPr>
            <w:ins w:id="92" w:author="作者" w:date="2021-03-19T09:00:00Z">
              <w:r>
                <w:rPr>
                  <w:rFonts w:hint="eastAsia" w:ascii="宋体" w:hAnsi="宋体"/>
                  <w:color w:val="auto"/>
                  <w:sz w:val="18"/>
                  <w:szCs w:val="18"/>
                  <w:highlight w:val="none"/>
                </w:rPr>
                <w:t>10：BOM 补进站</w:t>
              </w:r>
            </w:ins>
          </w:p>
          <w:p w14:paraId="1867B247">
            <w:pPr>
              <w:rPr>
                <w:ins w:id="93" w:author="作者" w:date="2021-03-19T09:00:00Z"/>
                <w:rFonts w:hint="eastAsia" w:ascii="宋体" w:hAnsi="宋体"/>
                <w:color w:val="auto"/>
                <w:sz w:val="18"/>
                <w:szCs w:val="18"/>
                <w:highlight w:val="none"/>
              </w:rPr>
            </w:pPr>
            <w:ins w:id="94" w:author="作者" w:date="2021-03-19T09:00:00Z">
              <w:r>
                <w:rPr>
                  <w:rFonts w:hint="eastAsia" w:ascii="宋体" w:hAnsi="宋体"/>
                  <w:color w:val="auto"/>
                  <w:sz w:val="18"/>
                  <w:szCs w:val="18"/>
                  <w:highlight w:val="none"/>
                </w:rPr>
                <w:t>80: 用户自助补出站</w:t>
              </w:r>
            </w:ins>
          </w:p>
          <w:p w14:paraId="50BC7EDC">
            <w:pPr>
              <w:rPr>
                <w:ins w:id="95" w:author="作者" w:date="2021-03-19T09:00:00Z"/>
                <w:rFonts w:hint="eastAsia" w:ascii="宋体" w:hAnsi="宋体"/>
                <w:color w:val="auto"/>
                <w:sz w:val="18"/>
                <w:szCs w:val="18"/>
                <w:highlight w:val="none"/>
              </w:rPr>
            </w:pPr>
            <w:ins w:id="96" w:author="作者" w:date="2021-03-19T09:00:00Z">
              <w:r>
                <w:rPr>
                  <w:rFonts w:hint="eastAsia" w:ascii="宋体" w:hAnsi="宋体"/>
                  <w:color w:val="auto"/>
                  <w:sz w:val="18"/>
                  <w:szCs w:val="18"/>
                  <w:highlight w:val="none"/>
                </w:rPr>
                <w:t>81：用户自助补进站</w:t>
              </w:r>
            </w:ins>
          </w:p>
          <w:p w14:paraId="3F03CF7F">
            <w:pPr>
              <w:rPr>
                <w:ins w:id="97" w:author="作者" w:date="2021-03-19T08:59:00Z"/>
                <w:rFonts w:hint="eastAsia" w:ascii="宋体" w:hAnsi="宋体"/>
                <w:color w:val="auto"/>
                <w:sz w:val="18"/>
                <w:szCs w:val="18"/>
                <w:highlight w:val="none"/>
              </w:rPr>
            </w:pPr>
            <w:ins w:id="98" w:author="作者" w:date="2021-03-19T09:00:00Z">
              <w:r>
                <w:rPr>
                  <w:rFonts w:hint="eastAsia" w:ascii="宋体" w:hAnsi="宋体"/>
                  <w:color w:val="auto"/>
                  <w:sz w:val="18"/>
                  <w:szCs w:val="18"/>
                  <w:highlight w:val="none"/>
                </w:rPr>
                <w:t>50：查询锁定</w:t>
              </w:r>
            </w:ins>
          </w:p>
        </w:tc>
      </w:tr>
      <w:tr w14:paraId="5772085F">
        <w:trPr>
          <w:wBefore w:w="0" w:type="dxa"/>
          <w:jc w:val="center"/>
          <w:ins w:id="99" w:author="作者" w:date="2021-03-19T08:59:00Z"/>
        </w:trPr>
        <w:tc>
          <w:tcPr>
            <w:tcW w:w="2840" w:type="dxa"/>
            <w:noWrap w:val="0"/>
            <w:vAlign w:val="top"/>
          </w:tcPr>
          <w:p w14:paraId="08EB0C82">
            <w:pPr>
              <w:rPr>
                <w:ins w:id="100" w:author="作者" w:date="2021-03-19T08:59:00Z"/>
                <w:rFonts w:hint="eastAsia" w:ascii="宋体" w:hAnsi="宋体" w:cs="微软雅黑"/>
                <w:color w:val="auto"/>
                <w:sz w:val="18"/>
                <w:szCs w:val="18"/>
                <w:highlight w:val="none"/>
              </w:rPr>
            </w:pPr>
            <w:ins w:id="101" w:author="作者" w:date="2021-03-19T08:59:00Z">
              <w:r>
                <w:rPr>
                  <w:rFonts w:hint="eastAsia" w:ascii="宋体" w:hAnsi="宋体" w:cs="微软雅黑"/>
                  <w:color w:val="auto"/>
                  <w:sz w:val="18"/>
                  <w:szCs w:val="18"/>
                  <w:highlight w:val="none"/>
                </w:rPr>
                <w:t>lastHandleDateTime</w:t>
              </w:r>
            </w:ins>
          </w:p>
        </w:tc>
        <w:tc>
          <w:tcPr>
            <w:tcW w:w="2841" w:type="dxa"/>
            <w:noWrap w:val="0"/>
            <w:vAlign w:val="top"/>
          </w:tcPr>
          <w:p w14:paraId="3743DD29">
            <w:pPr>
              <w:rPr>
                <w:ins w:id="102" w:author="作者" w:date="2021-03-19T08:59:00Z"/>
                <w:rFonts w:ascii="宋体" w:hAnsi="宋体" w:cs="微软雅黑"/>
                <w:color w:val="auto"/>
                <w:sz w:val="18"/>
                <w:szCs w:val="18"/>
                <w:highlight w:val="none"/>
              </w:rPr>
            </w:pPr>
            <w:ins w:id="103" w:author="作者" w:date="2021-03-19T08:59:00Z">
              <w:r>
                <w:rPr>
                  <w:rFonts w:ascii="宋体" w:hAnsi="宋体" w:cs="微软雅黑"/>
                  <w:color w:val="auto"/>
                  <w:sz w:val="18"/>
                  <w:szCs w:val="18"/>
                  <w:highlight w:val="none"/>
                </w:rPr>
                <w:t>String</w:t>
              </w:r>
            </w:ins>
          </w:p>
        </w:tc>
        <w:tc>
          <w:tcPr>
            <w:tcW w:w="2841" w:type="dxa"/>
            <w:noWrap w:val="0"/>
            <w:vAlign w:val="top"/>
          </w:tcPr>
          <w:p w14:paraId="2DCB607A">
            <w:pPr>
              <w:rPr>
                <w:ins w:id="104" w:author="作者" w:date="2021-03-19T08:59:00Z"/>
                <w:rFonts w:hint="eastAsia" w:ascii="宋体" w:hAnsi="宋体"/>
                <w:color w:val="auto"/>
                <w:sz w:val="18"/>
                <w:szCs w:val="18"/>
                <w:highlight w:val="none"/>
              </w:rPr>
            </w:pPr>
            <w:ins w:id="105" w:author="作者" w:date="2021-03-19T09:00:00Z">
              <w:r>
                <w:rPr>
                  <w:rFonts w:hint="eastAsia" w:ascii="宋体" w:hAnsi="宋体"/>
                  <w:color w:val="auto"/>
                  <w:sz w:val="18"/>
                  <w:szCs w:val="18"/>
                  <w:highlight w:val="none"/>
                </w:rPr>
                <w:t>上次交易时间 YYYYMMDDHH24MISS</w:t>
              </w:r>
            </w:ins>
          </w:p>
        </w:tc>
      </w:tr>
    </w:tbl>
    <w:p w14:paraId="16FEFB48">
      <w:pPr>
        <w:pStyle w:val="175"/>
        <w:numPr>
          <w:ilvl w:val="0"/>
          <w:numId w:val="0"/>
        </w:numPr>
        <w:ind w:left="425" w:firstLine="0"/>
        <w:rPr>
          <w:color w:val="auto"/>
          <w:highlight w:val="none"/>
        </w:rPr>
        <w:pPrChange w:id="106" w:author="作者" w:date="2021-03-19T08:58:00Z">
          <w:pPr>
            <w:pStyle w:val="175"/>
          </w:pPr>
        </w:pPrChange>
      </w:pPr>
    </w:p>
    <w:p w14:paraId="155FA0F6">
      <w:pPr>
        <w:pStyle w:val="41"/>
        <w:rPr>
          <w:color w:val="auto"/>
          <w:highlight w:val="none"/>
        </w:rPr>
      </w:pPr>
      <w:r>
        <w:rPr>
          <w:rFonts w:hint="eastAsia"/>
          <w:color w:val="auto"/>
          <w:highlight w:val="none"/>
        </w:rPr>
        <w:t>示例报文</w:t>
      </w:r>
    </w:p>
    <w:p w14:paraId="5E4338CD">
      <w:pPr>
        <w:pStyle w:val="41"/>
        <w:rPr>
          <w:color w:val="auto"/>
          <w:highlight w:val="none"/>
        </w:rPr>
      </w:pPr>
      <w:bookmarkStart w:id="390" w:name="OLE_LINK14"/>
      <w:bookmarkStart w:id="391" w:name="OLE_LINK13"/>
      <w:r>
        <w:rPr>
          <w:rFonts w:hint="eastAsia"/>
          <w:color w:val="auto"/>
          <w:highlight w:val="none"/>
        </w:rPr>
        <w:t>{"retCode":"0000","retMsg":"成功</w:t>
      </w:r>
    </w:p>
    <w:p w14:paraId="3B7F6E82">
      <w:pPr>
        <w:pStyle w:val="41"/>
        <w:rPr>
          <w:color w:val="auto"/>
          <w:highlight w:val="none"/>
        </w:rPr>
      </w:pPr>
      <w:r>
        <w:rPr>
          <w:rFonts w:hint="eastAsia"/>
          <w:color w:val="auto"/>
          <w:highlight w:val="none"/>
        </w:rPr>
        <w:t>","itpUserId":"6","cardId":"1280203002008231","lastTicketStatus":"05","lastHandleDateTime":"20180515133000"}</w:t>
      </w:r>
      <w:bookmarkEnd w:id="390"/>
      <w:bookmarkEnd w:id="391"/>
    </w:p>
    <w:p w14:paraId="4F1AF6DC">
      <w:pPr>
        <w:pStyle w:val="148"/>
        <w:ind w:left="-2" w:leftChars="-1"/>
        <w:rPr>
          <w:color w:val="auto"/>
          <w:highlight w:val="none"/>
        </w:rPr>
      </w:pPr>
      <w:bookmarkStart w:id="392" w:name="_Toc528144341"/>
      <w:bookmarkStart w:id="393" w:name="_Toc522024633"/>
      <w:bookmarkStart w:id="394" w:name="_Toc522569486"/>
      <w:bookmarkStart w:id="395" w:name="_Toc522489325"/>
      <w:r>
        <w:rPr>
          <w:rFonts w:hint="eastAsia"/>
          <w:color w:val="auto"/>
          <w:highlight w:val="none"/>
        </w:rPr>
        <w:t>青岛地铁ITP与TVM对接设计</w:t>
      </w:r>
      <w:bookmarkEnd w:id="392"/>
      <w:bookmarkEnd w:id="393"/>
      <w:bookmarkEnd w:id="394"/>
      <w:bookmarkEnd w:id="395"/>
    </w:p>
    <w:p w14:paraId="77F1C10F">
      <w:pPr>
        <w:pStyle w:val="147"/>
        <w:spacing w:before="156" w:after="156"/>
        <w:rPr>
          <w:color w:val="auto"/>
          <w:highlight w:val="none"/>
        </w:rPr>
      </w:pPr>
      <w:bookmarkStart w:id="396" w:name="_Toc513123167"/>
      <w:bookmarkStart w:id="397" w:name="_Toc522489326"/>
      <w:r>
        <w:rPr>
          <w:rFonts w:hint="eastAsia"/>
          <w:color w:val="auto"/>
          <w:highlight w:val="none"/>
        </w:rPr>
        <w:t>总体</w:t>
      </w:r>
      <w:r>
        <w:rPr>
          <w:color w:val="auto"/>
          <w:highlight w:val="none"/>
        </w:rPr>
        <w:t>说明</w:t>
      </w:r>
      <w:bookmarkEnd w:id="396"/>
      <w:bookmarkEnd w:id="397"/>
    </w:p>
    <w:p w14:paraId="4FB15D2B">
      <w:pPr>
        <w:pStyle w:val="146"/>
        <w:spacing w:before="156" w:after="156"/>
        <w:rPr>
          <w:color w:val="auto"/>
          <w:highlight w:val="none"/>
        </w:rPr>
      </w:pPr>
      <w:r>
        <w:rPr>
          <w:rFonts w:hint="eastAsia"/>
          <w:color w:val="auto"/>
          <w:highlight w:val="none"/>
        </w:rPr>
        <w:t>请求公共</w:t>
      </w:r>
      <w:r>
        <w:rPr>
          <w:color w:val="auto"/>
          <w:highlight w:val="none"/>
        </w:rPr>
        <w:t>参数</w:t>
      </w:r>
    </w:p>
    <w:p w14:paraId="635D76E8">
      <w:pPr>
        <w:pStyle w:val="41"/>
        <w:rPr>
          <w:color w:val="auto"/>
          <w:highlight w:val="none"/>
        </w:rPr>
      </w:pPr>
      <w:r>
        <w:rPr>
          <w:rFonts w:hint="eastAsia"/>
          <w:color w:val="auto"/>
          <w:highlight w:val="none"/>
        </w:rPr>
        <w:t>请求公共参数详见表6</w:t>
      </w:r>
      <w:r>
        <w:rPr>
          <w:color w:val="auto"/>
          <w:highlight w:val="none"/>
        </w:rPr>
        <w:t>9</w:t>
      </w:r>
      <w:r>
        <w:rPr>
          <w:rFonts w:hint="eastAsia"/>
          <w:color w:val="auto"/>
          <w:highlight w:val="none"/>
        </w:rPr>
        <w:t>。</w:t>
      </w:r>
    </w:p>
    <w:p w14:paraId="79A5C5DF">
      <w:pPr>
        <w:pStyle w:val="160"/>
        <w:rPr>
          <w:color w:val="auto"/>
          <w:highlight w:val="none"/>
        </w:rPr>
      </w:pPr>
      <w:r>
        <w:rPr>
          <w:rFonts w:hint="eastAsia"/>
          <w:color w:val="auto"/>
          <w:highlight w:val="none"/>
        </w:rPr>
        <w:t>请求公共参数列表</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E6DD597">
        <w:trPr>
          <w:wBefore w:w="0" w:type="dxa"/>
          <w:jc w:val="center"/>
        </w:trPr>
        <w:tc>
          <w:tcPr>
            <w:tcW w:w="2840" w:type="dxa"/>
            <w:noWrap w:val="0"/>
            <w:vAlign w:val="top"/>
          </w:tcPr>
          <w:p w14:paraId="0FC2B84F">
            <w:pPr>
              <w:rPr>
                <w:color w:val="auto"/>
                <w:sz w:val="18"/>
                <w:szCs w:val="18"/>
                <w:highlight w:val="none"/>
              </w:rPr>
            </w:pPr>
            <w:r>
              <w:rPr>
                <w:rFonts w:hint="eastAsia"/>
                <w:color w:val="auto"/>
                <w:sz w:val="18"/>
                <w:szCs w:val="18"/>
                <w:highlight w:val="none"/>
              </w:rPr>
              <w:t>字段</w:t>
            </w:r>
          </w:p>
        </w:tc>
        <w:tc>
          <w:tcPr>
            <w:tcW w:w="2841" w:type="dxa"/>
            <w:noWrap w:val="0"/>
            <w:vAlign w:val="top"/>
          </w:tcPr>
          <w:p w14:paraId="11D628F5">
            <w:pPr>
              <w:rPr>
                <w:color w:val="auto"/>
                <w:sz w:val="18"/>
                <w:szCs w:val="18"/>
                <w:highlight w:val="none"/>
              </w:rPr>
            </w:pPr>
            <w:r>
              <w:rPr>
                <w:rFonts w:hint="eastAsia"/>
                <w:color w:val="auto"/>
                <w:sz w:val="18"/>
                <w:szCs w:val="18"/>
                <w:highlight w:val="none"/>
              </w:rPr>
              <w:t>类型</w:t>
            </w:r>
          </w:p>
        </w:tc>
        <w:tc>
          <w:tcPr>
            <w:tcW w:w="2841" w:type="dxa"/>
            <w:noWrap w:val="0"/>
            <w:vAlign w:val="top"/>
          </w:tcPr>
          <w:p w14:paraId="31488D45">
            <w:pPr>
              <w:rPr>
                <w:color w:val="auto"/>
                <w:sz w:val="18"/>
                <w:szCs w:val="18"/>
                <w:highlight w:val="none"/>
              </w:rPr>
            </w:pPr>
            <w:r>
              <w:rPr>
                <w:rFonts w:hint="eastAsia"/>
                <w:color w:val="auto"/>
                <w:sz w:val="18"/>
                <w:szCs w:val="18"/>
                <w:highlight w:val="none"/>
              </w:rPr>
              <w:t>说明</w:t>
            </w:r>
          </w:p>
        </w:tc>
      </w:tr>
      <w:tr w14:paraId="3430A62C">
        <w:trPr>
          <w:wBefore w:w="0" w:type="dxa"/>
          <w:trHeight w:val="90" w:hRule="atLeast"/>
          <w:jc w:val="center"/>
        </w:trPr>
        <w:tc>
          <w:tcPr>
            <w:tcW w:w="2840" w:type="dxa"/>
            <w:noWrap w:val="0"/>
            <w:vAlign w:val="top"/>
          </w:tcPr>
          <w:p w14:paraId="56109B6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providerId</w:t>
            </w:r>
          </w:p>
        </w:tc>
        <w:tc>
          <w:tcPr>
            <w:tcW w:w="2841" w:type="dxa"/>
            <w:noWrap w:val="0"/>
            <w:vAlign w:val="top"/>
          </w:tcPr>
          <w:p w14:paraId="0E2D8CC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2FCBE34">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商户</w:t>
            </w:r>
            <w:r>
              <w:rPr>
                <w:rFonts w:ascii="宋体" w:hAnsi="宋体"/>
                <w:color w:val="auto"/>
                <w:sz w:val="18"/>
                <w:szCs w:val="18"/>
                <w:highlight w:val="none"/>
              </w:rPr>
              <w:t>编码</w:t>
            </w:r>
          </w:p>
          <w:p w14:paraId="6F823C86">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01:青岛</w:t>
            </w:r>
            <w:r>
              <w:rPr>
                <w:rFonts w:ascii="宋体" w:hAnsi="宋体"/>
                <w:color w:val="auto"/>
                <w:sz w:val="18"/>
                <w:szCs w:val="18"/>
                <w:highlight w:val="none"/>
              </w:rPr>
              <w:t>地铁</w:t>
            </w:r>
            <w:r>
              <w:rPr>
                <w:rFonts w:hint="eastAsia" w:ascii="宋体" w:hAnsi="宋体"/>
                <w:color w:val="auto"/>
                <w:sz w:val="18"/>
                <w:szCs w:val="18"/>
                <w:highlight w:val="none"/>
              </w:rPr>
              <w:t>APP</w:t>
            </w:r>
          </w:p>
          <w:p w14:paraId="72F41F2C">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02:</w:t>
            </w:r>
            <w:r>
              <w:rPr>
                <w:rFonts w:ascii="宋体" w:hAnsi="宋体"/>
                <w:color w:val="auto"/>
                <w:sz w:val="18"/>
                <w:szCs w:val="18"/>
                <w:highlight w:val="none"/>
              </w:rPr>
              <w:t>TVM</w:t>
            </w:r>
          </w:p>
          <w:p w14:paraId="79B9BB0E">
            <w:pPr>
              <w:snapToGrid w:val="0"/>
              <w:spacing w:line="288" w:lineRule="auto"/>
              <w:rPr>
                <w:rFonts w:ascii="宋体" w:hAnsi="宋体"/>
                <w:color w:val="auto"/>
                <w:sz w:val="18"/>
                <w:szCs w:val="18"/>
                <w:highlight w:val="none"/>
              </w:rPr>
            </w:pPr>
            <w:r>
              <w:rPr>
                <w:rFonts w:ascii="宋体" w:hAnsi="宋体"/>
                <w:color w:val="auto"/>
                <w:sz w:val="18"/>
                <w:szCs w:val="18"/>
                <w:highlight w:val="none"/>
              </w:rPr>
              <w:t>03:BOM</w:t>
            </w:r>
          </w:p>
          <w:p w14:paraId="34B9E857">
            <w:pPr>
              <w:snapToGrid w:val="0"/>
              <w:spacing w:line="288" w:lineRule="auto"/>
              <w:rPr>
                <w:rFonts w:ascii="宋体" w:hAnsi="宋体"/>
                <w:color w:val="auto"/>
                <w:sz w:val="18"/>
                <w:szCs w:val="18"/>
                <w:highlight w:val="none"/>
              </w:rPr>
            </w:pPr>
            <w:r>
              <w:rPr>
                <w:rFonts w:ascii="宋体" w:hAnsi="宋体"/>
                <w:color w:val="auto"/>
                <w:sz w:val="18"/>
                <w:szCs w:val="18"/>
                <w:highlight w:val="none"/>
              </w:rPr>
              <w:t>04:</w:t>
            </w:r>
            <w:r>
              <w:rPr>
                <w:rFonts w:hint="eastAsia" w:ascii="宋体" w:hAnsi="宋体"/>
                <w:color w:val="auto"/>
                <w:sz w:val="18"/>
                <w:szCs w:val="18"/>
                <w:highlight w:val="none"/>
              </w:rPr>
              <w:t>AGM</w:t>
            </w:r>
          </w:p>
          <w:p w14:paraId="11E73F94">
            <w:pPr>
              <w:snapToGrid w:val="0"/>
              <w:spacing w:line="288" w:lineRule="auto"/>
              <w:rPr>
                <w:rFonts w:ascii="宋体" w:hAnsi="宋体"/>
                <w:color w:val="auto"/>
                <w:sz w:val="18"/>
                <w:szCs w:val="18"/>
                <w:highlight w:val="none"/>
              </w:rPr>
            </w:pPr>
            <w:r>
              <w:rPr>
                <w:rFonts w:ascii="宋体" w:hAnsi="宋体"/>
                <w:color w:val="auto"/>
                <w:sz w:val="18"/>
                <w:szCs w:val="18"/>
                <w:highlight w:val="none"/>
              </w:rPr>
              <w:t>05:ACC</w:t>
            </w:r>
          </w:p>
          <w:p w14:paraId="17EBBC4D">
            <w:pPr>
              <w:snapToGrid w:val="0"/>
              <w:spacing w:line="288" w:lineRule="auto"/>
              <w:rPr>
                <w:rFonts w:ascii="宋体" w:hAnsi="宋体"/>
                <w:color w:val="auto"/>
                <w:sz w:val="18"/>
                <w:szCs w:val="18"/>
                <w:highlight w:val="none"/>
              </w:rPr>
            </w:pPr>
            <w:r>
              <w:rPr>
                <w:rFonts w:ascii="宋体" w:hAnsi="宋体"/>
                <w:color w:val="auto"/>
                <w:sz w:val="18"/>
                <w:szCs w:val="18"/>
                <w:highlight w:val="none"/>
              </w:rPr>
              <w:t>06:ITP</w:t>
            </w:r>
          </w:p>
          <w:p w14:paraId="7A7F118B">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07:STT</w:t>
            </w:r>
          </w:p>
          <w:p w14:paraId="592B1373">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其他</w:t>
            </w:r>
            <w:r>
              <w:rPr>
                <w:rFonts w:ascii="宋体" w:hAnsi="宋体"/>
                <w:color w:val="auto"/>
                <w:sz w:val="18"/>
                <w:szCs w:val="18"/>
                <w:highlight w:val="none"/>
              </w:rPr>
              <w:t>预留</w:t>
            </w:r>
          </w:p>
        </w:tc>
      </w:tr>
      <w:tr w14:paraId="0036B77F">
        <w:trPr>
          <w:wBefore w:w="0" w:type="dxa"/>
          <w:jc w:val="center"/>
        </w:trPr>
        <w:tc>
          <w:tcPr>
            <w:tcW w:w="2840" w:type="dxa"/>
            <w:noWrap w:val="0"/>
            <w:vAlign w:val="top"/>
          </w:tcPr>
          <w:p w14:paraId="62BC668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charset</w:t>
            </w:r>
          </w:p>
        </w:tc>
        <w:tc>
          <w:tcPr>
            <w:tcW w:w="2841" w:type="dxa"/>
            <w:noWrap w:val="0"/>
            <w:vAlign w:val="top"/>
          </w:tcPr>
          <w:p w14:paraId="4ABE55C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2B224E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入参字符集：UTF-8</w:t>
            </w:r>
          </w:p>
        </w:tc>
      </w:tr>
      <w:tr w14:paraId="09681370">
        <w:trPr>
          <w:wBefore w:w="0" w:type="dxa"/>
          <w:jc w:val="center"/>
        </w:trPr>
        <w:tc>
          <w:tcPr>
            <w:tcW w:w="2840" w:type="dxa"/>
            <w:noWrap w:val="0"/>
            <w:vAlign w:val="top"/>
          </w:tcPr>
          <w:p w14:paraId="6C0BCBF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format</w:t>
            </w:r>
          </w:p>
        </w:tc>
        <w:tc>
          <w:tcPr>
            <w:tcW w:w="2841" w:type="dxa"/>
            <w:noWrap w:val="0"/>
            <w:vAlign w:val="top"/>
          </w:tcPr>
          <w:p w14:paraId="4520D61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2FD2E5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数据格式：json</w:t>
            </w:r>
          </w:p>
        </w:tc>
      </w:tr>
      <w:tr w14:paraId="4034E8B5">
        <w:trPr>
          <w:wBefore w:w="0" w:type="dxa"/>
          <w:jc w:val="center"/>
        </w:trPr>
        <w:tc>
          <w:tcPr>
            <w:tcW w:w="2840" w:type="dxa"/>
            <w:noWrap w:val="0"/>
            <w:vAlign w:val="top"/>
          </w:tcPr>
          <w:p w14:paraId="3DF84D3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w:t>
            </w:r>
            <w:r>
              <w:rPr>
                <w:rFonts w:ascii="宋体" w:hAnsi="宋体" w:cs="微软雅黑"/>
                <w:color w:val="auto"/>
                <w:sz w:val="18"/>
                <w:szCs w:val="18"/>
                <w:highlight w:val="none"/>
              </w:rPr>
              <w:t>imestamp</w:t>
            </w:r>
          </w:p>
        </w:tc>
        <w:tc>
          <w:tcPr>
            <w:tcW w:w="2841" w:type="dxa"/>
            <w:noWrap w:val="0"/>
            <w:vAlign w:val="top"/>
          </w:tcPr>
          <w:p w14:paraId="34E4CD6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405067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请求时间，格式如：</w:t>
            </w:r>
          </w:p>
          <w:p w14:paraId="4FECE1E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YYYYMMDDHHMMSS</w:t>
            </w:r>
          </w:p>
        </w:tc>
      </w:tr>
      <w:tr w14:paraId="6BE54792">
        <w:trPr>
          <w:wBefore w:w="0" w:type="dxa"/>
          <w:jc w:val="center"/>
        </w:trPr>
        <w:tc>
          <w:tcPr>
            <w:tcW w:w="2840" w:type="dxa"/>
            <w:noWrap w:val="0"/>
            <w:vAlign w:val="top"/>
          </w:tcPr>
          <w:p w14:paraId="00D0D4F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deviceId</w:t>
            </w:r>
          </w:p>
        </w:tc>
        <w:tc>
          <w:tcPr>
            <w:tcW w:w="2841" w:type="dxa"/>
            <w:noWrap w:val="0"/>
            <w:vAlign w:val="top"/>
          </w:tcPr>
          <w:p w14:paraId="5839034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A4B7C5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设备</w:t>
            </w:r>
            <w:r>
              <w:rPr>
                <w:rFonts w:ascii="宋体" w:hAnsi="宋体" w:cs="微软雅黑"/>
                <w:color w:val="auto"/>
                <w:sz w:val="18"/>
                <w:szCs w:val="18"/>
                <w:highlight w:val="none"/>
              </w:rPr>
              <w:t>编码</w:t>
            </w:r>
          </w:p>
        </w:tc>
      </w:tr>
      <w:tr w14:paraId="492D4CDF">
        <w:trPr>
          <w:wBefore w:w="0" w:type="dxa"/>
          <w:jc w:val="center"/>
        </w:trPr>
        <w:tc>
          <w:tcPr>
            <w:tcW w:w="2840" w:type="dxa"/>
            <w:noWrap w:val="0"/>
            <w:vAlign w:val="top"/>
          </w:tcPr>
          <w:p w14:paraId="58B9B2D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signType</w:t>
            </w:r>
          </w:p>
        </w:tc>
        <w:tc>
          <w:tcPr>
            <w:tcW w:w="2841" w:type="dxa"/>
            <w:noWrap w:val="0"/>
            <w:vAlign w:val="top"/>
          </w:tcPr>
          <w:p w14:paraId="5F36782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E050E59">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00</w:t>
            </w:r>
            <w:r>
              <w:rPr>
                <w:rFonts w:hint="eastAsia" w:ascii="宋体" w:hAnsi="宋体" w:cs="微软雅黑"/>
                <w:color w:val="auto"/>
                <w:sz w:val="18"/>
                <w:szCs w:val="18"/>
                <w:highlight w:val="none"/>
              </w:rPr>
              <w:t>：不签名</w:t>
            </w:r>
          </w:p>
          <w:p w14:paraId="27EB134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01</w:t>
            </w:r>
            <w:r>
              <w:rPr>
                <w:rFonts w:hint="eastAsia" w:ascii="宋体" w:hAnsi="宋体" w:cs="微软雅黑"/>
                <w:color w:val="auto"/>
                <w:sz w:val="18"/>
                <w:szCs w:val="18"/>
                <w:highlight w:val="none"/>
              </w:rPr>
              <w:t>：sha1withrsa</w:t>
            </w:r>
          </w:p>
          <w:p w14:paraId="3047993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02</w:t>
            </w:r>
            <w:r>
              <w:rPr>
                <w:rFonts w:hint="eastAsia" w:ascii="宋体" w:hAnsi="宋体" w:cs="微软雅黑"/>
                <w:color w:val="auto"/>
                <w:sz w:val="18"/>
                <w:szCs w:val="18"/>
                <w:highlight w:val="none"/>
              </w:rPr>
              <w:t>：MD5</w:t>
            </w:r>
          </w:p>
        </w:tc>
      </w:tr>
      <w:tr w14:paraId="0A823A07">
        <w:trPr>
          <w:wBefore w:w="0" w:type="dxa"/>
          <w:jc w:val="center"/>
        </w:trPr>
        <w:tc>
          <w:tcPr>
            <w:tcW w:w="2840" w:type="dxa"/>
            <w:noWrap w:val="0"/>
            <w:vAlign w:val="top"/>
          </w:tcPr>
          <w:p w14:paraId="27F648D7">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w:t>
            </w:r>
          </w:p>
        </w:tc>
        <w:tc>
          <w:tcPr>
            <w:tcW w:w="2841" w:type="dxa"/>
            <w:noWrap w:val="0"/>
            <w:vAlign w:val="top"/>
          </w:tcPr>
          <w:p w14:paraId="4286C3B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21EBC3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签名</w:t>
            </w:r>
            <w:r>
              <w:rPr>
                <w:rFonts w:ascii="宋体" w:hAnsi="宋体" w:cs="微软雅黑"/>
                <w:color w:val="auto"/>
                <w:sz w:val="18"/>
                <w:szCs w:val="18"/>
                <w:highlight w:val="none"/>
              </w:rPr>
              <w:t>值</w:t>
            </w:r>
          </w:p>
        </w:tc>
      </w:tr>
      <w:tr w14:paraId="1E325E6A">
        <w:trPr>
          <w:wBefore w:w="0" w:type="dxa"/>
          <w:jc w:val="center"/>
        </w:trPr>
        <w:tc>
          <w:tcPr>
            <w:tcW w:w="2840" w:type="dxa"/>
            <w:noWrap w:val="0"/>
            <w:vAlign w:val="top"/>
          </w:tcPr>
          <w:p w14:paraId="47207A8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biz</w:t>
            </w:r>
            <w:r>
              <w:rPr>
                <w:rFonts w:ascii="宋体" w:hAnsi="宋体" w:cs="微软雅黑"/>
                <w:color w:val="auto"/>
                <w:sz w:val="18"/>
                <w:szCs w:val="18"/>
                <w:highlight w:val="none"/>
              </w:rPr>
              <w:t>D</w:t>
            </w:r>
            <w:r>
              <w:rPr>
                <w:rFonts w:hint="eastAsia" w:ascii="宋体" w:hAnsi="宋体" w:cs="微软雅黑"/>
                <w:color w:val="auto"/>
                <w:sz w:val="18"/>
                <w:szCs w:val="18"/>
                <w:highlight w:val="none"/>
              </w:rPr>
              <w:t>ata</w:t>
            </w:r>
          </w:p>
        </w:tc>
        <w:tc>
          <w:tcPr>
            <w:tcW w:w="2841" w:type="dxa"/>
            <w:noWrap w:val="0"/>
            <w:vAlign w:val="top"/>
          </w:tcPr>
          <w:p w14:paraId="55FFE10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Json</w:t>
            </w:r>
          </w:p>
        </w:tc>
        <w:tc>
          <w:tcPr>
            <w:tcW w:w="2841" w:type="dxa"/>
            <w:noWrap w:val="0"/>
            <w:vAlign w:val="top"/>
          </w:tcPr>
          <w:p w14:paraId="6667C2A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业务数据</w:t>
            </w:r>
          </w:p>
        </w:tc>
      </w:tr>
    </w:tbl>
    <w:p w14:paraId="5A6CBEB8">
      <w:pPr>
        <w:pStyle w:val="41"/>
        <w:rPr>
          <w:color w:val="auto"/>
          <w:highlight w:val="none"/>
        </w:rPr>
      </w:pPr>
    </w:p>
    <w:p w14:paraId="0783B5FA">
      <w:pPr>
        <w:pStyle w:val="146"/>
        <w:spacing w:before="156" w:after="156"/>
        <w:rPr>
          <w:color w:val="auto"/>
          <w:highlight w:val="none"/>
        </w:rPr>
      </w:pPr>
      <w:bookmarkStart w:id="398" w:name="_Toc513123169"/>
      <w:r>
        <w:rPr>
          <w:rFonts w:hint="eastAsia"/>
          <w:color w:val="auto"/>
          <w:highlight w:val="none"/>
        </w:rPr>
        <w:t>通讯</w:t>
      </w:r>
      <w:r>
        <w:rPr>
          <w:color w:val="auto"/>
          <w:highlight w:val="none"/>
        </w:rPr>
        <w:t>协议</w:t>
      </w:r>
      <w:bookmarkEnd w:id="398"/>
    </w:p>
    <w:p w14:paraId="02C90778">
      <w:pPr>
        <w:pStyle w:val="41"/>
        <w:rPr>
          <w:color w:val="auto"/>
          <w:highlight w:val="none"/>
        </w:rPr>
      </w:pPr>
      <w:r>
        <w:rPr>
          <w:rFonts w:hint="eastAsia"/>
          <w:color w:val="auto"/>
          <w:highlight w:val="none"/>
        </w:rPr>
        <w:t>接口通过HTTP协议</w:t>
      </w:r>
      <w:r>
        <w:rPr>
          <w:color w:val="auto"/>
          <w:highlight w:val="none"/>
        </w:rPr>
        <w:t>POST请求</w:t>
      </w:r>
      <w:r>
        <w:rPr>
          <w:rFonts w:hint="eastAsia"/>
          <w:color w:val="auto"/>
          <w:highlight w:val="none"/>
        </w:rPr>
        <w:t>方式实现.</w:t>
      </w:r>
    </w:p>
    <w:p w14:paraId="1CF899B8">
      <w:pPr>
        <w:pStyle w:val="41"/>
        <w:rPr>
          <w:color w:val="auto"/>
          <w:highlight w:val="none"/>
        </w:rPr>
      </w:pPr>
      <w:r>
        <w:rPr>
          <w:rFonts w:hint="eastAsia"/>
          <w:color w:val="auto"/>
          <w:highlight w:val="none"/>
        </w:rPr>
        <w:t>签名原始串按以下方式组装成字符串：</w:t>
      </w:r>
    </w:p>
    <w:p w14:paraId="745B2176">
      <w:pPr>
        <w:pStyle w:val="175"/>
        <w:rPr>
          <w:color w:val="auto"/>
          <w:highlight w:val="none"/>
        </w:rPr>
      </w:pPr>
      <w:r>
        <w:rPr>
          <w:rFonts w:hint="eastAsia"/>
          <w:color w:val="auto"/>
          <w:highlight w:val="none"/>
        </w:rPr>
        <w:t>除sign字段外，所有参数按照字段名的ascii码从小到大排序后使用QueryString的格式（即key1=value1&amp;key2=value2…）拼接而成，空值不传递，不参与签名组串；</w:t>
      </w:r>
    </w:p>
    <w:p w14:paraId="7DCBB1A6">
      <w:pPr>
        <w:pStyle w:val="175"/>
        <w:rPr>
          <w:color w:val="auto"/>
          <w:highlight w:val="none"/>
        </w:rPr>
      </w:pPr>
      <w:r>
        <w:rPr>
          <w:rFonts w:hint="eastAsia"/>
          <w:color w:val="auto"/>
          <w:highlight w:val="none"/>
        </w:rPr>
        <w:t>所有参数是指通信过程中实际出现的所有非空参数，即使是接口中无描述的字段，也需要参与签名组串；</w:t>
      </w:r>
    </w:p>
    <w:p w14:paraId="6DCBBCDB">
      <w:pPr>
        <w:pStyle w:val="175"/>
        <w:rPr>
          <w:color w:val="auto"/>
          <w:highlight w:val="none"/>
        </w:rPr>
      </w:pPr>
      <w:r>
        <w:rPr>
          <w:rFonts w:hint="eastAsia"/>
          <w:color w:val="auto"/>
          <w:highlight w:val="none"/>
        </w:rPr>
        <w:t>签名原始串中，</w:t>
      </w:r>
      <w:r>
        <w:rPr>
          <w:color w:val="auto"/>
          <w:highlight w:val="none"/>
        </w:rPr>
        <w:t xml:space="preserve">sign </w:t>
      </w:r>
      <w:r>
        <w:rPr>
          <w:rFonts w:hint="eastAsia"/>
          <w:color w:val="auto"/>
          <w:highlight w:val="none"/>
        </w:rPr>
        <w:t>字段进行</w:t>
      </w:r>
      <w:r>
        <w:rPr>
          <w:color w:val="auto"/>
          <w:highlight w:val="none"/>
        </w:rPr>
        <w:t>URL Encode</w:t>
      </w:r>
      <w:r>
        <w:rPr>
          <w:rFonts w:hint="eastAsia"/>
          <w:color w:val="auto"/>
          <w:highlight w:val="none"/>
        </w:rPr>
        <w:t>；</w:t>
      </w:r>
    </w:p>
    <w:p w14:paraId="59344EC0">
      <w:pPr>
        <w:pStyle w:val="175"/>
        <w:rPr>
          <w:color w:val="auto"/>
          <w:highlight w:val="none"/>
        </w:rPr>
      </w:pPr>
      <w:r>
        <w:rPr>
          <w:color w:val="auto"/>
          <w:highlight w:val="none"/>
        </w:rPr>
        <w:t>ITP</w:t>
      </w:r>
      <w:r>
        <w:rPr>
          <w:rFonts w:hint="eastAsia"/>
          <w:color w:val="auto"/>
          <w:highlight w:val="none"/>
        </w:rPr>
        <w:t>平台返回的应答或通知消息可能会由于升级增加参数，请验证应答签名时注意允许这种情况。</w:t>
      </w:r>
    </w:p>
    <w:p w14:paraId="38581A54">
      <w:pPr>
        <w:pStyle w:val="146"/>
        <w:spacing w:before="156" w:after="156"/>
        <w:rPr>
          <w:color w:val="auto"/>
          <w:highlight w:val="none"/>
        </w:rPr>
      </w:pPr>
      <w:bookmarkStart w:id="399" w:name="_Toc513123172"/>
      <w:r>
        <w:rPr>
          <w:rFonts w:hint="eastAsia"/>
          <w:color w:val="auto"/>
          <w:highlight w:val="none"/>
        </w:rPr>
        <w:t>取票</w:t>
      </w:r>
      <w:r>
        <w:rPr>
          <w:color w:val="auto"/>
          <w:highlight w:val="none"/>
        </w:rPr>
        <w:t>二维码定义</w:t>
      </w:r>
      <w:bookmarkEnd w:id="399"/>
    </w:p>
    <w:p w14:paraId="715861B2">
      <w:pPr>
        <w:pStyle w:val="41"/>
        <w:rPr>
          <w:color w:val="auto"/>
          <w:highlight w:val="none"/>
        </w:rPr>
      </w:pPr>
      <w:r>
        <w:rPr>
          <w:rFonts w:hint="eastAsia"/>
          <w:color w:val="auto"/>
          <w:highlight w:val="none"/>
        </w:rPr>
        <w:t>二维码封装</w:t>
      </w:r>
      <w:r>
        <w:rPr>
          <w:color w:val="auto"/>
          <w:highlight w:val="none"/>
        </w:rPr>
        <w:t>步骤</w:t>
      </w:r>
      <w:r>
        <w:rPr>
          <w:rFonts w:hint="eastAsia"/>
          <w:color w:val="auto"/>
          <w:highlight w:val="none"/>
        </w:rPr>
        <w:t>：</w:t>
      </w:r>
    </w:p>
    <w:p w14:paraId="777B873E">
      <w:pPr>
        <w:pStyle w:val="175"/>
        <w:rPr>
          <w:color w:val="auto"/>
          <w:highlight w:val="none"/>
        </w:rPr>
      </w:pPr>
      <w:r>
        <w:rPr>
          <w:rFonts w:hint="eastAsia"/>
          <w:color w:val="auto"/>
          <w:highlight w:val="none"/>
        </w:rPr>
        <w:t>TVM生成设备取票二维码生成时间，设备</w:t>
      </w:r>
      <w:r>
        <w:rPr>
          <w:color w:val="auto"/>
          <w:highlight w:val="none"/>
        </w:rPr>
        <w:t>随机因子</w:t>
      </w:r>
      <w:r>
        <w:rPr>
          <w:rFonts w:hint="eastAsia"/>
          <w:color w:val="auto"/>
          <w:highlight w:val="none"/>
        </w:rPr>
        <w:t>长度32，获取</w:t>
      </w:r>
      <w:r>
        <w:rPr>
          <w:color w:val="auto"/>
          <w:highlight w:val="none"/>
        </w:rPr>
        <w:t>设备编码</w:t>
      </w:r>
      <w:r>
        <w:rPr>
          <w:rFonts w:hint="eastAsia"/>
          <w:color w:val="auto"/>
          <w:highlight w:val="none"/>
        </w:rPr>
        <w:t>；</w:t>
      </w:r>
    </w:p>
    <w:p w14:paraId="4813C604">
      <w:pPr>
        <w:pStyle w:val="175"/>
        <w:rPr>
          <w:color w:val="auto"/>
          <w:highlight w:val="none"/>
        </w:rPr>
      </w:pPr>
      <w:r>
        <w:rPr>
          <w:color w:val="auto"/>
          <w:highlight w:val="none"/>
        </w:rPr>
        <w:t>TVM</w:t>
      </w:r>
      <w:r>
        <w:rPr>
          <w:rFonts w:hint="eastAsia"/>
          <w:color w:val="auto"/>
          <w:highlight w:val="none"/>
        </w:rPr>
        <w:t>把</w:t>
      </w:r>
      <w:r>
        <w:rPr>
          <w:color w:val="auto"/>
          <w:highlight w:val="none"/>
        </w:rPr>
        <w:t>deviceId</w:t>
      </w:r>
      <w:r>
        <w:rPr>
          <w:rFonts w:hint="eastAsia"/>
          <w:color w:val="auto"/>
          <w:highlight w:val="none"/>
        </w:rPr>
        <w:t>，qrcodeGenDate，</w:t>
      </w:r>
      <w:r>
        <w:rPr>
          <w:color w:val="auto"/>
          <w:highlight w:val="none"/>
        </w:rPr>
        <w:t>randomFact</w:t>
      </w:r>
      <w:r>
        <w:rPr>
          <w:rFonts w:hint="eastAsia"/>
          <w:color w:val="auto"/>
          <w:highlight w:val="none"/>
        </w:rPr>
        <w:t>竖线</w:t>
      </w:r>
      <w:r>
        <w:rPr>
          <w:color w:val="auto"/>
          <w:highlight w:val="none"/>
        </w:rPr>
        <w:t>|分割形成临时字符。</w:t>
      </w:r>
      <w:r>
        <w:rPr>
          <w:rFonts w:hint="eastAsia"/>
          <w:color w:val="auto"/>
          <w:highlight w:val="none"/>
        </w:rPr>
        <w:t>tmpString=</w:t>
      </w:r>
      <w:r>
        <w:rPr>
          <w:color w:val="auto"/>
          <w:highlight w:val="none"/>
        </w:rPr>
        <w:t xml:space="preserve"> deviceId|</w:t>
      </w:r>
      <w:r>
        <w:rPr>
          <w:rFonts w:hint="eastAsia"/>
          <w:color w:val="auto"/>
          <w:highlight w:val="none"/>
        </w:rPr>
        <w:t>qrcodeGenDate</w:t>
      </w:r>
      <w:r>
        <w:rPr>
          <w:color w:val="auto"/>
          <w:highlight w:val="none"/>
        </w:rPr>
        <w:t>|randomFact</w:t>
      </w:r>
      <w:r>
        <w:rPr>
          <w:rFonts w:hint="eastAsia"/>
          <w:color w:val="auto"/>
          <w:highlight w:val="none"/>
        </w:rPr>
        <w:t>；</w:t>
      </w:r>
    </w:p>
    <w:p w14:paraId="5AF42D35">
      <w:pPr>
        <w:pStyle w:val="175"/>
        <w:rPr>
          <w:color w:val="auto"/>
          <w:highlight w:val="none"/>
        </w:rPr>
      </w:pPr>
      <w:r>
        <w:rPr>
          <w:rFonts w:hint="eastAsia"/>
          <w:color w:val="auto"/>
          <w:highlight w:val="none"/>
        </w:rPr>
        <w:t>把</w:t>
      </w:r>
      <w:r>
        <w:rPr>
          <w:color w:val="auto"/>
          <w:highlight w:val="none"/>
        </w:rPr>
        <w:t>临时字符串</w:t>
      </w:r>
      <w:r>
        <w:rPr>
          <w:rFonts w:hint="eastAsia"/>
          <w:color w:val="auto"/>
          <w:highlight w:val="none"/>
        </w:rPr>
        <w:t>tmpString获取</w:t>
      </w:r>
      <w:r>
        <w:rPr>
          <w:color w:val="auto"/>
          <w:highlight w:val="none"/>
        </w:rPr>
        <w:t>字节数组</w:t>
      </w:r>
      <w:r>
        <w:rPr>
          <w:rFonts w:hint="eastAsia"/>
          <w:color w:val="auto"/>
          <w:highlight w:val="none"/>
        </w:rPr>
        <w:t xml:space="preserve"> </w:t>
      </w:r>
      <w:r>
        <w:rPr>
          <w:color w:val="auto"/>
          <w:highlight w:val="none"/>
        </w:rPr>
        <w:t>UTF-8</w:t>
      </w:r>
      <w:r>
        <w:rPr>
          <w:rFonts w:hint="eastAsia"/>
          <w:color w:val="auto"/>
          <w:highlight w:val="none"/>
        </w:rPr>
        <w:t>编码；</w:t>
      </w:r>
    </w:p>
    <w:p w14:paraId="592487E8">
      <w:pPr>
        <w:pStyle w:val="175"/>
        <w:rPr>
          <w:color w:val="auto"/>
          <w:highlight w:val="none"/>
        </w:rPr>
      </w:pPr>
      <w:r>
        <w:rPr>
          <w:rFonts w:hint="eastAsia"/>
          <w:color w:val="auto"/>
          <w:highlight w:val="none"/>
        </w:rPr>
        <w:t>把</w:t>
      </w:r>
      <w:r>
        <w:rPr>
          <w:color w:val="auto"/>
          <w:highlight w:val="none"/>
        </w:rPr>
        <w:t>字节数组转</w:t>
      </w:r>
      <w:r>
        <w:rPr>
          <w:rFonts w:hint="eastAsia"/>
          <w:color w:val="auto"/>
          <w:highlight w:val="none"/>
        </w:rPr>
        <w:t>成</w:t>
      </w:r>
      <w:r>
        <w:rPr>
          <w:color w:val="auto"/>
          <w:highlight w:val="none"/>
        </w:rPr>
        <w:t>BASE64</w:t>
      </w:r>
      <w:r>
        <w:rPr>
          <w:rFonts w:hint="eastAsia"/>
          <w:color w:val="auto"/>
          <w:highlight w:val="none"/>
        </w:rPr>
        <w:t>字符串，TVM把</w:t>
      </w:r>
      <w:r>
        <w:rPr>
          <w:color w:val="auto"/>
          <w:highlight w:val="none"/>
        </w:rPr>
        <w:t>BASE64</w:t>
      </w:r>
      <w:r>
        <w:rPr>
          <w:rFonts w:hint="eastAsia"/>
          <w:color w:val="auto"/>
          <w:highlight w:val="none"/>
        </w:rPr>
        <w:t>字符串显示</w:t>
      </w:r>
      <w:r>
        <w:rPr>
          <w:color w:val="auto"/>
          <w:highlight w:val="none"/>
        </w:rPr>
        <w:t>二维码</w:t>
      </w:r>
      <w:r>
        <w:rPr>
          <w:rFonts w:hint="eastAsia"/>
          <w:color w:val="auto"/>
          <w:highlight w:val="none"/>
        </w:rPr>
        <w:t>。</w:t>
      </w:r>
    </w:p>
    <w:p w14:paraId="2C61E131">
      <w:pPr>
        <w:pStyle w:val="146"/>
        <w:spacing w:before="156" w:after="156"/>
        <w:rPr>
          <w:color w:val="auto"/>
          <w:highlight w:val="none"/>
        </w:rPr>
      </w:pPr>
      <w:bookmarkStart w:id="400" w:name="_Toc513123173"/>
      <w:r>
        <w:rPr>
          <w:rFonts w:hint="eastAsia"/>
          <w:color w:val="auto"/>
          <w:highlight w:val="none"/>
        </w:rPr>
        <w:t>错误</w:t>
      </w:r>
      <w:r>
        <w:rPr>
          <w:color w:val="auto"/>
          <w:highlight w:val="none"/>
        </w:rPr>
        <w:t>代码</w:t>
      </w:r>
      <w:bookmarkEnd w:id="400"/>
    </w:p>
    <w:p w14:paraId="4BC68824">
      <w:pPr>
        <w:pStyle w:val="41"/>
        <w:rPr>
          <w:color w:val="auto"/>
          <w:highlight w:val="none"/>
        </w:rPr>
      </w:pPr>
      <w:r>
        <w:rPr>
          <w:rFonts w:hint="eastAsia"/>
          <w:color w:val="auto"/>
          <w:highlight w:val="none"/>
        </w:rPr>
        <w:t>错误代码详见表7</w:t>
      </w:r>
      <w:r>
        <w:rPr>
          <w:color w:val="auto"/>
          <w:highlight w:val="none"/>
        </w:rPr>
        <w:t>0</w:t>
      </w:r>
      <w:r>
        <w:rPr>
          <w:rFonts w:hint="eastAsia"/>
          <w:color w:val="auto"/>
          <w:highlight w:val="none"/>
        </w:rPr>
        <w:t>。</w:t>
      </w:r>
    </w:p>
    <w:p w14:paraId="3BE26B03">
      <w:pPr>
        <w:pStyle w:val="160"/>
        <w:rPr>
          <w:color w:val="auto"/>
          <w:highlight w:val="none"/>
        </w:rPr>
      </w:pPr>
      <w:r>
        <w:rPr>
          <w:rFonts w:hint="eastAsia"/>
          <w:color w:val="auto"/>
          <w:highlight w:val="none"/>
        </w:rPr>
        <w:t>错误代码列表</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2"/>
        <w:gridCol w:w="6587"/>
      </w:tblGrid>
      <w:tr w14:paraId="24B214DC">
        <w:trPr>
          <w:wBefore w:w="0" w:type="dxa"/>
          <w:jc w:val="center"/>
        </w:trPr>
        <w:tc>
          <w:tcPr>
            <w:tcW w:w="1932" w:type="dxa"/>
            <w:noWrap w:val="0"/>
            <w:vAlign w:val="top"/>
          </w:tcPr>
          <w:p w14:paraId="4B473BA6">
            <w:pPr>
              <w:jc w:val="center"/>
              <w:rPr>
                <w:rFonts w:ascii="宋体" w:hAnsi="宋体" w:cs="宋体"/>
                <w:color w:val="auto"/>
                <w:sz w:val="18"/>
                <w:szCs w:val="18"/>
                <w:highlight w:val="none"/>
              </w:rPr>
            </w:pPr>
            <w:r>
              <w:rPr>
                <w:rFonts w:hint="eastAsia" w:ascii="宋体" w:hAnsi="宋体" w:cs="宋体"/>
                <w:color w:val="auto"/>
                <w:sz w:val="18"/>
                <w:szCs w:val="18"/>
                <w:highlight w:val="none"/>
              </w:rPr>
              <w:t>定义</w:t>
            </w:r>
          </w:p>
        </w:tc>
        <w:tc>
          <w:tcPr>
            <w:tcW w:w="6587" w:type="dxa"/>
            <w:noWrap w:val="0"/>
            <w:vAlign w:val="top"/>
          </w:tcPr>
          <w:p w14:paraId="76AB241F">
            <w:pPr>
              <w:jc w:val="center"/>
              <w:rPr>
                <w:rFonts w:ascii="宋体" w:hAnsi="宋体" w:cs="宋体"/>
                <w:color w:val="auto"/>
                <w:sz w:val="18"/>
                <w:szCs w:val="18"/>
                <w:highlight w:val="none"/>
              </w:rPr>
            </w:pPr>
            <w:r>
              <w:rPr>
                <w:rFonts w:hint="eastAsia" w:ascii="宋体" w:hAnsi="宋体" w:cs="宋体"/>
                <w:color w:val="auto"/>
                <w:sz w:val="18"/>
                <w:szCs w:val="18"/>
                <w:highlight w:val="none"/>
              </w:rPr>
              <w:t>含义</w:t>
            </w:r>
          </w:p>
        </w:tc>
      </w:tr>
      <w:tr w14:paraId="29ADB3AB">
        <w:trPr>
          <w:wBefore w:w="0" w:type="dxa"/>
          <w:trHeight w:val="510" w:hRule="atLeast"/>
          <w:jc w:val="center"/>
        </w:trPr>
        <w:tc>
          <w:tcPr>
            <w:tcW w:w="1932" w:type="dxa"/>
            <w:noWrap w:val="0"/>
            <w:vAlign w:val="center"/>
          </w:tcPr>
          <w:p w14:paraId="03C53F5A">
            <w:pPr>
              <w:widowControl/>
              <w:jc w:val="left"/>
              <w:textAlignment w:val="center"/>
              <w:rPr>
                <w:rFonts w:ascii="宋体" w:hAnsi="宋体" w:cs="宋体"/>
                <w:color w:val="auto"/>
                <w:sz w:val="18"/>
                <w:szCs w:val="18"/>
                <w:highlight w:val="none"/>
              </w:rPr>
            </w:pPr>
            <w:r>
              <w:rPr>
                <w:rFonts w:ascii="宋体" w:hAnsi="宋体" w:cs="宋体"/>
                <w:color w:val="auto"/>
                <w:kern w:val="0"/>
                <w:sz w:val="18"/>
                <w:szCs w:val="18"/>
                <w:highlight w:val="none"/>
                <w:lang w:bidi="ar"/>
              </w:rPr>
              <w:t>0</w:t>
            </w:r>
            <w:r>
              <w:rPr>
                <w:rFonts w:hint="eastAsia" w:ascii="宋体" w:hAnsi="宋体" w:cs="宋体"/>
                <w:color w:val="auto"/>
                <w:kern w:val="0"/>
                <w:sz w:val="18"/>
                <w:szCs w:val="18"/>
                <w:highlight w:val="none"/>
                <w:lang w:bidi="ar"/>
              </w:rPr>
              <w:t>000</w:t>
            </w:r>
          </w:p>
        </w:tc>
        <w:tc>
          <w:tcPr>
            <w:tcW w:w="6587" w:type="dxa"/>
            <w:noWrap w:val="0"/>
            <w:vAlign w:val="center"/>
          </w:tcPr>
          <w:p w14:paraId="0CBCA5AA">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成功</w:t>
            </w:r>
          </w:p>
        </w:tc>
      </w:tr>
      <w:tr w14:paraId="21DF7FB8">
        <w:trPr>
          <w:wBefore w:w="0" w:type="dxa"/>
          <w:jc w:val="center"/>
        </w:trPr>
        <w:tc>
          <w:tcPr>
            <w:tcW w:w="1932" w:type="dxa"/>
            <w:noWrap w:val="0"/>
            <w:vAlign w:val="center"/>
          </w:tcPr>
          <w:p w14:paraId="56059C74">
            <w:pPr>
              <w:widowControl/>
              <w:jc w:val="left"/>
              <w:textAlignment w:val="center"/>
              <w:rPr>
                <w:rFonts w:ascii="宋体" w:hAnsi="宋体" w:cs="宋体"/>
                <w:color w:val="auto"/>
                <w:sz w:val="18"/>
                <w:szCs w:val="18"/>
                <w:highlight w:val="none"/>
              </w:rPr>
            </w:pPr>
            <w:r>
              <w:rPr>
                <w:rFonts w:ascii="宋体" w:hAnsi="宋体" w:cs="宋体"/>
                <w:color w:val="auto"/>
                <w:kern w:val="0"/>
                <w:sz w:val="18"/>
                <w:szCs w:val="18"/>
                <w:highlight w:val="none"/>
                <w:lang w:bidi="ar"/>
              </w:rPr>
              <w:t>2</w:t>
            </w:r>
            <w:r>
              <w:rPr>
                <w:rFonts w:hint="eastAsia" w:ascii="宋体" w:hAnsi="宋体" w:cs="宋体"/>
                <w:color w:val="auto"/>
                <w:kern w:val="0"/>
                <w:sz w:val="18"/>
                <w:szCs w:val="18"/>
                <w:highlight w:val="none"/>
                <w:lang w:bidi="ar"/>
              </w:rPr>
              <w:t>999</w:t>
            </w:r>
          </w:p>
        </w:tc>
        <w:tc>
          <w:tcPr>
            <w:tcW w:w="6587" w:type="dxa"/>
            <w:noWrap w:val="0"/>
            <w:vAlign w:val="center"/>
          </w:tcPr>
          <w:p w14:paraId="33466137">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失败</w:t>
            </w:r>
          </w:p>
        </w:tc>
      </w:tr>
      <w:tr w14:paraId="03CC3253">
        <w:trPr>
          <w:wBefore w:w="0" w:type="dxa"/>
          <w:jc w:val="center"/>
        </w:trPr>
        <w:tc>
          <w:tcPr>
            <w:tcW w:w="1932" w:type="dxa"/>
            <w:noWrap w:val="0"/>
            <w:vAlign w:val="center"/>
          </w:tcPr>
          <w:p w14:paraId="784AE84A">
            <w:pPr>
              <w:widowControl/>
              <w:jc w:val="left"/>
              <w:textAlignment w:val="center"/>
              <w:rPr>
                <w:rFonts w:ascii="宋体" w:hAnsi="宋体" w:cs="宋体"/>
                <w:color w:val="auto"/>
                <w:sz w:val="18"/>
                <w:szCs w:val="18"/>
                <w:highlight w:val="none"/>
              </w:rPr>
            </w:pPr>
            <w:r>
              <w:rPr>
                <w:rFonts w:ascii="宋体" w:hAnsi="宋体" w:cs="宋体"/>
                <w:color w:val="auto"/>
                <w:kern w:val="0"/>
                <w:sz w:val="18"/>
                <w:szCs w:val="18"/>
                <w:highlight w:val="none"/>
                <w:lang w:bidi="ar"/>
              </w:rPr>
              <w:t>2</w:t>
            </w:r>
            <w:r>
              <w:rPr>
                <w:rFonts w:hint="eastAsia" w:ascii="宋体" w:hAnsi="宋体" w:cs="宋体"/>
                <w:color w:val="auto"/>
                <w:kern w:val="0"/>
                <w:sz w:val="18"/>
                <w:szCs w:val="18"/>
                <w:highlight w:val="none"/>
                <w:lang w:bidi="ar"/>
              </w:rPr>
              <w:t>00</w:t>
            </w:r>
            <w:r>
              <w:rPr>
                <w:rFonts w:ascii="宋体" w:hAnsi="宋体" w:cs="宋体"/>
                <w:color w:val="auto"/>
                <w:kern w:val="0"/>
                <w:sz w:val="18"/>
                <w:szCs w:val="18"/>
                <w:highlight w:val="none"/>
                <w:lang w:bidi="ar"/>
              </w:rPr>
              <w:t>1</w:t>
            </w:r>
          </w:p>
        </w:tc>
        <w:tc>
          <w:tcPr>
            <w:tcW w:w="6587" w:type="dxa"/>
            <w:noWrap w:val="0"/>
            <w:vAlign w:val="center"/>
          </w:tcPr>
          <w:p w14:paraId="0C4E0893">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非法设备</w:t>
            </w:r>
          </w:p>
        </w:tc>
      </w:tr>
      <w:tr w14:paraId="4F2B32D2">
        <w:trPr>
          <w:wBefore w:w="0" w:type="dxa"/>
          <w:jc w:val="center"/>
        </w:trPr>
        <w:tc>
          <w:tcPr>
            <w:tcW w:w="1932" w:type="dxa"/>
            <w:noWrap w:val="0"/>
            <w:vAlign w:val="center"/>
          </w:tcPr>
          <w:p w14:paraId="588D3ACF">
            <w:pPr>
              <w:widowControl/>
              <w:jc w:val="left"/>
              <w:textAlignment w:val="center"/>
              <w:rPr>
                <w:rFonts w:ascii="宋体" w:hAnsi="宋体" w:cs="宋体"/>
                <w:color w:val="auto"/>
                <w:sz w:val="18"/>
                <w:szCs w:val="18"/>
                <w:highlight w:val="none"/>
              </w:rPr>
            </w:pPr>
            <w:r>
              <w:rPr>
                <w:rFonts w:ascii="宋体" w:hAnsi="宋体" w:cs="宋体"/>
                <w:color w:val="auto"/>
                <w:kern w:val="0"/>
                <w:sz w:val="18"/>
                <w:szCs w:val="18"/>
                <w:highlight w:val="none"/>
                <w:lang w:bidi="ar"/>
              </w:rPr>
              <w:t>2</w:t>
            </w:r>
            <w:r>
              <w:rPr>
                <w:rFonts w:hint="eastAsia" w:ascii="宋体" w:hAnsi="宋体" w:cs="宋体"/>
                <w:color w:val="auto"/>
                <w:kern w:val="0"/>
                <w:sz w:val="18"/>
                <w:szCs w:val="18"/>
                <w:highlight w:val="none"/>
                <w:lang w:bidi="ar"/>
              </w:rPr>
              <w:t>00</w:t>
            </w:r>
            <w:r>
              <w:rPr>
                <w:rFonts w:ascii="宋体" w:hAnsi="宋体" w:cs="宋体"/>
                <w:color w:val="auto"/>
                <w:kern w:val="0"/>
                <w:sz w:val="18"/>
                <w:szCs w:val="18"/>
                <w:highlight w:val="none"/>
                <w:lang w:bidi="ar"/>
              </w:rPr>
              <w:t>2</w:t>
            </w:r>
          </w:p>
        </w:tc>
        <w:tc>
          <w:tcPr>
            <w:tcW w:w="6587" w:type="dxa"/>
            <w:noWrap w:val="0"/>
            <w:vAlign w:val="center"/>
          </w:tcPr>
          <w:p w14:paraId="74A897B6">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非法参数</w:t>
            </w:r>
          </w:p>
        </w:tc>
      </w:tr>
      <w:tr w14:paraId="4541059D">
        <w:trPr>
          <w:wBefore w:w="0" w:type="dxa"/>
          <w:jc w:val="center"/>
        </w:trPr>
        <w:tc>
          <w:tcPr>
            <w:tcW w:w="1932" w:type="dxa"/>
            <w:noWrap w:val="0"/>
            <w:vAlign w:val="center"/>
          </w:tcPr>
          <w:p w14:paraId="08F6009D">
            <w:pPr>
              <w:widowControl/>
              <w:jc w:val="left"/>
              <w:textAlignment w:val="center"/>
              <w:rPr>
                <w:rFonts w:ascii="宋体" w:hAnsi="宋体" w:cs="宋体"/>
                <w:color w:val="auto"/>
                <w:sz w:val="18"/>
                <w:szCs w:val="18"/>
                <w:highlight w:val="none"/>
              </w:rPr>
            </w:pPr>
            <w:r>
              <w:rPr>
                <w:rFonts w:ascii="宋体" w:hAnsi="宋体" w:cs="宋体"/>
                <w:color w:val="auto"/>
                <w:kern w:val="0"/>
                <w:sz w:val="18"/>
                <w:szCs w:val="18"/>
                <w:highlight w:val="none"/>
                <w:lang w:bidi="ar"/>
              </w:rPr>
              <w:t>2</w:t>
            </w:r>
            <w:r>
              <w:rPr>
                <w:rFonts w:hint="eastAsia" w:ascii="宋体" w:hAnsi="宋体" w:cs="宋体"/>
                <w:color w:val="auto"/>
                <w:kern w:val="0"/>
                <w:sz w:val="18"/>
                <w:szCs w:val="18"/>
                <w:highlight w:val="none"/>
                <w:lang w:bidi="ar"/>
              </w:rPr>
              <w:t>00</w:t>
            </w:r>
            <w:r>
              <w:rPr>
                <w:rFonts w:ascii="宋体" w:hAnsi="宋体" w:cs="宋体"/>
                <w:color w:val="auto"/>
                <w:kern w:val="0"/>
                <w:sz w:val="18"/>
                <w:szCs w:val="18"/>
                <w:highlight w:val="none"/>
                <w:lang w:bidi="ar"/>
              </w:rPr>
              <w:t>3</w:t>
            </w:r>
          </w:p>
        </w:tc>
        <w:tc>
          <w:tcPr>
            <w:tcW w:w="6587" w:type="dxa"/>
            <w:noWrap w:val="0"/>
            <w:vAlign w:val="center"/>
          </w:tcPr>
          <w:p w14:paraId="38ED98A3">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无激活的订单</w:t>
            </w:r>
          </w:p>
        </w:tc>
      </w:tr>
      <w:tr w14:paraId="3C1B508B">
        <w:trPr>
          <w:wBefore w:w="0" w:type="dxa"/>
          <w:jc w:val="center"/>
        </w:trPr>
        <w:tc>
          <w:tcPr>
            <w:tcW w:w="1932" w:type="dxa"/>
            <w:noWrap w:val="0"/>
            <w:vAlign w:val="center"/>
          </w:tcPr>
          <w:p w14:paraId="205D5973">
            <w:pPr>
              <w:widowControl/>
              <w:jc w:val="left"/>
              <w:textAlignment w:val="center"/>
              <w:rPr>
                <w:rFonts w:ascii="宋体" w:hAnsi="宋体" w:cs="宋体"/>
                <w:color w:val="auto"/>
                <w:sz w:val="18"/>
                <w:szCs w:val="18"/>
                <w:highlight w:val="none"/>
              </w:rPr>
            </w:pPr>
            <w:r>
              <w:rPr>
                <w:rFonts w:ascii="宋体" w:hAnsi="宋体" w:cs="宋体"/>
                <w:color w:val="auto"/>
                <w:kern w:val="0"/>
                <w:sz w:val="18"/>
                <w:szCs w:val="18"/>
                <w:highlight w:val="none"/>
                <w:lang w:bidi="ar"/>
              </w:rPr>
              <w:t>2</w:t>
            </w:r>
            <w:r>
              <w:rPr>
                <w:rFonts w:hint="eastAsia" w:ascii="宋体" w:hAnsi="宋体" w:cs="宋体"/>
                <w:color w:val="auto"/>
                <w:kern w:val="0"/>
                <w:sz w:val="18"/>
                <w:szCs w:val="18"/>
                <w:highlight w:val="none"/>
                <w:lang w:bidi="ar"/>
              </w:rPr>
              <w:t>00</w:t>
            </w:r>
            <w:r>
              <w:rPr>
                <w:rFonts w:ascii="宋体" w:hAnsi="宋体" w:cs="宋体"/>
                <w:color w:val="auto"/>
                <w:kern w:val="0"/>
                <w:sz w:val="18"/>
                <w:szCs w:val="18"/>
                <w:highlight w:val="none"/>
                <w:lang w:bidi="ar"/>
              </w:rPr>
              <w:t>4</w:t>
            </w:r>
          </w:p>
        </w:tc>
        <w:tc>
          <w:tcPr>
            <w:tcW w:w="6587" w:type="dxa"/>
            <w:noWrap w:val="0"/>
            <w:vAlign w:val="center"/>
          </w:tcPr>
          <w:p w14:paraId="36D7463E">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充值金额超限</w:t>
            </w:r>
          </w:p>
        </w:tc>
      </w:tr>
      <w:tr w14:paraId="76CF55AA">
        <w:trPr>
          <w:wBefore w:w="0" w:type="dxa"/>
          <w:jc w:val="center"/>
        </w:trPr>
        <w:tc>
          <w:tcPr>
            <w:tcW w:w="1932" w:type="dxa"/>
            <w:noWrap w:val="0"/>
            <w:vAlign w:val="center"/>
          </w:tcPr>
          <w:p w14:paraId="1BDC16AC">
            <w:pPr>
              <w:widowControl/>
              <w:jc w:val="left"/>
              <w:textAlignment w:val="center"/>
              <w:rPr>
                <w:rFonts w:ascii="宋体" w:hAnsi="宋体" w:cs="宋体"/>
                <w:color w:val="auto"/>
                <w:sz w:val="18"/>
                <w:szCs w:val="18"/>
                <w:highlight w:val="none"/>
              </w:rPr>
            </w:pPr>
            <w:r>
              <w:rPr>
                <w:rFonts w:ascii="宋体" w:hAnsi="宋体" w:cs="宋体"/>
                <w:color w:val="auto"/>
                <w:kern w:val="0"/>
                <w:sz w:val="18"/>
                <w:szCs w:val="18"/>
                <w:highlight w:val="none"/>
                <w:lang w:bidi="ar"/>
              </w:rPr>
              <w:t>2</w:t>
            </w:r>
            <w:r>
              <w:rPr>
                <w:rFonts w:hint="eastAsia" w:ascii="宋体" w:hAnsi="宋体" w:cs="宋体"/>
                <w:color w:val="auto"/>
                <w:kern w:val="0"/>
                <w:sz w:val="18"/>
                <w:szCs w:val="18"/>
                <w:highlight w:val="none"/>
                <w:lang w:bidi="ar"/>
              </w:rPr>
              <w:t>00</w:t>
            </w:r>
            <w:r>
              <w:rPr>
                <w:rFonts w:ascii="宋体" w:hAnsi="宋体" w:cs="宋体"/>
                <w:color w:val="auto"/>
                <w:kern w:val="0"/>
                <w:sz w:val="18"/>
                <w:szCs w:val="18"/>
                <w:highlight w:val="none"/>
                <w:lang w:bidi="ar"/>
              </w:rPr>
              <w:t>5</w:t>
            </w:r>
          </w:p>
        </w:tc>
        <w:tc>
          <w:tcPr>
            <w:tcW w:w="6587" w:type="dxa"/>
            <w:noWrap w:val="0"/>
            <w:vAlign w:val="center"/>
          </w:tcPr>
          <w:p w14:paraId="65DB656B">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订单未支付</w:t>
            </w:r>
          </w:p>
        </w:tc>
      </w:tr>
      <w:tr w14:paraId="77723C66">
        <w:trPr>
          <w:wBefore w:w="0" w:type="dxa"/>
          <w:jc w:val="center"/>
        </w:trPr>
        <w:tc>
          <w:tcPr>
            <w:tcW w:w="1932" w:type="dxa"/>
            <w:noWrap w:val="0"/>
            <w:vAlign w:val="center"/>
          </w:tcPr>
          <w:p w14:paraId="51E9156A">
            <w:pPr>
              <w:widowControl/>
              <w:jc w:val="left"/>
              <w:textAlignment w:val="center"/>
              <w:rPr>
                <w:rFonts w:ascii="宋体" w:hAnsi="宋体" w:cs="宋体"/>
                <w:color w:val="auto"/>
                <w:sz w:val="18"/>
                <w:szCs w:val="18"/>
                <w:highlight w:val="none"/>
              </w:rPr>
            </w:pPr>
            <w:r>
              <w:rPr>
                <w:rFonts w:ascii="宋体" w:hAnsi="宋体" w:cs="宋体"/>
                <w:color w:val="auto"/>
                <w:kern w:val="0"/>
                <w:sz w:val="18"/>
                <w:szCs w:val="18"/>
                <w:highlight w:val="none"/>
                <w:lang w:bidi="ar"/>
              </w:rPr>
              <w:t>2</w:t>
            </w:r>
            <w:r>
              <w:rPr>
                <w:rFonts w:hint="eastAsia" w:ascii="宋体" w:hAnsi="宋体" w:cs="宋体"/>
                <w:color w:val="auto"/>
                <w:kern w:val="0"/>
                <w:sz w:val="18"/>
                <w:szCs w:val="18"/>
                <w:highlight w:val="none"/>
                <w:lang w:bidi="ar"/>
              </w:rPr>
              <w:t>00</w:t>
            </w:r>
            <w:r>
              <w:rPr>
                <w:rFonts w:ascii="宋体" w:hAnsi="宋体" w:cs="宋体"/>
                <w:color w:val="auto"/>
                <w:kern w:val="0"/>
                <w:sz w:val="18"/>
                <w:szCs w:val="18"/>
                <w:highlight w:val="none"/>
                <w:lang w:bidi="ar"/>
              </w:rPr>
              <w:t>6</w:t>
            </w:r>
          </w:p>
        </w:tc>
        <w:tc>
          <w:tcPr>
            <w:tcW w:w="6587" w:type="dxa"/>
            <w:noWrap w:val="0"/>
            <w:vAlign w:val="center"/>
          </w:tcPr>
          <w:p w14:paraId="4A00415F">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订单号错误</w:t>
            </w:r>
          </w:p>
        </w:tc>
      </w:tr>
      <w:tr w14:paraId="17F80FBB">
        <w:trPr>
          <w:wBefore w:w="0" w:type="dxa"/>
          <w:jc w:val="center"/>
        </w:trPr>
        <w:tc>
          <w:tcPr>
            <w:tcW w:w="1932" w:type="dxa"/>
            <w:tcBorders>
              <w:top w:val="single" w:color="auto" w:sz="4" w:space="0"/>
              <w:left w:val="single" w:color="auto" w:sz="4" w:space="0"/>
              <w:bottom w:val="single" w:color="auto" w:sz="4" w:space="0"/>
              <w:right w:val="single" w:color="auto" w:sz="4" w:space="0"/>
            </w:tcBorders>
            <w:noWrap w:val="0"/>
            <w:vAlign w:val="center"/>
          </w:tcPr>
          <w:p w14:paraId="14251814">
            <w:pPr>
              <w:widowControl/>
              <w:jc w:val="left"/>
              <w:textAlignment w:val="center"/>
              <w:rPr>
                <w:rFonts w:ascii="宋体" w:hAnsi="宋体" w:cs="宋体"/>
                <w:color w:val="auto"/>
                <w:kern w:val="0"/>
                <w:sz w:val="18"/>
                <w:szCs w:val="18"/>
                <w:highlight w:val="none"/>
                <w:lang w:bidi="ar"/>
              </w:rPr>
            </w:pPr>
            <w:r>
              <w:rPr>
                <w:rFonts w:ascii="宋体" w:hAnsi="宋体" w:cs="宋体"/>
                <w:color w:val="auto"/>
                <w:kern w:val="0"/>
                <w:sz w:val="18"/>
                <w:szCs w:val="18"/>
                <w:highlight w:val="none"/>
                <w:lang w:bidi="ar"/>
              </w:rPr>
              <w:t>2</w:t>
            </w:r>
            <w:r>
              <w:rPr>
                <w:rFonts w:hint="eastAsia" w:ascii="宋体" w:hAnsi="宋体" w:cs="宋体"/>
                <w:color w:val="auto"/>
                <w:kern w:val="0"/>
                <w:sz w:val="18"/>
                <w:szCs w:val="18"/>
                <w:highlight w:val="none"/>
                <w:lang w:bidi="ar"/>
              </w:rPr>
              <w:t>00</w:t>
            </w:r>
            <w:r>
              <w:rPr>
                <w:rFonts w:ascii="宋体" w:hAnsi="宋体" w:cs="宋体"/>
                <w:color w:val="auto"/>
                <w:kern w:val="0"/>
                <w:sz w:val="18"/>
                <w:szCs w:val="18"/>
                <w:highlight w:val="none"/>
                <w:lang w:bidi="ar"/>
              </w:rPr>
              <w:t>7</w:t>
            </w:r>
          </w:p>
        </w:tc>
        <w:tc>
          <w:tcPr>
            <w:tcW w:w="6587" w:type="dxa"/>
            <w:tcBorders>
              <w:top w:val="single" w:color="auto" w:sz="4" w:space="0"/>
              <w:left w:val="single" w:color="auto" w:sz="4" w:space="0"/>
              <w:bottom w:val="single" w:color="auto" w:sz="4" w:space="0"/>
              <w:right w:val="single" w:color="auto" w:sz="4" w:space="0"/>
            </w:tcBorders>
            <w:noWrap w:val="0"/>
            <w:vAlign w:val="center"/>
          </w:tcPr>
          <w:p w14:paraId="608C8A06">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订单已退款</w:t>
            </w:r>
          </w:p>
        </w:tc>
      </w:tr>
      <w:tr w14:paraId="090E6AE7">
        <w:trPr>
          <w:wBefore w:w="0" w:type="dxa"/>
          <w:jc w:val="center"/>
        </w:trPr>
        <w:tc>
          <w:tcPr>
            <w:tcW w:w="1932" w:type="dxa"/>
            <w:tcBorders>
              <w:top w:val="single" w:color="auto" w:sz="4" w:space="0"/>
              <w:left w:val="single" w:color="auto" w:sz="4" w:space="0"/>
              <w:bottom w:val="single" w:color="auto" w:sz="4" w:space="0"/>
              <w:right w:val="single" w:color="auto" w:sz="4" w:space="0"/>
            </w:tcBorders>
            <w:noWrap w:val="0"/>
            <w:vAlign w:val="center"/>
          </w:tcPr>
          <w:p w14:paraId="6B7F5E48">
            <w:pPr>
              <w:widowControl/>
              <w:jc w:val="left"/>
              <w:textAlignment w:val="center"/>
              <w:rPr>
                <w:rFonts w:ascii="宋体" w:hAnsi="宋体" w:cs="宋体"/>
                <w:color w:val="auto"/>
                <w:kern w:val="0"/>
                <w:sz w:val="18"/>
                <w:szCs w:val="18"/>
                <w:highlight w:val="none"/>
                <w:lang w:bidi="ar"/>
              </w:rPr>
            </w:pPr>
            <w:r>
              <w:rPr>
                <w:rFonts w:ascii="宋体" w:hAnsi="宋体" w:cs="宋体"/>
                <w:color w:val="auto"/>
                <w:kern w:val="0"/>
                <w:sz w:val="18"/>
                <w:szCs w:val="18"/>
                <w:highlight w:val="none"/>
                <w:lang w:bidi="ar"/>
              </w:rPr>
              <w:t>2</w:t>
            </w:r>
            <w:r>
              <w:rPr>
                <w:rFonts w:hint="eastAsia" w:ascii="宋体" w:hAnsi="宋体" w:cs="宋体"/>
                <w:color w:val="auto"/>
                <w:kern w:val="0"/>
                <w:sz w:val="18"/>
                <w:szCs w:val="18"/>
                <w:highlight w:val="none"/>
                <w:lang w:bidi="ar"/>
              </w:rPr>
              <w:t>00</w:t>
            </w:r>
            <w:r>
              <w:rPr>
                <w:rFonts w:ascii="宋体" w:hAnsi="宋体" w:cs="宋体"/>
                <w:color w:val="auto"/>
                <w:kern w:val="0"/>
                <w:sz w:val="18"/>
                <w:szCs w:val="18"/>
                <w:highlight w:val="none"/>
                <w:lang w:bidi="ar"/>
              </w:rPr>
              <w:t>8</w:t>
            </w:r>
          </w:p>
        </w:tc>
        <w:tc>
          <w:tcPr>
            <w:tcW w:w="6587" w:type="dxa"/>
            <w:tcBorders>
              <w:top w:val="single" w:color="auto" w:sz="4" w:space="0"/>
              <w:left w:val="single" w:color="auto" w:sz="4" w:space="0"/>
              <w:bottom w:val="single" w:color="auto" w:sz="4" w:space="0"/>
              <w:right w:val="single" w:color="auto" w:sz="4" w:space="0"/>
            </w:tcBorders>
            <w:noWrap w:val="0"/>
            <w:vAlign w:val="center"/>
          </w:tcPr>
          <w:p w14:paraId="71B031AE">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订单已</w:t>
            </w:r>
            <w:r>
              <w:rPr>
                <w:rFonts w:ascii="宋体" w:hAnsi="宋体" w:cs="宋体"/>
                <w:color w:val="auto"/>
                <w:kern w:val="0"/>
                <w:sz w:val="18"/>
                <w:szCs w:val="18"/>
                <w:highlight w:val="none"/>
                <w:lang w:bidi="ar"/>
              </w:rPr>
              <w:t>锁定</w:t>
            </w:r>
          </w:p>
        </w:tc>
      </w:tr>
    </w:tbl>
    <w:p w14:paraId="1BB9B315">
      <w:pPr>
        <w:pStyle w:val="147"/>
        <w:spacing w:before="156" w:after="156"/>
        <w:rPr>
          <w:color w:val="auto"/>
          <w:highlight w:val="none"/>
        </w:rPr>
      </w:pPr>
      <w:bookmarkStart w:id="401" w:name="_Toc522489327"/>
      <w:bookmarkStart w:id="402" w:name="_Toc513123175"/>
      <w:r>
        <w:rPr>
          <w:rFonts w:hint="eastAsia"/>
          <w:color w:val="auto"/>
          <w:highlight w:val="none"/>
        </w:rPr>
        <w:t>业务约束</w:t>
      </w:r>
      <w:bookmarkEnd w:id="401"/>
      <w:bookmarkEnd w:id="402"/>
    </w:p>
    <w:p w14:paraId="6EF54E51">
      <w:pPr>
        <w:pStyle w:val="146"/>
        <w:spacing w:before="156" w:after="156"/>
        <w:ind w:left="993"/>
        <w:rPr>
          <w:color w:val="auto"/>
          <w:highlight w:val="none"/>
        </w:rPr>
      </w:pPr>
      <w:bookmarkStart w:id="403" w:name="_Toc513123176"/>
      <w:r>
        <w:rPr>
          <w:rFonts w:hint="eastAsia"/>
          <w:color w:val="auto"/>
          <w:highlight w:val="none"/>
        </w:rPr>
        <w:t>扫码</w:t>
      </w:r>
      <w:r>
        <w:rPr>
          <w:color w:val="auto"/>
          <w:highlight w:val="none"/>
        </w:rPr>
        <w:t>购票</w:t>
      </w:r>
      <w:bookmarkEnd w:id="403"/>
    </w:p>
    <w:p w14:paraId="4F7648FC">
      <w:pPr>
        <w:pStyle w:val="41"/>
        <w:rPr>
          <w:color w:val="auto"/>
          <w:highlight w:val="none"/>
        </w:rPr>
      </w:pPr>
      <w:r>
        <w:rPr>
          <w:rFonts w:hint="eastAsia"/>
          <w:color w:val="auto"/>
          <w:highlight w:val="none"/>
        </w:rPr>
        <w:t>扫码</w:t>
      </w:r>
      <w:r>
        <w:rPr>
          <w:color w:val="auto"/>
          <w:highlight w:val="none"/>
        </w:rPr>
        <w:t>购票</w:t>
      </w:r>
      <w:r>
        <w:rPr>
          <w:rFonts w:hint="eastAsia"/>
          <w:color w:val="auto"/>
          <w:highlight w:val="none"/>
        </w:rPr>
        <w:t>流程详见图5</w:t>
      </w:r>
      <w:r>
        <w:rPr>
          <w:color w:val="auto"/>
          <w:highlight w:val="none"/>
        </w:rPr>
        <w:t>0</w:t>
      </w:r>
      <w:r>
        <w:rPr>
          <w:rFonts w:hint="eastAsia"/>
          <w:color w:val="auto"/>
          <w:highlight w:val="none"/>
        </w:rPr>
        <w:t>。</w:t>
      </w:r>
    </w:p>
    <w:p w14:paraId="39AD2B5D">
      <w:pPr>
        <w:rPr>
          <w:color w:val="auto"/>
          <w:highlight w:val="none"/>
        </w:rPr>
      </w:pPr>
      <w:r>
        <w:rPr>
          <w:color w:val="auto"/>
          <w:highlight w:val="none"/>
          <w:lang/>
        </w:rPr>
        <w:drawing>
          <wp:inline distT="0" distB="0" distL="114300" distR="114300">
            <wp:extent cx="5270500" cy="4779010"/>
            <wp:effectExtent l="0" t="0" r="12700" b="0"/>
            <wp:docPr id="5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3"/>
                    <pic:cNvPicPr>
                      <a:picLocks noChangeAspect="1"/>
                    </pic:cNvPicPr>
                  </pic:nvPicPr>
                  <pic:blipFill>
                    <a:blip r:embed="rId67"/>
                    <a:stretch>
                      <a:fillRect/>
                    </a:stretch>
                  </pic:blipFill>
                  <pic:spPr>
                    <a:xfrm>
                      <a:off x="0" y="0"/>
                      <a:ext cx="5270500" cy="4779010"/>
                    </a:xfrm>
                    <a:prstGeom prst="rect">
                      <a:avLst/>
                    </a:prstGeom>
                    <a:noFill/>
                    <a:ln>
                      <a:noFill/>
                    </a:ln>
                  </pic:spPr>
                </pic:pic>
              </a:graphicData>
            </a:graphic>
          </wp:inline>
        </w:drawing>
      </w:r>
    </w:p>
    <w:p w14:paraId="498AAF2D">
      <w:pPr>
        <w:pStyle w:val="270"/>
        <w:rPr>
          <w:color w:val="auto"/>
          <w:highlight w:val="none"/>
        </w:rPr>
      </w:pPr>
      <w:r>
        <w:rPr>
          <w:rFonts w:hint="eastAsia"/>
          <w:color w:val="auto"/>
          <w:highlight w:val="none"/>
        </w:rPr>
        <w:t>扫码</w:t>
      </w:r>
      <w:r>
        <w:rPr>
          <w:color w:val="auto"/>
          <w:highlight w:val="none"/>
        </w:rPr>
        <w:t>购票</w:t>
      </w:r>
      <w:r>
        <w:rPr>
          <w:rFonts w:hint="eastAsia"/>
          <w:color w:val="auto"/>
          <w:highlight w:val="none"/>
        </w:rPr>
        <w:t>流程</w:t>
      </w:r>
    </w:p>
    <w:p w14:paraId="20540126">
      <w:pPr>
        <w:pStyle w:val="175"/>
        <w:rPr>
          <w:color w:val="auto"/>
          <w:highlight w:val="none"/>
        </w:rPr>
      </w:pPr>
      <w:bookmarkStart w:id="404" w:name="_Toc513123177"/>
      <w:r>
        <w:rPr>
          <w:rFonts w:hint="eastAsia"/>
          <w:color w:val="auto"/>
          <w:highlight w:val="none"/>
        </w:rPr>
        <w:t>正常流程</w:t>
      </w:r>
      <w:bookmarkEnd w:id="404"/>
    </w:p>
    <w:p w14:paraId="08588BEC">
      <w:pPr>
        <w:pStyle w:val="144"/>
        <w:numPr>
          <w:ilvl w:val="1"/>
          <w:numId w:val="53"/>
        </w:numPr>
        <w:rPr>
          <w:color w:val="auto"/>
          <w:highlight w:val="none"/>
        </w:rPr>
      </w:pPr>
      <w:r>
        <w:rPr>
          <w:rFonts w:hint="eastAsia"/>
          <w:color w:val="auto"/>
          <w:highlight w:val="none"/>
        </w:rPr>
        <w:t>用户</w:t>
      </w:r>
      <w:r>
        <w:rPr>
          <w:color w:val="auto"/>
          <w:highlight w:val="none"/>
        </w:rPr>
        <w:t>在</w:t>
      </w:r>
      <w:r>
        <w:rPr>
          <w:rFonts w:hint="eastAsia"/>
          <w:color w:val="auto"/>
          <w:highlight w:val="none"/>
        </w:rPr>
        <w:t>TVM确定</w:t>
      </w:r>
      <w:r>
        <w:rPr>
          <w:color w:val="auto"/>
          <w:highlight w:val="none"/>
        </w:rPr>
        <w:t>购票信息，选择扫码支付后，</w:t>
      </w:r>
      <w:r>
        <w:rPr>
          <w:rFonts w:hint="eastAsia"/>
          <w:color w:val="auto"/>
          <w:highlight w:val="none"/>
        </w:rPr>
        <w:t>TVM向ITP平台</w:t>
      </w:r>
      <w:r>
        <w:rPr>
          <w:color w:val="auto"/>
          <w:highlight w:val="none"/>
        </w:rPr>
        <w:t>发起</w:t>
      </w:r>
      <w:r>
        <w:rPr>
          <w:rFonts w:hint="eastAsia"/>
          <w:color w:val="auto"/>
          <w:highlight w:val="none"/>
        </w:rPr>
        <w:t>[</w:t>
      </w:r>
      <w:r>
        <w:rPr>
          <w:color w:val="auto"/>
          <w:highlight w:val="none"/>
        </w:rPr>
        <w:t xml:space="preserve"> </w:t>
      </w:r>
      <w:r>
        <w:rPr>
          <w:rFonts w:hint="eastAsia"/>
          <w:color w:val="auto"/>
          <w:highlight w:val="none"/>
        </w:rPr>
        <w:t>提交单程票</w:t>
      </w:r>
      <w:r>
        <w:rPr>
          <w:color w:val="auto"/>
          <w:highlight w:val="none"/>
        </w:rPr>
        <w:t>订单</w:t>
      </w:r>
      <w:r>
        <w:rPr>
          <w:rFonts w:hint="eastAsia"/>
          <w:color w:val="auto"/>
          <w:highlight w:val="none"/>
        </w:rPr>
        <w:t xml:space="preserve"> </w:t>
      </w:r>
      <w:r>
        <w:rPr>
          <w:color w:val="auto"/>
          <w:highlight w:val="none"/>
        </w:rPr>
        <w:t>]请求。</w:t>
      </w:r>
      <w:r>
        <w:rPr>
          <w:rFonts w:hint="eastAsia"/>
          <w:color w:val="auto"/>
          <w:highlight w:val="none"/>
        </w:rPr>
        <w:t>I</w:t>
      </w:r>
      <w:r>
        <w:rPr>
          <w:color w:val="auto"/>
          <w:highlight w:val="none"/>
        </w:rPr>
        <w:t>TP</w:t>
      </w:r>
      <w:r>
        <w:rPr>
          <w:rFonts w:hint="eastAsia"/>
          <w:color w:val="auto"/>
          <w:highlight w:val="none"/>
        </w:rPr>
        <w:t>平台返回</w:t>
      </w:r>
      <w:r>
        <w:rPr>
          <w:color w:val="auto"/>
          <w:highlight w:val="none"/>
        </w:rPr>
        <w:t>支付URL</w:t>
      </w:r>
      <w:r>
        <w:rPr>
          <w:rFonts w:hint="eastAsia"/>
          <w:color w:val="auto"/>
          <w:highlight w:val="none"/>
        </w:rPr>
        <w:t>。</w:t>
      </w:r>
    </w:p>
    <w:p w14:paraId="50A6BD5C">
      <w:pPr>
        <w:pStyle w:val="144"/>
        <w:numPr>
          <w:ilvl w:val="1"/>
          <w:numId w:val="54"/>
        </w:numPr>
        <w:rPr>
          <w:color w:val="auto"/>
          <w:highlight w:val="none"/>
        </w:rPr>
      </w:pPr>
      <w:r>
        <w:rPr>
          <w:rFonts w:hint="eastAsia"/>
          <w:color w:val="auto"/>
          <w:highlight w:val="none"/>
        </w:rPr>
        <w:t>TVM根据提交</w:t>
      </w:r>
      <w:r>
        <w:rPr>
          <w:color w:val="auto"/>
          <w:highlight w:val="none"/>
        </w:rPr>
        <w:t>订单接口返回的支付</w:t>
      </w:r>
      <w:r>
        <w:rPr>
          <w:rFonts w:hint="eastAsia"/>
          <w:color w:val="auto"/>
          <w:highlight w:val="none"/>
        </w:rPr>
        <w:t>URL生成</w:t>
      </w:r>
      <w:r>
        <w:rPr>
          <w:color w:val="auto"/>
          <w:highlight w:val="none"/>
        </w:rPr>
        <w:t>二维码</w:t>
      </w:r>
      <w:r>
        <w:rPr>
          <w:rFonts w:hint="eastAsia"/>
          <w:color w:val="auto"/>
          <w:highlight w:val="none"/>
        </w:rPr>
        <w:t>，二维码</w:t>
      </w:r>
      <w:r>
        <w:rPr>
          <w:color w:val="auto"/>
          <w:highlight w:val="none"/>
        </w:rPr>
        <w:t>显示时间定</w:t>
      </w:r>
      <w:r>
        <w:rPr>
          <w:rFonts w:hint="eastAsia"/>
          <w:color w:val="auto"/>
          <w:highlight w:val="none"/>
        </w:rPr>
        <w:t>为</w:t>
      </w:r>
      <w:r>
        <w:rPr>
          <w:color w:val="auto"/>
          <w:highlight w:val="none"/>
        </w:rPr>
        <w:t>180</w:t>
      </w:r>
      <w:r>
        <w:rPr>
          <w:rFonts w:hint="eastAsia"/>
          <w:color w:val="auto"/>
          <w:highlight w:val="none"/>
        </w:rPr>
        <w:t>秒</w:t>
      </w:r>
      <w:r>
        <w:rPr>
          <w:color w:val="auto"/>
          <w:highlight w:val="none"/>
        </w:rPr>
        <w:t>。</w:t>
      </w:r>
    </w:p>
    <w:p w14:paraId="1A2AC8AC">
      <w:pPr>
        <w:pStyle w:val="144"/>
        <w:rPr>
          <w:color w:val="auto"/>
          <w:highlight w:val="none"/>
        </w:rPr>
      </w:pPr>
      <w:r>
        <w:rPr>
          <w:rFonts w:hint="eastAsia"/>
          <w:color w:val="auto"/>
          <w:highlight w:val="none"/>
        </w:rPr>
        <w:t>用户</w:t>
      </w:r>
      <w:r>
        <w:rPr>
          <w:color w:val="auto"/>
          <w:highlight w:val="none"/>
        </w:rPr>
        <w:t>用</w:t>
      </w:r>
      <w:r>
        <w:rPr>
          <w:rFonts w:hint="eastAsia"/>
          <w:color w:val="auto"/>
          <w:highlight w:val="none"/>
        </w:rPr>
        <w:t>第三方</w:t>
      </w:r>
      <w:r>
        <w:rPr>
          <w:color w:val="auto"/>
          <w:highlight w:val="none"/>
        </w:rPr>
        <w:t>支付客户端</w:t>
      </w:r>
      <w:r>
        <w:rPr>
          <w:rFonts w:hint="eastAsia"/>
          <w:color w:val="auto"/>
          <w:highlight w:val="none"/>
        </w:rPr>
        <w:t>的</w:t>
      </w:r>
      <w:r>
        <w:rPr>
          <w:color w:val="auto"/>
          <w:highlight w:val="none"/>
        </w:rPr>
        <w:t>扫一扫功能</w:t>
      </w:r>
      <w:r>
        <w:rPr>
          <w:rFonts w:hint="eastAsia"/>
          <w:color w:val="auto"/>
          <w:highlight w:val="none"/>
        </w:rPr>
        <w:t>，</w:t>
      </w:r>
      <w:r>
        <w:rPr>
          <w:color w:val="auto"/>
          <w:highlight w:val="none"/>
        </w:rPr>
        <w:t>扫码</w:t>
      </w:r>
      <w:r>
        <w:rPr>
          <w:rFonts w:hint="eastAsia"/>
          <w:color w:val="auto"/>
          <w:highlight w:val="none"/>
        </w:rPr>
        <w:t>TVM上的</w:t>
      </w:r>
      <w:r>
        <w:rPr>
          <w:color w:val="auto"/>
          <w:highlight w:val="none"/>
        </w:rPr>
        <w:t>二维码</w:t>
      </w:r>
      <w:r>
        <w:rPr>
          <w:rFonts w:hint="eastAsia"/>
          <w:color w:val="auto"/>
          <w:highlight w:val="none"/>
        </w:rPr>
        <w:t>。I</w:t>
      </w:r>
      <w:r>
        <w:rPr>
          <w:color w:val="auto"/>
          <w:highlight w:val="none"/>
        </w:rPr>
        <w:t>TP</w:t>
      </w:r>
      <w:r>
        <w:rPr>
          <w:rFonts w:hint="eastAsia"/>
          <w:color w:val="auto"/>
          <w:highlight w:val="none"/>
        </w:rPr>
        <w:t>平台</w:t>
      </w:r>
      <w:r>
        <w:rPr>
          <w:color w:val="auto"/>
          <w:highlight w:val="none"/>
        </w:rPr>
        <w:t>根据</w:t>
      </w:r>
      <w:r>
        <w:rPr>
          <w:rFonts w:hint="eastAsia"/>
          <w:color w:val="auto"/>
          <w:highlight w:val="none"/>
        </w:rPr>
        <w:t>请求对象的U</w:t>
      </w:r>
      <w:r>
        <w:rPr>
          <w:color w:val="auto"/>
          <w:highlight w:val="none"/>
        </w:rPr>
        <w:t>SER_AGENT</w:t>
      </w:r>
      <w:r>
        <w:rPr>
          <w:rFonts w:hint="eastAsia"/>
          <w:color w:val="auto"/>
          <w:highlight w:val="none"/>
        </w:rPr>
        <w:t>判断支付通道，并请求对应的支付通道预下单，将预下单的支付信息返回用户的第三方客户端，用户输入支付密码支付订单。</w:t>
      </w:r>
    </w:p>
    <w:p w14:paraId="3FAF7028">
      <w:pPr>
        <w:pStyle w:val="144"/>
        <w:rPr>
          <w:color w:val="auto"/>
          <w:highlight w:val="none"/>
        </w:rPr>
      </w:pPr>
      <w:r>
        <w:rPr>
          <w:rFonts w:hint="eastAsia"/>
          <w:color w:val="auto"/>
          <w:highlight w:val="none"/>
        </w:rPr>
        <w:t>用户</w:t>
      </w:r>
      <w:r>
        <w:rPr>
          <w:color w:val="auto"/>
          <w:highlight w:val="none"/>
        </w:rPr>
        <w:t>支付完成后，第三方支付通道异步通知</w:t>
      </w:r>
      <w:r>
        <w:rPr>
          <w:rFonts w:hint="eastAsia"/>
          <w:color w:val="auto"/>
          <w:highlight w:val="none"/>
        </w:rPr>
        <w:t>ITP平台</w:t>
      </w:r>
      <w:r>
        <w:rPr>
          <w:color w:val="auto"/>
          <w:highlight w:val="none"/>
        </w:rPr>
        <w:t>支付结果</w:t>
      </w:r>
      <w:r>
        <w:rPr>
          <w:rFonts w:hint="eastAsia"/>
          <w:color w:val="auto"/>
          <w:highlight w:val="none"/>
        </w:rPr>
        <w:t>。I</w:t>
      </w:r>
      <w:r>
        <w:rPr>
          <w:color w:val="auto"/>
          <w:highlight w:val="none"/>
        </w:rPr>
        <w:t>TP</w:t>
      </w:r>
      <w:r>
        <w:rPr>
          <w:rFonts w:hint="eastAsia"/>
          <w:color w:val="auto"/>
          <w:highlight w:val="none"/>
        </w:rPr>
        <w:t>根据支付结果更新订单状态，若支付成功将订单状态更新为已支付。</w:t>
      </w:r>
    </w:p>
    <w:p w14:paraId="354F1317">
      <w:pPr>
        <w:pStyle w:val="144"/>
        <w:rPr>
          <w:color w:val="auto"/>
          <w:highlight w:val="none"/>
        </w:rPr>
      </w:pPr>
      <w:r>
        <w:rPr>
          <w:rFonts w:hint="eastAsia"/>
          <w:color w:val="auto"/>
          <w:highlight w:val="none"/>
        </w:rPr>
        <w:t>在二维码</w:t>
      </w:r>
      <w:r>
        <w:rPr>
          <w:color w:val="auto"/>
          <w:highlight w:val="none"/>
        </w:rPr>
        <w:t>显示180</w:t>
      </w:r>
      <w:r>
        <w:rPr>
          <w:rFonts w:hint="eastAsia"/>
          <w:color w:val="auto"/>
          <w:highlight w:val="none"/>
        </w:rPr>
        <w:t>秒内，T</w:t>
      </w:r>
      <w:r>
        <w:rPr>
          <w:color w:val="auto"/>
          <w:highlight w:val="none"/>
        </w:rPr>
        <w:t>VM</w:t>
      </w:r>
      <w:r>
        <w:rPr>
          <w:rFonts w:hint="eastAsia"/>
          <w:color w:val="auto"/>
          <w:highlight w:val="none"/>
        </w:rPr>
        <w:t>循环每1秒</w:t>
      </w:r>
      <w:r>
        <w:rPr>
          <w:color w:val="auto"/>
          <w:highlight w:val="none"/>
        </w:rPr>
        <w:t>轮询一次</w:t>
      </w:r>
      <w:r>
        <w:rPr>
          <w:rFonts w:hint="eastAsia"/>
          <w:color w:val="auto"/>
          <w:highlight w:val="none"/>
        </w:rPr>
        <w:t>[</w:t>
      </w:r>
      <w:r>
        <w:rPr>
          <w:color w:val="auto"/>
          <w:highlight w:val="none"/>
        </w:rPr>
        <w:t xml:space="preserve"> </w:t>
      </w:r>
      <w:r>
        <w:rPr>
          <w:rFonts w:hint="eastAsia"/>
          <w:color w:val="auto"/>
          <w:highlight w:val="none"/>
        </w:rPr>
        <w:t>查询支付</w:t>
      </w:r>
      <w:r>
        <w:rPr>
          <w:color w:val="auto"/>
          <w:highlight w:val="none"/>
        </w:rPr>
        <w:t>结果</w:t>
      </w:r>
      <w:r>
        <w:rPr>
          <w:rFonts w:hint="eastAsia"/>
          <w:color w:val="auto"/>
          <w:highlight w:val="none"/>
        </w:rPr>
        <w:t xml:space="preserve"> ]接口，ITP返回</w:t>
      </w:r>
      <w:r>
        <w:rPr>
          <w:color w:val="auto"/>
          <w:highlight w:val="none"/>
        </w:rPr>
        <w:t>SUCCESS</w:t>
      </w:r>
      <w:r>
        <w:rPr>
          <w:rFonts w:hint="eastAsia"/>
          <w:color w:val="auto"/>
          <w:highlight w:val="none"/>
        </w:rPr>
        <w:t>，TVM收到</w:t>
      </w:r>
      <w:r>
        <w:rPr>
          <w:color w:val="auto"/>
          <w:highlight w:val="none"/>
        </w:rPr>
        <w:t>SUCCESS</w:t>
      </w:r>
      <w:r>
        <w:rPr>
          <w:rFonts w:hint="eastAsia"/>
          <w:color w:val="auto"/>
          <w:highlight w:val="none"/>
        </w:rPr>
        <w:t>出票。</w:t>
      </w:r>
    </w:p>
    <w:p w14:paraId="41E564FF">
      <w:pPr>
        <w:pStyle w:val="144"/>
        <w:rPr>
          <w:rFonts w:hAnsi="宋体"/>
          <w:color w:val="auto"/>
          <w:highlight w:val="none"/>
        </w:rPr>
      </w:pPr>
      <w:r>
        <w:rPr>
          <w:rFonts w:hint="eastAsia" w:hAnsi="宋体"/>
          <w:color w:val="auto"/>
          <w:highlight w:val="none"/>
        </w:rPr>
        <w:t>TVM出票</w:t>
      </w:r>
      <w:r>
        <w:rPr>
          <w:rFonts w:hAnsi="宋体"/>
          <w:color w:val="auto"/>
          <w:highlight w:val="none"/>
        </w:rPr>
        <w:t>成功，</w:t>
      </w:r>
      <w:r>
        <w:rPr>
          <w:rFonts w:hint="eastAsia" w:hAnsi="宋体"/>
          <w:color w:val="auto"/>
          <w:highlight w:val="none"/>
        </w:rPr>
        <w:t>TVM</w:t>
      </w:r>
      <w:r>
        <w:rPr>
          <w:rFonts w:hAnsi="宋体"/>
          <w:color w:val="auto"/>
          <w:highlight w:val="none"/>
        </w:rPr>
        <w:t>向</w:t>
      </w:r>
      <w:r>
        <w:rPr>
          <w:rFonts w:hint="eastAsia" w:hAnsi="宋体"/>
          <w:color w:val="auto"/>
          <w:highlight w:val="none"/>
        </w:rPr>
        <w:t>ITP平台</w:t>
      </w:r>
      <w:r>
        <w:rPr>
          <w:rFonts w:hAnsi="宋体"/>
          <w:color w:val="auto"/>
          <w:highlight w:val="none"/>
        </w:rPr>
        <w:t>发起</w:t>
      </w:r>
      <w:r>
        <w:rPr>
          <w:rFonts w:hint="eastAsia" w:hAnsi="宋体"/>
          <w:color w:val="auto"/>
          <w:highlight w:val="none"/>
        </w:rPr>
        <w:t>[</w:t>
      </w:r>
      <w:r>
        <w:rPr>
          <w:rFonts w:hAnsi="宋体"/>
          <w:color w:val="auto"/>
          <w:highlight w:val="none"/>
        </w:rPr>
        <w:t xml:space="preserve"> 出票结果通知</w:t>
      </w:r>
      <w:r>
        <w:rPr>
          <w:rFonts w:hint="eastAsia" w:hAnsi="宋体"/>
          <w:color w:val="auto"/>
          <w:highlight w:val="none"/>
        </w:rPr>
        <w:t xml:space="preserve"> ]接口。</w:t>
      </w:r>
    </w:p>
    <w:p w14:paraId="455A9CC9">
      <w:pPr>
        <w:pStyle w:val="144"/>
        <w:rPr>
          <w:rFonts w:hAnsi="宋体"/>
          <w:color w:val="auto"/>
          <w:highlight w:val="none"/>
        </w:rPr>
      </w:pPr>
      <w:r>
        <w:rPr>
          <w:rFonts w:hAnsi="宋体"/>
          <w:color w:val="auto"/>
          <w:highlight w:val="none"/>
        </w:rPr>
        <w:t>TVM</w:t>
      </w:r>
      <w:r>
        <w:rPr>
          <w:rFonts w:hint="eastAsia" w:hAnsi="宋体"/>
          <w:color w:val="auto"/>
          <w:highlight w:val="none"/>
        </w:rPr>
        <w:t>出票</w:t>
      </w:r>
      <w:r>
        <w:rPr>
          <w:rFonts w:hAnsi="宋体"/>
          <w:color w:val="auto"/>
          <w:highlight w:val="none"/>
        </w:rPr>
        <w:t>故障，</w:t>
      </w:r>
      <w:r>
        <w:rPr>
          <w:rFonts w:hint="eastAsia" w:hAnsi="宋体"/>
          <w:color w:val="auto"/>
          <w:highlight w:val="none"/>
        </w:rPr>
        <w:t>TVM向ITP平台</w:t>
      </w:r>
      <w:r>
        <w:rPr>
          <w:rFonts w:hAnsi="宋体"/>
          <w:color w:val="auto"/>
          <w:highlight w:val="none"/>
        </w:rPr>
        <w:t>发起</w:t>
      </w:r>
      <w:r>
        <w:rPr>
          <w:rFonts w:hint="eastAsia" w:hAnsi="宋体"/>
          <w:color w:val="auto"/>
          <w:highlight w:val="none"/>
        </w:rPr>
        <w:t>[</w:t>
      </w:r>
      <w:r>
        <w:rPr>
          <w:rFonts w:hAnsi="宋体"/>
          <w:color w:val="auto"/>
          <w:highlight w:val="none"/>
        </w:rPr>
        <w:t xml:space="preserve"> </w:t>
      </w:r>
      <w:r>
        <w:rPr>
          <w:rFonts w:hint="eastAsia" w:hAnsi="宋体"/>
          <w:color w:val="auto"/>
          <w:highlight w:val="none"/>
        </w:rPr>
        <w:t>出票</w:t>
      </w:r>
      <w:r>
        <w:rPr>
          <w:rFonts w:hAnsi="宋体"/>
          <w:color w:val="auto"/>
          <w:highlight w:val="none"/>
        </w:rPr>
        <w:t>故障通知</w:t>
      </w:r>
      <w:r>
        <w:rPr>
          <w:rFonts w:hint="eastAsia" w:hAnsi="宋体"/>
          <w:color w:val="auto"/>
          <w:highlight w:val="none"/>
        </w:rPr>
        <w:t xml:space="preserve"> ]接口</w:t>
      </w:r>
      <w:r>
        <w:rPr>
          <w:rFonts w:hAnsi="宋体"/>
          <w:color w:val="auto"/>
          <w:highlight w:val="none"/>
        </w:rPr>
        <w:t>。</w:t>
      </w:r>
    </w:p>
    <w:p w14:paraId="1532EBA4">
      <w:pPr>
        <w:pStyle w:val="175"/>
        <w:rPr>
          <w:color w:val="auto"/>
          <w:highlight w:val="none"/>
        </w:rPr>
      </w:pPr>
      <w:bookmarkStart w:id="405" w:name="_Toc513123178"/>
      <w:r>
        <w:rPr>
          <w:rFonts w:hint="eastAsia"/>
          <w:color w:val="auto"/>
          <w:highlight w:val="none"/>
        </w:rPr>
        <w:t>异常</w:t>
      </w:r>
      <w:r>
        <w:rPr>
          <w:color w:val="auto"/>
          <w:highlight w:val="none"/>
        </w:rPr>
        <w:t>流程</w:t>
      </w:r>
      <w:bookmarkEnd w:id="405"/>
    </w:p>
    <w:p w14:paraId="7092655E">
      <w:pPr>
        <w:pStyle w:val="144"/>
        <w:numPr>
          <w:ilvl w:val="1"/>
          <w:numId w:val="55"/>
        </w:numPr>
        <w:rPr>
          <w:color w:val="auto"/>
          <w:highlight w:val="none"/>
        </w:rPr>
      </w:pPr>
      <w:r>
        <w:rPr>
          <w:rFonts w:hint="eastAsia"/>
          <w:color w:val="auto"/>
          <w:highlight w:val="none"/>
        </w:rPr>
        <w:t>提交单程票</w:t>
      </w:r>
      <w:r>
        <w:rPr>
          <w:color w:val="auto"/>
          <w:highlight w:val="none"/>
        </w:rPr>
        <w:t>订单：</w:t>
      </w:r>
      <w:r>
        <w:rPr>
          <w:rFonts w:hint="eastAsia"/>
          <w:color w:val="auto"/>
          <w:highlight w:val="none"/>
        </w:rPr>
        <w:t>接口</w:t>
      </w:r>
      <w:r>
        <w:rPr>
          <w:color w:val="auto"/>
          <w:highlight w:val="none"/>
        </w:rPr>
        <w:t>请求接口请求超时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w:t>
      </w:r>
      <w:r>
        <w:rPr>
          <w:color w:val="auto"/>
          <w:highlight w:val="none"/>
        </w:rPr>
        <w:t>。如果</w:t>
      </w:r>
      <w:r>
        <w:rPr>
          <w:rFonts w:hint="eastAsia"/>
          <w:color w:val="auto"/>
          <w:highlight w:val="none"/>
        </w:rPr>
        <w:t>超过</w:t>
      </w:r>
      <w:r>
        <w:rPr>
          <w:color w:val="auto"/>
          <w:highlight w:val="none"/>
        </w:rPr>
        <w:t>最大次数</w:t>
      </w:r>
      <w:r>
        <w:rPr>
          <w:rFonts w:hint="eastAsia"/>
          <w:color w:val="auto"/>
          <w:highlight w:val="none"/>
        </w:rPr>
        <w:t>ITP平台</w:t>
      </w:r>
      <w:r>
        <w:rPr>
          <w:color w:val="auto"/>
          <w:highlight w:val="none"/>
        </w:rPr>
        <w:t>不响应</w:t>
      </w:r>
      <w:r>
        <w:rPr>
          <w:rFonts w:hint="eastAsia"/>
          <w:color w:val="auto"/>
          <w:highlight w:val="none"/>
        </w:rPr>
        <w:t>TVM，TVM取消</w:t>
      </w:r>
      <w:r>
        <w:rPr>
          <w:color w:val="auto"/>
          <w:highlight w:val="none"/>
        </w:rPr>
        <w:t>交易。</w:t>
      </w:r>
    </w:p>
    <w:p w14:paraId="165CE066">
      <w:pPr>
        <w:pStyle w:val="144"/>
        <w:numPr>
          <w:ilvl w:val="1"/>
          <w:numId w:val="56"/>
        </w:numPr>
        <w:rPr>
          <w:color w:val="auto"/>
          <w:highlight w:val="none"/>
        </w:rPr>
      </w:pPr>
      <w:r>
        <w:rPr>
          <w:rFonts w:hint="eastAsia"/>
          <w:color w:val="auto"/>
          <w:highlight w:val="none"/>
        </w:rPr>
        <w:t>二维码</w:t>
      </w:r>
      <w:r>
        <w:rPr>
          <w:color w:val="auto"/>
          <w:highlight w:val="none"/>
        </w:rPr>
        <w:t>显示180</w:t>
      </w:r>
      <w:r>
        <w:rPr>
          <w:rFonts w:hint="eastAsia"/>
          <w:color w:val="auto"/>
          <w:highlight w:val="none"/>
        </w:rPr>
        <w:t>秒</w:t>
      </w:r>
      <w:r>
        <w:rPr>
          <w:color w:val="auto"/>
          <w:highlight w:val="none"/>
        </w:rPr>
        <w:t>后，</w:t>
      </w:r>
      <w:r>
        <w:rPr>
          <w:rFonts w:hint="eastAsia"/>
          <w:color w:val="auto"/>
          <w:highlight w:val="none"/>
        </w:rPr>
        <w:t>查询支付</w:t>
      </w:r>
      <w:r>
        <w:rPr>
          <w:color w:val="auto"/>
          <w:highlight w:val="none"/>
        </w:rPr>
        <w:t>结果</w:t>
      </w:r>
      <w:r>
        <w:rPr>
          <w:rFonts w:hint="eastAsia"/>
          <w:color w:val="auto"/>
          <w:highlight w:val="none"/>
        </w:rPr>
        <w:t>接口返回未支付ORDERED状态，TVM提示支付</w:t>
      </w:r>
      <w:r>
        <w:rPr>
          <w:color w:val="auto"/>
          <w:highlight w:val="none"/>
        </w:rPr>
        <w:t>超时</w:t>
      </w:r>
      <w:r>
        <w:rPr>
          <w:rFonts w:hint="eastAsia"/>
          <w:color w:val="auto"/>
          <w:highlight w:val="none"/>
        </w:rPr>
        <w:t>，TVM取消</w:t>
      </w:r>
      <w:r>
        <w:rPr>
          <w:color w:val="auto"/>
          <w:highlight w:val="none"/>
        </w:rPr>
        <w:t>交易</w:t>
      </w:r>
      <w:r>
        <w:rPr>
          <w:rFonts w:hint="eastAsia"/>
          <w:color w:val="auto"/>
          <w:highlight w:val="none"/>
        </w:rPr>
        <w:t>。如果</w:t>
      </w:r>
      <w:r>
        <w:rPr>
          <w:color w:val="auto"/>
          <w:highlight w:val="none"/>
        </w:rPr>
        <w:t>用户已经支付，</w:t>
      </w:r>
      <w:r>
        <w:rPr>
          <w:rFonts w:hint="eastAsia"/>
          <w:color w:val="auto"/>
          <w:highlight w:val="none"/>
        </w:rPr>
        <w:t>ITP平</w:t>
      </w:r>
      <w:r>
        <w:rPr>
          <w:color w:val="auto"/>
          <w:highlight w:val="none"/>
        </w:rPr>
        <w:t>台每日批量退款未取票交易。</w:t>
      </w:r>
    </w:p>
    <w:p w14:paraId="0BBE6AC3">
      <w:pPr>
        <w:pStyle w:val="144"/>
        <w:rPr>
          <w:color w:val="auto"/>
          <w:highlight w:val="none"/>
        </w:rPr>
      </w:pPr>
      <w:r>
        <w:rPr>
          <w:rFonts w:hint="eastAsia"/>
          <w:color w:val="auto"/>
          <w:highlight w:val="none"/>
        </w:rPr>
        <w:t>查询支付</w:t>
      </w:r>
      <w:r>
        <w:rPr>
          <w:color w:val="auto"/>
          <w:highlight w:val="none"/>
        </w:rPr>
        <w:t>结果</w:t>
      </w:r>
      <w:r>
        <w:rPr>
          <w:rFonts w:hint="eastAsia"/>
          <w:color w:val="auto"/>
          <w:highlight w:val="none"/>
        </w:rPr>
        <w:t>：接口</w:t>
      </w:r>
      <w:r>
        <w:rPr>
          <w:color w:val="auto"/>
          <w:highlight w:val="none"/>
        </w:rPr>
        <w:t>请求接口请求超时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w:t>
      </w:r>
      <w:r>
        <w:rPr>
          <w:color w:val="auto"/>
          <w:highlight w:val="none"/>
        </w:rPr>
        <w:t>。如果</w:t>
      </w:r>
      <w:r>
        <w:rPr>
          <w:rFonts w:hint="eastAsia"/>
          <w:color w:val="auto"/>
          <w:highlight w:val="none"/>
        </w:rPr>
        <w:t>超过</w:t>
      </w:r>
      <w:r>
        <w:rPr>
          <w:color w:val="auto"/>
          <w:highlight w:val="none"/>
        </w:rPr>
        <w:t>最大次数</w:t>
      </w:r>
      <w:r>
        <w:rPr>
          <w:rFonts w:hint="eastAsia"/>
          <w:color w:val="auto"/>
          <w:highlight w:val="none"/>
        </w:rPr>
        <w:t>ITP平台</w:t>
      </w:r>
      <w:r>
        <w:rPr>
          <w:color w:val="auto"/>
          <w:highlight w:val="none"/>
        </w:rPr>
        <w:t>不响应</w:t>
      </w:r>
      <w:r>
        <w:rPr>
          <w:rFonts w:hint="eastAsia"/>
          <w:color w:val="auto"/>
          <w:highlight w:val="none"/>
        </w:rPr>
        <w:t>TVM，TVM取消</w:t>
      </w:r>
      <w:r>
        <w:rPr>
          <w:color w:val="auto"/>
          <w:highlight w:val="none"/>
        </w:rPr>
        <w:t>交易。</w:t>
      </w:r>
      <w:r>
        <w:rPr>
          <w:rFonts w:hint="eastAsia"/>
          <w:color w:val="auto"/>
          <w:highlight w:val="none"/>
        </w:rPr>
        <w:t xml:space="preserve"> </w:t>
      </w:r>
    </w:p>
    <w:p w14:paraId="2013A6E2">
      <w:pPr>
        <w:pStyle w:val="41"/>
        <w:rPr>
          <w:color w:val="auto"/>
          <w:highlight w:val="none"/>
        </w:rPr>
      </w:pPr>
      <w:r>
        <w:rPr>
          <w:rFonts w:hint="eastAsia"/>
          <w:color w:val="auto"/>
          <w:highlight w:val="none"/>
        </w:rPr>
        <w:t>如果</w:t>
      </w:r>
      <w:r>
        <w:rPr>
          <w:color w:val="auto"/>
          <w:highlight w:val="none"/>
        </w:rPr>
        <w:t>用户已经支付，</w:t>
      </w:r>
      <w:r>
        <w:rPr>
          <w:rFonts w:hint="eastAsia"/>
          <w:color w:val="auto"/>
          <w:highlight w:val="none"/>
        </w:rPr>
        <w:t>ITP平</w:t>
      </w:r>
      <w:r>
        <w:rPr>
          <w:color w:val="auto"/>
          <w:highlight w:val="none"/>
        </w:rPr>
        <w:t>台每日批量退款未取票交易。</w:t>
      </w:r>
    </w:p>
    <w:p w14:paraId="7A9EACE0">
      <w:pPr>
        <w:pStyle w:val="41"/>
        <w:rPr>
          <w:color w:val="auto"/>
          <w:highlight w:val="none"/>
        </w:rPr>
      </w:pPr>
      <w:r>
        <w:rPr>
          <w:rFonts w:hint="eastAsia"/>
          <w:color w:val="auto"/>
          <w:highlight w:val="none"/>
        </w:rPr>
        <w:t>如果ITP返回</w:t>
      </w:r>
      <w:r>
        <w:rPr>
          <w:color w:val="auto"/>
          <w:highlight w:val="none"/>
        </w:rPr>
        <w:t>ORDERED</w:t>
      </w:r>
      <w:r>
        <w:rPr>
          <w:rFonts w:hint="eastAsia"/>
          <w:color w:val="auto"/>
          <w:highlight w:val="none"/>
        </w:rPr>
        <w:t>，TVM继续</w:t>
      </w:r>
      <w:r>
        <w:rPr>
          <w:color w:val="auto"/>
          <w:highlight w:val="none"/>
        </w:rPr>
        <w:t>轮询</w:t>
      </w:r>
      <w:r>
        <w:rPr>
          <w:rFonts w:hint="eastAsia"/>
          <w:color w:val="auto"/>
          <w:highlight w:val="none"/>
        </w:rPr>
        <w:t>[</w:t>
      </w:r>
      <w:r>
        <w:rPr>
          <w:color w:val="auto"/>
          <w:highlight w:val="none"/>
        </w:rPr>
        <w:t xml:space="preserve"> </w:t>
      </w:r>
      <w:r>
        <w:rPr>
          <w:rFonts w:hint="eastAsia"/>
          <w:color w:val="auto"/>
          <w:highlight w:val="none"/>
        </w:rPr>
        <w:t>查询支付</w:t>
      </w:r>
      <w:r>
        <w:rPr>
          <w:color w:val="auto"/>
          <w:highlight w:val="none"/>
        </w:rPr>
        <w:t>结果</w:t>
      </w:r>
      <w:r>
        <w:rPr>
          <w:rFonts w:hint="eastAsia"/>
          <w:color w:val="auto"/>
          <w:highlight w:val="none"/>
        </w:rPr>
        <w:t xml:space="preserve"> ]接口。</w:t>
      </w:r>
    </w:p>
    <w:p w14:paraId="658C529C">
      <w:pPr>
        <w:pStyle w:val="41"/>
        <w:rPr>
          <w:color w:val="auto"/>
          <w:highlight w:val="none"/>
        </w:rPr>
      </w:pPr>
      <w:r>
        <w:rPr>
          <w:rFonts w:hint="eastAsia"/>
          <w:color w:val="auto"/>
          <w:highlight w:val="none"/>
        </w:rPr>
        <w:t>如果ITP返回</w:t>
      </w:r>
      <w:r>
        <w:rPr>
          <w:color w:val="auto"/>
          <w:highlight w:val="none"/>
        </w:rPr>
        <w:t>FAILED</w:t>
      </w:r>
      <w:r>
        <w:rPr>
          <w:rFonts w:hint="eastAsia"/>
          <w:color w:val="auto"/>
          <w:highlight w:val="none"/>
        </w:rPr>
        <w:t>，TVM取消</w:t>
      </w:r>
      <w:r>
        <w:rPr>
          <w:color w:val="auto"/>
          <w:highlight w:val="none"/>
        </w:rPr>
        <w:t>交易</w:t>
      </w:r>
      <w:r>
        <w:rPr>
          <w:rFonts w:hint="eastAsia"/>
          <w:color w:val="auto"/>
          <w:highlight w:val="none"/>
        </w:rPr>
        <w:t>。</w:t>
      </w:r>
    </w:p>
    <w:p w14:paraId="13623EF9">
      <w:pPr>
        <w:pStyle w:val="144"/>
        <w:rPr>
          <w:color w:val="auto"/>
          <w:highlight w:val="none"/>
        </w:rPr>
      </w:pPr>
      <w:r>
        <w:rPr>
          <w:color w:val="auto"/>
          <w:highlight w:val="none"/>
        </w:rPr>
        <w:t>出票结果通知</w:t>
      </w:r>
      <w:r>
        <w:rPr>
          <w:rFonts w:hint="eastAsia"/>
          <w:color w:val="auto"/>
          <w:highlight w:val="none"/>
        </w:rPr>
        <w:t>：接口</w:t>
      </w:r>
      <w:r>
        <w:rPr>
          <w:color w:val="auto"/>
          <w:highlight w:val="none"/>
        </w:rPr>
        <w:t>请求接口请求超时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w:t>
      </w:r>
      <w:r>
        <w:rPr>
          <w:color w:val="auto"/>
          <w:highlight w:val="none"/>
        </w:rPr>
        <w:t>售票机</w:t>
      </w:r>
      <w:r>
        <w:rPr>
          <w:rFonts w:hint="eastAsia"/>
          <w:color w:val="auto"/>
          <w:highlight w:val="none"/>
        </w:rPr>
        <w:t>提示</w:t>
      </w:r>
      <w:r>
        <w:rPr>
          <w:color w:val="auto"/>
          <w:highlight w:val="none"/>
        </w:rPr>
        <w:t>交易完成</w:t>
      </w:r>
      <w:r>
        <w:rPr>
          <w:rFonts w:hint="eastAsia"/>
          <w:color w:val="auto"/>
          <w:highlight w:val="none"/>
        </w:rPr>
        <w:t>。TVM本地</w:t>
      </w:r>
      <w:r>
        <w:rPr>
          <w:color w:val="auto"/>
          <w:highlight w:val="none"/>
        </w:rPr>
        <w:t>维护一套数据库或文件</w:t>
      </w:r>
      <w:r>
        <w:rPr>
          <w:rFonts w:hint="eastAsia"/>
          <w:color w:val="auto"/>
          <w:highlight w:val="none"/>
        </w:rPr>
        <w:t>，</w:t>
      </w:r>
      <w:r>
        <w:rPr>
          <w:color w:val="auto"/>
          <w:highlight w:val="none"/>
        </w:rPr>
        <w:t>记录出票结果通知未发送</w:t>
      </w:r>
      <w:r>
        <w:rPr>
          <w:rFonts w:hint="eastAsia"/>
          <w:color w:val="auto"/>
          <w:highlight w:val="none"/>
        </w:rPr>
        <w:t>。T</w:t>
      </w:r>
      <w:r>
        <w:rPr>
          <w:color w:val="auto"/>
          <w:highlight w:val="none"/>
        </w:rPr>
        <w:t>VM</w:t>
      </w:r>
      <w:r>
        <w:rPr>
          <w:rFonts w:hint="eastAsia"/>
          <w:color w:val="auto"/>
          <w:highlight w:val="none"/>
        </w:rPr>
        <w:t>等待</w:t>
      </w:r>
      <w:r>
        <w:rPr>
          <w:color w:val="auto"/>
          <w:highlight w:val="none"/>
        </w:rPr>
        <w:t>网络或</w:t>
      </w:r>
      <w:r>
        <w:rPr>
          <w:rFonts w:hint="eastAsia"/>
          <w:color w:val="auto"/>
          <w:highlight w:val="none"/>
        </w:rPr>
        <w:t>ITP平台</w:t>
      </w:r>
      <w:r>
        <w:rPr>
          <w:color w:val="auto"/>
          <w:highlight w:val="none"/>
        </w:rPr>
        <w:t>正常</w:t>
      </w:r>
      <w:r>
        <w:rPr>
          <w:rFonts w:hint="eastAsia"/>
          <w:color w:val="auto"/>
          <w:highlight w:val="none"/>
        </w:rPr>
        <w:t>后</w:t>
      </w:r>
      <w:r>
        <w:rPr>
          <w:color w:val="auto"/>
          <w:highlight w:val="none"/>
        </w:rPr>
        <w:t>补传通知。</w:t>
      </w:r>
    </w:p>
    <w:p w14:paraId="00A0C2ED">
      <w:pPr>
        <w:pStyle w:val="144"/>
        <w:rPr>
          <w:color w:val="auto"/>
          <w:highlight w:val="none"/>
        </w:rPr>
      </w:pPr>
      <w:r>
        <w:rPr>
          <w:rFonts w:hint="eastAsia"/>
          <w:color w:val="auto"/>
          <w:highlight w:val="none"/>
        </w:rPr>
        <w:t>出票</w:t>
      </w:r>
      <w:r>
        <w:rPr>
          <w:color w:val="auto"/>
          <w:highlight w:val="none"/>
        </w:rPr>
        <w:t>故障通知</w:t>
      </w:r>
      <w:r>
        <w:rPr>
          <w:rFonts w:hint="eastAsia"/>
          <w:color w:val="auto"/>
          <w:highlight w:val="none"/>
        </w:rPr>
        <w:t>：接口</w:t>
      </w:r>
      <w:r>
        <w:rPr>
          <w:color w:val="auto"/>
          <w:highlight w:val="none"/>
        </w:rPr>
        <w:t>请求接口请求超时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w:t>
      </w:r>
      <w:r>
        <w:rPr>
          <w:color w:val="auto"/>
          <w:highlight w:val="none"/>
        </w:rPr>
        <w:t>售票机</w:t>
      </w:r>
      <w:r>
        <w:rPr>
          <w:rFonts w:hint="eastAsia"/>
          <w:color w:val="auto"/>
          <w:highlight w:val="none"/>
        </w:rPr>
        <w:t>提示</w:t>
      </w:r>
      <w:r>
        <w:rPr>
          <w:color w:val="auto"/>
          <w:highlight w:val="none"/>
        </w:rPr>
        <w:t>交易完成</w:t>
      </w:r>
      <w:r>
        <w:rPr>
          <w:rFonts w:hint="eastAsia"/>
          <w:color w:val="auto"/>
          <w:highlight w:val="none"/>
        </w:rPr>
        <w:t>。TVM本地</w:t>
      </w:r>
      <w:r>
        <w:rPr>
          <w:color w:val="auto"/>
          <w:highlight w:val="none"/>
        </w:rPr>
        <w:t>维护一套数据库或文件</w:t>
      </w:r>
      <w:r>
        <w:rPr>
          <w:rFonts w:hint="eastAsia"/>
          <w:color w:val="auto"/>
          <w:highlight w:val="none"/>
        </w:rPr>
        <w:t>，</w:t>
      </w:r>
      <w:r>
        <w:rPr>
          <w:color w:val="auto"/>
          <w:highlight w:val="none"/>
        </w:rPr>
        <w:t>记录出票结果通知未发送</w:t>
      </w:r>
      <w:r>
        <w:rPr>
          <w:rFonts w:hint="eastAsia"/>
          <w:color w:val="auto"/>
          <w:highlight w:val="none"/>
        </w:rPr>
        <w:t>。T</w:t>
      </w:r>
      <w:r>
        <w:rPr>
          <w:color w:val="auto"/>
          <w:highlight w:val="none"/>
        </w:rPr>
        <w:t>VM</w:t>
      </w:r>
      <w:r>
        <w:rPr>
          <w:rFonts w:hint="eastAsia"/>
          <w:color w:val="auto"/>
          <w:highlight w:val="none"/>
        </w:rPr>
        <w:t>等待</w:t>
      </w:r>
      <w:r>
        <w:rPr>
          <w:color w:val="auto"/>
          <w:highlight w:val="none"/>
        </w:rPr>
        <w:t>网络或</w:t>
      </w:r>
      <w:r>
        <w:rPr>
          <w:rFonts w:hint="eastAsia"/>
          <w:color w:val="auto"/>
          <w:highlight w:val="none"/>
        </w:rPr>
        <w:t>ITP平台</w:t>
      </w:r>
      <w:r>
        <w:rPr>
          <w:color w:val="auto"/>
          <w:highlight w:val="none"/>
        </w:rPr>
        <w:t>正常</w:t>
      </w:r>
      <w:r>
        <w:rPr>
          <w:rFonts w:hint="eastAsia"/>
          <w:color w:val="auto"/>
          <w:highlight w:val="none"/>
        </w:rPr>
        <w:t>后</w:t>
      </w:r>
      <w:r>
        <w:rPr>
          <w:color w:val="auto"/>
          <w:highlight w:val="none"/>
        </w:rPr>
        <w:t>补传通知。</w:t>
      </w:r>
      <w:r>
        <w:rPr>
          <w:rFonts w:hint="eastAsia"/>
          <w:color w:val="auto"/>
          <w:highlight w:val="none"/>
        </w:rPr>
        <w:t>I</w:t>
      </w:r>
      <w:r>
        <w:rPr>
          <w:color w:val="auto"/>
          <w:highlight w:val="none"/>
        </w:rPr>
        <w:t>TP</w:t>
      </w:r>
      <w:r>
        <w:rPr>
          <w:rFonts w:hint="eastAsia"/>
          <w:color w:val="auto"/>
          <w:highlight w:val="none"/>
        </w:rPr>
        <w:t>平台</w:t>
      </w:r>
      <w:r>
        <w:rPr>
          <w:color w:val="auto"/>
          <w:highlight w:val="none"/>
        </w:rPr>
        <w:t>计算退款金额，向支付通道发起退款请求。</w:t>
      </w:r>
    </w:p>
    <w:p w14:paraId="425D0241">
      <w:pPr>
        <w:pStyle w:val="146"/>
        <w:spacing w:before="156" w:after="156"/>
        <w:ind w:left="993"/>
        <w:rPr>
          <w:color w:val="auto"/>
          <w:highlight w:val="none"/>
        </w:rPr>
      </w:pPr>
      <w:bookmarkStart w:id="406" w:name="_Toc513123179"/>
      <w:r>
        <w:rPr>
          <w:rFonts w:hint="eastAsia"/>
          <w:color w:val="auto"/>
          <w:highlight w:val="none"/>
        </w:rPr>
        <w:t>扫码</w:t>
      </w:r>
      <w:r>
        <w:rPr>
          <w:color w:val="auto"/>
          <w:highlight w:val="none"/>
        </w:rPr>
        <w:t>取票</w:t>
      </w:r>
      <w:bookmarkEnd w:id="406"/>
    </w:p>
    <w:p w14:paraId="2F480C9B">
      <w:pPr>
        <w:pStyle w:val="41"/>
        <w:rPr>
          <w:color w:val="auto"/>
          <w:highlight w:val="none"/>
        </w:rPr>
      </w:pPr>
      <w:r>
        <w:rPr>
          <w:rFonts w:hint="eastAsia"/>
          <w:color w:val="auto"/>
          <w:highlight w:val="none"/>
        </w:rPr>
        <w:t>扫码</w:t>
      </w:r>
      <w:r>
        <w:rPr>
          <w:color w:val="auto"/>
          <w:highlight w:val="none"/>
        </w:rPr>
        <w:t>取票</w:t>
      </w:r>
      <w:r>
        <w:rPr>
          <w:rFonts w:hint="eastAsia"/>
          <w:color w:val="auto"/>
          <w:highlight w:val="none"/>
        </w:rPr>
        <w:t>流程详见图5</w:t>
      </w:r>
      <w:r>
        <w:rPr>
          <w:color w:val="auto"/>
          <w:highlight w:val="none"/>
        </w:rPr>
        <w:t>1</w:t>
      </w:r>
      <w:r>
        <w:rPr>
          <w:rFonts w:hint="eastAsia"/>
          <w:color w:val="auto"/>
          <w:highlight w:val="none"/>
        </w:rPr>
        <w:t>。</w:t>
      </w:r>
    </w:p>
    <w:p w14:paraId="31806020">
      <w:pPr>
        <w:rPr>
          <w:color w:val="auto"/>
          <w:highlight w:val="none"/>
        </w:rPr>
      </w:pPr>
      <w:r>
        <w:rPr>
          <w:color w:val="auto"/>
          <w:highlight w:val="none"/>
          <w:lang/>
        </w:rPr>
        <w:drawing>
          <wp:inline distT="0" distB="0" distL="114300" distR="114300">
            <wp:extent cx="5283835" cy="4652010"/>
            <wp:effectExtent l="0" t="0" r="24765" b="0"/>
            <wp:docPr id="5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4"/>
                    <pic:cNvPicPr>
                      <a:picLocks noChangeAspect="1"/>
                    </pic:cNvPicPr>
                  </pic:nvPicPr>
                  <pic:blipFill>
                    <a:blip r:embed="rId68"/>
                    <a:stretch>
                      <a:fillRect/>
                    </a:stretch>
                  </pic:blipFill>
                  <pic:spPr>
                    <a:xfrm>
                      <a:off x="0" y="0"/>
                      <a:ext cx="5283835" cy="4652010"/>
                    </a:xfrm>
                    <a:prstGeom prst="rect">
                      <a:avLst/>
                    </a:prstGeom>
                    <a:noFill/>
                    <a:ln>
                      <a:noFill/>
                    </a:ln>
                  </pic:spPr>
                </pic:pic>
              </a:graphicData>
            </a:graphic>
          </wp:inline>
        </w:drawing>
      </w:r>
    </w:p>
    <w:p w14:paraId="62CC4ADB">
      <w:pPr>
        <w:pStyle w:val="270"/>
        <w:rPr>
          <w:color w:val="auto"/>
          <w:highlight w:val="none"/>
        </w:rPr>
      </w:pPr>
      <w:r>
        <w:rPr>
          <w:rFonts w:hint="eastAsia"/>
          <w:color w:val="auto"/>
          <w:highlight w:val="none"/>
        </w:rPr>
        <w:t>扫码</w:t>
      </w:r>
      <w:r>
        <w:rPr>
          <w:color w:val="auto"/>
          <w:highlight w:val="none"/>
        </w:rPr>
        <w:t>取票</w:t>
      </w:r>
      <w:r>
        <w:rPr>
          <w:rFonts w:hint="eastAsia"/>
          <w:color w:val="auto"/>
          <w:highlight w:val="none"/>
        </w:rPr>
        <w:t>流程</w:t>
      </w:r>
    </w:p>
    <w:p w14:paraId="3CF44C98">
      <w:pPr>
        <w:pStyle w:val="175"/>
        <w:rPr>
          <w:color w:val="auto"/>
          <w:highlight w:val="none"/>
        </w:rPr>
      </w:pPr>
      <w:bookmarkStart w:id="407" w:name="_Toc513123180"/>
      <w:r>
        <w:rPr>
          <w:rFonts w:hint="eastAsia"/>
          <w:color w:val="auto"/>
          <w:highlight w:val="none"/>
        </w:rPr>
        <w:t>正常</w:t>
      </w:r>
      <w:r>
        <w:rPr>
          <w:color w:val="auto"/>
          <w:highlight w:val="none"/>
        </w:rPr>
        <w:t>流程</w:t>
      </w:r>
      <w:bookmarkEnd w:id="407"/>
    </w:p>
    <w:p w14:paraId="392AA6A3">
      <w:pPr>
        <w:pStyle w:val="144"/>
        <w:numPr>
          <w:ilvl w:val="1"/>
          <w:numId w:val="57"/>
        </w:numPr>
        <w:rPr>
          <w:color w:val="auto"/>
          <w:highlight w:val="none"/>
        </w:rPr>
      </w:pPr>
      <w:r>
        <w:rPr>
          <w:rFonts w:hint="eastAsia"/>
          <w:color w:val="auto"/>
          <w:highlight w:val="none"/>
        </w:rPr>
        <w:t>用户</w:t>
      </w:r>
      <w:r>
        <w:rPr>
          <w:color w:val="auto"/>
          <w:highlight w:val="none"/>
        </w:rPr>
        <w:t>在青岛</w:t>
      </w:r>
      <w:r>
        <w:rPr>
          <w:rFonts w:hint="eastAsia"/>
          <w:color w:val="auto"/>
          <w:highlight w:val="none"/>
        </w:rPr>
        <w:t>APP选择</w:t>
      </w:r>
      <w:r>
        <w:rPr>
          <w:color w:val="auto"/>
          <w:highlight w:val="none"/>
        </w:rPr>
        <w:t>要</w:t>
      </w:r>
      <w:r>
        <w:rPr>
          <w:rFonts w:hint="eastAsia"/>
          <w:color w:val="auto"/>
          <w:highlight w:val="none"/>
        </w:rPr>
        <w:t>取票</w:t>
      </w:r>
      <w:r>
        <w:rPr>
          <w:color w:val="auto"/>
          <w:highlight w:val="none"/>
        </w:rPr>
        <w:t>的订单</w:t>
      </w:r>
      <w:r>
        <w:rPr>
          <w:rFonts w:hint="eastAsia"/>
          <w:color w:val="auto"/>
          <w:highlight w:val="none"/>
        </w:rPr>
        <w:t>。</w:t>
      </w:r>
    </w:p>
    <w:p w14:paraId="4ADB5623">
      <w:pPr>
        <w:pStyle w:val="144"/>
        <w:numPr>
          <w:ilvl w:val="1"/>
          <w:numId w:val="58"/>
        </w:numPr>
        <w:rPr>
          <w:color w:val="auto"/>
          <w:highlight w:val="none"/>
        </w:rPr>
      </w:pPr>
      <w:r>
        <w:rPr>
          <w:rFonts w:hint="eastAsia"/>
          <w:color w:val="auto"/>
          <w:highlight w:val="none"/>
        </w:rPr>
        <w:t>用户选择TVM上</w:t>
      </w:r>
      <w:r>
        <w:rPr>
          <w:color w:val="auto"/>
          <w:highlight w:val="none"/>
        </w:rPr>
        <w:t>的取票</w:t>
      </w:r>
      <w:r>
        <w:rPr>
          <w:rFonts w:hint="eastAsia"/>
          <w:color w:val="auto"/>
          <w:highlight w:val="none"/>
        </w:rPr>
        <w:t>功能，TVM生成</w:t>
      </w:r>
      <w:r>
        <w:rPr>
          <w:color w:val="auto"/>
          <w:highlight w:val="none"/>
        </w:rPr>
        <w:t>取票二维码</w:t>
      </w:r>
      <w:r>
        <w:rPr>
          <w:rFonts w:hint="eastAsia"/>
          <w:color w:val="auto"/>
          <w:highlight w:val="none"/>
        </w:rPr>
        <w:t>，二维码</w:t>
      </w:r>
      <w:r>
        <w:rPr>
          <w:color w:val="auto"/>
          <w:highlight w:val="none"/>
        </w:rPr>
        <w:t>显示时间定</w:t>
      </w:r>
      <w:r>
        <w:rPr>
          <w:rFonts w:hint="eastAsia"/>
          <w:color w:val="auto"/>
          <w:highlight w:val="none"/>
        </w:rPr>
        <w:t>为</w:t>
      </w:r>
      <w:r>
        <w:rPr>
          <w:color w:val="auto"/>
          <w:highlight w:val="none"/>
        </w:rPr>
        <w:t>180</w:t>
      </w:r>
      <w:r>
        <w:rPr>
          <w:rFonts w:hint="eastAsia"/>
          <w:color w:val="auto"/>
          <w:highlight w:val="none"/>
        </w:rPr>
        <w:t>秒。</w:t>
      </w:r>
    </w:p>
    <w:p w14:paraId="72B5F668">
      <w:pPr>
        <w:pStyle w:val="144"/>
        <w:rPr>
          <w:color w:val="auto"/>
          <w:highlight w:val="none"/>
        </w:rPr>
      </w:pPr>
      <w:r>
        <w:rPr>
          <w:rFonts w:hint="eastAsia"/>
          <w:color w:val="auto"/>
          <w:highlight w:val="none"/>
        </w:rPr>
        <w:t>用户</w:t>
      </w:r>
      <w:r>
        <w:rPr>
          <w:color w:val="auto"/>
          <w:highlight w:val="none"/>
        </w:rPr>
        <w:t>在要取票的订单点击扫码取票，手机打开摄像头</w:t>
      </w:r>
      <w:r>
        <w:rPr>
          <w:rFonts w:hint="eastAsia"/>
          <w:color w:val="auto"/>
          <w:highlight w:val="none"/>
        </w:rPr>
        <w:t>扫码TVM上</w:t>
      </w:r>
      <w:r>
        <w:rPr>
          <w:color w:val="auto"/>
          <w:highlight w:val="none"/>
        </w:rPr>
        <w:t>的二维码。</w:t>
      </w:r>
    </w:p>
    <w:p w14:paraId="02F9D178">
      <w:pPr>
        <w:pStyle w:val="144"/>
        <w:rPr>
          <w:color w:val="auto"/>
          <w:highlight w:val="none"/>
        </w:rPr>
      </w:pPr>
      <w:r>
        <w:rPr>
          <w:rFonts w:hint="eastAsia"/>
          <w:color w:val="auto"/>
          <w:highlight w:val="none"/>
        </w:rPr>
        <w:t>手机</w:t>
      </w:r>
      <w:r>
        <w:rPr>
          <w:color w:val="auto"/>
          <w:highlight w:val="none"/>
        </w:rPr>
        <w:t>解析</w:t>
      </w:r>
      <w:r>
        <w:rPr>
          <w:rFonts w:hint="eastAsia"/>
          <w:color w:val="auto"/>
          <w:highlight w:val="none"/>
        </w:rPr>
        <w:t>TVM上</w:t>
      </w:r>
      <w:r>
        <w:rPr>
          <w:color w:val="auto"/>
          <w:highlight w:val="none"/>
        </w:rPr>
        <w:t>的二维码</w:t>
      </w:r>
      <w:r>
        <w:rPr>
          <w:rFonts w:hint="eastAsia"/>
          <w:color w:val="auto"/>
          <w:highlight w:val="none"/>
        </w:rPr>
        <w:t>内容</w:t>
      </w:r>
      <w:r>
        <w:rPr>
          <w:color w:val="auto"/>
          <w:highlight w:val="none"/>
        </w:rPr>
        <w:t>，调用</w:t>
      </w:r>
      <w:r>
        <w:rPr>
          <w:rFonts w:hint="eastAsia"/>
          <w:color w:val="auto"/>
          <w:highlight w:val="none"/>
        </w:rPr>
        <w:t>ITP平台</w:t>
      </w:r>
      <w:r>
        <w:rPr>
          <w:color w:val="auto"/>
          <w:highlight w:val="none"/>
        </w:rPr>
        <w:t>的</w:t>
      </w:r>
      <w:r>
        <w:rPr>
          <w:rFonts w:hint="eastAsia"/>
          <w:color w:val="auto"/>
          <w:highlight w:val="none"/>
        </w:rPr>
        <w:t>[</w:t>
      </w:r>
      <w:r>
        <w:rPr>
          <w:color w:val="auto"/>
          <w:highlight w:val="none"/>
        </w:rPr>
        <w:t xml:space="preserve"> </w:t>
      </w:r>
      <w:r>
        <w:rPr>
          <w:rFonts w:hint="eastAsia"/>
          <w:color w:val="auto"/>
          <w:highlight w:val="none"/>
        </w:rPr>
        <w:t>激活取票</w:t>
      </w:r>
      <w:r>
        <w:rPr>
          <w:color w:val="auto"/>
          <w:highlight w:val="none"/>
        </w:rPr>
        <w:t>订单</w:t>
      </w:r>
      <w:r>
        <w:rPr>
          <w:rFonts w:hint="eastAsia"/>
          <w:color w:val="auto"/>
          <w:highlight w:val="none"/>
        </w:rPr>
        <w:t xml:space="preserve"> ]接口</w:t>
      </w:r>
      <w:r>
        <w:rPr>
          <w:color w:val="auto"/>
          <w:highlight w:val="none"/>
        </w:rPr>
        <w:t>激活取票订单。</w:t>
      </w:r>
    </w:p>
    <w:p w14:paraId="0CEEE526">
      <w:pPr>
        <w:pStyle w:val="144"/>
        <w:rPr>
          <w:color w:val="auto"/>
          <w:highlight w:val="none"/>
        </w:rPr>
      </w:pPr>
      <w:r>
        <w:rPr>
          <w:rFonts w:hint="eastAsia"/>
          <w:color w:val="auto"/>
          <w:highlight w:val="none"/>
        </w:rPr>
        <w:t>ITP平台激活</w:t>
      </w:r>
      <w:r>
        <w:rPr>
          <w:color w:val="auto"/>
          <w:highlight w:val="none"/>
        </w:rPr>
        <w:t>要取票的订单。</w:t>
      </w:r>
    </w:p>
    <w:p w14:paraId="3D0E3180">
      <w:pPr>
        <w:pStyle w:val="144"/>
        <w:rPr>
          <w:color w:val="auto"/>
          <w:highlight w:val="none"/>
        </w:rPr>
      </w:pPr>
      <w:r>
        <w:rPr>
          <w:rFonts w:hint="eastAsia"/>
          <w:color w:val="auto"/>
          <w:highlight w:val="none"/>
        </w:rPr>
        <w:t>TVM在</w:t>
      </w:r>
      <w:r>
        <w:rPr>
          <w:color w:val="auto"/>
          <w:highlight w:val="none"/>
        </w:rPr>
        <w:t>打开</w:t>
      </w:r>
      <w:r>
        <w:rPr>
          <w:rFonts w:hint="eastAsia"/>
          <w:color w:val="auto"/>
          <w:highlight w:val="none"/>
        </w:rPr>
        <w:t>取票</w:t>
      </w:r>
      <w:r>
        <w:rPr>
          <w:color w:val="auto"/>
          <w:highlight w:val="none"/>
        </w:rPr>
        <w:t>二维码后，每</w:t>
      </w:r>
      <w:r>
        <w:rPr>
          <w:rFonts w:hint="eastAsia"/>
          <w:color w:val="auto"/>
          <w:highlight w:val="none"/>
        </w:rPr>
        <w:t>1</w:t>
      </w:r>
      <w:r>
        <w:rPr>
          <w:color w:val="auto"/>
          <w:highlight w:val="none"/>
        </w:rPr>
        <w:t>秒调用</w:t>
      </w:r>
      <w:r>
        <w:rPr>
          <w:rFonts w:hint="eastAsia"/>
          <w:color w:val="auto"/>
          <w:highlight w:val="none"/>
        </w:rPr>
        <w:t>[</w:t>
      </w:r>
      <w:r>
        <w:rPr>
          <w:color w:val="auto"/>
          <w:highlight w:val="none"/>
        </w:rPr>
        <w:t xml:space="preserve"> </w:t>
      </w:r>
      <w:r>
        <w:rPr>
          <w:rFonts w:hint="eastAsia"/>
          <w:color w:val="auto"/>
          <w:highlight w:val="none"/>
        </w:rPr>
        <w:t>扫码</w:t>
      </w:r>
      <w:r>
        <w:rPr>
          <w:color w:val="auto"/>
          <w:highlight w:val="none"/>
        </w:rPr>
        <w:t>取票订单查询</w:t>
      </w:r>
      <w:r>
        <w:rPr>
          <w:rFonts w:hint="eastAsia"/>
          <w:color w:val="auto"/>
          <w:highlight w:val="none"/>
        </w:rPr>
        <w:t xml:space="preserve"> ]查询</w:t>
      </w:r>
      <w:r>
        <w:rPr>
          <w:color w:val="auto"/>
          <w:highlight w:val="none"/>
        </w:rPr>
        <w:t>激活激活订单</w:t>
      </w:r>
      <w:r>
        <w:rPr>
          <w:rFonts w:hint="eastAsia"/>
          <w:color w:val="auto"/>
          <w:highlight w:val="none"/>
        </w:rPr>
        <w:t>。</w:t>
      </w:r>
    </w:p>
    <w:p w14:paraId="74D755E7">
      <w:pPr>
        <w:pStyle w:val="144"/>
        <w:rPr>
          <w:color w:val="auto"/>
          <w:highlight w:val="none"/>
        </w:rPr>
      </w:pPr>
      <w:r>
        <w:rPr>
          <w:rFonts w:hint="eastAsia"/>
          <w:color w:val="auto"/>
          <w:highlight w:val="none"/>
        </w:rPr>
        <w:t>用户激活</w:t>
      </w:r>
      <w:r>
        <w:rPr>
          <w:color w:val="auto"/>
          <w:highlight w:val="none"/>
        </w:rPr>
        <w:t>订单订单后，</w:t>
      </w:r>
      <w:r>
        <w:rPr>
          <w:rFonts w:hint="eastAsia"/>
          <w:color w:val="auto"/>
          <w:highlight w:val="none"/>
        </w:rPr>
        <w:t>[</w:t>
      </w:r>
      <w:r>
        <w:rPr>
          <w:color w:val="auto"/>
          <w:highlight w:val="none"/>
        </w:rPr>
        <w:t xml:space="preserve"> </w:t>
      </w:r>
      <w:r>
        <w:rPr>
          <w:rFonts w:hint="eastAsia"/>
          <w:color w:val="auto"/>
          <w:highlight w:val="none"/>
        </w:rPr>
        <w:t>扫码</w:t>
      </w:r>
      <w:r>
        <w:rPr>
          <w:color w:val="auto"/>
          <w:highlight w:val="none"/>
        </w:rPr>
        <w:t>取票订单查询</w:t>
      </w:r>
      <w:r>
        <w:rPr>
          <w:rFonts w:hint="eastAsia"/>
          <w:color w:val="auto"/>
          <w:highlight w:val="none"/>
        </w:rPr>
        <w:t xml:space="preserve"> ]返回</w:t>
      </w:r>
      <w:r>
        <w:rPr>
          <w:color w:val="auto"/>
          <w:highlight w:val="none"/>
        </w:rPr>
        <w:t>出票信息</w:t>
      </w:r>
      <w:r>
        <w:rPr>
          <w:rFonts w:hint="eastAsia"/>
          <w:color w:val="auto"/>
          <w:highlight w:val="none"/>
        </w:rPr>
        <w:t>，</w:t>
      </w:r>
      <w:r>
        <w:rPr>
          <w:color w:val="auto"/>
          <w:highlight w:val="none"/>
        </w:rPr>
        <w:t>写卡</w:t>
      </w:r>
      <w:r>
        <w:rPr>
          <w:rFonts w:hint="eastAsia"/>
          <w:color w:val="auto"/>
          <w:highlight w:val="none"/>
        </w:rPr>
        <w:t>出票。</w:t>
      </w:r>
    </w:p>
    <w:p w14:paraId="36960EB4">
      <w:pPr>
        <w:pStyle w:val="144"/>
        <w:rPr>
          <w:color w:val="auto"/>
          <w:highlight w:val="none"/>
        </w:rPr>
      </w:pPr>
      <w:r>
        <w:rPr>
          <w:rFonts w:hint="eastAsia"/>
          <w:color w:val="auto"/>
          <w:highlight w:val="none"/>
        </w:rPr>
        <w:t>TVM出票</w:t>
      </w:r>
      <w:r>
        <w:rPr>
          <w:color w:val="auto"/>
          <w:highlight w:val="none"/>
        </w:rPr>
        <w:t>成功，</w:t>
      </w:r>
      <w:r>
        <w:rPr>
          <w:rFonts w:hint="eastAsia"/>
          <w:color w:val="auto"/>
          <w:highlight w:val="none"/>
        </w:rPr>
        <w:t>TVM</w:t>
      </w:r>
      <w:r>
        <w:rPr>
          <w:color w:val="auto"/>
          <w:highlight w:val="none"/>
        </w:rPr>
        <w:t>向</w:t>
      </w:r>
      <w:r>
        <w:rPr>
          <w:rFonts w:hint="eastAsia"/>
          <w:color w:val="auto"/>
          <w:highlight w:val="none"/>
        </w:rPr>
        <w:t>ITP平台</w:t>
      </w:r>
      <w:r>
        <w:rPr>
          <w:color w:val="auto"/>
          <w:highlight w:val="none"/>
        </w:rPr>
        <w:t>发起</w:t>
      </w:r>
      <w:r>
        <w:rPr>
          <w:rFonts w:hint="eastAsia"/>
          <w:color w:val="auto"/>
          <w:highlight w:val="none"/>
        </w:rPr>
        <w:t>[</w:t>
      </w:r>
      <w:r>
        <w:rPr>
          <w:color w:val="auto"/>
          <w:highlight w:val="none"/>
        </w:rPr>
        <w:t xml:space="preserve"> 出票结果通知</w:t>
      </w:r>
      <w:r>
        <w:rPr>
          <w:rFonts w:hint="eastAsia"/>
          <w:color w:val="auto"/>
          <w:highlight w:val="none"/>
        </w:rPr>
        <w:t xml:space="preserve"> ]接口。</w:t>
      </w:r>
    </w:p>
    <w:p w14:paraId="1BB1DD8B">
      <w:pPr>
        <w:pStyle w:val="144"/>
        <w:rPr>
          <w:color w:val="auto"/>
          <w:highlight w:val="none"/>
        </w:rPr>
      </w:pPr>
      <w:r>
        <w:rPr>
          <w:color w:val="auto"/>
          <w:highlight w:val="none"/>
        </w:rPr>
        <w:t>TVM</w:t>
      </w:r>
      <w:r>
        <w:rPr>
          <w:rFonts w:hint="eastAsia"/>
          <w:color w:val="auto"/>
          <w:highlight w:val="none"/>
        </w:rPr>
        <w:t>出票</w:t>
      </w:r>
      <w:r>
        <w:rPr>
          <w:color w:val="auto"/>
          <w:highlight w:val="none"/>
        </w:rPr>
        <w:t>故障，</w:t>
      </w:r>
      <w:r>
        <w:rPr>
          <w:rFonts w:hint="eastAsia"/>
          <w:color w:val="auto"/>
          <w:highlight w:val="none"/>
        </w:rPr>
        <w:t>TVM向ITP平台</w:t>
      </w:r>
      <w:r>
        <w:rPr>
          <w:color w:val="auto"/>
          <w:highlight w:val="none"/>
        </w:rPr>
        <w:t>发起</w:t>
      </w:r>
      <w:r>
        <w:rPr>
          <w:rFonts w:hint="eastAsia"/>
          <w:color w:val="auto"/>
          <w:highlight w:val="none"/>
        </w:rPr>
        <w:t>[</w:t>
      </w:r>
      <w:r>
        <w:rPr>
          <w:color w:val="auto"/>
          <w:highlight w:val="none"/>
        </w:rPr>
        <w:t xml:space="preserve"> </w:t>
      </w:r>
      <w:r>
        <w:rPr>
          <w:rFonts w:hint="eastAsia"/>
          <w:color w:val="auto"/>
          <w:highlight w:val="none"/>
        </w:rPr>
        <w:t>出票</w:t>
      </w:r>
      <w:r>
        <w:rPr>
          <w:color w:val="auto"/>
          <w:highlight w:val="none"/>
        </w:rPr>
        <w:t>故障通知</w:t>
      </w:r>
      <w:r>
        <w:rPr>
          <w:rFonts w:hint="eastAsia"/>
          <w:color w:val="auto"/>
          <w:highlight w:val="none"/>
        </w:rPr>
        <w:t xml:space="preserve"> ]接口</w:t>
      </w:r>
      <w:r>
        <w:rPr>
          <w:color w:val="auto"/>
          <w:highlight w:val="none"/>
        </w:rPr>
        <w:t>。</w:t>
      </w:r>
    </w:p>
    <w:p w14:paraId="2C6B9816">
      <w:pPr>
        <w:pStyle w:val="175"/>
        <w:rPr>
          <w:color w:val="auto"/>
          <w:highlight w:val="none"/>
        </w:rPr>
      </w:pPr>
      <w:bookmarkStart w:id="408" w:name="_Toc513123181"/>
      <w:r>
        <w:rPr>
          <w:rFonts w:hint="eastAsia"/>
          <w:color w:val="auto"/>
          <w:highlight w:val="none"/>
        </w:rPr>
        <w:t>异常</w:t>
      </w:r>
      <w:r>
        <w:rPr>
          <w:color w:val="auto"/>
          <w:highlight w:val="none"/>
        </w:rPr>
        <w:t>流程</w:t>
      </w:r>
      <w:bookmarkEnd w:id="408"/>
    </w:p>
    <w:p w14:paraId="3B18B4C0">
      <w:pPr>
        <w:pStyle w:val="144"/>
        <w:numPr>
          <w:ilvl w:val="1"/>
          <w:numId w:val="59"/>
        </w:numPr>
        <w:rPr>
          <w:color w:val="auto"/>
          <w:highlight w:val="none"/>
        </w:rPr>
      </w:pPr>
      <w:r>
        <w:rPr>
          <w:rFonts w:hint="eastAsia"/>
          <w:color w:val="auto"/>
          <w:highlight w:val="none"/>
        </w:rPr>
        <w:t>二维码</w:t>
      </w:r>
      <w:r>
        <w:rPr>
          <w:color w:val="auto"/>
          <w:highlight w:val="none"/>
        </w:rPr>
        <w:t>显示超时</w:t>
      </w:r>
      <w:r>
        <w:rPr>
          <w:rFonts w:hint="eastAsia"/>
          <w:color w:val="auto"/>
          <w:highlight w:val="none"/>
        </w:rPr>
        <w:t>，TVM</w:t>
      </w:r>
      <w:r>
        <w:rPr>
          <w:color w:val="auto"/>
          <w:highlight w:val="none"/>
        </w:rPr>
        <w:t xml:space="preserve"> </w:t>
      </w:r>
      <w:r>
        <w:rPr>
          <w:rFonts w:hint="eastAsia"/>
          <w:color w:val="auto"/>
          <w:highlight w:val="none"/>
        </w:rPr>
        <w:t>向 ITP平台</w:t>
      </w:r>
      <w:r>
        <w:rPr>
          <w:color w:val="auto"/>
          <w:highlight w:val="none"/>
        </w:rPr>
        <w:t>发送</w:t>
      </w:r>
      <w:r>
        <w:rPr>
          <w:rFonts w:hint="eastAsia"/>
          <w:color w:val="auto"/>
          <w:highlight w:val="none"/>
        </w:rPr>
        <w:t>[</w:t>
      </w:r>
      <w:r>
        <w:rPr>
          <w:color w:val="auto"/>
          <w:highlight w:val="none"/>
        </w:rPr>
        <w:t xml:space="preserve"> </w:t>
      </w:r>
      <w:r>
        <w:rPr>
          <w:rFonts w:hint="eastAsia"/>
          <w:color w:val="auto"/>
          <w:highlight w:val="none"/>
        </w:rPr>
        <w:t>出票故障通知 ]</w:t>
      </w:r>
      <w:r>
        <w:rPr>
          <w:color w:val="auto"/>
          <w:highlight w:val="none"/>
        </w:rPr>
        <w:t xml:space="preserve"> </w:t>
      </w:r>
      <w:r>
        <w:rPr>
          <w:rFonts w:hint="eastAsia"/>
          <w:color w:val="auto"/>
          <w:highlight w:val="none"/>
        </w:rPr>
        <w:t>错误</w:t>
      </w:r>
      <w:r>
        <w:rPr>
          <w:color w:val="auto"/>
          <w:highlight w:val="none"/>
        </w:rPr>
        <w:t>代码：</w:t>
      </w:r>
      <w:r>
        <w:rPr>
          <w:color w:val="auto"/>
          <w:highlight w:val="none"/>
          <w:lang w:bidi="ar"/>
        </w:rPr>
        <w:t>2101</w:t>
      </w:r>
      <w:r>
        <w:rPr>
          <w:rFonts w:hint="eastAsia"/>
          <w:color w:val="auto"/>
          <w:highlight w:val="none"/>
          <w:lang w:bidi="ar"/>
        </w:rPr>
        <w:t>，</w:t>
      </w:r>
      <w:r>
        <w:rPr>
          <w:color w:val="auto"/>
          <w:highlight w:val="none"/>
          <w:lang w:bidi="ar"/>
        </w:rPr>
        <w:t>订单号</w:t>
      </w:r>
      <w:r>
        <w:rPr>
          <w:rFonts w:hint="eastAsia"/>
          <w:color w:val="auto"/>
          <w:highlight w:val="none"/>
          <w:lang w:bidi="ar"/>
        </w:rPr>
        <w:t>字段填写取票二维码中的随机因子randomFact，故障</w:t>
      </w:r>
      <w:r>
        <w:rPr>
          <w:color w:val="auto"/>
          <w:highlight w:val="none"/>
          <w:lang w:bidi="ar"/>
        </w:rPr>
        <w:t>时间填写二维码生成时间。</w:t>
      </w:r>
    </w:p>
    <w:p w14:paraId="1CF85C57">
      <w:pPr>
        <w:pStyle w:val="144"/>
        <w:numPr>
          <w:ilvl w:val="1"/>
          <w:numId w:val="60"/>
        </w:numPr>
        <w:rPr>
          <w:color w:val="auto"/>
          <w:highlight w:val="none"/>
        </w:rPr>
      </w:pPr>
      <w:r>
        <w:rPr>
          <w:rFonts w:hint="eastAsia"/>
          <w:color w:val="auto"/>
          <w:highlight w:val="none"/>
        </w:rPr>
        <w:t>激活取票</w:t>
      </w:r>
      <w:r>
        <w:rPr>
          <w:color w:val="auto"/>
          <w:highlight w:val="none"/>
        </w:rPr>
        <w:t>订单</w:t>
      </w:r>
      <w:r>
        <w:rPr>
          <w:rFonts w:hint="eastAsia"/>
          <w:color w:val="auto"/>
          <w:highlight w:val="none"/>
        </w:rPr>
        <w:t>：接口</w:t>
      </w:r>
      <w:r>
        <w:rPr>
          <w:color w:val="auto"/>
          <w:highlight w:val="none"/>
        </w:rPr>
        <w:t>请求接口请求超时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w:t>
      </w:r>
      <w:r>
        <w:rPr>
          <w:color w:val="auto"/>
          <w:highlight w:val="none"/>
        </w:rPr>
        <w:t>。</w:t>
      </w:r>
      <w:r>
        <w:rPr>
          <w:rFonts w:hint="eastAsia"/>
          <w:color w:val="auto"/>
          <w:highlight w:val="none"/>
        </w:rPr>
        <w:t>超过最大</w:t>
      </w:r>
      <w:r>
        <w:rPr>
          <w:color w:val="auto"/>
          <w:highlight w:val="none"/>
        </w:rPr>
        <w:t>连接次数，提示连接失败。</w:t>
      </w:r>
    </w:p>
    <w:p w14:paraId="1586234A">
      <w:pPr>
        <w:pStyle w:val="144"/>
        <w:rPr>
          <w:color w:val="auto"/>
          <w:highlight w:val="none"/>
        </w:rPr>
      </w:pPr>
      <w:r>
        <w:rPr>
          <w:rFonts w:hint="eastAsia"/>
          <w:color w:val="auto"/>
          <w:highlight w:val="none"/>
        </w:rPr>
        <w:t>订单</w:t>
      </w:r>
      <w:r>
        <w:rPr>
          <w:color w:val="auto"/>
          <w:highlight w:val="none"/>
        </w:rPr>
        <w:t>已经分配给激活设备，其他取票设备也查下</w:t>
      </w:r>
      <w:r>
        <w:rPr>
          <w:rFonts w:hint="eastAsia"/>
          <w:color w:val="auto"/>
          <w:highlight w:val="none"/>
        </w:rPr>
        <w:t>[</w:t>
      </w:r>
      <w:r>
        <w:rPr>
          <w:color w:val="auto"/>
          <w:highlight w:val="none"/>
        </w:rPr>
        <w:t xml:space="preserve"> </w:t>
      </w:r>
      <w:r>
        <w:rPr>
          <w:rFonts w:hint="eastAsia"/>
          <w:color w:val="auto"/>
          <w:highlight w:val="none"/>
        </w:rPr>
        <w:t>扫码</w:t>
      </w:r>
      <w:r>
        <w:rPr>
          <w:color w:val="auto"/>
          <w:highlight w:val="none"/>
        </w:rPr>
        <w:t>取票订单查询</w:t>
      </w:r>
      <w:r>
        <w:rPr>
          <w:rFonts w:hint="eastAsia"/>
          <w:color w:val="auto"/>
          <w:highlight w:val="none"/>
        </w:rPr>
        <w:t xml:space="preserve"> ]，</w:t>
      </w:r>
      <w:r>
        <w:rPr>
          <w:color w:val="auto"/>
          <w:highlight w:val="none"/>
        </w:rPr>
        <w:t>返回订单已经锁定</w:t>
      </w:r>
      <w:r>
        <w:rPr>
          <w:color w:val="auto"/>
          <w:highlight w:val="none"/>
          <w:lang w:bidi="ar"/>
        </w:rPr>
        <w:t>2</w:t>
      </w:r>
      <w:r>
        <w:rPr>
          <w:rFonts w:hint="eastAsia"/>
          <w:color w:val="auto"/>
          <w:highlight w:val="none"/>
          <w:lang w:bidi="ar"/>
        </w:rPr>
        <w:t>00</w:t>
      </w:r>
      <w:r>
        <w:rPr>
          <w:color w:val="auto"/>
          <w:highlight w:val="none"/>
          <w:lang w:bidi="ar"/>
        </w:rPr>
        <w:t>8</w:t>
      </w:r>
      <w:r>
        <w:rPr>
          <w:rFonts w:hint="eastAsia"/>
          <w:color w:val="auto"/>
          <w:highlight w:val="none"/>
        </w:rPr>
        <w:t>，T</w:t>
      </w:r>
      <w:r>
        <w:rPr>
          <w:color w:val="auto"/>
          <w:highlight w:val="none"/>
        </w:rPr>
        <w:t>VM</w:t>
      </w:r>
      <w:r>
        <w:rPr>
          <w:rFonts w:hint="eastAsia"/>
          <w:color w:val="auto"/>
          <w:highlight w:val="none"/>
        </w:rPr>
        <w:t>取消</w:t>
      </w:r>
      <w:r>
        <w:rPr>
          <w:color w:val="auto"/>
          <w:highlight w:val="none"/>
        </w:rPr>
        <w:t>交易。</w:t>
      </w:r>
    </w:p>
    <w:p w14:paraId="6EF9FD75">
      <w:pPr>
        <w:pStyle w:val="144"/>
        <w:rPr>
          <w:color w:val="auto"/>
          <w:highlight w:val="none"/>
        </w:rPr>
      </w:pPr>
      <w:r>
        <w:rPr>
          <w:rFonts w:hint="eastAsia"/>
          <w:color w:val="auto"/>
          <w:highlight w:val="none"/>
        </w:rPr>
        <w:t>扫码</w:t>
      </w:r>
      <w:r>
        <w:rPr>
          <w:color w:val="auto"/>
          <w:highlight w:val="none"/>
        </w:rPr>
        <w:t>取票订单查询</w:t>
      </w:r>
      <w:r>
        <w:rPr>
          <w:rFonts w:hint="eastAsia"/>
          <w:color w:val="auto"/>
          <w:highlight w:val="none"/>
        </w:rPr>
        <w:t>：接口</w:t>
      </w:r>
      <w:r>
        <w:rPr>
          <w:color w:val="auto"/>
          <w:highlight w:val="none"/>
        </w:rPr>
        <w:t>请求接口请求超时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w:t>
      </w:r>
      <w:r>
        <w:rPr>
          <w:color w:val="auto"/>
          <w:highlight w:val="none"/>
        </w:rPr>
        <w:t>。如果</w:t>
      </w:r>
      <w:r>
        <w:rPr>
          <w:rFonts w:hint="eastAsia"/>
          <w:color w:val="auto"/>
          <w:highlight w:val="none"/>
        </w:rPr>
        <w:t>超过</w:t>
      </w:r>
      <w:r>
        <w:rPr>
          <w:color w:val="auto"/>
          <w:highlight w:val="none"/>
        </w:rPr>
        <w:t>最大次数</w:t>
      </w:r>
      <w:r>
        <w:rPr>
          <w:rFonts w:hint="eastAsia"/>
          <w:color w:val="auto"/>
          <w:highlight w:val="none"/>
        </w:rPr>
        <w:t>ITP平台</w:t>
      </w:r>
      <w:r>
        <w:rPr>
          <w:color w:val="auto"/>
          <w:highlight w:val="none"/>
        </w:rPr>
        <w:t>不响应</w:t>
      </w:r>
      <w:r>
        <w:rPr>
          <w:rFonts w:hint="eastAsia"/>
          <w:color w:val="auto"/>
          <w:highlight w:val="none"/>
        </w:rPr>
        <w:t>TVM，TVM取消</w:t>
      </w:r>
      <w:r>
        <w:rPr>
          <w:color w:val="auto"/>
          <w:highlight w:val="none"/>
        </w:rPr>
        <w:t>交易。</w:t>
      </w:r>
    </w:p>
    <w:p w14:paraId="57E00083">
      <w:pPr>
        <w:pStyle w:val="144"/>
        <w:rPr>
          <w:color w:val="auto"/>
          <w:highlight w:val="none"/>
        </w:rPr>
      </w:pPr>
      <w:r>
        <w:rPr>
          <w:color w:val="auto"/>
          <w:highlight w:val="none"/>
        </w:rPr>
        <w:t>出票结果通知</w:t>
      </w:r>
      <w:r>
        <w:rPr>
          <w:rFonts w:hint="eastAsia"/>
          <w:color w:val="auto"/>
          <w:highlight w:val="none"/>
        </w:rPr>
        <w:t>：接口</w:t>
      </w:r>
      <w:r>
        <w:rPr>
          <w:color w:val="auto"/>
          <w:highlight w:val="none"/>
        </w:rPr>
        <w:t>请求接口请求超时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w:t>
      </w:r>
      <w:r>
        <w:rPr>
          <w:color w:val="auto"/>
          <w:highlight w:val="none"/>
        </w:rPr>
        <w:t>售票机</w:t>
      </w:r>
      <w:r>
        <w:rPr>
          <w:rFonts w:hint="eastAsia"/>
          <w:color w:val="auto"/>
          <w:highlight w:val="none"/>
        </w:rPr>
        <w:t>提示</w:t>
      </w:r>
      <w:r>
        <w:rPr>
          <w:color w:val="auto"/>
          <w:highlight w:val="none"/>
        </w:rPr>
        <w:t>交易完成</w:t>
      </w:r>
      <w:r>
        <w:rPr>
          <w:rFonts w:hint="eastAsia"/>
          <w:color w:val="auto"/>
          <w:highlight w:val="none"/>
        </w:rPr>
        <w:t>。TVM本地</w:t>
      </w:r>
      <w:r>
        <w:rPr>
          <w:color w:val="auto"/>
          <w:highlight w:val="none"/>
        </w:rPr>
        <w:t>维护一套数据库或文件</w:t>
      </w:r>
      <w:r>
        <w:rPr>
          <w:rFonts w:hint="eastAsia"/>
          <w:color w:val="auto"/>
          <w:highlight w:val="none"/>
        </w:rPr>
        <w:t>，</w:t>
      </w:r>
      <w:r>
        <w:rPr>
          <w:color w:val="auto"/>
          <w:highlight w:val="none"/>
        </w:rPr>
        <w:t>记录出票结果通知未发送</w:t>
      </w:r>
      <w:r>
        <w:rPr>
          <w:rFonts w:hint="eastAsia"/>
          <w:color w:val="auto"/>
          <w:highlight w:val="none"/>
        </w:rPr>
        <w:t>。T</w:t>
      </w:r>
      <w:r>
        <w:rPr>
          <w:color w:val="auto"/>
          <w:highlight w:val="none"/>
        </w:rPr>
        <w:t>VM</w:t>
      </w:r>
      <w:r>
        <w:rPr>
          <w:rFonts w:hint="eastAsia"/>
          <w:color w:val="auto"/>
          <w:highlight w:val="none"/>
        </w:rPr>
        <w:t>等待</w:t>
      </w:r>
      <w:r>
        <w:rPr>
          <w:color w:val="auto"/>
          <w:highlight w:val="none"/>
        </w:rPr>
        <w:t>网络或</w:t>
      </w:r>
      <w:r>
        <w:rPr>
          <w:rFonts w:hint="eastAsia"/>
          <w:color w:val="auto"/>
          <w:highlight w:val="none"/>
        </w:rPr>
        <w:t>ITP平台</w:t>
      </w:r>
      <w:r>
        <w:rPr>
          <w:color w:val="auto"/>
          <w:highlight w:val="none"/>
        </w:rPr>
        <w:t>正常</w:t>
      </w:r>
      <w:r>
        <w:rPr>
          <w:rFonts w:hint="eastAsia"/>
          <w:color w:val="auto"/>
          <w:highlight w:val="none"/>
        </w:rPr>
        <w:t>后</w:t>
      </w:r>
      <w:r>
        <w:rPr>
          <w:color w:val="auto"/>
          <w:highlight w:val="none"/>
        </w:rPr>
        <w:t>补传通知。</w:t>
      </w:r>
    </w:p>
    <w:p w14:paraId="33560960">
      <w:pPr>
        <w:pStyle w:val="144"/>
        <w:rPr>
          <w:color w:val="auto"/>
          <w:highlight w:val="none"/>
        </w:rPr>
      </w:pPr>
      <w:r>
        <w:rPr>
          <w:rFonts w:hint="eastAsia"/>
          <w:color w:val="auto"/>
          <w:highlight w:val="none"/>
        </w:rPr>
        <w:t>出票</w:t>
      </w:r>
      <w:r>
        <w:rPr>
          <w:color w:val="auto"/>
          <w:highlight w:val="none"/>
        </w:rPr>
        <w:t>故障通知</w:t>
      </w:r>
      <w:r>
        <w:rPr>
          <w:rFonts w:hint="eastAsia"/>
          <w:color w:val="auto"/>
          <w:highlight w:val="none"/>
        </w:rPr>
        <w:t>：接口</w:t>
      </w:r>
      <w:r>
        <w:rPr>
          <w:color w:val="auto"/>
          <w:highlight w:val="none"/>
        </w:rPr>
        <w:t>请求接口请求超时</w:t>
      </w:r>
      <w:r>
        <w:rPr>
          <w:rFonts w:hint="eastAsia"/>
          <w:color w:val="auto"/>
          <w:highlight w:val="none"/>
        </w:rPr>
        <w:t>[超时</w:t>
      </w:r>
      <w:r>
        <w:rPr>
          <w:color w:val="auto"/>
          <w:highlight w:val="none"/>
        </w:rPr>
        <w:t>时间</w:t>
      </w:r>
      <w:r>
        <w:rPr>
          <w:rFonts w:hint="eastAsia"/>
          <w:color w:val="auto"/>
          <w:highlight w:val="none"/>
        </w:rPr>
        <w:t>5秒]，</w:t>
      </w:r>
      <w:r>
        <w:rPr>
          <w:color w:val="auto"/>
          <w:highlight w:val="none"/>
        </w:rPr>
        <w:t>最大重试次数</w:t>
      </w:r>
      <w:r>
        <w:rPr>
          <w:rFonts w:hint="eastAsia"/>
          <w:color w:val="auto"/>
          <w:highlight w:val="none"/>
        </w:rPr>
        <w:t>3次，</w:t>
      </w:r>
      <w:r>
        <w:rPr>
          <w:color w:val="auto"/>
          <w:highlight w:val="none"/>
        </w:rPr>
        <w:t>售票机</w:t>
      </w:r>
      <w:r>
        <w:rPr>
          <w:rFonts w:hint="eastAsia"/>
          <w:color w:val="auto"/>
          <w:highlight w:val="none"/>
        </w:rPr>
        <w:t>提示</w:t>
      </w:r>
      <w:r>
        <w:rPr>
          <w:color w:val="auto"/>
          <w:highlight w:val="none"/>
        </w:rPr>
        <w:t>交易完成</w:t>
      </w:r>
      <w:r>
        <w:rPr>
          <w:rFonts w:hint="eastAsia"/>
          <w:color w:val="auto"/>
          <w:highlight w:val="none"/>
        </w:rPr>
        <w:t>。TVM本地</w:t>
      </w:r>
      <w:r>
        <w:rPr>
          <w:color w:val="auto"/>
          <w:highlight w:val="none"/>
        </w:rPr>
        <w:t>维护一套数据库或文件</w:t>
      </w:r>
      <w:r>
        <w:rPr>
          <w:rFonts w:hint="eastAsia"/>
          <w:color w:val="auto"/>
          <w:highlight w:val="none"/>
        </w:rPr>
        <w:t>，</w:t>
      </w:r>
      <w:r>
        <w:rPr>
          <w:color w:val="auto"/>
          <w:highlight w:val="none"/>
        </w:rPr>
        <w:t>记录出票结果通知未发送</w:t>
      </w:r>
      <w:r>
        <w:rPr>
          <w:rFonts w:hint="eastAsia"/>
          <w:color w:val="auto"/>
          <w:highlight w:val="none"/>
        </w:rPr>
        <w:t>。T</w:t>
      </w:r>
      <w:r>
        <w:rPr>
          <w:color w:val="auto"/>
          <w:highlight w:val="none"/>
        </w:rPr>
        <w:t>VM</w:t>
      </w:r>
      <w:r>
        <w:rPr>
          <w:rFonts w:hint="eastAsia"/>
          <w:color w:val="auto"/>
          <w:highlight w:val="none"/>
        </w:rPr>
        <w:t>等待</w:t>
      </w:r>
      <w:r>
        <w:rPr>
          <w:color w:val="auto"/>
          <w:highlight w:val="none"/>
        </w:rPr>
        <w:t>网络或</w:t>
      </w:r>
      <w:r>
        <w:rPr>
          <w:rFonts w:hint="eastAsia"/>
          <w:color w:val="auto"/>
          <w:highlight w:val="none"/>
        </w:rPr>
        <w:t>ITP平台</w:t>
      </w:r>
      <w:r>
        <w:rPr>
          <w:color w:val="auto"/>
          <w:highlight w:val="none"/>
        </w:rPr>
        <w:t>正常</w:t>
      </w:r>
      <w:r>
        <w:rPr>
          <w:rFonts w:hint="eastAsia"/>
          <w:color w:val="auto"/>
          <w:highlight w:val="none"/>
        </w:rPr>
        <w:t>后</w:t>
      </w:r>
      <w:r>
        <w:rPr>
          <w:color w:val="auto"/>
          <w:highlight w:val="none"/>
        </w:rPr>
        <w:t>补传通知。</w:t>
      </w:r>
      <w:r>
        <w:rPr>
          <w:rFonts w:hint="eastAsia"/>
          <w:color w:val="auto"/>
          <w:highlight w:val="none"/>
        </w:rPr>
        <w:t>I</w:t>
      </w:r>
      <w:r>
        <w:rPr>
          <w:color w:val="auto"/>
          <w:highlight w:val="none"/>
        </w:rPr>
        <w:t>TP</w:t>
      </w:r>
      <w:r>
        <w:rPr>
          <w:rFonts w:hint="eastAsia"/>
          <w:color w:val="auto"/>
          <w:highlight w:val="none"/>
        </w:rPr>
        <w:t>平台</w:t>
      </w:r>
      <w:r>
        <w:rPr>
          <w:color w:val="auto"/>
          <w:highlight w:val="none"/>
        </w:rPr>
        <w:t>计算退款金额，向支付通道发起退款请求。</w:t>
      </w:r>
    </w:p>
    <w:p w14:paraId="29C4CE11">
      <w:pPr>
        <w:pStyle w:val="146"/>
        <w:spacing w:before="156" w:after="156"/>
        <w:ind w:left="993"/>
        <w:rPr>
          <w:color w:val="auto"/>
          <w:highlight w:val="none"/>
        </w:rPr>
      </w:pPr>
      <w:bookmarkStart w:id="409" w:name="_Toc513123182"/>
      <w:r>
        <w:rPr>
          <w:rFonts w:hint="eastAsia"/>
          <w:color w:val="auto"/>
          <w:highlight w:val="none"/>
        </w:rPr>
        <w:t>扫码</w:t>
      </w:r>
      <w:r>
        <w:rPr>
          <w:color w:val="auto"/>
          <w:highlight w:val="none"/>
        </w:rPr>
        <w:t>充值</w:t>
      </w:r>
      <w:bookmarkEnd w:id="409"/>
    </w:p>
    <w:p w14:paraId="09176513">
      <w:pPr>
        <w:pStyle w:val="41"/>
        <w:rPr>
          <w:color w:val="auto"/>
          <w:highlight w:val="none"/>
        </w:rPr>
      </w:pPr>
      <w:r>
        <w:rPr>
          <w:rFonts w:hint="eastAsia"/>
          <w:color w:val="auto"/>
          <w:highlight w:val="none"/>
        </w:rPr>
        <w:t>扫码</w:t>
      </w:r>
      <w:r>
        <w:rPr>
          <w:color w:val="auto"/>
          <w:highlight w:val="none"/>
        </w:rPr>
        <w:t>充值</w:t>
      </w:r>
      <w:r>
        <w:rPr>
          <w:rFonts w:hint="eastAsia"/>
          <w:color w:val="auto"/>
          <w:highlight w:val="none"/>
        </w:rPr>
        <w:t>流程详见图5</w:t>
      </w:r>
      <w:r>
        <w:rPr>
          <w:color w:val="auto"/>
          <w:highlight w:val="none"/>
        </w:rPr>
        <w:t>2</w:t>
      </w:r>
      <w:r>
        <w:rPr>
          <w:rFonts w:hint="eastAsia"/>
          <w:color w:val="auto"/>
          <w:highlight w:val="none"/>
        </w:rPr>
        <w:t>。</w:t>
      </w:r>
    </w:p>
    <w:p w14:paraId="50AD0571">
      <w:pPr>
        <w:rPr>
          <w:color w:val="auto"/>
          <w:highlight w:val="none"/>
        </w:rPr>
      </w:pPr>
      <w:r>
        <w:rPr>
          <w:color w:val="auto"/>
          <w:highlight w:val="none"/>
          <w:lang/>
        </w:rPr>
        <w:drawing>
          <wp:inline distT="0" distB="0" distL="114300" distR="114300">
            <wp:extent cx="5280660" cy="4489450"/>
            <wp:effectExtent l="0" t="0" r="2540" b="0"/>
            <wp:docPr id="5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5"/>
                    <pic:cNvPicPr>
                      <a:picLocks noChangeAspect="1"/>
                    </pic:cNvPicPr>
                  </pic:nvPicPr>
                  <pic:blipFill>
                    <a:blip r:embed="rId69"/>
                    <a:stretch>
                      <a:fillRect/>
                    </a:stretch>
                  </pic:blipFill>
                  <pic:spPr>
                    <a:xfrm>
                      <a:off x="0" y="0"/>
                      <a:ext cx="5280660" cy="4489450"/>
                    </a:xfrm>
                    <a:prstGeom prst="rect">
                      <a:avLst/>
                    </a:prstGeom>
                    <a:noFill/>
                    <a:ln>
                      <a:noFill/>
                    </a:ln>
                  </pic:spPr>
                </pic:pic>
              </a:graphicData>
            </a:graphic>
          </wp:inline>
        </w:drawing>
      </w:r>
    </w:p>
    <w:p w14:paraId="54436E6A">
      <w:pPr>
        <w:pStyle w:val="270"/>
        <w:rPr>
          <w:color w:val="auto"/>
          <w:highlight w:val="none"/>
        </w:rPr>
      </w:pPr>
      <w:r>
        <w:rPr>
          <w:rFonts w:hint="eastAsia"/>
          <w:color w:val="auto"/>
          <w:highlight w:val="none"/>
        </w:rPr>
        <w:t>扫码</w:t>
      </w:r>
      <w:r>
        <w:rPr>
          <w:color w:val="auto"/>
          <w:highlight w:val="none"/>
        </w:rPr>
        <w:t>充值</w:t>
      </w:r>
      <w:r>
        <w:rPr>
          <w:rFonts w:hint="eastAsia"/>
          <w:color w:val="auto"/>
          <w:highlight w:val="none"/>
        </w:rPr>
        <w:t>流程</w:t>
      </w:r>
    </w:p>
    <w:p w14:paraId="15F1B60A">
      <w:pPr>
        <w:pStyle w:val="175"/>
        <w:rPr>
          <w:color w:val="auto"/>
          <w:highlight w:val="none"/>
        </w:rPr>
      </w:pPr>
      <w:bookmarkStart w:id="410" w:name="_Toc513123183"/>
      <w:r>
        <w:rPr>
          <w:rFonts w:hint="eastAsia"/>
          <w:color w:val="auto"/>
          <w:highlight w:val="none"/>
        </w:rPr>
        <w:t>正常</w:t>
      </w:r>
      <w:r>
        <w:rPr>
          <w:color w:val="auto"/>
          <w:highlight w:val="none"/>
        </w:rPr>
        <w:t>流程</w:t>
      </w:r>
      <w:bookmarkEnd w:id="410"/>
    </w:p>
    <w:p w14:paraId="5938D6D0">
      <w:pPr>
        <w:pStyle w:val="144"/>
        <w:numPr>
          <w:ilvl w:val="1"/>
          <w:numId w:val="61"/>
        </w:numPr>
        <w:rPr>
          <w:color w:val="auto"/>
          <w:highlight w:val="none"/>
        </w:rPr>
      </w:pPr>
      <w:r>
        <w:rPr>
          <w:rFonts w:hint="eastAsia"/>
          <w:color w:val="auto"/>
          <w:highlight w:val="none"/>
        </w:rPr>
        <w:t>用户在TVM确认</w:t>
      </w:r>
      <w:r>
        <w:rPr>
          <w:color w:val="auto"/>
          <w:highlight w:val="none"/>
        </w:rPr>
        <w:t>充值金额，选择扫码支付。</w:t>
      </w:r>
      <w:r>
        <w:rPr>
          <w:rFonts w:hint="eastAsia"/>
          <w:color w:val="auto"/>
          <w:highlight w:val="none"/>
        </w:rPr>
        <w:t>TVM向ITP平台</w:t>
      </w:r>
      <w:r>
        <w:rPr>
          <w:color w:val="auto"/>
          <w:highlight w:val="none"/>
        </w:rPr>
        <w:t>发起</w:t>
      </w:r>
      <w:r>
        <w:rPr>
          <w:rFonts w:hint="eastAsia"/>
          <w:color w:val="auto"/>
          <w:highlight w:val="none"/>
        </w:rPr>
        <w:t>[</w:t>
      </w:r>
      <w:r>
        <w:rPr>
          <w:color w:val="auto"/>
          <w:highlight w:val="none"/>
        </w:rPr>
        <w:t xml:space="preserve"> </w:t>
      </w:r>
      <w:r>
        <w:rPr>
          <w:rFonts w:hint="eastAsia"/>
          <w:color w:val="auto"/>
          <w:highlight w:val="none"/>
        </w:rPr>
        <w:t xml:space="preserve">请求充值下单 </w:t>
      </w:r>
      <w:r>
        <w:rPr>
          <w:color w:val="auto"/>
          <w:highlight w:val="none"/>
        </w:rPr>
        <w:t>]请求。</w:t>
      </w:r>
      <w:r>
        <w:rPr>
          <w:rFonts w:hint="eastAsia"/>
          <w:color w:val="auto"/>
          <w:highlight w:val="none"/>
        </w:rPr>
        <w:t>I</w:t>
      </w:r>
      <w:r>
        <w:rPr>
          <w:color w:val="auto"/>
          <w:highlight w:val="none"/>
        </w:rPr>
        <w:t>TP</w:t>
      </w:r>
      <w:r>
        <w:rPr>
          <w:rFonts w:hint="eastAsia"/>
          <w:color w:val="auto"/>
          <w:highlight w:val="none"/>
        </w:rPr>
        <w:t>平台返回</w:t>
      </w:r>
      <w:r>
        <w:rPr>
          <w:color w:val="auto"/>
          <w:highlight w:val="none"/>
        </w:rPr>
        <w:t>支付URL</w:t>
      </w:r>
      <w:r>
        <w:rPr>
          <w:rFonts w:hint="eastAsia"/>
          <w:color w:val="auto"/>
          <w:highlight w:val="none"/>
        </w:rPr>
        <w:t>。</w:t>
      </w:r>
    </w:p>
    <w:p w14:paraId="521F6EBD">
      <w:pPr>
        <w:pStyle w:val="144"/>
        <w:numPr>
          <w:ilvl w:val="1"/>
          <w:numId w:val="62"/>
        </w:numPr>
        <w:rPr>
          <w:color w:val="auto"/>
          <w:highlight w:val="none"/>
        </w:rPr>
      </w:pPr>
      <w:r>
        <w:rPr>
          <w:rFonts w:hint="eastAsia"/>
          <w:color w:val="auto"/>
          <w:highlight w:val="none"/>
        </w:rPr>
        <w:t>TVM根据提交充值</w:t>
      </w:r>
      <w:r>
        <w:rPr>
          <w:color w:val="auto"/>
          <w:highlight w:val="none"/>
        </w:rPr>
        <w:t>订单接口返回的支付</w:t>
      </w:r>
      <w:r>
        <w:rPr>
          <w:rFonts w:hint="eastAsia"/>
          <w:color w:val="auto"/>
          <w:highlight w:val="none"/>
        </w:rPr>
        <w:t>URL生成</w:t>
      </w:r>
      <w:r>
        <w:rPr>
          <w:color w:val="auto"/>
          <w:highlight w:val="none"/>
        </w:rPr>
        <w:t>二维码</w:t>
      </w:r>
      <w:r>
        <w:rPr>
          <w:rFonts w:hint="eastAsia"/>
          <w:color w:val="auto"/>
          <w:highlight w:val="none"/>
        </w:rPr>
        <w:t>，二维码</w:t>
      </w:r>
      <w:r>
        <w:rPr>
          <w:color w:val="auto"/>
          <w:highlight w:val="none"/>
        </w:rPr>
        <w:t>显示时间定</w:t>
      </w:r>
      <w:r>
        <w:rPr>
          <w:rFonts w:hint="eastAsia"/>
          <w:color w:val="auto"/>
          <w:highlight w:val="none"/>
        </w:rPr>
        <w:t>为</w:t>
      </w:r>
      <w:r>
        <w:rPr>
          <w:color w:val="auto"/>
          <w:highlight w:val="none"/>
        </w:rPr>
        <w:t>180</w:t>
      </w:r>
      <w:r>
        <w:rPr>
          <w:rFonts w:hint="eastAsia"/>
          <w:color w:val="auto"/>
          <w:highlight w:val="none"/>
        </w:rPr>
        <w:t>秒。</w:t>
      </w:r>
    </w:p>
    <w:p w14:paraId="0B04DA63">
      <w:pPr>
        <w:pStyle w:val="144"/>
        <w:rPr>
          <w:color w:val="auto"/>
          <w:highlight w:val="none"/>
        </w:rPr>
      </w:pPr>
      <w:r>
        <w:rPr>
          <w:rFonts w:hint="eastAsia"/>
          <w:color w:val="auto"/>
          <w:highlight w:val="none"/>
        </w:rPr>
        <w:t>用户</w:t>
      </w:r>
      <w:r>
        <w:rPr>
          <w:color w:val="auto"/>
          <w:highlight w:val="none"/>
        </w:rPr>
        <w:t>用</w:t>
      </w:r>
      <w:r>
        <w:rPr>
          <w:rFonts w:hint="eastAsia"/>
          <w:color w:val="auto"/>
          <w:highlight w:val="none"/>
        </w:rPr>
        <w:t>第三方</w:t>
      </w:r>
      <w:r>
        <w:rPr>
          <w:color w:val="auto"/>
          <w:highlight w:val="none"/>
        </w:rPr>
        <w:t>支付客户端</w:t>
      </w:r>
      <w:r>
        <w:rPr>
          <w:rFonts w:hint="eastAsia"/>
          <w:color w:val="auto"/>
          <w:highlight w:val="none"/>
        </w:rPr>
        <w:t>的</w:t>
      </w:r>
      <w:r>
        <w:rPr>
          <w:color w:val="auto"/>
          <w:highlight w:val="none"/>
        </w:rPr>
        <w:t>扫一扫功能</w:t>
      </w:r>
      <w:r>
        <w:rPr>
          <w:rFonts w:hint="eastAsia"/>
          <w:color w:val="auto"/>
          <w:highlight w:val="none"/>
        </w:rPr>
        <w:t>，</w:t>
      </w:r>
      <w:r>
        <w:rPr>
          <w:color w:val="auto"/>
          <w:highlight w:val="none"/>
        </w:rPr>
        <w:t>扫码</w:t>
      </w:r>
      <w:r>
        <w:rPr>
          <w:rFonts w:hint="eastAsia"/>
          <w:color w:val="auto"/>
          <w:highlight w:val="none"/>
        </w:rPr>
        <w:t>TVM上的</w:t>
      </w:r>
      <w:r>
        <w:rPr>
          <w:color w:val="auto"/>
          <w:highlight w:val="none"/>
        </w:rPr>
        <w:t>二维码</w:t>
      </w:r>
      <w:r>
        <w:rPr>
          <w:rFonts w:hint="eastAsia"/>
          <w:color w:val="auto"/>
          <w:highlight w:val="none"/>
        </w:rPr>
        <w:t>。I</w:t>
      </w:r>
      <w:r>
        <w:rPr>
          <w:color w:val="auto"/>
          <w:highlight w:val="none"/>
        </w:rPr>
        <w:t>TP</w:t>
      </w:r>
      <w:r>
        <w:rPr>
          <w:rFonts w:hint="eastAsia"/>
          <w:color w:val="auto"/>
          <w:highlight w:val="none"/>
        </w:rPr>
        <w:t>平台</w:t>
      </w:r>
      <w:r>
        <w:rPr>
          <w:color w:val="auto"/>
          <w:highlight w:val="none"/>
        </w:rPr>
        <w:t>根据</w:t>
      </w:r>
      <w:r>
        <w:rPr>
          <w:rFonts w:hint="eastAsia"/>
          <w:color w:val="auto"/>
          <w:highlight w:val="none"/>
        </w:rPr>
        <w:t>请求对象的U</w:t>
      </w:r>
      <w:r>
        <w:rPr>
          <w:color w:val="auto"/>
          <w:highlight w:val="none"/>
        </w:rPr>
        <w:t>SER_AGENT</w:t>
      </w:r>
      <w:r>
        <w:rPr>
          <w:rFonts w:hint="eastAsia"/>
          <w:color w:val="auto"/>
          <w:highlight w:val="none"/>
        </w:rPr>
        <w:t>判断支付通道，并请求对应的支付通道预下单，将预下单的支付信息返回用户的第三方客户端，用户输入支付密码支付订单</w:t>
      </w:r>
      <w:r>
        <w:rPr>
          <w:color w:val="auto"/>
          <w:highlight w:val="none"/>
        </w:rPr>
        <w:t>。</w:t>
      </w:r>
    </w:p>
    <w:p w14:paraId="3C0EBA24">
      <w:pPr>
        <w:pStyle w:val="144"/>
        <w:rPr>
          <w:color w:val="auto"/>
          <w:highlight w:val="none"/>
        </w:rPr>
      </w:pPr>
      <w:r>
        <w:rPr>
          <w:rFonts w:hint="eastAsia"/>
          <w:color w:val="auto"/>
          <w:highlight w:val="none"/>
        </w:rPr>
        <w:t>用户支付完成后，第三方支付通道异步通知ITP平台支付结果。ITP根据支付结果更新订单状态，若支付成功将订单状态更新为已支付。</w:t>
      </w:r>
    </w:p>
    <w:p w14:paraId="269CF169">
      <w:pPr>
        <w:pStyle w:val="144"/>
        <w:rPr>
          <w:color w:val="auto"/>
          <w:highlight w:val="none"/>
        </w:rPr>
      </w:pPr>
      <w:r>
        <w:rPr>
          <w:rFonts w:hint="eastAsia"/>
          <w:color w:val="auto"/>
          <w:highlight w:val="none"/>
        </w:rPr>
        <w:t>在二维码</w:t>
      </w:r>
      <w:r>
        <w:rPr>
          <w:color w:val="auto"/>
          <w:highlight w:val="none"/>
        </w:rPr>
        <w:t>显示180</w:t>
      </w:r>
      <w:r>
        <w:rPr>
          <w:rFonts w:hint="eastAsia"/>
          <w:color w:val="auto"/>
          <w:highlight w:val="none"/>
        </w:rPr>
        <w:t>秒内，T</w:t>
      </w:r>
      <w:r>
        <w:rPr>
          <w:color w:val="auto"/>
          <w:highlight w:val="none"/>
        </w:rPr>
        <w:t>VM</w:t>
      </w:r>
      <w:r>
        <w:rPr>
          <w:rFonts w:hint="eastAsia"/>
          <w:color w:val="auto"/>
          <w:highlight w:val="none"/>
        </w:rPr>
        <w:t>循环每1秒</w:t>
      </w:r>
      <w:r>
        <w:rPr>
          <w:color w:val="auto"/>
          <w:highlight w:val="none"/>
        </w:rPr>
        <w:t>轮询一次</w:t>
      </w:r>
      <w:r>
        <w:rPr>
          <w:rFonts w:hint="eastAsia"/>
          <w:color w:val="auto"/>
          <w:highlight w:val="none"/>
        </w:rPr>
        <w:t>[</w:t>
      </w:r>
      <w:r>
        <w:rPr>
          <w:color w:val="auto"/>
          <w:highlight w:val="none"/>
        </w:rPr>
        <w:t xml:space="preserve"> </w:t>
      </w:r>
      <w:r>
        <w:rPr>
          <w:rFonts w:hint="eastAsia"/>
          <w:color w:val="auto"/>
          <w:highlight w:val="none"/>
        </w:rPr>
        <w:t>查询支付</w:t>
      </w:r>
      <w:r>
        <w:rPr>
          <w:color w:val="auto"/>
          <w:highlight w:val="none"/>
        </w:rPr>
        <w:t>结果</w:t>
      </w:r>
      <w:r>
        <w:rPr>
          <w:rFonts w:hint="eastAsia"/>
          <w:color w:val="auto"/>
          <w:highlight w:val="none"/>
        </w:rPr>
        <w:t xml:space="preserve"> ]接口，ITP返回</w:t>
      </w:r>
      <w:r>
        <w:rPr>
          <w:color w:val="auto"/>
          <w:highlight w:val="none"/>
        </w:rPr>
        <w:t>SUCCESS</w:t>
      </w:r>
      <w:r>
        <w:rPr>
          <w:rFonts w:hint="eastAsia"/>
          <w:color w:val="auto"/>
          <w:highlight w:val="none"/>
        </w:rPr>
        <w:t>，TVM收到</w:t>
      </w:r>
      <w:r>
        <w:rPr>
          <w:color w:val="auto"/>
          <w:highlight w:val="none"/>
        </w:rPr>
        <w:t>SUCCESS</w:t>
      </w:r>
      <w:r>
        <w:rPr>
          <w:rFonts w:hint="eastAsia"/>
          <w:color w:val="auto"/>
          <w:highlight w:val="none"/>
        </w:rPr>
        <w:t>开始</w:t>
      </w:r>
      <w:r>
        <w:rPr>
          <w:color w:val="auto"/>
          <w:highlight w:val="none"/>
        </w:rPr>
        <w:t>充值</w:t>
      </w:r>
      <w:r>
        <w:rPr>
          <w:rFonts w:hint="eastAsia"/>
          <w:color w:val="auto"/>
          <w:highlight w:val="none"/>
        </w:rPr>
        <w:t>。</w:t>
      </w:r>
    </w:p>
    <w:p w14:paraId="614C0788">
      <w:pPr>
        <w:pStyle w:val="144"/>
        <w:rPr>
          <w:color w:val="auto"/>
          <w:highlight w:val="none"/>
        </w:rPr>
      </w:pPr>
      <w:r>
        <w:rPr>
          <w:rFonts w:hint="eastAsia"/>
          <w:color w:val="auto"/>
          <w:highlight w:val="none"/>
        </w:rPr>
        <w:t>TVM充值</w:t>
      </w:r>
      <w:r>
        <w:rPr>
          <w:color w:val="auto"/>
          <w:highlight w:val="none"/>
        </w:rPr>
        <w:t>成功，</w:t>
      </w:r>
      <w:r>
        <w:rPr>
          <w:rFonts w:hint="eastAsia"/>
          <w:color w:val="auto"/>
          <w:highlight w:val="none"/>
        </w:rPr>
        <w:t>TVM</w:t>
      </w:r>
      <w:r>
        <w:rPr>
          <w:color w:val="auto"/>
          <w:highlight w:val="none"/>
        </w:rPr>
        <w:t>向</w:t>
      </w:r>
      <w:r>
        <w:rPr>
          <w:rFonts w:hint="eastAsia"/>
          <w:color w:val="auto"/>
          <w:highlight w:val="none"/>
        </w:rPr>
        <w:t>ITP平台</w:t>
      </w:r>
      <w:r>
        <w:rPr>
          <w:color w:val="auto"/>
          <w:highlight w:val="none"/>
        </w:rPr>
        <w:t>发起</w:t>
      </w:r>
      <w:r>
        <w:rPr>
          <w:rFonts w:hint="eastAsia"/>
          <w:color w:val="auto"/>
          <w:highlight w:val="none"/>
        </w:rPr>
        <w:t>[</w:t>
      </w:r>
      <w:r>
        <w:rPr>
          <w:color w:val="auto"/>
          <w:highlight w:val="none"/>
        </w:rPr>
        <w:t xml:space="preserve"> </w:t>
      </w:r>
      <w:r>
        <w:rPr>
          <w:rFonts w:hint="eastAsia"/>
          <w:color w:val="auto"/>
          <w:highlight w:val="none"/>
        </w:rPr>
        <w:t>充值结果通知 ]接口。</w:t>
      </w:r>
    </w:p>
    <w:p w14:paraId="5915E736">
      <w:pPr>
        <w:pStyle w:val="144"/>
        <w:rPr>
          <w:color w:val="auto"/>
          <w:highlight w:val="none"/>
        </w:rPr>
      </w:pPr>
      <w:r>
        <w:rPr>
          <w:color w:val="auto"/>
          <w:highlight w:val="none"/>
        </w:rPr>
        <w:t>TVM</w:t>
      </w:r>
      <w:r>
        <w:rPr>
          <w:rFonts w:hint="eastAsia"/>
          <w:color w:val="auto"/>
          <w:highlight w:val="none"/>
        </w:rPr>
        <w:t>充值</w:t>
      </w:r>
      <w:r>
        <w:rPr>
          <w:color w:val="auto"/>
          <w:highlight w:val="none"/>
        </w:rPr>
        <w:t>故障，</w:t>
      </w:r>
      <w:r>
        <w:rPr>
          <w:rFonts w:hint="eastAsia"/>
          <w:color w:val="auto"/>
          <w:highlight w:val="none"/>
        </w:rPr>
        <w:t>TVM向ITP平台</w:t>
      </w:r>
      <w:r>
        <w:rPr>
          <w:color w:val="auto"/>
          <w:highlight w:val="none"/>
        </w:rPr>
        <w:t>发起</w:t>
      </w:r>
      <w:r>
        <w:rPr>
          <w:rFonts w:hint="eastAsia"/>
          <w:color w:val="auto"/>
          <w:highlight w:val="none"/>
        </w:rPr>
        <w:t>[</w:t>
      </w:r>
      <w:r>
        <w:rPr>
          <w:color w:val="auto"/>
          <w:highlight w:val="none"/>
        </w:rPr>
        <w:t xml:space="preserve"> </w:t>
      </w:r>
      <w:r>
        <w:rPr>
          <w:rFonts w:hint="eastAsia"/>
          <w:color w:val="auto"/>
          <w:highlight w:val="none"/>
        </w:rPr>
        <w:t>充值失败通知 ]接口</w:t>
      </w:r>
      <w:r>
        <w:rPr>
          <w:color w:val="auto"/>
          <w:highlight w:val="none"/>
        </w:rPr>
        <w:t>。</w:t>
      </w:r>
    </w:p>
    <w:p w14:paraId="10996CE8">
      <w:pPr>
        <w:pStyle w:val="175"/>
        <w:rPr>
          <w:color w:val="auto"/>
          <w:highlight w:val="none"/>
        </w:rPr>
      </w:pPr>
      <w:bookmarkStart w:id="411" w:name="_Toc513123184"/>
      <w:r>
        <w:rPr>
          <w:rFonts w:hint="eastAsia"/>
          <w:color w:val="auto"/>
          <w:highlight w:val="none"/>
        </w:rPr>
        <w:t>异常</w:t>
      </w:r>
      <w:r>
        <w:rPr>
          <w:color w:val="auto"/>
          <w:highlight w:val="none"/>
        </w:rPr>
        <w:t>流程</w:t>
      </w:r>
      <w:bookmarkEnd w:id="411"/>
    </w:p>
    <w:p w14:paraId="0B5E3401">
      <w:pPr>
        <w:pStyle w:val="144"/>
        <w:numPr>
          <w:ilvl w:val="1"/>
          <w:numId w:val="63"/>
        </w:numPr>
        <w:rPr>
          <w:color w:val="auto"/>
          <w:highlight w:val="none"/>
        </w:rPr>
      </w:pPr>
      <w:r>
        <w:rPr>
          <w:rFonts w:hint="eastAsia"/>
          <w:color w:val="auto"/>
          <w:highlight w:val="none"/>
        </w:rPr>
        <w:t>提交通知订单；接口请求接口请求超时[超时时间5秒]，最大重试次数3次。如果超过最大次数ITP平台不响应TVM，TVM取消交易。</w:t>
      </w:r>
    </w:p>
    <w:p w14:paraId="6B72D11A">
      <w:pPr>
        <w:pStyle w:val="144"/>
        <w:numPr>
          <w:ilvl w:val="1"/>
          <w:numId w:val="64"/>
        </w:numPr>
        <w:rPr>
          <w:color w:val="auto"/>
          <w:highlight w:val="none"/>
        </w:rPr>
      </w:pPr>
      <w:r>
        <w:rPr>
          <w:rFonts w:hint="eastAsia"/>
          <w:color w:val="auto"/>
          <w:highlight w:val="none"/>
        </w:rPr>
        <w:t>充值金额</w:t>
      </w:r>
      <w:r>
        <w:rPr>
          <w:color w:val="auto"/>
          <w:highlight w:val="none"/>
        </w:rPr>
        <w:t>+卡内余额大于</w:t>
      </w:r>
      <w:r>
        <w:rPr>
          <w:rFonts w:hint="eastAsia"/>
          <w:color w:val="auto"/>
          <w:highlight w:val="none"/>
        </w:rPr>
        <w:t>1000元</w:t>
      </w:r>
      <w:r>
        <w:rPr>
          <w:color w:val="auto"/>
          <w:highlight w:val="none"/>
        </w:rPr>
        <w:t>，ITP</w:t>
      </w:r>
      <w:r>
        <w:rPr>
          <w:rFonts w:hint="eastAsia"/>
          <w:color w:val="auto"/>
          <w:highlight w:val="none"/>
        </w:rPr>
        <w:t>平台</w:t>
      </w:r>
      <w:r>
        <w:rPr>
          <w:color w:val="auto"/>
          <w:highlight w:val="none"/>
        </w:rPr>
        <w:t>返回</w:t>
      </w:r>
      <w:r>
        <w:rPr>
          <w:rFonts w:hint="eastAsia"/>
          <w:color w:val="auto"/>
          <w:highlight w:val="none"/>
        </w:rPr>
        <w:t>2004。</w:t>
      </w:r>
    </w:p>
    <w:p w14:paraId="3D2CAE76">
      <w:pPr>
        <w:pStyle w:val="144"/>
        <w:rPr>
          <w:color w:val="auto"/>
          <w:highlight w:val="none"/>
        </w:rPr>
      </w:pPr>
      <w:r>
        <w:rPr>
          <w:rFonts w:hint="eastAsia"/>
          <w:color w:val="auto"/>
          <w:highlight w:val="none"/>
        </w:rPr>
        <w:t>二维码显示</w:t>
      </w:r>
      <w:r>
        <w:rPr>
          <w:color w:val="auto"/>
          <w:highlight w:val="none"/>
        </w:rPr>
        <w:t>180</w:t>
      </w:r>
      <w:r>
        <w:rPr>
          <w:rFonts w:hint="eastAsia"/>
          <w:color w:val="auto"/>
          <w:highlight w:val="none"/>
        </w:rPr>
        <w:t>秒后，[查询支付结果]接口返回未支付ORDERED状态，TVM提示支付超时，TVM取消交易[</w:t>
      </w:r>
      <w:r>
        <w:rPr>
          <w:color w:val="auto"/>
          <w:highlight w:val="none"/>
        </w:rPr>
        <w:t xml:space="preserve"> </w:t>
      </w:r>
      <w:r>
        <w:rPr>
          <w:rFonts w:hint="eastAsia"/>
          <w:color w:val="auto"/>
          <w:highlight w:val="none"/>
        </w:rPr>
        <w:t>充值失败通知(topupStatus</w:t>
      </w:r>
      <w:r>
        <w:rPr>
          <w:color w:val="auto"/>
          <w:highlight w:val="none"/>
        </w:rPr>
        <w:t xml:space="preserve"> = 03)</w:t>
      </w:r>
      <w:r>
        <w:rPr>
          <w:rFonts w:hint="eastAsia"/>
          <w:color w:val="auto"/>
          <w:highlight w:val="none"/>
        </w:rPr>
        <w:t xml:space="preserve"> </w:t>
      </w:r>
      <w:r>
        <w:rPr>
          <w:color w:val="auto"/>
          <w:highlight w:val="none"/>
        </w:rPr>
        <w:t xml:space="preserve">] </w:t>
      </w:r>
      <w:r>
        <w:rPr>
          <w:rFonts w:hint="eastAsia"/>
          <w:color w:val="auto"/>
          <w:highlight w:val="none"/>
        </w:rPr>
        <w:t>取消订单，如果取消订单后再支付成功，则即时退款。</w:t>
      </w:r>
    </w:p>
    <w:p w14:paraId="06677D4A">
      <w:pPr>
        <w:pStyle w:val="144"/>
        <w:rPr>
          <w:color w:val="auto"/>
          <w:highlight w:val="none"/>
        </w:rPr>
      </w:pPr>
      <w:r>
        <w:rPr>
          <w:rFonts w:hint="eastAsia"/>
          <w:color w:val="auto"/>
          <w:highlight w:val="none"/>
        </w:rPr>
        <w:t xml:space="preserve">查询支付结果：接口请求接口请求超时[超时时间5秒]，最大重试次数3次。如果超过最大次数ITP平台不响应TVM，TVM取消交易。 </w:t>
      </w:r>
    </w:p>
    <w:p w14:paraId="4C169511">
      <w:pPr>
        <w:pStyle w:val="41"/>
        <w:rPr>
          <w:color w:val="auto"/>
          <w:highlight w:val="none"/>
        </w:rPr>
      </w:pPr>
      <w:r>
        <w:rPr>
          <w:rFonts w:hint="eastAsia"/>
          <w:color w:val="auto"/>
          <w:highlight w:val="none"/>
        </w:rPr>
        <w:t>如果用户已经支付，ITP平台每日批量退款未取票交易。</w:t>
      </w:r>
    </w:p>
    <w:p w14:paraId="741AE44F">
      <w:pPr>
        <w:pStyle w:val="41"/>
        <w:rPr>
          <w:color w:val="auto"/>
          <w:highlight w:val="none"/>
        </w:rPr>
      </w:pPr>
      <w:r>
        <w:rPr>
          <w:rFonts w:hint="eastAsia"/>
          <w:color w:val="auto"/>
          <w:highlight w:val="none"/>
        </w:rPr>
        <w:t>如果ITP返回ORDERED，TVM继续轮询[ 查询支付结果 ]接口。</w:t>
      </w:r>
    </w:p>
    <w:p w14:paraId="0B347CE7">
      <w:pPr>
        <w:pStyle w:val="41"/>
        <w:rPr>
          <w:color w:val="auto"/>
          <w:highlight w:val="none"/>
        </w:rPr>
      </w:pPr>
      <w:r>
        <w:rPr>
          <w:rFonts w:hint="eastAsia"/>
          <w:color w:val="auto"/>
          <w:highlight w:val="none"/>
        </w:rPr>
        <w:t>如果ITP返回FAILED，TVM取消交易。</w:t>
      </w:r>
    </w:p>
    <w:p w14:paraId="6F74E8E4">
      <w:pPr>
        <w:pStyle w:val="144"/>
        <w:rPr>
          <w:color w:val="auto"/>
          <w:highlight w:val="none"/>
        </w:rPr>
      </w:pPr>
      <w:r>
        <w:rPr>
          <w:rFonts w:hint="eastAsia"/>
          <w:color w:val="auto"/>
          <w:highlight w:val="none"/>
        </w:rPr>
        <w:t>充值结果通知：接口请求接口请求超时[超时时间5秒]，最大重试次数3次，售票机提示交易完成。TVM本地维护一套数据库或文件，记录出票结果通知未发送。TVM等待网络或ITP平台正常后补传通知。</w:t>
      </w:r>
    </w:p>
    <w:p w14:paraId="4D1EF18D">
      <w:pPr>
        <w:pStyle w:val="144"/>
        <w:rPr>
          <w:color w:val="auto"/>
          <w:highlight w:val="none"/>
        </w:rPr>
      </w:pPr>
      <w:r>
        <w:rPr>
          <w:rFonts w:hint="eastAsia"/>
          <w:color w:val="auto"/>
          <w:highlight w:val="none"/>
        </w:rPr>
        <w:t>充值失败通知：接口请求接口请求超时[超时时间5秒]，最大重试次数3次，售票机提示交易完成。TVM本地维护一套数据库或文件，记录出票结果通知未发送。TVM等待网络或ITP平台正常后补传通知。ITP平台计算退款金额，向支付通道发起退款请求。</w:t>
      </w:r>
    </w:p>
    <w:p w14:paraId="730C692F">
      <w:pPr>
        <w:pStyle w:val="41"/>
        <w:rPr>
          <w:color w:val="auto"/>
          <w:highlight w:val="none"/>
        </w:rPr>
      </w:pPr>
      <w:r>
        <w:rPr>
          <w:rFonts w:hint="eastAsia"/>
          <w:color w:val="auto"/>
          <w:highlight w:val="none"/>
        </w:rPr>
        <w:t>充值</w:t>
      </w:r>
      <w:r>
        <w:rPr>
          <w:color w:val="auto"/>
          <w:highlight w:val="none"/>
        </w:rPr>
        <w:t>失败，后台直接调用支付通道退款</w:t>
      </w:r>
    </w:p>
    <w:p w14:paraId="42C3C2D5">
      <w:pPr>
        <w:pStyle w:val="41"/>
        <w:rPr>
          <w:color w:val="auto"/>
          <w:highlight w:val="none"/>
        </w:rPr>
      </w:pPr>
      <w:r>
        <w:rPr>
          <w:rFonts w:hint="eastAsia"/>
          <w:color w:val="auto"/>
          <w:highlight w:val="none"/>
        </w:rPr>
        <w:t>充值</w:t>
      </w:r>
      <w:r>
        <w:rPr>
          <w:color w:val="auto"/>
          <w:highlight w:val="none"/>
        </w:rPr>
        <w:t>存疑，</w:t>
      </w:r>
      <w:r>
        <w:rPr>
          <w:rFonts w:hint="eastAsia"/>
          <w:color w:val="auto"/>
          <w:highlight w:val="none"/>
        </w:rPr>
        <w:t>TVM打印</w:t>
      </w:r>
      <w:r>
        <w:rPr>
          <w:color w:val="auto"/>
          <w:highlight w:val="none"/>
        </w:rPr>
        <w:t>故障单，提示用户到</w:t>
      </w:r>
      <w:r>
        <w:rPr>
          <w:rFonts w:hint="eastAsia"/>
          <w:color w:val="auto"/>
          <w:highlight w:val="none"/>
        </w:rPr>
        <w:t>客服</w:t>
      </w:r>
      <w:r>
        <w:rPr>
          <w:color w:val="auto"/>
          <w:highlight w:val="none"/>
        </w:rPr>
        <w:t>中心处理。</w:t>
      </w:r>
    </w:p>
    <w:p w14:paraId="6FF9445F">
      <w:pPr>
        <w:pStyle w:val="147"/>
        <w:spacing w:before="156" w:after="156"/>
        <w:rPr>
          <w:color w:val="auto"/>
          <w:highlight w:val="none"/>
        </w:rPr>
      </w:pPr>
      <w:bookmarkStart w:id="412" w:name="_Toc513123185"/>
      <w:bookmarkStart w:id="413" w:name="_Toc522489328"/>
      <w:r>
        <w:rPr>
          <w:rFonts w:hint="eastAsia"/>
          <w:color w:val="auto"/>
          <w:highlight w:val="none"/>
        </w:rPr>
        <w:t>数据接口</w:t>
      </w:r>
      <w:bookmarkEnd w:id="412"/>
      <w:bookmarkEnd w:id="413"/>
    </w:p>
    <w:p w14:paraId="1EDD5DB9">
      <w:pPr>
        <w:pStyle w:val="146"/>
        <w:spacing w:before="156" w:after="156"/>
        <w:ind w:left="993"/>
        <w:rPr>
          <w:color w:val="auto"/>
          <w:highlight w:val="none"/>
        </w:rPr>
      </w:pPr>
      <w:bookmarkStart w:id="414" w:name="_Toc513123186"/>
      <w:r>
        <w:rPr>
          <w:color w:val="auto"/>
          <w:highlight w:val="none"/>
        </w:rPr>
        <w:t xml:space="preserve">IF2A-01 </w:t>
      </w:r>
      <w:r>
        <w:rPr>
          <w:rFonts w:hint="eastAsia"/>
          <w:color w:val="auto"/>
          <w:highlight w:val="none"/>
        </w:rPr>
        <w:t>提交单程票</w:t>
      </w:r>
      <w:r>
        <w:rPr>
          <w:color w:val="auto"/>
          <w:highlight w:val="none"/>
        </w:rPr>
        <w:t>订单</w:t>
      </w:r>
      <w:bookmarkEnd w:id="414"/>
    </w:p>
    <w:p w14:paraId="32DC5FB3">
      <w:pPr>
        <w:pStyle w:val="175"/>
        <w:rPr>
          <w:color w:val="auto"/>
          <w:highlight w:val="none"/>
        </w:rPr>
      </w:pPr>
      <w:bookmarkStart w:id="415" w:name="_Toc513123187"/>
      <w:r>
        <w:rPr>
          <w:rFonts w:hint="eastAsia"/>
          <w:color w:val="auto"/>
          <w:highlight w:val="none"/>
        </w:rPr>
        <w:t>接口地址</w:t>
      </w:r>
      <w:bookmarkEnd w:id="415"/>
    </w:p>
    <w:p w14:paraId="1824E242">
      <w:pPr>
        <w:pStyle w:val="41"/>
        <w:rPr>
          <w:color w:val="auto"/>
          <w:highlight w:val="none"/>
        </w:rPr>
      </w:pPr>
      <w:r>
        <w:rPr>
          <w:color w:val="auto"/>
          <w:highlight w:val="none"/>
        </w:rPr>
        <w:t>http//:[ip]:[port]/[project]/ci</w:t>
      </w:r>
      <w:r>
        <w:rPr>
          <w:rFonts w:hint="eastAsia"/>
          <w:color w:val="auto"/>
          <w:highlight w:val="none"/>
        </w:rPr>
        <w:t>/</w:t>
      </w:r>
      <w:r>
        <w:rPr>
          <w:color w:val="auto"/>
          <w:highlight w:val="none"/>
        </w:rPr>
        <w:t>tvm/requestGen</w:t>
      </w:r>
      <w:r>
        <w:rPr>
          <w:rFonts w:hint="eastAsia"/>
          <w:color w:val="auto"/>
          <w:highlight w:val="none"/>
        </w:rPr>
        <w:t>Sjt</w:t>
      </w:r>
      <w:r>
        <w:rPr>
          <w:color w:val="auto"/>
          <w:highlight w:val="none"/>
        </w:rPr>
        <w:t>Order</w:t>
      </w:r>
    </w:p>
    <w:p w14:paraId="537AF72C">
      <w:pPr>
        <w:pStyle w:val="175"/>
        <w:rPr>
          <w:color w:val="auto"/>
          <w:highlight w:val="none"/>
        </w:rPr>
      </w:pPr>
      <w:bookmarkStart w:id="416" w:name="_Toc513123188"/>
      <w:r>
        <w:rPr>
          <w:rFonts w:hint="eastAsia"/>
          <w:color w:val="auto"/>
          <w:highlight w:val="none"/>
        </w:rPr>
        <w:t>接口</w:t>
      </w:r>
      <w:r>
        <w:rPr>
          <w:color w:val="auto"/>
          <w:highlight w:val="none"/>
        </w:rPr>
        <w:t>说明</w:t>
      </w:r>
      <w:bookmarkEnd w:id="416"/>
    </w:p>
    <w:p w14:paraId="63101CBF">
      <w:pPr>
        <w:pStyle w:val="41"/>
        <w:rPr>
          <w:color w:val="auto"/>
          <w:highlight w:val="none"/>
        </w:rPr>
      </w:pPr>
      <w:r>
        <w:rPr>
          <w:rFonts w:hint="eastAsia"/>
          <w:color w:val="auto"/>
          <w:highlight w:val="none"/>
        </w:rPr>
        <w:t>请求生成单程票订单。</w:t>
      </w:r>
    </w:p>
    <w:p w14:paraId="0E76A332">
      <w:pPr>
        <w:pStyle w:val="175"/>
        <w:rPr>
          <w:color w:val="auto"/>
          <w:highlight w:val="none"/>
        </w:rPr>
      </w:pPr>
      <w:bookmarkStart w:id="417" w:name="_Toc513123189"/>
      <w:r>
        <w:rPr>
          <w:rFonts w:hint="eastAsia"/>
          <w:color w:val="auto"/>
          <w:highlight w:val="none"/>
        </w:rPr>
        <w:t>请求参数</w:t>
      </w:r>
      <w:bookmarkEnd w:id="417"/>
    </w:p>
    <w:p w14:paraId="08E83F3A">
      <w:pPr>
        <w:pStyle w:val="41"/>
        <w:rPr>
          <w:color w:val="auto"/>
          <w:highlight w:val="none"/>
        </w:rPr>
      </w:pPr>
      <w:r>
        <w:rPr>
          <w:rFonts w:hint="eastAsia"/>
          <w:color w:val="auto"/>
          <w:highlight w:val="none"/>
        </w:rPr>
        <w:t>提交单程票</w:t>
      </w:r>
      <w:r>
        <w:rPr>
          <w:color w:val="auto"/>
          <w:highlight w:val="none"/>
        </w:rPr>
        <w:t>订单</w:t>
      </w:r>
      <w:r>
        <w:rPr>
          <w:rFonts w:hint="eastAsia"/>
          <w:color w:val="auto"/>
          <w:highlight w:val="none"/>
        </w:rPr>
        <w:t>请求参数详见表7</w:t>
      </w:r>
      <w:r>
        <w:rPr>
          <w:color w:val="auto"/>
          <w:highlight w:val="none"/>
        </w:rPr>
        <w:t>1</w:t>
      </w:r>
      <w:r>
        <w:rPr>
          <w:rFonts w:hint="eastAsia"/>
          <w:color w:val="auto"/>
          <w:highlight w:val="none"/>
        </w:rPr>
        <w:t>。</w:t>
      </w:r>
    </w:p>
    <w:p w14:paraId="6CF66887">
      <w:pPr>
        <w:pStyle w:val="160"/>
        <w:rPr>
          <w:color w:val="auto"/>
          <w:highlight w:val="none"/>
        </w:rPr>
      </w:pPr>
      <w:r>
        <w:rPr>
          <w:rFonts w:hint="eastAsia"/>
          <w:color w:val="auto"/>
          <w:highlight w:val="none"/>
        </w:rPr>
        <w:t>提交单程票</w:t>
      </w:r>
      <w:r>
        <w:rPr>
          <w:color w:val="auto"/>
          <w:highlight w:val="none"/>
        </w:rPr>
        <w:t>订单</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C056B8C">
        <w:trPr>
          <w:wBefore w:w="0" w:type="dxa"/>
          <w:jc w:val="center"/>
        </w:trPr>
        <w:tc>
          <w:tcPr>
            <w:tcW w:w="2840" w:type="dxa"/>
            <w:noWrap w:val="0"/>
            <w:vAlign w:val="top"/>
          </w:tcPr>
          <w:p w14:paraId="086B939E">
            <w:pPr>
              <w:rPr>
                <w:color w:val="auto"/>
                <w:sz w:val="18"/>
                <w:szCs w:val="18"/>
                <w:highlight w:val="none"/>
              </w:rPr>
            </w:pPr>
            <w:r>
              <w:rPr>
                <w:rFonts w:hint="eastAsia"/>
                <w:color w:val="auto"/>
                <w:sz w:val="18"/>
                <w:szCs w:val="18"/>
                <w:highlight w:val="none"/>
              </w:rPr>
              <w:t>字段</w:t>
            </w:r>
          </w:p>
        </w:tc>
        <w:tc>
          <w:tcPr>
            <w:tcW w:w="2841" w:type="dxa"/>
            <w:noWrap w:val="0"/>
            <w:vAlign w:val="top"/>
          </w:tcPr>
          <w:p w14:paraId="45396D72">
            <w:pPr>
              <w:rPr>
                <w:color w:val="auto"/>
                <w:sz w:val="18"/>
                <w:szCs w:val="18"/>
                <w:highlight w:val="none"/>
              </w:rPr>
            </w:pPr>
            <w:r>
              <w:rPr>
                <w:rFonts w:hint="eastAsia"/>
                <w:color w:val="auto"/>
                <w:sz w:val="18"/>
                <w:szCs w:val="18"/>
                <w:highlight w:val="none"/>
              </w:rPr>
              <w:t>类型</w:t>
            </w:r>
          </w:p>
        </w:tc>
        <w:tc>
          <w:tcPr>
            <w:tcW w:w="2841" w:type="dxa"/>
            <w:noWrap w:val="0"/>
            <w:vAlign w:val="top"/>
          </w:tcPr>
          <w:p w14:paraId="65F678CD">
            <w:pPr>
              <w:rPr>
                <w:color w:val="auto"/>
                <w:sz w:val="18"/>
                <w:szCs w:val="18"/>
                <w:highlight w:val="none"/>
              </w:rPr>
            </w:pPr>
            <w:r>
              <w:rPr>
                <w:rFonts w:hint="eastAsia"/>
                <w:color w:val="auto"/>
                <w:sz w:val="18"/>
                <w:szCs w:val="18"/>
                <w:highlight w:val="none"/>
              </w:rPr>
              <w:t>说明</w:t>
            </w:r>
          </w:p>
        </w:tc>
      </w:tr>
      <w:tr w14:paraId="661B3225">
        <w:trPr>
          <w:wBefore w:w="0" w:type="dxa"/>
          <w:jc w:val="center"/>
        </w:trPr>
        <w:tc>
          <w:tcPr>
            <w:tcW w:w="2840" w:type="dxa"/>
            <w:noWrap w:val="0"/>
            <w:vAlign w:val="top"/>
          </w:tcPr>
          <w:p w14:paraId="0DDAC041">
            <w:pPr>
              <w:rPr>
                <w:rFonts w:ascii="宋体" w:hAnsi="宋体" w:cs="微软雅黑"/>
                <w:color w:val="auto"/>
                <w:sz w:val="18"/>
                <w:szCs w:val="18"/>
                <w:highlight w:val="none"/>
              </w:rPr>
            </w:pPr>
            <w:r>
              <w:rPr>
                <w:rFonts w:ascii="宋体" w:hAnsi="宋体" w:cs="微软雅黑"/>
                <w:color w:val="auto"/>
                <w:sz w:val="18"/>
                <w:szCs w:val="18"/>
                <w:highlight w:val="none"/>
              </w:rPr>
              <w:t>entryStationCode</w:t>
            </w:r>
          </w:p>
        </w:tc>
        <w:tc>
          <w:tcPr>
            <w:tcW w:w="2841" w:type="dxa"/>
            <w:noWrap w:val="0"/>
            <w:vAlign w:val="top"/>
          </w:tcPr>
          <w:p w14:paraId="40812756">
            <w:pPr>
              <w:rPr>
                <w:color w:val="auto"/>
                <w:highlight w:val="none"/>
              </w:rPr>
            </w:pPr>
            <w:r>
              <w:rPr>
                <w:rFonts w:hint="eastAsia" w:ascii="宋体" w:hAnsi="宋体" w:cs="微软雅黑"/>
                <w:color w:val="auto"/>
                <w:sz w:val="18"/>
                <w:szCs w:val="18"/>
                <w:highlight w:val="none"/>
              </w:rPr>
              <w:t>string</w:t>
            </w:r>
          </w:p>
        </w:tc>
        <w:tc>
          <w:tcPr>
            <w:tcW w:w="2841" w:type="dxa"/>
            <w:noWrap w:val="0"/>
            <w:vAlign w:val="top"/>
          </w:tcPr>
          <w:p w14:paraId="024A7D71">
            <w:pPr>
              <w:rPr>
                <w:rFonts w:ascii="宋体" w:hAnsi="宋体" w:cs="微软雅黑"/>
                <w:color w:val="auto"/>
                <w:sz w:val="18"/>
                <w:szCs w:val="18"/>
                <w:highlight w:val="none"/>
              </w:rPr>
            </w:pPr>
            <w:r>
              <w:rPr>
                <w:rFonts w:hint="eastAsia" w:ascii="宋体" w:hAnsi="宋体" w:cs="微软雅黑"/>
                <w:color w:val="auto"/>
                <w:sz w:val="18"/>
                <w:szCs w:val="18"/>
                <w:highlight w:val="none"/>
              </w:rPr>
              <w:t>起点站点代码</w:t>
            </w:r>
          </w:p>
        </w:tc>
      </w:tr>
      <w:tr w14:paraId="5751713C">
        <w:trPr>
          <w:wBefore w:w="0" w:type="dxa"/>
          <w:jc w:val="center"/>
        </w:trPr>
        <w:tc>
          <w:tcPr>
            <w:tcW w:w="2840" w:type="dxa"/>
            <w:noWrap w:val="0"/>
            <w:vAlign w:val="top"/>
          </w:tcPr>
          <w:p w14:paraId="7FEC2D45">
            <w:pPr>
              <w:rPr>
                <w:rFonts w:ascii="宋体" w:hAnsi="宋体" w:cs="微软雅黑"/>
                <w:color w:val="auto"/>
                <w:sz w:val="18"/>
                <w:szCs w:val="18"/>
                <w:highlight w:val="none"/>
              </w:rPr>
            </w:pPr>
            <w:r>
              <w:rPr>
                <w:rFonts w:ascii="宋体" w:hAnsi="宋体" w:cs="微软雅黑"/>
                <w:color w:val="auto"/>
                <w:sz w:val="18"/>
                <w:szCs w:val="18"/>
                <w:highlight w:val="none"/>
              </w:rPr>
              <w:t>exitStationCode</w:t>
            </w:r>
          </w:p>
        </w:tc>
        <w:tc>
          <w:tcPr>
            <w:tcW w:w="2841" w:type="dxa"/>
            <w:noWrap w:val="0"/>
            <w:vAlign w:val="top"/>
          </w:tcPr>
          <w:p w14:paraId="5390582A">
            <w:pPr>
              <w:rPr>
                <w:color w:val="auto"/>
                <w:highlight w:val="none"/>
              </w:rPr>
            </w:pPr>
            <w:r>
              <w:rPr>
                <w:rFonts w:hint="eastAsia" w:ascii="宋体" w:hAnsi="宋体" w:cs="微软雅黑"/>
                <w:color w:val="auto"/>
                <w:sz w:val="18"/>
                <w:szCs w:val="18"/>
                <w:highlight w:val="none"/>
              </w:rPr>
              <w:t>string</w:t>
            </w:r>
          </w:p>
        </w:tc>
        <w:tc>
          <w:tcPr>
            <w:tcW w:w="2841" w:type="dxa"/>
            <w:noWrap w:val="0"/>
            <w:vAlign w:val="top"/>
          </w:tcPr>
          <w:p w14:paraId="5F025CFE">
            <w:pPr>
              <w:rPr>
                <w:rFonts w:ascii="宋体" w:hAnsi="宋体" w:cs="微软雅黑"/>
                <w:color w:val="auto"/>
                <w:sz w:val="18"/>
                <w:szCs w:val="18"/>
                <w:highlight w:val="none"/>
              </w:rPr>
            </w:pPr>
            <w:r>
              <w:rPr>
                <w:rFonts w:hint="eastAsia" w:ascii="宋体" w:hAnsi="宋体" w:cs="微软雅黑"/>
                <w:color w:val="auto"/>
                <w:sz w:val="18"/>
                <w:szCs w:val="18"/>
                <w:highlight w:val="none"/>
              </w:rPr>
              <w:t>终点站点代码</w:t>
            </w:r>
          </w:p>
        </w:tc>
      </w:tr>
      <w:tr w14:paraId="75173A93">
        <w:trPr>
          <w:wBefore w:w="0" w:type="dxa"/>
          <w:jc w:val="center"/>
        </w:trPr>
        <w:tc>
          <w:tcPr>
            <w:tcW w:w="2840" w:type="dxa"/>
            <w:noWrap w:val="0"/>
            <w:vAlign w:val="top"/>
          </w:tcPr>
          <w:p w14:paraId="77D8BD17">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ticketPrice</w:t>
            </w:r>
          </w:p>
        </w:tc>
        <w:tc>
          <w:tcPr>
            <w:tcW w:w="2841" w:type="dxa"/>
            <w:noWrap w:val="0"/>
            <w:vAlign w:val="top"/>
          </w:tcPr>
          <w:p w14:paraId="29BA1154">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D7FBEDB">
            <w:pPr>
              <w:rPr>
                <w:rFonts w:ascii="宋体" w:hAnsi="宋体" w:cs="微软雅黑"/>
                <w:color w:val="auto"/>
                <w:sz w:val="18"/>
                <w:szCs w:val="18"/>
                <w:highlight w:val="none"/>
              </w:rPr>
            </w:pPr>
            <w:r>
              <w:rPr>
                <w:rFonts w:hint="eastAsia" w:ascii="宋体" w:hAnsi="宋体" w:cs="微软雅黑"/>
                <w:color w:val="auto"/>
                <w:sz w:val="18"/>
                <w:szCs w:val="18"/>
                <w:highlight w:val="none"/>
              </w:rPr>
              <w:t>票价单位</w:t>
            </w:r>
            <w:r>
              <w:rPr>
                <w:rFonts w:ascii="宋体" w:hAnsi="宋体" w:cs="微软雅黑"/>
                <w:color w:val="auto"/>
                <w:sz w:val="18"/>
                <w:szCs w:val="18"/>
                <w:highlight w:val="none"/>
              </w:rPr>
              <w:t>分</w:t>
            </w:r>
          </w:p>
        </w:tc>
      </w:tr>
      <w:tr w14:paraId="575D960C">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3E4C9036">
            <w:pPr>
              <w:rPr>
                <w:rFonts w:ascii="宋体" w:hAnsi="宋体" w:cs="微软雅黑"/>
                <w:color w:val="auto"/>
                <w:sz w:val="18"/>
                <w:szCs w:val="18"/>
                <w:highlight w:val="none"/>
              </w:rPr>
            </w:pPr>
            <w:r>
              <w:rPr>
                <w:rFonts w:ascii="宋体" w:hAnsi="宋体" w:cs="微软雅黑"/>
                <w:color w:val="auto"/>
                <w:sz w:val="18"/>
                <w:szCs w:val="18"/>
                <w:highlight w:val="none"/>
              </w:rPr>
              <w:t>singelTicketNum</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A3F1426">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9BE5C18">
            <w:pPr>
              <w:rPr>
                <w:rFonts w:ascii="宋体" w:hAnsi="宋体" w:cs="微软雅黑"/>
                <w:color w:val="auto"/>
                <w:sz w:val="18"/>
                <w:szCs w:val="18"/>
                <w:highlight w:val="none"/>
              </w:rPr>
            </w:pPr>
            <w:r>
              <w:rPr>
                <w:rFonts w:hint="eastAsia" w:ascii="宋体" w:hAnsi="宋体" w:cs="微软雅黑"/>
                <w:color w:val="auto"/>
                <w:sz w:val="18"/>
                <w:szCs w:val="18"/>
                <w:highlight w:val="none"/>
              </w:rPr>
              <w:t>购买数量</w:t>
            </w:r>
          </w:p>
        </w:tc>
      </w:tr>
      <w:tr w14:paraId="4B11EC58">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128F3F7F">
            <w:pPr>
              <w:rPr>
                <w:rFonts w:ascii="宋体" w:hAnsi="宋体" w:cs="微软雅黑"/>
                <w:color w:val="auto"/>
                <w:sz w:val="18"/>
                <w:szCs w:val="18"/>
                <w:highlight w:val="none"/>
              </w:rPr>
            </w:pPr>
            <w:r>
              <w:rPr>
                <w:rFonts w:ascii="宋体" w:hAnsi="宋体" w:cs="微软雅黑"/>
                <w:color w:val="auto"/>
                <w:sz w:val="18"/>
                <w:szCs w:val="18"/>
                <w:highlight w:val="none"/>
              </w:rPr>
              <w:t>singleTicketType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7F65F357">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A570DEC">
            <w:pPr>
              <w:rPr>
                <w:rFonts w:ascii="宋体" w:hAnsi="宋体" w:cs="微软雅黑"/>
                <w:color w:val="auto"/>
                <w:sz w:val="18"/>
                <w:szCs w:val="18"/>
                <w:highlight w:val="none"/>
              </w:rPr>
            </w:pPr>
            <w:r>
              <w:rPr>
                <w:rFonts w:hint="eastAsia" w:ascii="宋体" w:hAnsi="宋体" w:cs="微软雅黑"/>
                <w:color w:val="auto"/>
                <w:sz w:val="18"/>
                <w:szCs w:val="18"/>
                <w:highlight w:val="none"/>
              </w:rPr>
              <w:t>0:</w:t>
            </w:r>
            <w:r>
              <w:rPr>
                <w:rFonts w:ascii="宋体" w:hAnsi="宋体" w:cs="微软雅黑"/>
                <w:color w:val="auto"/>
                <w:sz w:val="18"/>
                <w:szCs w:val="18"/>
                <w:highlight w:val="none"/>
              </w:rPr>
              <w:t xml:space="preserve"> </w:t>
            </w:r>
            <w:r>
              <w:rPr>
                <w:rFonts w:hint="eastAsia" w:ascii="宋体" w:hAnsi="宋体" w:cs="微软雅黑"/>
                <w:color w:val="auto"/>
                <w:sz w:val="18"/>
                <w:szCs w:val="18"/>
                <w:highlight w:val="none"/>
              </w:rPr>
              <w:t>按</w:t>
            </w:r>
            <w:r>
              <w:rPr>
                <w:rFonts w:ascii="宋体" w:hAnsi="宋体" w:cs="微软雅黑"/>
                <w:color w:val="auto"/>
                <w:sz w:val="18"/>
                <w:szCs w:val="18"/>
                <w:highlight w:val="none"/>
              </w:rPr>
              <w:t>站点</w:t>
            </w:r>
            <w:r>
              <w:rPr>
                <w:rFonts w:hint="eastAsia" w:ascii="宋体" w:hAnsi="宋体" w:cs="微软雅黑"/>
                <w:color w:val="auto"/>
                <w:sz w:val="18"/>
                <w:szCs w:val="18"/>
                <w:highlight w:val="none"/>
              </w:rPr>
              <w:t>购票</w:t>
            </w:r>
          </w:p>
          <w:p w14:paraId="378259D9">
            <w:pPr>
              <w:rPr>
                <w:rFonts w:ascii="宋体" w:hAnsi="宋体" w:cs="微软雅黑"/>
                <w:color w:val="auto"/>
                <w:sz w:val="18"/>
                <w:szCs w:val="18"/>
                <w:highlight w:val="none"/>
              </w:rPr>
            </w:pPr>
            <w:r>
              <w:rPr>
                <w:rFonts w:hint="eastAsia" w:ascii="宋体" w:hAnsi="宋体" w:cs="微软雅黑"/>
                <w:color w:val="auto"/>
                <w:sz w:val="18"/>
                <w:szCs w:val="18"/>
                <w:highlight w:val="none"/>
              </w:rPr>
              <w:t>1：按照</w:t>
            </w:r>
            <w:r>
              <w:rPr>
                <w:rFonts w:ascii="宋体" w:hAnsi="宋体" w:cs="微软雅黑"/>
                <w:color w:val="auto"/>
                <w:sz w:val="18"/>
                <w:szCs w:val="18"/>
                <w:highlight w:val="none"/>
              </w:rPr>
              <w:t>固</w:t>
            </w:r>
            <w:r>
              <w:rPr>
                <w:rFonts w:hint="eastAsia" w:ascii="宋体" w:hAnsi="宋体" w:cs="微软雅黑"/>
                <w:color w:val="auto"/>
                <w:sz w:val="18"/>
                <w:szCs w:val="18"/>
                <w:highlight w:val="none"/>
              </w:rPr>
              <w:t>定</w:t>
            </w:r>
            <w:r>
              <w:rPr>
                <w:rFonts w:ascii="宋体" w:hAnsi="宋体" w:cs="微软雅黑"/>
                <w:color w:val="auto"/>
                <w:sz w:val="18"/>
                <w:szCs w:val="18"/>
                <w:highlight w:val="none"/>
              </w:rPr>
              <w:t>票价</w:t>
            </w:r>
            <w:r>
              <w:rPr>
                <w:rFonts w:hint="eastAsia" w:ascii="宋体" w:hAnsi="宋体" w:cs="微软雅黑"/>
                <w:color w:val="auto"/>
                <w:sz w:val="18"/>
                <w:szCs w:val="18"/>
                <w:highlight w:val="none"/>
              </w:rPr>
              <w:t>购票</w:t>
            </w:r>
          </w:p>
        </w:tc>
      </w:tr>
    </w:tbl>
    <w:p w14:paraId="730A8816">
      <w:pPr>
        <w:pStyle w:val="41"/>
        <w:rPr>
          <w:color w:val="auto"/>
          <w:highlight w:val="none"/>
        </w:rPr>
      </w:pPr>
      <w:r>
        <w:rPr>
          <w:rFonts w:hint="eastAsia"/>
          <w:color w:val="auto"/>
          <w:highlight w:val="none"/>
        </w:rPr>
        <w:t>示例</w:t>
      </w:r>
      <w:r>
        <w:rPr>
          <w:color w:val="auto"/>
          <w:highlight w:val="none"/>
        </w:rPr>
        <w:t>报文：</w:t>
      </w:r>
    </w:p>
    <w:p w14:paraId="3557DB4D">
      <w:pPr>
        <w:pStyle w:val="41"/>
        <w:rPr>
          <w:color w:val="auto"/>
          <w:highlight w:val="none"/>
        </w:rPr>
      </w:pPr>
      <w:r>
        <w:rPr>
          <w:color w:val="auto"/>
          <w:highlight w:val="none"/>
        </w:rPr>
        <w:t>charset=UTF-8&amp;deviceId=02310701&amp;format=json&amp;providerId=02&amp;signType=00&amp;timestamp=20180503110417&amp;bizData={"entryStationCode":"0231","ticketPrice":"1","singelTicketNum":"1","singleTicketType":"1"}</w:t>
      </w:r>
    </w:p>
    <w:p w14:paraId="0C4FBBF5">
      <w:pPr>
        <w:pStyle w:val="41"/>
        <w:rPr>
          <w:color w:val="auto"/>
          <w:highlight w:val="none"/>
        </w:rPr>
      </w:pPr>
      <w:r>
        <w:rPr>
          <w:color w:val="auto"/>
          <w:highlight w:val="none"/>
        </w:rPr>
        <w:t>charset=UTF-8&amp;deviceId=02310701&amp;format=json&amp;providerId=02&amp;signType=00&amp;timestamp=20180503112637&amp;bizData={"entryStationCode":"0231","exitStationCode":"0229","ticketPrice":"1","singelTicketNum":"2","singleTicketType":"0"}</w:t>
      </w:r>
    </w:p>
    <w:p w14:paraId="29047865">
      <w:pPr>
        <w:pStyle w:val="175"/>
        <w:rPr>
          <w:color w:val="auto"/>
          <w:highlight w:val="none"/>
        </w:rPr>
      </w:pPr>
      <w:bookmarkStart w:id="418" w:name="_Toc513123190"/>
      <w:r>
        <w:rPr>
          <w:rFonts w:hint="eastAsia"/>
          <w:color w:val="auto"/>
          <w:highlight w:val="none"/>
        </w:rPr>
        <w:t>应答参数</w:t>
      </w:r>
      <w:bookmarkEnd w:id="418"/>
    </w:p>
    <w:p w14:paraId="75808513">
      <w:pPr>
        <w:pStyle w:val="41"/>
        <w:rPr>
          <w:color w:val="auto"/>
          <w:highlight w:val="none"/>
        </w:rPr>
      </w:pPr>
      <w:r>
        <w:rPr>
          <w:rFonts w:hint="eastAsia"/>
          <w:color w:val="auto"/>
          <w:highlight w:val="none"/>
        </w:rPr>
        <w:t>提交单程票</w:t>
      </w:r>
      <w:r>
        <w:rPr>
          <w:color w:val="auto"/>
          <w:highlight w:val="none"/>
        </w:rPr>
        <w:t>订单</w:t>
      </w:r>
      <w:r>
        <w:rPr>
          <w:rFonts w:hint="eastAsia"/>
          <w:color w:val="auto"/>
          <w:highlight w:val="none"/>
        </w:rPr>
        <w:t>应答参数详见表7</w:t>
      </w:r>
      <w:r>
        <w:rPr>
          <w:color w:val="auto"/>
          <w:highlight w:val="none"/>
        </w:rPr>
        <w:t>2</w:t>
      </w:r>
      <w:r>
        <w:rPr>
          <w:rFonts w:hint="eastAsia"/>
          <w:color w:val="auto"/>
          <w:highlight w:val="none"/>
        </w:rPr>
        <w:t>。</w:t>
      </w:r>
    </w:p>
    <w:p w14:paraId="15AE58E9">
      <w:pPr>
        <w:pStyle w:val="160"/>
        <w:rPr>
          <w:color w:val="auto"/>
          <w:highlight w:val="none"/>
        </w:rPr>
      </w:pPr>
      <w:r>
        <w:rPr>
          <w:rFonts w:hint="eastAsia"/>
          <w:color w:val="auto"/>
          <w:highlight w:val="none"/>
        </w:rPr>
        <w:t>提交单程票</w:t>
      </w:r>
      <w:r>
        <w:rPr>
          <w:color w:val="auto"/>
          <w:highlight w:val="none"/>
        </w:rPr>
        <w:t>订单</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F28E43A">
        <w:trPr>
          <w:wBefore w:w="0" w:type="dxa"/>
          <w:jc w:val="center"/>
        </w:trPr>
        <w:tc>
          <w:tcPr>
            <w:tcW w:w="2840" w:type="dxa"/>
            <w:noWrap w:val="0"/>
            <w:vAlign w:val="top"/>
          </w:tcPr>
          <w:p w14:paraId="36EC4A3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F5C772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827CDD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0531E7D0">
        <w:trPr>
          <w:wBefore w:w="0" w:type="dxa"/>
          <w:jc w:val="center"/>
        </w:trPr>
        <w:tc>
          <w:tcPr>
            <w:tcW w:w="2840" w:type="dxa"/>
            <w:noWrap w:val="0"/>
            <w:vAlign w:val="top"/>
          </w:tcPr>
          <w:p w14:paraId="6738D63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078A7C1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5EB75A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44253F7B">
        <w:trPr>
          <w:wBefore w:w="0" w:type="dxa"/>
          <w:jc w:val="center"/>
        </w:trPr>
        <w:tc>
          <w:tcPr>
            <w:tcW w:w="2840" w:type="dxa"/>
            <w:noWrap w:val="0"/>
            <w:vAlign w:val="top"/>
          </w:tcPr>
          <w:p w14:paraId="060A799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5D0D3EA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FB000E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36F17498">
        <w:trPr>
          <w:wBefore w:w="0" w:type="dxa"/>
          <w:trHeight w:val="425" w:hRule="atLeast"/>
          <w:jc w:val="center"/>
        </w:trPr>
        <w:tc>
          <w:tcPr>
            <w:tcW w:w="2840" w:type="dxa"/>
            <w:noWrap w:val="0"/>
            <w:vAlign w:val="center"/>
          </w:tcPr>
          <w:p w14:paraId="37ECFF2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center"/>
          </w:tcPr>
          <w:p w14:paraId="35233D2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019F1E4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62F0B46D">
        <w:trPr>
          <w:wBefore w:w="0" w:type="dxa"/>
          <w:jc w:val="center"/>
        </w:trPr>
        <w:tc>
          <w:tcPr>
            <w:tcW w:w="2840" w:type="dxa"/>
            <w:noWrap w:val="0"/>
            <w:vAlign w:val="top"/>
          </w:tcPr>
          <w:p w14:paraId="1A460493">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payUrl</w:t>
            </w:r>
          </w:p>
        </w:tc>
        <w:tc>
          <w:tcPr>
            <w:tcW w:w="2841" w:type="dxa"/>
            <w:noWrap w:val="0"/>
            <w:vAlign w:val="top"/>
          </w:tcPr>
          <w:p w14:paraId="4F8B47E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08B4BF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二维码信息</w:t>
            </w:r>
          </w:p>
          <w:p w14:paraId="1D0296C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w:t>
            </w:r>
            <w:r>
              <w:rPr>
                <w:rFonts w:ascii="宋体" w:hAnsi="宋体" w:cs="微软雅黑"/>
                <w:color w:val="auto"/>
                <w:sz w:val="18"/>
                <w:szCs w:val="18"/>
                <w:highlight w:val="none"/>
              </w:rPr>
              <w:t>VM</w:t>
            </w:r>
            <w:r>
              <w:rPr>
                <w:rFonts w:hint="eastAsia" w:ascii="宋体" w:hAnsi="宋体" w:cs="微软雅黑"/>
                <w:color w:val="auto"/>
                <w:sz w:val="18"/>
                <w:szCs w:val="18"/>
                <w:highlight w:val="none"/>
              </w:rPr>
              <w:t>把整个</w:t>
            </w:r>
            <w:r>
              <w:rPr>
                <w:rFonts w:ascii="宋体" w:hAnsi="宋体" w:cs="微软雅黑"/>
                <w:color w:val="auto"/>
                <w:sz w:val="18"/>
                <w:szCs w:val="18"/>
                <w:highlight w:val="none"/>
              </w:rPr>
              <w:t>字段显示为二维码</w:t>
            </w:r>
          </w:p>
          <w:p w14:paraId="5C72CFBE">
            <w:pPr>
              <w:snapToGrid w:val="0"/>
              <w:spacing w:line="288" w:lineRule="auto"/>
              <w:rPr>
                <w:rFonts w:ascii="宋体" w:hAnsi="宋体"/>
                <w:color w:val="auto"/>
                <w:sz w:val="18"/>
                <w:szCs w:val="18"/>
                <w:highlight w:val="none"/>
              </w:rPr>
            </w:pPr>
            <w:r>
              <w:rPr>
                <w:rFonts w:ascii="宋体" w:hAnsi="宋体" w:cs="微软雅黑"/>
                <w:color w:val="auto"/>
                <w:sz w:val="18"/>
                <w:szCs w:val="18"/>
                <w:highlight w:val="none"/>
              </w:rPr>
              <w:t>providerId=</w:t>
            </w:r>
            <w:r>
              <w:rPr>
                <w:rFonts w:hint="eastAsia" w:ascii="宋体" w:hAnsi="宋体"/>
                <w:color w:val="auto"/>
                <w:sz w:val="18"/>
                <w:szCs w:val="18"/>
                <w:highlight w:val="none"/>
              </w:rPr>
              <w:t>02:</w:t>
            </w:r>
            <w:r>
              <w:rPr>
                <w:rFonts w:ascii="宋体" w:hAnsi="宋体"/>
                <w:color w:val="auto"/>
                <w:sz w:val="18"/>
                <w:szCs w:val="18"/>
                <w:highlight w:val="none"/>
              </w:rPr>
              <w:t>TVM</w:t>
            </w:r>
          </w:p>
        </w:tc>
      </w:tr>
    </w:tbl>
    <w:p w14:paraId="1630186D">
      <w:pPr>
        <w:pStyle w:val="41"/>
        <w:rPr>
          <w:color w:val="auto"/>
          <w:highlight w:val="none"/>
        </w:rPr>
      </w:pPr>
      <w:r>
        <w:rPr>
          <w:rFonts w:hint="eastAsia"/>
          <w:color w:val="auto"/>
          <w:highlight w:val="none"/>
        </w:rPr>
        <w:t>示例</w:t>
      </w:r>
      <w:r>
        <w:rPr>
          <w:color w:val="auto"/>
          <w:highlight w:val="none"/>
        </w:rPr>
        <w:t>报文：</w:t>
      </w:r>
    </w:p>
    <w:p w14:paraId="6860DC26">
      <w:pPr>
        <w:pStyle w:val="41"/>
        <w:rPr>
          <w:color w:val="auto"/>
          <w:highlight w:val="none"/>
        </w:rPr>
      </w:pPr>
      <w:r>
        <w:rPr>
          <w:rFonts w:hint="eastAsia"/>
          <w:color w:val="auto"/>
          <w:highlight w:val="none"/>
        </w:rPr>
        <w:t>{"retCode":"0000","retMsg":"成功","orderNo":"00201805031104021067","payUrl":"http://plugin.cssweb.sh.cn/web/ci/s3/checkoutCounter?orderNo=00201805031104021067&amp;sign=340946b89cab891a0c6b8fc8d3a60c7d"}</w:t>
      </w:r>
    </w:p>
    <w:p w14:paraId="21D92FF8">
      <w:pPr>
        <w:pStyle w:val="146"/>
        <w:spacing w:before="156" w:after="156"/>
        <w:ind w:left="993"/>
        <w:rPr>
          <w:color w:val="auto"/>
          <w:highlight w:val="none"/>
        </w:rPr>
      </w:pPr>
      <w:bookmarkStart w:id="419" w:name="_Toc513123191"/>
      <w:r>
        <w:rPr>
          <w:color w:val="auto"/>
          <w:highlight w:val="none"/>
        </w:rPr>
        <w:t xml:space="preserve">IF2A-03 </w:t>
      </w:r>
      <w:r>
        <w:rPr>
          <w:rFonts w:hint="eastAsia"/>
          <w:color w:val="auto"/>
          <w:highlight w:val="none"/>
        </w:rPr>
        <w:t>查询支付</w:t>
      </w:r>
      <w:r>
        <w:rPr>
          <w:color w:val="auto"/>
          <w:highlight w:val="none"/>
        </w:rPr>
        <w:t>结果</w:t>
      </w:r>
      <w:bookmarkEnd w:id="419"/>
    </w:p>
    <w:p w14:paraId="1E855B32">
      <w:pPr>
        <w:pStyle w:val="175"/>
        <w:rPr>
          <w:color w:val="auto"/>
          <w:highlight w:val="none"/>
        </w:rPr>
      </w:pPr>
      <w:bookmarkStart w:id="420" w:name="_Toc513123192"/>
      <w:r>
        <w:rPr>
          <w:rFonts w:hint="eastAsia"/>
          <w:color w:val="auto"/>
          <w:highlight w:val="none"/>
        </w:rPr>
        <w:t>接口地址</w:t>
      </w:r>
      <w:bookmarkEnd w:id="420"/>
    </w:p>
    <w:p w14:paraId="293FBD2F">
      <w:pPr>
        <w:pStyle w:val="41"/>
        <w:rPr>
          <w:color w:val="auto"/>
          <w:highlight w:val="none"/>
        </w:rPr>
      </w:pPr>
      <w:r>
        <w:rPr>
          <w:color w:val="auto"/>
          <w:highlight w:val="none"/>
        </w:rPr>
        <w:t>http//:[ip]:[port]/[project]/ci</w:t>
      </w:r>
      <w:r>
        <w:rPr>
          <w:rFonts w:hint="eastAsia"/>
          <w:color w:val="auto"/>
          <w:highlight w:val="none"/>
        </w:rPr>
        <w:t>/</w:t>
      </w:r>
      <w:r>
        <w:rPr>
          <w:color w:val="auto"/>
          <w:highlight w:val="none"/>
        </w:rPr>
        <w:t>tvm/requestPay</w:t>
      </w:r>
      <w:r>
        <w:rPr>
          <w:rFonts w:hint="eastAsia"/>
          <w:color w:val="auto"/>
          <w:highlight w:val="none"/>
        </w:rPr>
        <w:t>Result</w:t>
      </w:r>
    </w:p>
    <w:p w14:paraId="0FF22300">
      <w:pPr>
        <w:pStyle w:val="175"/>
        <w:rPr>
          <w:color w:val="auto"/>
          <w:highlight w:val="none"/>
        </w:rPr>
      </w:pPr>
      <w:bookmarkStart w:id="421" w:name="_Toc513123193"/>
      <w:r>
        <w:rPr>
          <w:rFonts w:hint="eastAsia"/>
          <w:color w:val="auto"/>
          <w:highlight w:val="none"/>
        </w:rPr>
        <w:t>接口</w:t>
      </w:r>
      <w:r>
        <w:rPr>
          <w:color w:val="auto"/>
          <w:highlight w:val="none"/>
        </w:rPr>
        <w:t>说明</w:t>
      </w:r>
      <w:bookmarkEnd w:id="421"/>
    </w:p>
    <w:p w14:paraId="3FDC3450">
      <w:pPr>
        <w:pStyle w:val="41"/>
        <w:rPr>
          <w:color w:val="auto"/>
          <w:highlight w:val="none"/>
        </w:rPr>
      </w:pPr>
      <w:r>
        <w:rPr>
          <w:rFonts w:hint="eastAsia"/>
          <w:color w:val="auto"/>
          <w:highlight w:val="none"/>
        </w:rPr>
        <w:t>支付</w:t>
      </w:r>
      <w:r>
        <w:rPr>
          <w:color w:val="auto"/>
          <w:highlight w:val="none"/>
        </w:rPr>
        <w:t>结果查询</w:t>
      </w:r>
    </w:p>
    <w:p w14:paraId="43781984">
      <w:pPr>
        <w:pStyle w:val="175"/>
        <w:rPr>
          <w:color w:val="auto"/>
          <w:highlight w:val="none"/>
        </w:rPr>
      </w:pPr>
      <w:bookmarkStart w:id="422" w:name="_Toc513123194"/>
      <w:r>
        <w:rPr>
          <w:rFonts w:hint="eastAsia"/>
          <w:color w:val="auto"/>
          <w:highlight w:val="none"/>
        </w:rPr>
        <w:t>请求参数</w:t>
      </w:r>
      <w:bookmarkEnd w:id="422"/>
    </w:p>
    <w:p w14:paraId="7873016A">
      <w:pPr>
        <w:pStyle w:val="41"/>
        <w:rPr>
          <w:color w:val="auto"/>
          <w:highlight w:val="none"/>
        </w:rPr>
      </w:pPr>
      <w:r>
        <w:rPr>
          <w:rFonts w:hint="eastAsia"/>
          <w:color w:val="auto"/>
          <w:highlight w:val="none"/>
        </w:rPr>
        <w:t>查询支付</w:t>
      </w:r>
      <w:r>
        <w:rPr>
          <w:color w:val="auto"/>
          <w:highlight w:val="none"/>
        </w:rPr>
        <w:t>结果</w:t>
      </w:r>
      <w:r>
        <w:rPr>
          <w:rFonts w:hint="eastAsia"/>
          <w:color w:val="auto"/>
          <w:highlight w:val="none"/>
        </w:rPr>
        <w:t>请求参数详见表7</w:t>
      </w:r>
      <w:r>
        <w:rPr>
          <w:color w:val="auto"/>
          <w:highlight w:val="none"/>
        </w:rPr>
        <w:t>3</w:t>
      </w:r>
      <w:r>
        <w:rPr>
          <w:rFonts w:hint="eastAsia"/>
          <w:color w:val="auto"/>
          <w:highlight w:val="none"/>
        </w:rPr>
        <w:t>。</w:t>
      </w:r>
    </w:p>
    <w:p w14:paraId="20223D4B">
      <w:pPr>
        <w:pStyle w:val="160"/>
        <w:rPr>
          <w:color w:val="auto"/>
          <w:highlight w:val="none"/>
        </w:rPr>
      </w:pPr>
      <w:r>
        <w:rPr>
          <w:rFonts w:hint="eastAsia"/>
          <w:color w:val="auto"/>
          <w:highlight w:val="none"/>
        </w:rPr>
        <w:t>查询支付</w:t>
      </w:r>
      <w:r>
        <w:rPr>
          <w:color w:val="auto"/>
          <w:highlight w:val="none"/>
        </w:rPr>
        <w:t>结果</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65BFC3E">
        <w:trPr>
          <w:wBefore w:w="0" w:type="dxa"/>
          <w:jc w:val="center"/>
        </w:trPr>
        <w:tc>
          <w:tcPr>
            <w:tcW w:w="2840" w:type="dxa"/>
            <w:noWrap w:val="0"/>
            <w:vAlign w:val="top"/>
          </w:tcPr>
          <w:p w14:paraId="54C233BC">
            <w:pPr>
              <w:rPr>
                <w:color w:val="auto"/>
                <w:sz w:val="18"/>
                <w:szCs w:val="18"/>
                <w:highlight w:val="none"/>
              </w:rPr>
            </w:pPr>
            <w:r>
              <w:rPr>
                <w:rFonts w:hint="eastAsia"/>
                <w:color w:val="auto"/>
                <w:sz w:val="18"/>
                <w:szCs w:val="18"/>
                <w:highlight w:val="none"/>
              </w:rPr>
              <w:t>字段</w:t>
            </w:r>
          </w:p>
        </w:tc>
        <w:tc>
          <w:tcPr>
            <w:tcW w:w="2841" w:type="dxa"/>
            <w:noWrap w:val="0"/>
            <w:vAlign w:val="top"/>
          </w:tcPr>
          <w:p w14:paraId="68E01F30">
            <w:pPr>
              <w:rPr>
                <w:color w:val="auto"/>
                <w:sz w:val="18"/>
                <w:szCs w:val="18"/>
                <w:highlight w:val="none"/>
              </w:rPr>
            </w:pPr>
            <w:r>
              <w:rPr>
                <w:rFonts w:hint="eastAsia"/>
                <w:color w:val="auto"/>
                <w:sz w:val="18"/>
                <w:szCs w:val="18"/>
                <w:highlight w:val="none"/>
              </w:rPr>
              <w:t>类型</w:t>
            </w:r>
          </w:p>
        </w:tc>
        <w:tc>
          <w:tcPr>
            <w:tcW w:w="2841" w:type="dxa"/>
            <w:noWrap w:val="0"/>
            <w:vAlign w:val="top"/>
          </w:tcPr>
          <w:p w14:paraId="611D7E8B">
            <w:pPr>
              <w:rPr>
                <w:color w:val="auto"/>
                <w:sz w:val="18"/>
                <w:szCs w:val="18"/>
                <w:highlight w:val="none"/>
              </w:rPr>
            </w:pPr>
            <w:r>
              <w:rPr>
                <w:rFonts w:hint="eastAsia"/>
                <w:color w:val="auto"/>
                <w:sz w:val="18"/>
                <w:szCs w:val="18"/>
                <w:highlight w:val="none"/>
              </w:rPr>
              <w:t>说明</w:t>
            </w:r>
          </w:p>
        </w:tc>
      </w:tr>
      <w:tr w14:paraId="5C594611">
        <w:trPr>
          <w:wBefore w:w="0" w:type="dxa"/>
          <w:trHeight w:val="425" w:hRule="atLeast"/>
          <w:jc w:val="center"/>
        </w:trPr>
        <w:tc>
          <w:tcPr>
            <w:tcW w:w="2840" w:type="dxa"/>
            <w:noWrap w:val="0"/>
            <w:vAlign w:val="center"/>
          </w:tcPr>
          <w:p w14:paraId="13AAD89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center"/>
          </w:tcPr>
          <w:p w14:paraId="7DEED3C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0826655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bl>
    <w:p w14:paraId="4230FD68">
      <w:pPr>
        <w:pStyle w:val="41"/>
        <w:rPr>
          <w:color w:val="auto"/>
          <w:highlight w:val="none"/>
        </w:rPr>
      </w:pPr>
      <w:r>
        <w:rPr>
          <w:rFonts w:hint="eastAsia"/>
          <w:color w:val="auto"/>
          <w:highlight w:val="none"/>
        </w:rPr>
        <w:t>示例</w:t>
      </w:r>
      <w:r>
        <w:rPr>
          <w:color w:val="auto"/>
          <w:highlight w:val="none"/>
        </w:rPr>
        <w:t>报文：</w:t>
      </w:r>
    </w:p>
    <w:p w14:paraId="30DB7D22">
      <w:pPr>
        <w:pStyle w:val="41"/>
        <w:rPr>
          <w:color w:val="auto"/>
          <w:highlight w:val="none"/>
        </w:rPr>
      </w:pPr>
      <w:r>
        <w:rPr>
          <w:color w:val="auto"/>
          <w:highlight w:val="none"/>
        </w:rPr>
        <w:t>charset=UTF-8&amp;deviceId=02310701&amp;format=json&amp;providerId=02&amp;signType=00&amp;timestamp=20180503110417&amp;bizData={"orderNo":"00201805031104021067"}</w:t>
      </w:r>
    </w:p>
    <w:p w14:paraId="2B67A06D">
      <w:pPr>
        <w:pStyle w:val="175"/>
        <w:rPr>
          <w:color w:val="auto"/>
          <w:highlight w:val="none"/>
        </w:rPr>
      </w:pPr>
      <w:bookmarkStart w:id="423" w:name="_Toc513123195"/>
      <w:r>
        <w:rPr>
          <w:rFonts w:hint="eastAsia"/>
          <w:color w:val="auto"/>
          <w:highlight w:val="none"/>
        </w:rPr>
        <w:t>应答参数</w:t>
      </w:r>
      <w:bookmarkEnd w:id="423"/>
    </w:p>
    <w:p w14:paraId="293F90BF">
      <w:pPr>
        <w:pStyle w:val="41"/>
        <w:rPr>
          <w:color w:val="auto"/>
          <w:highlight w:val="none"/>
        </w:rPr>
      </w:pPr>
      <w:r>
        <w:rPr>
          <w:rFonts w:hint="eastAsia"/>
          <w:color w:val="auto"/>
          <w:highlight w:val="none"/>
        </w:rPr>
        <w:t>查询支付</w:t>
      </w:r>
      <w:r>
        <w:rPr>
          <w:color w:val="auto"/>
          <w:highlight w:val="none"/>
        </w:rPr>
        <w:t>结果</w:t>
      </w:r>
      <w:r>
        <w:rPr>
          <w:rFonts w:hint="eastAsia"/>
          <w:color w:val="auto"/>
          <w:highlight w:val="none"/>
        </w:rPr>
        <w:t>应答参数详见表7</w:t>
      </w:r>
      <w:r>
        <w:rPr>
          <w:color w:val="auto"/>
          <w:highlight w:val="none"/>
        </w:rPr>
        <w:t>4</w:t>
      </w:r>
      <w:r>
        <w:rPr>
          <w:rFonts w:hint="eastAsia"/>
          <w:color w:val="auto"/>
          <w:highlight w:val="none"/>
        </w:rPr>
        <w:t>。</w:t>
      </w:r>
    </w:p>
    <w:p w14:paraId="186FCE32">
      <w:pPr>
        <w:pStyle w:val="160"/>
        <w:rPr>
          <w:color w:val="auto"/>
          <w:highlight w:val="none"/>
        </w:rPr>
      </w:pPr>
      <w:r>
        <w:rPr>
          <w:rFonts w:hint="eastAsia"/>
          <w:color w:val="auto"/>
          <w:highlight w:val="none"/>
        </w:rPr>
        <w:t>查询支付</w:t>
      </w:r>
      <w:r>
        <w:rPr>
          <w:color w:val="auto"/>
          <w:highlight w:val="none"/>
        </w:rPr>
        <w:t>结果</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5BD9C5A">
        <w:trPr>
          <w:wBefore w:w="0" w:type="dxa"/>
          <w:jc w:val="center"/>
        </w:trPr>
        <w:tc>
          <w:tcPr>
            <w:tcW w:w="2840" w:type="dxa"/>
            <w:noWrap w:val="0"/>
            <w:vAlign w:val="top"/>
          </w:tcPr>
          <w:p w14:paraId="6DA27F0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74472B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DE98B7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31835A22">
        <w:trPr>
          <w:wBefore w:w="0" w:type="dxa"/>
          <w:jc w:val="center"/>
        </w:trPr>
        <w:tc>
          <w:tcPr>
            <w:tcW w:w="2840" w:type="dxa"/>
            <w:noWrap w:val="0"/>
            <w:vAlign w:val="top"/>
          </w:tcPr>
          <w:p w14:paraId="5A23550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2C3D5D7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3FF3FA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3C59237F">
        <w:trPr>
          <w:wBefore w:w="0" w:type="dxa"/>
          <w:jc w:val="center"/>
        </w:trPr>
        <w:tc>
          <w:tcPr>
            <w:tcW w:w="2840" w:type="dxa"/>
            <w:noWrap w:val="0"/>
            <w:vAlign w:val="top"/>
          </w:tcPr>
          <w:p w14:paraId="393C7A2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1B10F3E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C9404E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28C3FBEF">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6B15A7A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paymentChannel</w:t>
            </w:r>
            <w:r>
              <w:rPr>
                <w:rFonts w:ascii="宋体" w:hAnsi="宋体" w:cs="微软雅黑"/>
                <w:color w:val="auto"/>
                <w:sz w:val="18"/>
                <w:szCs w:val="18"/>
                <w:highlight w:val="none"/>
              </w:rPr>
              <w:t>Code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74633C5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ACC45A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通道编码</w:t>
            </w:r>
          </w:p>
          <w:p w14:paraId="026F560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2.6支付</w:t>
            </w:r>
            <w:r>
              <w:rPr>
                <w:rFonts w:ascii="宋体" w:hAnsi="宋体" w:cs="微软雅黑"/>
                <w:color w:val="auto"/>
                <w:sz w:val="18"/>
                <w:szCs w:val="18"/>
                <w:highlight w:val="none"/>
              </w:rPr>
              <w:t>通道编码</w:t>
            </w:r>
            <w:r>
              <w:rPr>
                <w:rFonts w:hint="eastAsia" w:ascii="宋体" w:hAnsi="宋体" w:cs="微软雅黑"/>
                <w:color w:val="auto"/>
                <w:sz w:val="18"/>
                <w:szCs w:val="18"/>
                <w:highlight w:val="none"/>
              </w:rPr>
              <w:t>定义</w:t>
            </w:r>
          </w:p>
        </w:tc>
      </w:tr>
      <w:tr w14:paraId="4E913901">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F3E167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paymentResult</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D6F7A9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A6B8F9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结果</w:t>
            </w:r>
          </w:p>
          <w:p w14:paraId="24BAF41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已经</w:t>
            </w:r>
            <w:r>
              <w:rPr>
                <w:rFonts w:ascii="宋体" w:hAnsi="宋体" w:cs="微软雅黑"/>
                <w:color w:val="auto"/>
                <w:sz w:val="18"/>
                <w:szCs w:val="18"/>
                <w:highlight w:val="none"/>
              </w:rPr>
              <w:t>下单：</w:t>
            </w:r>
            <w:r>
              <w:rPr>
                <w:rFonts w:hint="eastAsia" w:ascii="宋体" w:hAnsi="宋体" w:cs="微软雅黑"/>
                <w:color w:val="auto"/>
                <w:sz w:val="18"/>
                <w:szCs w:val="18"/>
                <w:highlight w:val="none"/>
              </w:rPr>
              <w:t>ORDERED</w:t>
            </w:r>
          </w:p>
          <w:p w14:paraId="42F30F2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成功：SUCCESS</w:t>
            </w:r>
          </w:p>
          <w:p w14:paraId="770EBA5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失败：FAILED</w:t>
            </w:r>
          </w:p>
        </w:tc>
      </w:tr>
      <w:tr w14:paraId="5DCA2B02">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1991B2C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paymentResultDesc</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1CCCBA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6B2834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结果描述</w:t>
            </w:r>
          </w:p>
        </w:tc>
      </w:tr>
    </w:tbl>
    <w:p w14:paraId="77F0A735">
      <w:pPr>
        <w:pStyle w:val="41"/>
        <w:rPr>
          <w:color w:val="auto"/>
          <w:highlight w:val="none"/>
        </w:rPr>
      </w:pPr>
      <w:r>
        <w:rPr>
          <w:rFonts w:hint="eastAsia"/>
          <w:color w:val="auto"/>
          <w:highlight w:val="none"/>
        </w:rPr>
        <w:t>示例</w:t>
      </w:r>
      <w:r>
        <w:rPr>
          <w:color w:val="auto"/>
          <w:highlight w:val="none"/>
        </w:rPr>
        <w:t>报文：</w:t>
      </w:r>
    </w:p>
    <w:p w14:paraId="3F131DC6">
      <w:pPr>
        <w:pStyle w:val="41"/>
        <w:rPr>
          <w:color w:val="auto"/>
          <w:highlight w:val="none"/>
        </w:rPr>
      </w:pPr>
      <w:r>
        <w:rPr>
          <w:rFonts w:hint="eastAsia"/>
          <w:color w:val="auto"/>
          <w:highlight w:val="none"/>
        </w:rPr>
        <w:t>{"retCode":"0000","retMsg":"成功","paymentResult":"SUCCESS","paymentResultDesc":"支付成功","paymentChannelCode":"04"}</w:t>
      </w:r>
    </w:p>
    <w:p w14:paraId="0970C617">
      <w:pPr>
        <w:pStyle w:val="41"/>
        <w:rPr>
          <w:color w:val="auto"/>
          <w:highlight w:val="none"/>
        </w:rPr>
      </w:pPr>
      <w:r>
        <w:rPr>
          <w:rFonts w:hint="eastAsia"/>
          <w:color w:val="auto"/>
          <w:highlight w:val="none"/>
        </w:rPr>
        <w:t>{"retCode":"0000","retMsg":"成功","paymentResult":"ORDERED","paymentResultDesc":"已下单","paymentChannelCode":null}</w:t>
      </w:r>
    </w:p>
    <w:p w14:paraId="1C207D1C">
      <w:pPr>
        <w:pStyle w:val="146"/>
        <w:spacing w:before="156" w:after="156"/>
        <w:ind w:left="993"/>
        <w:rPr>
          <w:color w:val="auto"/>
          <w:highlight w:val="none"/>
        </w:rPr>
      </w:pPr>
      <w:bookmarkStart w:id="424" w:name="_Toc513123196"/>
      <w:r>
        <w:rPr>
          <w:color w:val="auto"/>
          <w:highlight w:val="none"/>
        </w:rPr>
        <w:t xml:space="preserve">IF2A-04 </w:t>
      </w:r>
      <w:r>
        <w:rPr>
          <w:rFonts w:hint="eastAsia"/>
          <w:color w:val="auto"/>
          <w:highlight w:val="none"/>
        </w:rPr>
        <w:t>出票结果通知</w:t>
      </w:r>
      <w:bookmarkEnd w:id="424"/>
    </w:p>
    <w:p w14:paraId="28AD18FE">
      <w:pPr>
        <w:pStyle w:val="175"/>
        <w:rPr>
          <w:color w:val="auto"/>
          <w:highlight w:val="none"/>
        </w:rPr>
      </w:pPr>
      <w:bookmarkStart w:id="425" w:name="_Toc513123197"/>
      <w:r>
        <w:rPr>
          <w:rFonts w:hint="eastAsia"/>
          <w:color w:val="auto"/>
          <w:highlight w:val="none"/>
        </w:rPr>
        <w:t>接口地址</w:t>
      </w:r>
      <w:bookmarkEnd w:id="425"/>
    </w:p>
    <w:p w14:paraId="43D5AF10">
      <w:pPr>
        <w:pStyle w:val="41"/>
        <w:rPr>
          <w:color w:val="auto"/>
          <w:highlight w:val="none"/>
        </w:rPr>
      </w:pPr>
      <w:r>
        <w:rPr>
          <w:color w:val="auto"/>
          <w:highlight w:val="none"/>
        </w:rPr>
        <w:t>http//:[ip]:[port]/[project]/ci</w:t>
      </w:r>
      <w:r>
        <w:rPr>
          <w:rFonts w:hint="eastAsia"/>
          <w:color w:val="auto"/>
          <w:highlight w:val="none"/>
        </w:rPr>
        <w:t>/</w:t>
      </w:r>
      <w:r>
        <w:rPr>
          <w:color w:val="auto"/>
          <w:highlight w:val="none"/>
        </w:rPr>
        <w:t>tvm/noti</w:t>
      </w:r>
      <w:r>
        <w:rPr>
          <w:rFonts w:hint="eastAsia"/>
          <w:color w:val="auto"/>
          <w:highlight w:val="none"/>
        </w:rPr>
        <w:t>TakeTicketResult</w:t>
      </w:r>
    </w:p>
    <w:p w14:paraId="4AC42E2E">
      <w:pPr>
        <w:pStyle w:val="175"/>
        <w:rPr>
          <w:color w:val="auto"/>
          <w:highlight w:val="none"/>
        </w:rPr>
      </w:pPr>
      <w:bookmarkStart w:id="426" w:name="_Toc513123198"/>
      <w:r>
        <w:rPr>
          <w:rFonts w:hint="eastAsia"/>
          <w:color w:val="auto"/>
          <w:highlight w:val="none"/>
        </w:rPr>
        <w:t>接口</w:t>
      </w:r>
      <w:r>
        <w:rPr>
          <w:color w:val="auto"/>
          <w:highlight w:val="none"/>
        </w:rPr>
        <w:t>说明</w:t>
      </w:r>
      <w:bookmarkEnd w:id="426"/>
    </w:p>
    <w:p w14:paraId="2A557C0F">
      <w:pPr>
        <w:pStyle w:val="41"/>
        <w:rPr>
          <w:color w:val="auto"/>
          <w:highlight w:val="none"/>
        </w:rPr>
      </w:pPr>
      <w:r>
        <w:rPr>
          <w:rFonts w:hint="eastAsia"/>
          <w:color w:val="auto"/>
          <w:highlight w:val="none"/>
        </w:rPr>
        <w:t>TVM出票</w:t>
      </w:r>
      <w:r>
        <w:rPr>
          <w:color w:val="auto"/>
          <w:highlight w:val="none"/>
        </w:rPr>
        <w:t>结果通知</w:t>
      </w:r>
      <w:r>
        <w:rPr>
          <w:rFonts w:hint="eastAsia"/>
          <w:color w:val="auto"/>
          <w:highlight w:val="none"/>
        </w:rPr>
        <w:t>，要求</w:t>
      </w:r>
      <w:r>
        <w:rPr>
          <w:color w:val="auto"/>
          <w:highlight w:val="none"/>
        </w:rPr>
        <w:t>断网重传</w:t>
      </w:r>
      <w:r>
        <w:rPr>
          <w:rFonts w:hint="eastAsia"/>
          <w:color w:val="auto"/>
          <w:highlight w:val="none"/>
        </w:rPr>
        <w:t>，实际</w:t>
      </w:r>
      <w:r>
        <w:rPr>
          <w:color w:val="auto"/>
          <w:highlight w:val="none"/>
        </w:rPr>
        <w:t>出票张数和订单张数一致时，发送</w:t>
      </w:r>
      <w:r>
        <w:rPr>
          <w:rFonts w:hint="eastAsia"/>
          <w:color w:val="auto"/>
          <w:highlight w:val="none"/>
        </w:rPr>
        <w:t>[IF2A-04出票结果通知]</w:t>
      </w:r>
    </w:p>
    <w:p w14:paraId="30FF0DB9">
      <w:pPr>
        <w:pStyle w:val="175"/>
        <w:rPr>
          <w:color w:val="auto"/>
          <w:highlight w:val="none"/>
        </w:rPr>
      </w:pPr>
      <w:bookmarkStart w:id="427" w:name="_Toc513123199"/>
      <w:r>
        <w:rPr>
          <w:rFonts w:hint="eastAsia"/>
          <w:color w:val="auto"/>
          <w:highlight w:val="none"/>
        </w:rPr>
        <w:t>请求参数</w:t>
      </w:r>
      <w:bookmarkEnd w:id="427"/>
    </w:p>
    <w:p w14:paraId="7B325234">
      <w:pPr>
        <w:pStyle w:val="41"/>
        <w:rPr>
          <w:color w:val="auto"/>
          <w:highlight w:val="none"/>
        </w:rPr>
      </w:pPr>
      <w:r>
        <w:rPr>
          <w:rFonts w:hint="eastAsia"/>
          <w:color w:val="auto"/>
          <w:highlight w:val="none"/>
        </w:rPr>
        <w:t>出票结果通知请求参数详见表7</w:t>
      </w:r>
      <w:r>
        <w:rPr>
          <w:color w:val="auto"/>
          <w:highlight w:val="none"/>
        </w:rPr>
        <w:t>5</w:t>
      </w:r>
      <w:r>
        <w:rPr>
          <w:rFonts w:hint="eastAsia"/>
          <w:color w:val="auto"/>
          <w:highlight w:val="none"/>
        </w:rPr>
        <w:t>。</w:t>
      </w:r>
    </w:p>
    <w:p w14:paraId="3CEE41E1">
      <w:pPr>
        <w:pStyle w:val="160"/>
        <w:rPr>
          <w:color w:val="auto"/>
          <w:highlight w:val="none"/>
        </w:rPr>
      </w:pPr>
      <w:r>
        <w:rPr>
          <w:rFonts w:hint="eastAsia"/>
          <w:color w:val="auto"/>
          <w:highlight w:val="none"/>
        </w:rPr>
        <w:t>出票结果通知请求参数信息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E3FC510">
        <w:trPr>
          <w:wBefore w:w="0" w:type="dxa"/>
          <w:jc w:val="center"/>
        </w:trPr>
        <w:tc>
          <w:tcPr>
            <w:tcW w:w="2840" w:type="dxa"/>
            <w:noWrap w:val="0"/>
            <w:vAlign w:val="top"/>
          </w:tcPr>
          <w:p w14:paraId="087AAA12">
            <w:pPr>
              <w:rPr>
                <w:color w:val="auto"/>
                <w:sz w:val="18"/>
                <w:szCs w:val="18"/>
                <w:highlight w:val="none"/>
              </w:rPr>
            </w:pPr>
            <w:r>
              <w:rPr>
                <w:rFonts w:hint="eastAsia"/>
                <w:color w:val="auto"/>
                <w:sz w:val="18"/>
                <w:szCs w:val="18"/>
                <w:highlight w:val="none"/>
              </w:rPr>
              <w:t>字段</w:t>
            </w:r>
          </w:p>
        </w:tc>
        <w:tc>
          <w:tcPr>
            <w:tcW w:w="2841" w:type="dxa"/>
            <w:noWrap w:val="0"/>
            <w:vAlign w:val="top"/>
          </w:tcPr>
          <w:p w14:paraId="4FE52093">
            <w:pPr>
              <w:rPr>
                <w:color w:val="auto"/>
                <w:sz w:val="18"/>
                <w:szCs w:val="18"/>
                <w:highlight w:val="none"/>
              </w:rPr>
            </w:pPr>
            <w:r>
              <w:rPr>
                <w:rFonts w:hint="eastAsia"/>
                <w:color w:val="auto"/>
                <w:sz w:val="18"/>
                <w:szCs w:val="18"/>
                <w:highlight w:val="none"/>
              </w:rPr>
              <w:t>类型</w:t>
            </w:r>
          </w:p>
        </w:tc>
        <w:tc>
          <w:tcPr>
            <w:tcW w:w="2841" w:type="dxa"/>
            <w:noWrap w:val="0"/>
            <w:vAlign w:val="top"/>
          </w:tcPr>
          <w:p w14:paraId="7E57E98D">
            <w:pPr>
              <w:rPr>
                <w:color w:val="auto"/>
                <w:sz w:val="18"/>
                <w:szCs w:val="18"/>
                <w:highlight w:val="none"/>
              </w:rPr>
            </w:pPr>
            <w:r>
              <w:rPr>
                <w:rFonts w:hint="eastAsia"/>
                <w:color w:val="auto"/>
                <w:sz w:val="18"/>
                <w:szCs w:val="18"/>
                <w:highlight w:val="none"/>
              </w:rPr>
              <w:t>说明</w:t>
            </w:r>
          </w:p>
        </w:tc>
      </w:tr>
      <w:tr w14:paraId="501E37FC">
        <w:trPr>
          <w:wBefore w:w="0" w:type="dxa"/>
          <w:trHeight w:val="425" w:hRule="atLeast"/>
          <w:jc w:val="center"/>
        </w:trPr>
        <w:tc>
          <w:tcPr>
            <w:tcW w:w="2840" w:type="dxa"/>
            <w:noWrap w:val="0"/>
            <w:vAlign w:val="center"/>
          </w:tcPr>
          <w:p w14:paraId="4B7EBD1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center"/>
          </w:tcPr>
          <w:p w14:paraId="6CEBB50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522EFCA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2FE3845B">
        <w:trPr>
          <w:wBefore w:w="0" w:type="dxa"/>
          <w:trHeight w:val="425" w:hRule="atLeast"/>
          <w:jc w:val="center"/>
        </w:trPr>
        <w:tc>
          <w:tcPr>
            <w:tcW w:w="2840" w:type="dxa"/>
            <w:noWrap w:val="0"/>
            <w:vAlign w:val="top"/>
          </w:tcPr>
          <w:p w14:paraId="4AD79839">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actualTakeTicketNum</w:t>
            </w:r>
          </w:p>
        </w:tc>
        <w:tc>
          <w:tcPr>
            <w:tcW w:w="2841" w:type="dxa"/>
            <w:noWrap w:val="0"/>
            <w:vAlign w:val="top"/>
          </w:tcPr>
          <w:p w14:paraId="345AB9D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2CB863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实际</w:t>
            </w:r>
            <w:r>
              <w:rPr>
                <w:rFonts w:ascii="宋体" w:hAnsi="宋体" w:cs="微软雅黑"/>
                <w:color w:val="auto"/>
                <w:sz w:val="18"/>
                <w:szCs w:val="18"/>
                <w:highlight w:val="none"/>
              </w:rPr>
              <w:t>出票</w:t>
            </w:r>
            <w:r>
              <w:rPr>
                <w:rFonts w:hint="eastAsia" w:ascii="宋体" w:hAnsi="宋体" w:cs="微软雅黑"/>
                <w:color w:val="auto"/>
                <w:sz w:val="18"/>
                <w:szCs w:val="18"/>
                <w:highlight w:val="none"/>
              </w:rPr>
              <w:t>数量</w:t>
            </w:r>
          </w:p>
        </w:tc>
      </w:tr>
      <w:tr w14:paraId="5004F71D">
        <w:trPr>
          <w:wBefore w:w="0" w:type="dxa"/>
          <w:trHeight w:val="425" w:hRule="atLeast"/>
          <w:jc w:val="center"/>
        </w:trPr>
        <w:tc>
          <w:tcPr>
            <w:tcW w:w="2840" w:type="dxa"/>
            <w:noWrap w:val="0"/>
            <w:vAlign w:val="top"/>
          </w:tcPr>
          <w:p w14:paraId="0A9363D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takeTickeDate</w:t>
            </w:r>
          </w:p>
        </w:tc>
        <w:tc>
          <w:tcPr>
            <w:tcW w:w="2841" w:type="dxa"/>
            <w:noWrap w:val="0"/>
            <w:vAlign w:val="top"/>
          </w:tcPr>
          <w:p w14:paraId="33CDCB6F">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DB5E7B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出票</w:t>
            </w:r>
            <w:r>
              <w:rPr>
                <w:rFonts w:ascii="宋体" w:hAnsi="宋体" w:cs="微软雅黑"/>
                <w:color w:val="auto"/>
                <w:sz w:val="18"/>
                <w:szCs w:val="18"/>
                <w:highlight w:val="none"/>
              </w:rPr>
              <w:t>时间</w:t>
            </w:r>
            <w:r>
              <w:rPr>
                <w:rFonts w:hint="eastAsia" w:ascii="宋体" w:hAnsi="宋体" w:cs="微软雅黑"/>
                <w:color w:val="auto"/>
                <w:sz w:val="18"/>
                <w:szCs w:val="18"/>
                <w:highlight w:val="none"/>
              </w:rPr>
              <w:t>YYYYMMDDHHMMSS</w:t>
            </w:r>
          </w:p>
        </w:tc>
      </w:tr>
      <w:tr w14:paraId="55CB60CD">
        <w:trPr>
          <w:wBefore w:w="0" w:type="dxa"/>
          <w:trHeight w:val="425" w:hRule="atLeast"/>
          <w:jc w:val="center"/>
        </w:trPr>
        <w:tc>
          <w:tcPr>
            <w:tcW w:w="2840" w:type="dxa"/>
            <w:noWrap w:val="0"/>
            <w:vAlign w:val="top"/>
          </w:tcPr>
          <w:p w14:paraId="53EB0AB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ticketList</w:t>
            </w:r>
          </w:p>
        </w:tc>
        <w:tc>
          <w:tcPr>
            <w:tcW w:w="2841" w:type="dxa"/>
            <w:noWrap w:val="0"/>
            <w:vAlign w:val="top"/>
          </w:tcPr>
          <w:p w14:paraId="504A3D1C">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J</w:t>
            </w:r>
            <w:r>
              <w:rPr>
                <w:rFonts w:hint="eastAsia" w:ascii="宋体" w:hAnsi="宋体" w:cs="微软雅黑"/>
                <w:color w:val="auto"/>
                <w:sz w:val="18"/>
                <w:szCs w:val="18"/>
                <w:highlight w:val="none"/>
              </w:rPr>
              <w:t>son数组</w:t>
            </w:r>
          </w:p>
        </w:tc>
        <w:tc>
          <w:tcPr>
            <w:tcW w:w="2841" w:type="dxa"/>
            <w:noWrap w:val="0"/>
            <w:vAlign w:val="top"/>
          </w:tcPr>
          <w:p w14:paraId="22F16D2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已经</w:t>
            </w:r>
            <w:r>
              <w:rPr>
                <w:rFonts w:ascii="宋体" w:hAnsi="宋体" w:cs="微软雅黑"/>
                <w:color w:val="auto"/>
                <w:sz w:val="18"/>
                <w:szCs w:val="18"/>
                <w:highlight w:val="none"/>
              </w:rPr>
              <w:t>写卡</w:t>
            </w:r>
            <w:r>
              <w:rPr>
                <w:rFonts w:hint="eastAsia" w:ascii="宋体" w:hAnsi="宋体" w:cs="微软雅黑"/>
                <w:color w:val="auto"/>
                <w:sz w:val="18"/>
                <w:szCs w:val="18"/>
                <w:highlight w:val="none"/>
              </w:rPr>
              <w:t>卡</w:t>
            </w:r>
            <w:r>
              <w:rPr>
                <w:rFonts w:ascii="宋体" w:hAnsi="宋体" w:cs="微软雅黑"/>
                <w:color w:val="auto"/>
                <w:sz w:val="18"/>
                <w:szCs w:val="18"/>
                <w:highlight w:val="none"/>
              </w:rPr>
              <w:t>数据</w:t>
            </w:r>
          </w:p>
        </w:tc>
      </w:tr>
    </w:tbl>
    <w:p w14:paraId="7A6A4A2E">
      <w:pPr>
        <w:pStyle w:val="41"/>
        <w:rPr>
          <w:color w:val="auto"/>
          <w:highlight w:val="none"/>
        </w:rPr>
      </w:pPr>
      <w:r>
        <w:rPr>
          <w:rFonts w:hint="eastAsia"/>
          <w:color w:val="auto"/>
          <w:highlight w:val="none"/>
        </w:rPr>
        <w:t>单条</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19E0C2F">
        <w:trPr>
          <w:wBefore w:w="0" w:type="dxa"/>
          <w:jc w:val="center"/>
        </w:trPr>
        <w:tc>
          <w:tcPr>
            <w:tcW w:w="2840" w:type="dxa"/>
            <w:noWrap w:val="0"/>
            <w:vAlign w:val="top"/>
          </w:tcPr>
          <w:p w14:paraId="1A1F4E6D">
            <w:pPr>
              <w:rPr>
                <w:color w:val="auto"/>
                <w:sz w:val="18"/>
                <w:szCs w:val="18"/>
                <w:highlight w:val="none"/>
              </w:rPr>
            </w:pPr>
            <w:r>
              <w:rPr>
                <w:rFonts w:hint="eastAsia"/>
                <w:color w:val="auto"/>
                <w:sz w:val="18"/>
                <w:szCs w:val="18"/>
                <w:highlight w:val="none"/>
              </w:rPr>
              <w:t>字段</w:t>
            </w:r>
          </w:p>
        </w:tc>
        <w:tc>
          <w:tcPr>
            <w:tcW w:w="2841" w:type="dxa"/>
            <w:noWrap w:val="0"/>
            <w:vAlign w:val="top"/>
          </w:tcPr>
          <w:p w14:paraId="727DE9BF">
            <w:pPr>
              <w:rPr>
                <w:color w:val="auto"/>
                <w:sz w:val="18"/>
                <w:szCs w:val="18"/>
                <w:highlight w:val="none"/>
              </w:rPr>
            </w:pPr>
            <w:r>
              <w:rPr>
                <w:rFonts w:hint="eastAsia"/>
                <w:color w:val="auto"/>
                <w:sz w:val="18"/>
                <w:szCs w:val="18"/>
                <w:highlight w:val="none"/>
              </w:rPr>
              <w:t>类型</w:t>
            </w:r>
          </w:p>
        </w:tc>
        <w:tc>
          <w:tcPr>
            <w:tcW w:w="2841" w:type="dxa"/>
            <w:noWrap w:val="0"/>
            <w:vAlign w:val="top"/>
          </w:tcPr>
          <w:p w14:paraId="3E1D46F5">
            <w:pPr>
              <w:rPr>
                <w:color w:val="auto"/>
                <w:sz w:val="18"/>
                <w:szCs w:val="18"/>
                <w:highlight w:val="none"/>
              </w:rPr>
            </w:pPr>
            <w:r>
              <w:rPr>
                <w:rFonts w:hint="eastAsia"/>
                <w:color w:val="auto"/>
                <w:sz w:val="18"/>
                <w:szCs w:val="18"/>
                <w:highlight w:val="none"/>
              </w:rPr>
              <w:t>说明</w:t>
            </w:r>
          </w:p>
        </w:tc>
      </w:tr>
      <w:tr w14:paraId="05395B01">
        <w:trPr>
          <w:wBefore w:w="0" w:type="dxa"/>
          <w:trHeight w:val="425" w:hRule="atLeast"/>
          <w:jc w:val="center"/>
        </w:trPr>
        <w:tc>
          <w:tcPr>
            <w:tcW w:w="2840" w:type="dxa"/>
            <w:noWrap w:val="0"/>
            <w:vAlign w:val="top"/>
          </w:tcPr>
          <w:p w14:paraId="64B3034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ticketLogicNum</w:t>
            </w:r>
          </w:p>
        </w:tc>
        <w:tc>
          <w:tcPr>
            <w:tcW w:w="2841" w:type="dxa"/>
            <w:noWrap w:val="0"/>
            <w:vAlign w:val="top"/>
          </w:tcPr>
          <w:p w14:paraId="12E813F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1F7AA43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票卡逻辑号</w:t>
            </w:r>
          </w:p>
        </w:tc>
      </w:tr>
      <w:tr w14:paraId="5BB2EEF5">
        <w:trPr>
          <w:wBefore w:w="0" w:type="dxa"/>
          <w:trHeight w:val="425" w:hRule="atLeast"/>
          <w:jc w:val="center"/>
        </w:trPr>
        <w:tc>
          <w:tcPr>
            <w:tcW w:w="2840" w:type="dxa"/>
            <w:noWrap w:val="0"/>
            <w:vAlign w:val="top"/>
          </w:tcPr>
          <w:p w14:paraId="41F644E8">
            <w:pPr>
              <w:tabs>
                <w:tab w:val="left" w:pos="1557"/>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transDate</w:t>
            </w:r>
          </w:p>
        </w:tc>
        <w:tc>
          <w:tcPr>
            <w:tcW w:w="2841" w:type="dxa"/>
            <w:noWrap w:val="0"/>
            <w:vAlign w:val="top"/>
          </w:tcPr>
          <w:p w14:paraId="2DCAA9F8">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top"/>
          </w:tcPr>
          <w:p w14:paraId="0D2028B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交易</w:t>
            </w:r>
            <w:r>
              <w:rPr>
                <w:rFonts w:ascii="宋体" w:hAnsi="宋体" w:cs="微软雅黑"/>
                <w:color w:val="auto"/>
                <w:sz w:val="18"/>
                <w:szCs w:val="18"/>
                <w:highlight w:val="none"/>
              </w:rPr>
              <w:t>日期</w:t>
            </w:r>
            <w:r>
              <w:rPr>
                <w:rFonts w:hint="eastAsia" w:ascii="宋体" w:hAnsi="宋体" w:cs="微软雅黑"/>
                <w:color w:val="auto"/>
                <w:sz w:val="18"/>
                <w:szCs w:val="18"/>
                <w:highlight w:val="none"/>
              </w:rPr>
              <w:t xml:space="preserve"> YYYYMMDDHHMMSS</w:t>
            </w:r>
          </w:p>
        </w:tc>
      </w:tr>
      <w:tr w14:paraId="2BD43934">
        <w:trPr>
          <w:wBefore w:w="0" w:type="dxa"/>
          <w:trHeight w:val="425" w:hRule="atLeast"/>
          <w:jc w:val="center"/>
        </w:trPr>
        <w:tc>
          <w:tcPr>
            <w:tcW w:w="2840" w:type="dxa"/>
            <w:noWrap w:val="0"/>
            <w:vAlign w:val="top"/>
          </w:tcPr>
          <w:p w14:paraId="29ABB92D">
            <w:pPr>
              <w:tabs>
                <w:tab w:val="left" w:pos="1557"/>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transAmount</w:t>
            </w:r>
          </w:p>
        </w:tc>
        <w:tc>
          <w:tcPr>
            <w:tcW w:w="2841" w:type="dxa"/>
            <w:noWrap w:val="0"/>
            <w:vAlign w:val="top"/>
          </w:tcPr>
          <w:p w14:paraId="1A5F1E43">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top"/>
          </w:tcPr>
          <w:p w14:paraId="6664A45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交易</w:t>
            </w:r>
            <w:r>
              <w:rPr>
                <w:rFonts w:ascii="宋体" w:hAnsi="宋体" w:cs="微软雅黑"/>
                <w:color w:val="auto"/>
                <w:sz w:val="18"/>
                <w:szCs w:val="18"/>
                <w:highlight w:val="none"/>
              </w:rPr>
              <w:t>金额</w:t>
            </w:r>
          </w:p>
        </w:tc>
      </w:tr>
    </w:tbl>
    <w:p w14:paraId="0AEF77CC">
      <w:pPr>
        <w:pStyle w:val="41"/>
        <w:rPr>
          <w:color w:val="auto"/>
          <w:highlight w:val="none"/>
        </w:rPr>
      </w:pPr>
      <w:r>
        <w:rPr>
          <w:rFonts w:hint="eastAsia"/>
          <w:color w:val="auto"/>
          <w:highlight w:val="none"/>
        </w:rPr>
        <w:t>示例</w:t>
      </w:r>
      <w:r>
        <w:rPr>
          <w:color w:val="auto"/>
          <w:highlight w:val="none"/>
        </w:rPr>
        <w:t>报文：</w:t>
      </w:r>
    </w:p>
    <w:p w14:paraId="61EC626C">
      <w:pPr>
        <w:pStyle w:val="41"/>
        <w:rPr>
          <w:color w:val="auto"/>
          <w:highlight w:val="none"/>
        </w:rPr>
      </w:pPr>
      <w:r>
        <w:rPr>
          <w:color w:val="auto"/>
          <w:highlight w:val="none"/>
        </w:rPr>
        <w:t>charset=UTF-8&amp;deviceId=02310701&amp;format=json&amp;providerId=02&amp;signType=00&amp;timestamp=20180503110434&amp;bizData={"actualTakeTicketNum":"1","orderNo":"00201805031104021067","takeTickeDate":"20180503110434","ticketList":[{"ticketLogicNum":"0016101901021710","transDate":"20180503110434","transAmount":"200"}]}</w:t>
      </w:r>
    </w:p>
    <w:p w14:paraId="384C0CDD">
      <w:pPr>
        <w:pStyle w:val="41"/>
        <w:rPr>
          <w:color w:val="auto"/>
          <w:highlight w:val="none"/>
        </w:rPr>
      </w:pPr>
      <w:r>
        <w:rPr>
          <w:color w:val="auto"/>
          <w:highlight w:val="none"/>
        </w:rPr>
        <w:t>charset=UTF-8&amp;deviceId=02310701&amp;format=json&amp;providerId=02&amp;signType=00&amp;timestamp=20180503112657&amp;bizData={"actualTakeTicketNum":"2","orderNo":"00201805031126231075","takeTickeDate":"20180503112657","ticketList":[{"ticketLogicNum":"0016101901015C96","transDate":"20180503112655","transAmount":"200"},{"ticketLogicNum":"0016101901014071","transDate":"20180503112657","transAmount":"200"}]}</w:t>
      </w:r>
    </w:p>
    <w:p w14:paraId="2887AD8B">
      <w:pPr>
        <w:pStyle w:val="175"/>
        <w:rPr>
          <w:color w:val="auto"/>
          <w:highlight w:val="none"/>
        </w:rPr>
      </w:pPr>
      <w:bookmarkStart w:id="428" w:name="_Toc513123200"/>
      <w:r>
        <w:rPr>
          <w:rFonts w:hint="eastAsia"/>
          <w:color w:val="auto"/>
          <w:highlight w:val="none"/>
        </w:rPr>
        <w:t>应答参数</w:t>
      </w:r>
      <w:bookmarkEnd w:id="428"/>
    </w:p>
    <w:p w14:paraId="5AC28A21">
      <w:pPr>
        <w:pStyle w:val="41"/>
        <w:rPr>
          <w:color w:val="auto"/>
          <w:highlight w:val="none"/>
        </w:rPr>
      </w:pPr>
      <w:r>
        <w:rPr>
          <w:rFonts w:hint="eastAsia"/>
          <w:color w:val="auto"/>
          <w:highlight w:val="none"/>
        </w:rPr>
        <w:t>出票结果通知应答参数详见表7</w:t>
      </w:r>
      <w:r>
        <w:rPr>
          <w:color w:val="auto"/>
          <w:highlight w:val="none"/>
        </w:rPr>
        <w:t>6</w:t>
      </w:r>
      <w:r>
        <w:rPr>
          <w:rFonts w:hint="eastAsia"/>
          <w:color w:val="auto"/>
          <w:highlight w:val="none"/>
        </w:rPr>
        <w:t>。</w:t>
      </w:r>
    </w:p>
    <w:p w14:paraId="43B9A97E">
      <w:pPr>
        <w:pStyle w:val="160"/>
        <w:rPr>
          <w:color w:val="auto"/>
          <w:highlight w:val="none"/>
        </w:rPr>
      </w:pPr>
      <w:r>
        <w:rPr>
          <w:rFonts w:hint="eastAsia"/>
          <w:color w:val="auto"/>
          <w:highlight w:val="none"/>
        </w:rPr>
        <w:t>出票结果通知应答参数信息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B204CA3">
        <w:trPr>
          <w:wBefore w:w="0" w:type="dxa"/>
          <w:jc w:val="center"/>
        </w:trPr>
        <w:tc>
          <w:tcPr>
            <w:tcW w:w="2840" w:type="dxa"/>
            <w:noWrap w:val="0"/>
            <w:vAlign w:val="top"/>
          </w:tcPr>
          <w:p w14:paraId="52E3C67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0DDE9F6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0985459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7B359726">
        <w:trPr>
          <w:wBefore w:w="0" w:type="dxa"/>
          <w:jc w:val="center"/>
        </w:trPr>
        <w:tc>
          <w:tcPr>
            <w:tcW w:w="2840" w:type="dxa"/>
            <w:noWrap w:val="0"/>
            <w:vAlign w:val="top"/>
          </w:tcPr>
          <w:p w14:paraId="2DC7B68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000A406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BB291F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2DF655BF">
        <w:trPr>
          <w:wBefore w:w="0" w:type="dxa"/>
          <w:jc w:val="center"/>
        </w:trPr>
        <w:tc>
          <w:tcPr>
            <w:tcW w:w="2840" w:type="dxa"/>
            <w:noWrap w:val="0"/>
            <w:vAlign w:val="top"/>
          </w:tcPr>
          <w:p w14:paraId="1510F04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2A986DC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091F6D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4B4EBBB2">
      <w:pPr>
        <w:pStyle w:val="41"/>
        <w:rPr>
          <w:color w:val="auto"/>
          <w:highlight w:val="none"/>
        </w:rPr>
      </w:pPr>
      <w:r>
        <w:rPr>
          <w:rFonts w:hint="eastAsia"/>
          <w:color w:val="auto"/>
          <w:highlight w:val="none"/>
        </w:rPr>
        <w:t>示例</w:t>
      </w:r>
      <w:r>
        <w:rPr>
          <w:color w:val="auto"/>
          <w:highlight w:val="none"/>
        </w:rPr>
        <w:t>报文：</w:t>
      </w:r>
    </w:p>
    <w:p w14:paraId="1C332860">
      <w:pPr>
        <w:pStyle w:val="41"/>
        <w:rPr>
          <w:color w:val="auto"/>
          <w:highlight w:val="none"/>
        </w:rPr>
      </w:pPr>
      <w:r>
        <w:rPr>
          <w:rFonts w:hint="eastAsia"/>
          <w:color w:val="auto"/>
          <w:highlight w:val="none"/>
        </w:rPr>
        <w:t>{"retCode":"0000","retMsg":"成功"}</w:t>
      </w:r>
    </w:p>
    <w:p w14:paraId="1CA31DEE">
      <w:pPr>
        <w:pStyle w:val="146"/>
        <w:spacing w:before="156" w:after="156"/>
        <w:ind w:left="993"/>
        <w:rPr>
          <w:color w:val="auto"/>
          <w:highlight w:val="none"/>
        </w:rPr>
      </w:pPr>
      <w:bookmarkStart w:id="429" w:name="_Toc513123201"/>
      <w:r>
        <w:rPr>
          <w:color w:val="auto"/>
          <w:highlight w:val="none"/>
        </w:rPr>
        <w:t xml:space="preserve">IF2A-05 </w:t>
      </w:r>
      <w:r>
        <w:rPr>
          <w:rFonts w:hint="eastAsia"/>
          <w:color w:val="auto"/>
          <w:highlight w:val="none"/>
        </w:rPr>
        <w:t>出票故障通知</w:t>
      </w:r>
      <w:bookmarkEnd w:id="429"/>
    </w:p>
    <w:p w14:paraId="7273321F">
      <w:pPr>
        <w:pStyle w:val="175"/>
        <w:rPr>
          <w:color w:val="auto"/>
          <w:highlight w:val="none"/>
        </w:rPr>
      </w:pPr>
      <w:bookmarkStart w:id="430" w:name="_Toc513123202"/>
      <w:r>
        <w:rPr>
          <w:rFonts w:hint="eastAsia"/>
          <w:color w:val="auto"/>
          <w:highlight w:val="none"/>
        </w:rPr>
        <w:t>接口地址</w:t>
      </w:r>
      <w:bookmarkEnd w:id="430"/>
    </w:p>
    <w:p w14:paraId="0489F32C">
      <w:pPr>
        <w:pStyle w:val="41"/>
        <w:rPr>
          <w:color w:val="auto"/>
          <w:highlight w:val="none"/>
        </w:rPr>
      </w:pPr>
      <w:r>
        <w:rPr>
          <w:color w:val="auto"/>
          <w:highlight w:val="none"/>
        </w:rPr>
        <w:t>http//:[ip]:[port]/[project]/ci</w:t>
      </w:r>
      <w:r>
        <w:rPr>
          <w:rFonts w:hint="eastAsia"/>
          <w:color w:val="auto"/>
          <w:highlight w:val="none"/>
        </w:rPr>
        <w:t>/</w:t>
      </w:r>
      <w:r>
        <w:rPr>
          <w:color w:val="auto"/>
          <w:highlight w:val="none"/>
        </w:rPr>
        <w:t>tvm/noti</w:t>
      </w:r>
      <w:r>
        <w:rPr>
          <w:rFonts w:hint="eastAsia"/>
          <w:color w:val="auto"/>
          <w:highlight w:val="none"/>
        </w:rPr>
        <w:t>TakeTicketFailResult</w:t>
      </w:r>
    </w:p>
    <w:p w14:paraId="3AFE4335">
      <w:pPr>
        <w:pStyle w:val="175"/>
        <w:rPr>
          <w:color w:val="auto"/>
          <w:highlight w:val="none"/>
        </w:rPr>
      </w:pPr>
      <w:bookmarkStart w:id="431" w:name="_Toc513123203"/>
      <w:r>
        <w:rPr>
          <w:rFonts w:hint="eastAsia"/>
          <w:color w:val="auto"/>
          <w:highlight w:val="none"/>
        </w:rPr>
        <w:t>接口</w:t>
      </w:r>
      <w:r>
        <w:rPr>
          <w:color w:val="auto"/>
          <w:highlight w:val="none"/>
        </w:rPr>
        <w:t>说明</w:t>
      </w:r>
      <w:bookmarkEnd w:id="431"/>
    </w:p>
    <w:p w14:paraId="6683D6B6">
      <w:pPr>
        <w:pStyle w:val="41"/>
        <w:rPr>
          <w:color w:val="auto"/>
          <w:highlight w:val="none"/>
        </w:rPr>
      </w:pPr>
      <w:r>
        <w:rPr>
          <w:rFonts w:hint="eastAsia"/>
          <w:color w:val="auto"/>
          <w:highlight w:val="none"/>
        </w:rPr>
        <w:t>实际</w:t>
      </w:r>
      <w:r>
        <w:rPr>
          <w:color w:val="auto"/>
          <w:highlight w:val="none"/>
        </w:rPr>
        <w:t>出票张数和订单张数</w:t>
      </w:r>
      <w:r>
        <w:rPr>
          <w:rFonts w:hint="eastAsia"/>
          <w:color w:val="auto"/>
          <w:highlight w:val="none"/>
        </w:rPr>
        <w:t>不</w:t>
      </w:r>
      <w:r>
        <w:rPr>
          <w:color w:val="auto"/>
          <w:highlight w:val="none"/>
        </w:rPr>
        <w:t>一致时，发送</w:t>
      </w:r>
      <w:r>
        <w:rPr>
          <w:rFonts w:hint="eastAsia"/>
          <w:color w:val="auto"/>
          <w:highlight w:val="none"/>
        </w:rPr>
        <w:t>[IF2A-05出票结果通知]</w:t>
      </w:r>
    </w:p>
    <w:p w14:paraId="5698FD7E">
      <w:pPr>
        <w:pStyle w:val="175"/>
        <w:rPr>
          <w:color w:val="auto"/>
          <w:highlight w:val="none"/>
        </w:rPr>
      </w:pPr>
      <w:bookmarkStart w:id="432" w:name="_Toc513123204"/>
      <w:r>
        <w:rPr>
          <w:rFonts w:hint="eastAsia"/>
          <w:color w:val="auto"/>
          <w:highlight w:val="none"/>
        </w:rPr>
        <w:t>请求参数</w:t>
      </w:r>
      <w:bookmarkEnd w:id="432"/>
    </w:p>
    <w:p w14:paraId="57F364BB">
      <w:pPr>
        <w:pStyle w:val="41"/>
        <w:rPr>
          <w:color w:val="auto"/>
          <w:highlight w:val="none"/>
        </w:rPr>
      </w:pPr>
      <w:r>
        <w:rPr>
          <w:rFonts w:hint="eastAsia"/>
          <w:color w:val="auto"/>
          <w:highlight w:val="none"/>
        </w:rPr>
        <w:t>出票故障通知请求参数详见表7</w:t>
      </w:r>
      <w:r>
        <w:rPr>
          <w:color w:val="auto"/>
          <w:highlight w:val="none"/>
        </w:rPr>
        <w:t>7</w:t>
      </w:r>
      <w:r>
        <w:rPr>
          <w:rFonts w:hint="eastAsia"/>
          <w:color w:val="auto"/>
          <w:highlight w:val="none"/>
        </w:rPr>
        <w:t>。</w:t>
      </w:r>
    </w:p>
    <w:p w14:paraId="6D344B28">
      <w:pPr>
        <w:pStyle w:val="160"/>
        <w:rPr>
          <w:color w:val="auto"/>
          <w:highlight w:val="none"/>
        </w:rPr>
      </w:pPr>
      <w:r>
        <w:rPr>
          <w:rFonts w:hint="eastAsia"/>
          <w:color w:val="auto"/>
          <w:highlight w:val="none"/>
        </w:rPr>
        <w:t>出票故障通知请求参数信息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E6E67F6">
        <w:trPr>
          <w:wBefore w:w="0" w:type="dxa"/>
          <w:jc w:val="center"/>
        </w:trPr>
        <w:tc>
          <w:tcPr>
            <w:tcW w:w="2840" w:type="dxa"/>
            <w:noWrap w:val="0"/>
            <w:vAlign w:val="top"/>
          </w:tcPr>
          <w:p w14:paraId="09DB0B84">
            <w:pPr>
              <w:rPr>
                <w:color w:val="auto"/>
                <w:sz w:val="18"/>
                <w:szCs w:val="18"/>
                <w:highlight w:val="none"/>
              </w:rPr>
            </w:pPr>
            <w:r>
              <w:rPr>
                <w:rFonts w:hint="eastAsia"/>
                <w:color w:val="auto"/>
                <w:sz w:val="18"/>
                <w:szCs w:val="18"/>
                <w:highlight w:val="none"/>
              </w:rPr>
              <w:t>字段</w:t>
            </w:r>
          </w:p>
        </w:tc>
        <w:tc>
          <w:tcPr>
            <w:tcW w:w="2841" w:type="dxa"/>
            <w:noWrap w:val="0"/>
            <w:vAlign w:val="top"/>
          </w:tcPr>
          <w:p w14:paraId="7FE623C0">
            <w:pPr>
              <w:rPr>
                <w:color w:val="auto"/>
                <w:sz w:val="18"/>
                <w:szCs w:val="18"/>
                <w:highlight w:val="none"/>
              </w:rPr>
            </w:pPr>
            <w:r>
              <w:rPr>
                <w:rFonts w:hint="eastAsia"/>
                <w:color w:val="auto"/>
                <w:sz w:val="18"/>
                <w:szCs w:val="18"/>
                <w:highlight w:val="none"/>
              </w:rPr>
              <w:t>类型</w:t>
            </w:r>
          </w:p>
        </w:tc>
        <w:tc>
          <w:tcPr>
            <w:tcW w:w="2841" w:type="dxa"/>
            <w:noWrap w:val="0"/>
            <w:vAlign w:val="top"/>
          </w:tcPr>
          <w:p w14:paraId="32814FB5">
            <w:pPr>
              <w:rPr>
                <w:color w:val="auto"/>
                <w:sz w:val="18"/>
                <w:szCs w:val="18"/>
                <w:highlight w:val="none"/>
              </w:rPr>
            </w:pPr>
            <w:r>
              <w:rPr>
                <w:rFonts w:hint="eastAsia"/>
                <w:color w:val="auto"/>
                <w:sz w:val="18"/>
                <w:szCs w:val="18"/>
                <w:highlight w:val="none"/>
              </w:rPr>
              <w:t>说明</w:t>
            </w:r>
          </w:p>
        </w:tc>
      </w:tr>
      <w:tr w14:paraId="48DDE558">
        <w:trPr>
          <w:wBefore w:w="0" w:type="dxa"/>
          <w:trHeight w:val="425" w:hRule="atLeast"/>
          <w:jc w:val="center"/>
        </w:trPr>
        <w:tc>
          <w:tcPr>
            <w:tcW w:w="2840" w:type="dxa"/>
            <w:noWrap w:val="0"/>
            <w:vAlign w:val="center"/>
          </w:tcPr>
          <w:p w14:paraId="4296ADD4">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center"/>
          </w:tcPr>
          <w:p w14:paraId="3E5F76E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63BDEC6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p w14:paraId="5D966B6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错误</w:t>
            </w:r>
            <w:r>
              <w:rPr>
                <w:rFonts w:ascii="宋体" w:hAnsi="宋体" w:cs="微软雅黑"/>
                <w:color w:val="auto"/>
                <w:sz w:val="18"/>
                <w:szCs w:val="18"/>
                <w:highlight w:val="none"/>
              </w:rPr>
              <w:t>代码为</w:t>
            </w:r>
            <w:r>
              <w:rPr>
                <w:rFonts w:hint="eastAsia" w:ascii="宋体" w:hAnsi="宋体" w:cs="微软雅黑"/>
                <w:color w:val="auto"/>
                <w:sz w:val="18"/>
                <w:szCs w:val="18"/>
                <w:highlight w:val="none"/>
              </w:rPr>
              <w:t>2101填写</w:t>
            </w:r>
            <w:r>
              <w:rPr>
                <w:rFonts w:ascii="宋体" w:hAnsi="宋体" w:cs="微软雅黑"/>
                <w:color w:val="auto"/>
                <w:sz w:val="18"/>
                <w:szCs w:val="18"/>
                <w:highlight w:val="none"/>
              </w:rPr>
              <w:t>取票二维码中的随机因子randomFact</w:t>
            </w:r>
          </w:p>
        </w:tc>
      </w:tr>
      <w:tr w14:paraId="53B23C55">
        <w:trPr>
          <w:wBefore w:w="0" w:type="dxa"/>
          <w:trHeight w:val="425" w:hRule="atLeast"/>
          <w:jc w:val="center"/>
        </w:trPr>
        <w:tc>
          <w:tcPr>
            <w:tcW w:w="2840" w:type="dxa"/>
            <w:noWrap w:val="0"/>
            <w:vAlign w:val="top"/>
          </w:tcPr>
          <w:p w14:paraId="776CF3B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actualTakeTicketNum</w:t>
            </w:r>
          </w:p>
        </w:tc>
        <w:tc>
          <w:tcPr>
            <w:tcW w:w="2841" w:type="dxa"/>
            <w:noWrap w:val="0"/>
            <w:vAlign w:val="top"/>
          </w:tcPr>
          <w:p w14:paraId="767DF01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AFDE72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实际</w:t>
            </w:r>
            <w:r>
              <w:rPr>
                <w:rFonts w:ascii="宋体" w:hAnsi="宋体" w:cs="微软雅黑"/>
                <w:color w:val="auto"/>
                <w:sz w:val="18"/>
                <w:szCs w:val="18"/>
                <w:highlight w:val="none"/>
              </w:rPr>
              <w:t>出票</w:t>
            </w:r>
            <w:r>
              <w:rPr>
                <w:rFonts w:hint="eastAsia" w:ascii="宋体" w:hAnsi="宋体" w:cs="微软雅黑"/>
                <w:color w:val="auto"/>
                <w:sz w:val="18"/>
                <w:szCs w:val="18"/>
                <w:highlight w:val="none"/>
              </w:rPr>
              <w:t>数量</w:t>
            </w:r>
          </w:p>
        </w:tc>
      </w:tr>
      <w:tr w14:paraId="05C26C54">
        <w:trPr>
          <w:wBefore w:w="0" w:type="dxa"/>
          <w:trHeight w:val="425" w:hRule="atLeast"/>
          <w:jc w:val="center"/>
        </w:trPr>
        <w:tc>
          <w:tcPr>
            <w:tcW w:w="2840" w:type="dxa"/>
            <w:noWrap w:val="0"/>
            <w:vAlign w:val="top"/>
          </w:tcPr>
          <w:p w14:paraId="70A4D1DD">
            <w:pPr>
              <w:rPr>
                <w:rFonts w:ascii="宋体" w:hAnsi="宋体"/>
                <w:bCs/>
                <w:color w:val="auto"/>
                <w:sz w:val="18"/>
                <w:szCs w:val="18"/>
                <w:highlight w:val="none"/>
              </w:rPr>
            </w:pPr>
            <w:r>
              <w:rPr>
                <w:rFonts w:ascii="宋体" w:hAnsi="宋体"/>
                <w:bCs/>
                <w:color w:val="auto"/>
                <w:sz w:val="18"/>
                <w:szCs w:val="18"/>
                <w:highlight w:val="none"/>
              </w:rPr>
              <w:t>faultOccurDate</w:t>
            </w:r>
          </w:p>
        </w:tc>
        <w:tc>
          <w:tcPr>
            <w:tcW w:w="2841" w:type="dxa"/>
            <w:noWrap w:val="0"/>
            <w:vAlign w:val="top"/>
          </w:tcPr>
          <w:p w14:paraId="65C03E93">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13F6EAE">
            <w:pPr>
              <w:rPr>
                <w:rFonts w:ascii="宋体" w:hAnsi="宋体" w:cs="微软雅黑"/>
                <w:color w:val="auto"/>
                <w:sz w:val="18"/>
                <w:szCs w:val="18"/>
                <w:highlight w:val="none"/>
              </w:rPr>
            </w:pPr>
            <w:r>
              <w:rPr>
                <w:rFonts w:hint="eastAsia" w:ascii="宋体" w:hAnsi="宋体" w:cs="微软雅黑"/>
                <w:color w:val="auto"/>
                <w:sz w:val="18"/>
                <w:szCs w:val="18"/>
                <w:highlight w:val="none"/>
              </w:rPr>
              <w:t>故障时间格式</w:t>
            </w:r>
          </w:p>
          <w:p w14:paraId="061B8D2B">
            <w:pPr>
              <w:rPr>
                <w:rFonts w:ascii="宋体" w:hAnsi="宋体" w:cs="微软雅黑"/>
                <w:color w:val="auto"/>
                <w:sz w:val="18"/>
                <w:szCs w:val="18"/>
                <w:highlight w:val="none"/>
              </w:rPr>
            </w:pPr>
            <w:r>
              <w:rPr>
                <w:rFonts w:ascii="宋体" w:hAnsi="宋体" w:cs="微软雅黑"/>
                <w:color w:val="auto"/>
                <w:sz w:val="18"/>
                <w:szCs w:val="18"/>
                <w:highlight w:val="none"/>
              </w:rPr>
              <w:t>YYYYMMDDHH24mmss</w:t>
            </w:r>
          </w:p>
          <w:p w14:paraId="7E605908">
            <w:pPr>
              <w:rPr>
                <w:rFonts w:ascii="宋体" w:hAnsi="宋体" w:cs="微软雅黑"/>
                <w:color w:val="auto"/>
                <w:sz w:val="18"/>
                <w:szCs w:val="18"/>
                <w:highlight w:val="none"/>
              </w:rPr>
            </w:pPr>
            <w:r>
              <w:rPr>
                <w:rFonts w:hint="eastAsia" w:ascii="宋体" w:hAnsi="宋体" w:cs="微软雅黑"/>
                <w:color w:val="auto"/>
                <w:sz w:val="18"/>
                <w:szCs w:val="18"/>
                <w:highlight w:val="none"/>
              </w:rPr>
              <w:t>错误</w:t>
            </w:r>
            <w:r>
              <w:rPr>
                <w:rFonts w:ascii="宋体" w:hAnsi="宋体" w:cs="微软雅黑"/>
                <w:color w:val="auto"/>
                <w:sz w:val="18"/>
                <w:szCs w:val="18"/>
                <w:highlight w:val="none"/>
              </w:rPr>
              <w:t>代码为</w:t>
            </w:r>
            <w:r>
              <w:rPr>
                <w:rFonts w:hint="eastAsia" w:ascii="宋体" w:hAnsi="宋体" w:cs="微软雅黑"/>
                <w:color w:val="auto"/>
                <w:sz w:val="18"/>
                <w:szCs w:val="18"/>
                <w:highlight w:val="none"/>
              </w:rPr>
              <w:t>2101填写</w:t>
            </w:r>
            <w:r>
              <w:rPr>
                <w:rFonts w:ascii="宋体" w:hAnsi="宋体" w:cs="微软雅黑"/>
                <w:color w:val="auto"/>
                <w:sz w:val="18"/>
                <w:szCs w:val="18"/>
                <w:highlight w:val="none"/>
              </w:rPr>
              <w:t>取票二维码中的</w:t>
            </w:r>
            <w:r>
              <w:rPr>
                <w:rFonts w:hint="eastAsia" w:ascii="宋体" w:hAnsi="宋体" w:cs="微软雅黑"/>
                <w:color w:val="auto"/>
                <w:sz w:val="18"/>
                <w:szCs w:val="18"/>
                <w:highlight w:val="none"/>
              </w:rPr>
              <w:t>生成</w:t>
            </w:r>
            <w:r>
              <w:rPr>
                <w:rFonts w:ascii="宋体" w:hAnsi="宋体" w:cs="微软雅黑"/>
                <w:color w:val="auto"/>
                <w:sz w:val="18"/>
                <w:szCs w:val="18"/>
                <w:highlight w:val="none"/>
              </w:rPr>
              <w:t>时间</w:t>
            </w:r>
          </w:p>
        </w:tc>
      </w:tr>
      <w:tr w14:paraId="145334F7">
        <w:trPr>
          <w:wBefore w:w="0" w:type="dxa"/>
          <w:trHeight w:val="425" w:hRule="atLeast"/>
          <w:jc w:val="center"/>
        </w:trPr>
        <w:tc>
          <w:tcPr>
            <w:tcW w:w="2840" w:type="dxa"/>
            <w:noWrap w:val="0"/>
            <w:vAlign w:val="top"/>
          </w:tcPr>
          <w:p w14:paraId="64774CB6">
            <w:pPr>
              <w:rPr>
                <w:rFonts w:ascii="宋体" w:hAnsi="宋体"/>
                <w:bCs/>
                <w:color w:val="auto"/>
                <w:sz w:val="18"/>
                <w:szCs w:val="18"/>
                <w:highlight w:val="none"/>
              </w:rPr>
            </w:pPr>
            <w:r>
              <w:rPr>
                <w:rFonts w:ascii="宋体" w:hAnsi="宋体"/>
                <w:bCs/>
                <w:color w:val="auto"/>
                <w:sz w:val="18"/>
                <w:szCs w:val="18"/>
                <w:highlight w:val="none"/>
              </w:rPr>
              <w:t>faultSlipSeq</w:t>
            </w:r>
          </w:p>
        </w:tc>
        <w:tc>
          <w:tcPr>
            <w:tcW w:w="2841" w:type="dxa"/>
            <w:noWrap w:val="0"/>
            <w:vAlign w:val="top"/>
          </w:tcPr>
          <w:p w14:paraId="2EC63BAC">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5F706B9">
            <w:pPr>
              <w:rPr>
                <w:rFonts w:ascii="宋体" w:hAnsi="宋体" w:cs="微软雅黑"/>
                <w:color w:val="auto"/>
                <w:sz w:val="18"/>
                <w:szCs w:val="18"/>
                <w:highlight w:val="none"/>
              </w:rPr>
            </w:pPr>
            <w:r>
              <w:rPr>
                <w:rFonts w:hint="eastAsia" w:ascii="宋体" w:hAnsi="宋体" w:cs="微软雅黑"/>
                <w:color w:val="auto"/>
                <w:sz w:val="18"/>
                <w:szCs w:val="18"/>
                <w:highlight w:val="none"/>
              </w:rPr>
              <w:t>故障凭条号</w:t>
            </w:r>
          </w:p>
        </w:tc>
      </w:tr>
      <w:tr w14:paraId="78EE0E81">
        <w:trPr>
          <w:wBefore w:w="0" w:type="dxa"/>
          <w:trHeight w:val="425" w:hRule="atLeast"/>
          <w:jc w:val="center"/>
        </w:trPr>
        <w:tc>
          <w:tcPr>
            <w:tcW w:w="2840" w:type="dxa"/>
            <w:noWrap w:val="0"/>
            <w:vAlign w:val="top"/>
          </w:tcPr>
          <w:p w14:paraId="2240A9F2">
            <w:pPr>
              <w:rPr>
                <w:rFonts w:ascii="宋体" w:hAnsi="宋体"/>
                <w:bCs/>
                <w:color w:val="auto"/>
                <w:sz w:val="18"/>
                <w:szCs w:val="18"/>
                <w:highlight w:val="none"/>
              </w:rPr>
            </w:pPr>
            <w:r>
              <w:rPr>
                <w:rFonts w:hint="eastAsia" w:ascii="宋体" w:hAnsi="宋体"/>
                <w:bCs/>
                <w:color w:val="auto"/>
                <w:sz w:val="18"/>
                <w:szCs w:val="18"/>
                <w:highlight w:val="none"/>
              </w:rPr>
              <w:t>errorCode</w:t>
            </w:r>
          </w:p>
        </w:tc>
        <w:tc>
          <w:tcPr>
            <w:tcW w:w="2841" w:type="dxa"/>
            <w:noWrap w:val="0"/>
            <w:vAlign w:val="top"/>
          </w:tcPr>
          <w:p w14:paraId="3217238A">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5444DA9">
            <w:pPr>
              <w:rPr>
                <w:rFonts w:ascii="宋体" w:hAnsi="宋体"/>
                <w:bCs/>
                <w:color w:val="auto"/>
                <w:sz w:val="18"/>
                <w:szCs w:val="18"/>
                <w:highlight w:val="none"/>
              </w:rPr>
            </w:pPr>
            <w:r>
              <w:rPr>
                <w:rFonts w:hint="eastAsia" w:ascii="宋体" w:hAnsi="宋体"/>
                <w:bCs/>
                <w:color w:val="auto"/>
                <w:sz w:val="18"/>
                <w:szCs w:val="18"/>
                <w:highlight w:val="none"/>
              </w:rPr>
              <w:t>错误代码</w:t>
            </w:r>
          </w:p>
          <w:p w14:paraId="1400139F">
            <w:pPr>
              <w:rPr>
                <w:rFonts w:ascii="宋体" w:hAnsi="宋体"/>
                <w:bCs/>
                <w:color w:val="auto"/>
                <w:sz w:val="18"/>
                <w:szCs w:val="18"/>
                <w:highlight w:val="none"/>
              </w:rPr>
            </w:pPr>
            <w:r>
              <w:rPr>
                <w:rFonts w:hint="eastAsia" w:ascii="宋体" w:hAnsi="宋体"/>
                <w:bCs/>
                <w:color w:val="auto"/>
                <w:sz w:val="18"/>
                <w:szCs w:val="18"/>
                <w:highlight w:val="none"/>
              </w:rPr>
              <w:t>2101：取票</w:t>
            </w:r>
            <w:r>
              <w:rPr>
                <w:rFonts w:ascii="宋体" w:hAnsi="宋体"/>
                <w:bCs/>
                <w:color w:val="auto"/>
                <w:sz w:val="18"/>
                <w:szCs w:val="18"/>
                <w:highlight w:val="none"/>
              </w:rPr>
              <w:t>二维码超时，解锁订单</w:t>
            </w:r>
          </w:p>
        </w:tc>
      </w:tr>
      <w:tr w14:paraId="49B7CC5B">
        <w:trPr>
          <w:wBefore w:w="0" w:type="dxa"/>
          <w:trHeight w:val="425" w:hRule="atLeast"/>
          <w:jc w:val="center"/>
        </w:trPr>
        <w:tc>
          <w:tcPr>
            <w:tcW w:w="2840" w:type="dxa"/>
            <w:noWrap w:val="0"/>
            <w:vAlign w:val="top"/>
          </w:tcPr>
          <w:p w14:paraId="1E2BC0FE">
            <w:pPr>
              <w:rPr>
                <w:rFonts w:ascii="宋体" w:hAnsi="宋体"/>
                <w:bCs/>
                <w:color w:val="auto"/>
                <w:sz w:val="18"/>
                <w:szCs w:val="18"/>
                <w:highlight w:val="none"/>
              </w:rPr>
            </w:pPr>
            <w:r>
              <w:rPr>
                <w:rFonts w:hint="eastAsia" w:ascii="宋体" w:hAnsi="宋体"/>
                <w:bCs/>
                <w:color w:val="auto"/>
                <w:sz w:val="18"/>
                <w:szCs w:val="18"/>
                <w:highlight w:val="none"/>
              </w:rPr>
              <w:t>errorMessage</w:t>
            </w:r>
          </w:p>
        </w:tc>
        <w:tc>
          <w:tcPr>
            <w:tcW w:w="2841" w:type="dxa"/>
            <w:noWrap w:val="0"/>
            <w:vAlign w:val="top"/>
          </w:tcPr>
          <w:p w14:paraId="07F15083">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A5E8A18">
            <w:pPr>
              <w:rPr>
                <w:rFonts w:ascii="宋体" w:hAnsi="宋体"/>
                <w:bCs/>
                <w:color w:val="auto"/>
                <w:sz w:val="18"/>
                <w:szCs w:val="18"/>
                <w:highlight w:val="none"/>
              </w:rPr>
            </w:pPr>
            <w:r>
              <w:rPr>
                <w:rFonts w:hint="eastAsia" w:ascii="宋体" w:hAnsi="宋体"/>
                <w:bCs/>
                <w:color w:val="auto"/>
                <w:sz w:val="18"/>
                <w:szCs w:val="18"/>
                <w:highlight w:val="none"/>
              </w:rPr>
              <w:t>执行错误信息</w:t>
            </w:r>
          </w:p>
        </w:tc>
      </w:tr>
      <w:tr w14:paraId="43FAAF8E">
        <w:trPr>
          <w:wBefore w:w="0" w:type="dxa"/>
          <w:trHeight w:val="425" w:hRule="atLeast"/>
          <w:jc w:val="center"/>
        </w:trPr>
        <w:tc>
          <w:tcPr>
            <w:tcW w:w="2840" w:type="dxa"/>
            <w:noWrap w:val="0"/>
            <w:vAlign w:val="top"/>
          </w:tcPr>
          <w:p w14:paraId="5A4514E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ticketList</w:t>
            </w:r>
          </w:p>
        </w:tc>
        <w:tc>
          <w:tcPr>
            <w:tcW w:w="2841" w:type="dxa"/>
            <w:noWrap w:val="0"/>
            <w:vAlign w:val="top"/>
          </w:tcPr>
          <w:p w14:paraId="55FCDCD8">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J</w:t>
            </w:r>
            <w:r>
              <w:rPr>
                <w:rFonts w:hint="eastAsia" w:ascii="宋体" w:hAnsi="宋体" w:cs="微软雅黑"/>
                <w:color w:val="auto"/>
                <w:sz w:val="18"/>
                <w:szCs w:val="18"/>
                <w:highlight w:val="none"/>
              </w:rPr>
              <w:t>son数组</w:t>
            </w:r>
          </w:p>
        </w:tc>
        <w:tc>
          <w:tcPr>
            <w:tcW w:w="2841" w:type="dxa"/>
            <w:noWrap w:val="0"/>
            <w:vAlign w:val="top"/>
          </w:tcPr>
          <w:p w14:paraId="5E53224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已经</w:t>
            </w:r>
            <w:r>
              <w:rPr>
                <w:rFonts w:ascii="宋体" w:hAnsi="宋体" w:cs="微软雅黑"/>
                <w:color w:val="auto"/>
                <w:sz w:val="18"/>
                <w:szCs w:val="18"/>
                <w:highlight w:val="none"/>
              </w:rPr>
              <w:t>写</w:t>
            </w:r>
            <w:r>
              <w:rPr>
                <w:rFonts w:hint="eastAsia" w:ascii="宋体" w:hAnsi="宋体" w:cs="微软雅黑"/>
                <w:color w:val="auto"/>
                <w:sz w:val="18"/>
                <w:szCs w:val="18"/>
                <w:highlight w:val="none"/>
              </w:rPr>
              <w:t>卡</w:t>
            </w:r>
            <w:r>
              <w:rPr>
                <w:rFonts w:ascii="宋体" w:hAnsi="宋体" w:cs="微软雅黑"/>
                <w:color w:val="auto"/>
                <w:sz w:val="18"/>
                <w:szCs w:val="18"/>
                <w:highlight w:val="none"/>
              </w:rPr>
              <w:t>数据</w:t>
            </w:r>
          </w:p>
        </w:tc>
      </w:tr>
    </w:tbl>
    <w:p w14:paraId="606BBDCE">
      <w:pPr>
        <w:pStyle w:val="41"/>
        <w:rPr>
          <w:color w:val="auto"/>
          <w:highlight w:val="none"/>
        </w:rPr>
      </w:pPr>
      <w:r>
        <w:rPr>
          <w:rFonts w:hint="eastAsia"/>
          <w:color w:val="auto"/>
          <w:highlight w:val="none"/>
        </w:rPr>
        <w:t>单条</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D7E2C55">
        <w:trPr>
          <w:wBefore w:w="0" w:type="dxa"/>
          <w:jc w:val="center"/>
        </w:trPr>
        <w:tc>
          <w:tcPr>
            <w:tcW w:w="2840" w:type="dxa"/>
            <w:noWrap w:val="0"/>
            <w:vAlign w:val="center"/>
          </w:tcPr>
          <w:p w14:paraId="69D2A65B">
            <w:pPr>
              <w:rPr>
                <w:color w:val="auto"/>
                <w:sz w:val="18"/>
                <w:szCs w:val="18"/>
                <w:highlight w:val="none"/>
              </w:rPr>
            </w:pPr>
            <w:r>
              <w:rPr>
                <w:rFonts w:hint="eastAsia"/>
                <w:color w:val="auto"/>
                <w:sz w:val="18"/>
                <w:szCs w:val="18"/>
                <w:highlight w:val="none"/>
              </w:rPr>
              <w:t>字段</w:t>
            </w:r>
          </w:p>
        </w:tc>
        <w:tc>
          <w:tcPr>
            <w:tcW w:w="2841" w:type="dxa"/>
            <w:noWrap w:val="0"/>
            <w:vAlign w:val="center"/>
          </w:tcPr>
          <w:p w14:paraId="78BCF37E">
            <w:pPr>
              <w:rPr>
                <w:color w:val="auto"/>
                <w:sz w:val="18"/>
                <w:szCs w:val="18"/>
                <w:highlight w:val="none"/>
              </w:rPr>
            </w:pPr>
            <w:r>
              <w:rPr>
                <w:rFonts w:hint="eastAsia"/>
                <w:color w:val="auto"/>
                <w:sz w:val="18"/>
                <w:szCs w:val="18"/>
                <w:highlight w:val="none"/>
              </w:rPr>
              <w:t>类型</w:t>
            </w:r>
          </w:p>
        </w:tc>
        <w:tc>
          <w:tcPr>
            <w:tcW w:w="2841" w:type="dxa"/>
            <w:noWrap w:val="0"/>
            <w:vAlign w:val="center"/>
          </w:tcPr>
          <w:p w14:paraId="209BF999">
            <w:pPr>
              <w:rPr>
                <w:color w:val="auto"/>
                <w:sz w:val="18"/>
                <w:szCs w:val="18"/>
                <w:highlight w:val="none"/>
              </w:rPr>
            </w:pPr>
            <w:r>
              <w:rPr>
                <w:rFonts w:hint="eastAsia"/>
                <w:color w:val="auto"/>
                <w:sz w:val="18"/>
                <w:szCs w:val="18"/>
                <w:highlight w:val="none"/>
              </w:rPr>
              <w:t>说明</w:t>
            </w:r>
          </w:p>
        </w:tc>
      </w:tr>
      <w:tr w14:paraId="3A976F5B">
        <w:trPr>
          <w:wBefore w:w="0" w:type="dxa"/>
          <w:trHeight w:val="425" w:hRule="atLeast"/>
          <w:jc w:val="center"/>
        </w:trPr>
        <w:tc>
          <w:tcPr>
            <w:tcW w:w="2840" w:type="dxa"/>
            <w:noWrap w:val="0"/>
            <w:vAlign w:val="center"/>
          </w:tcPr>
          <w:p w14:paraId="5F67200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ticketLogicNum</w:t>
            </w:r>
          </w:p>
        </w:tc>
        <w:tc>
          <w:tcPr>
            <w:tcW w:w="2841" w:type="dxa"/>
            <w:noWrap w:val="0"/>
            <w:vAlign w:val="center"/>
          </w:tcPr>
          <w:p w14:paraId="41A1C12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3ECF897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票卡逻辑号</w:t>
            </w:r>
          </w:p>
        </w:tc>
      </w:tr>
      <w:tr w14:paraId="0E1F1445">
        <w:trPr>
          <w:wBefore w:w="0" w:type="dxa"/>
          <w:trHeight w:val="425" w:hRule="atLeast"/>
          <w:jc w:val="center"/>
        </w:trPr>
        <w:tc>
          <w:tcPr>
            <w:tcW w:w="2840" w:type="dxa"/>
            <w:noWrap w:val="0"/>
            <w:vAlign w:val="center"/>
          </w:tcPr>
          <w:p w14:paraId="31CBBF23">
            <w:pPr>
              <w:tabs>
                <w:tab w:val="left" w:pos="1557"/>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transDate</w:t>
            </w:r>
          </w:p>
        </w:tc>
        <w:tc>
          <w:tcPr>
            <w:tcW w:w="2841" w:type="dxa"/>
            <w:noWrap w:val="0"/>
            <w:vAlign w:val="center"/>
          </w:tcPr>
          <w:p w14:paraId="7BBECF86">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center"/>
          </w:tcPr>
          <w:p w14:paraId="30F1843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交易</w:t>
            </w:r>
            <w:r>
              <w:rPr>
                <w:rFonts w:ascii="宋体" w:hAnsi="宋体" w:cs="微软雅黑"/>
                <w:color w:val="auto"/>
                <w:sz w:val="18"/>
                <w:szCs w:val="18"/>
                <w:highlight w:val="none"/>
              </w:rPr>
              <w:t>日期</w:t>
            </w:r>
            <w:r>
              <w:rPr>
                <w:rFonts w:hint="eastAsia" w:ascii="宋体" w:hAnsi="宋体" w:cs="微软雅黑"/>
                <w:color w:val="auto"/>
                <w:sz w:val="18"/>
                <w:szCs w:val="18"/>
                <w:highlight w:val="none"/>
              </w:rPr>
              <w:t xml:space="preserve"> YYYYMMDDHHMMSS</w:t>
            </w:r>
          </w:p>
        </w:tc>
      </w:tr>
      <w:tr w14:paraId="73C1FD71">
        <w:trPr>
          <w:wBefore w:w="0" w:type="dxa"/>
          <w:trHeight w:val="425" w:hRule="atLeast"/>
          <w:jc w:val="center"/>
        </w:trPr>
        <w:tc>
          <w:tcPr>
            <w:tcW w:w="2840" w:type="dxa"/>
            <w:noWrap w:val="0"/>
            <w:vAlign w:val="center"/>
          </w:tcPr>
          <w:p w14:paraId="77C1D79A">
            <w:pPr>
              <w:tabs>
                <w:tab w:val="left" w:pos="1557"/>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transAmount</w:t>
            </w:r>
          </w:p>
        </w:tc>
        <w:tc>
          <w:tcPr>
            <w:tcW w:w="2841" w:type="dxa"/>
            <w:noWrap w:val="0"/>
            <w:vAlign w:val="center"/>
          </w:tcPr>
          <w:p w14:paraId="61D37232">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center"/>
          </w:tcPr>
          <w:p w14:paraId="309DCF5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交易</w:t>
            </w:r>
            <w:r>
              <w:rPr>
                <w:rFonts w:ascii="宋体" w:hAnsi="宋体" w:cs="微软雅黑"/>
                <w:color w:val="auto"/>
                <w:sz w:val="18"/>
                <w:szCs w:val="18"/>
                <w:highlight w:val="none"/>
              </w:rPr>
              <w:t>金额</w:t>
            </w:r>
          </w:p>
        </w:tc>
      </w:tr>
    </w:tbl>
    <w:p w14:paraId="08D9A022">
      <w:pPr>
        <w:pStyle w:val="41"/>
        <w:rPr>
          <w:color w:val="auto"/>
          <w:highlight w:val="none"/>
        </w:rPr>
      </w:pPr>
      <w:r>
        <w:rPr>
          <w:rFonts w:hint="eastAsia"/>
          <w:color w:val="auto"/>
          <w:highlight w:val="none"/>
        </w:rPr>
        <w:t>示例</w:t>
      </w:r>
      <w:r>
        <w:rPr>
          <w:color w:val="auto"/>
          <w:highlight w:val="none"/>
        </w:rPr>
        <w:t>报文：</w:t>
      </w:r>
    </w:p>
    <w:p w14:paraId="21D13C83">
      <w:pPr>
        <w:pStyle w:val="41"/>
        <w:rPr>
          <w:color w:val="auto"/>
          <w:highlight w:val="none"/>
        </w:rPr>
      </w:pPr>
      <w:r>
        <w:rPr>
          <w:color w:val="auto"/>
          <w:highlight w:val="none"/>
        </w:rPr>
        <w:t>charset=UTF-8&amp;deviceId=02310701&amp;format=json&amp;providerId=02&amp;signType=00&amp;timestamp=20180503132702&amp;bizData={"actualTakeTicketNum":"1","errorCode":"","errorMessage":"","faultOccurDate":"20180503132702","faultSlipSeq":"","orderNo":"00201805031326111081","ticketList":[{"ticketLogicNum":"00161019010183A1","transDate":"20180503132702","transAmount":"200"}]}</w:t>
      </w:r>
    </w:p>
    <w:p w14:paraId="6CDB0D56">
      <w:pPr>
        <w:pStyle w:val="175"/>
        <w:rPr>
          <w:color w:val="auto"/>
          <w:highlight w:val="none"/>
        </w:rPr>
      </w:pPr>
      <w:bookmarkStart w:id="433" w:name="_Toc513123205"/>
      <w:r>
        <w:rPr>
          <w:rFonts w:hint="eastAsia"/>
          <w:color w:val="auto"/>
          <w:highlight w:val="none"/>
        </w:rPr>
        <w:t>应答参数</w:t>
      </w:r>
      <w:bookmarkEnd w:id="433"/>
    </w:p>
    <w:p w14:paraId="569E9838">
      <w:pPr>
        <w:pStyle w:val="41"/>
        <w:rPr>
          <w:color w:val="auto"/>
          <w:highlight w:val="none"/>
        </w:rPr>
      </w:pPr>
      <w:r>
        <w:rPr>
          <w:rFonts w:hint="eastAsia"/>
          <w:color w:val="auto"/>
          <w:highlight w:val="none"/>
        </w:rPr>
        <w:t>出票故障通知应答参数详见表7</w:t>
      </w:r>
      <w:r>
        <w:rPr>
          <w:color w:val="auto"/>
          <w:highlight w:val="none"/>
        </w:rPr>
        <w:t>8</w:t>
      </w:r>
      <w:r>
        <w:rPr>
          <w:rFonts w:hint="eastAsia"/>
          <w:color w:val="auto"/>
          <w:highlight w:val="none"/>
        </w:rPr>
        <w:t>。</w:t>
      </w:r>
    </w:p>
    <w:p w14:paraId="63A0684D">
      <w:pPr>
        <w:pStyle w:val="160"/>
        <w:rPr>
          <w:color w:val="auto"/>
          <w:highlight w:val="none"/>
        </w:rPr>
      </w:pPr>
      <w:r>
        <w:rPr>
          <w:rFonts w:hint="eastAsia"/>
          <w:color w:val="auto"/>
          <w:highlight w:val="none"/>
        </w:rPr>
        <w:t>出票故障通知应答参数信息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5E20C2B">
        <w:trPr>
          <w:wBefore w:w="0" w:type="dxa"/>
          <w:jc w:val="center"/>
        </w:trPr>
        <w:tc>
          <w:tcPr>
            <w:tcW w:w="2840" w:type="dxa"/>
            <w:noWrap w:val="0"/>
            <w:vAlign w:val="top"/>
          </w:tcPr>
          <w:p w14:paraId="5CE2416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5F2F8EC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35EBB46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24965600">
        <w:trPr>
          <w:wBefore w:w="0" w:type="dxa"/>
          <w:jc w:val="center"/>
        </w:trPr>
        <w:tc>
          <w:tcPr>
            <w:tcW w:w="2840" w:type="dxa"/>
            <w:noWrap w:val="0"/>
            <w:vAlign w:val="top"/>
          </w:tcPr>
          <w:p w14:paraId="17F2974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3E9FA06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42A0CB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7B3EC2B5">
        <w:trPr>
          <w:wBefore w:w="0" w:type="dxa"/>
          <w:jc w:val="center"/>
        </w:trPr>
        <w:tc>
          <w:tcPr>
            <w:tcW w:w="2840" w:type="dxa"/>
            <w:noWrap w:val="0"/>
            <w:vAlign w:val="top"/>
          </w:tcPr>
          <w:p w14:paraId="1C42DC0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10E9EC3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BF1084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0AAA088C">
      <w:pPr>
        <w:pStyle w:val="41"/>
        <w:rPr>
          <w:color w:val="auto"/>
          <w:highlight w:val="none"/>
        </w:rPr>
      </w:pPr>
      <w:r>
        <w:rPr>
          <w:rFonts w:hint="eastAsia"/>
          <w:color w:val="auto"/>
          <w:highlight w:val="none"/>
        </w:rPr>
        <w:t>示例</w:t>
      </w:r>
      <w:r>
        <w:rPr>
          <w:color w:val="auto"/>
          <w:highlight w:val="none"/>
        </w:rPr>
        <w:t>报文</w:t>
      </w:r>
      <w:r>
        <w:rPr>
          <w:rFonts w:hint="eastAsia"/>
          <w:color w:val="auto"/>
          <w:highlight w:val="none"/>
        </w:rPr>
        <w:t>：</w:t>
      </w:r>
    </w:p>
    <w:p w14:paraId="2BA75C91">
      <w:pPr>
        <w:pStyle w:val="41"/>
        <w:rPr>
          <w:color w:val="auto"/>
          <w:highlight w:val="none"/>
        </w:rPr>
      </w:pPr>
      <w:r>
        <w:rPr>
          <w:rFonts w:hint="eastAsia"/>
          <w:color w:val="auto"/>
          <w:highlight w:val="none"/>
        </w:rPr>
        <w:t>{"retCode":"0000","retMsg":"成功"}</w:t>
      </w:r>
    </w:p>
    <w:p w14:paraId="12B1C261">
      <w:pPr>
        <w:pStyle w:val="146"/>
        <w:spacing w:before="156" w:after="156"/>
        <w:ind w:left="993"/>
        <w:rPr>
          <w:color w:val="auto"/>
          <w:highlight w:val="none"/>
        </w:rPr>
      </w:pPr>
      <w:bookmarkStart w:id="434" w:name="_Toc513123206"/>
      <w:r>
        <w:rPr>
          <w:color w:val="auto"/>
          <w:highlight w:val="none"/>
        </w:rPr>
        <w:t xml:space="preserve">IF2A-06 </w:t>
      </w:r>
      <w:r>
        <w:rPr>
          <w:rFonts w:hint="eastAsia"/>
          <w:color w:val="auto"/>
          <w:highlight w:val="none"/>
        </w:rPr>
        <w:t>充值</w:t>
      </w:r>
      <w:r>
        <w:rPr>
          <w:color w:val="auto"/>
          <w:highlight w:val="none"/>
        </w:rPr>
        <w:t>结果</w:t>
      </w:r>
      <w:r>
        <w:rPr>
          <w:rFonts w:hint="eastAsia"/>
          <w:color w:val="auto"/>
          <w:highlight w:val="none"/>
        </w:rPr>
        <w:t>通知</w:t>
      </w:r>
      <w:bookmarkEnd w:id="434"/>
    </w:p>
    <w:p w14:paraId="0AAE5EE1">
      <w:pPr>
        <w:pStyle w:val="175"/>
        <w:rPr>
          <w:color w:val="auto"/>
          <w:highlight w:val="none"/>
        </w:rPr>
      </w:pPr>
      <w:bookmarkStart w:id="435" w:name="_Toc513123207"/>
      <w:r>
        <w:rPr>
          <w:rFonts w:hint="eastAsia"/>
          <w:color w:val="auto"/>
          <w:highlight w:val="none"/>
        </w:rPr>
        <w:t>接口地址</w:t>
      </w:r>
      <w:bookmarkEnd w:id="435"/>
    </w:p>
    <w:p w14:paraId="776F9E3E">
      <w:pPr>
        <w:pStyle w:val="41"/>
        <w:rPr>
          <w:color w:val="auto"/>
          <w:highlight w:val="none"/>
        </w:rPr>
      </w:pPr>
      <w:r>
        <w:rPr>
          <w:color w:val="auto"/>
          <w:highlight w:val="none"/>
        </w:rPr>
        <w:t>http//:[ip]:[port]/[project]/ci</w:t>
      </w:r>
      <w:r>
        <w:rPr>
          <w:rFonts w:hint="eastAsia"/>
          <w:color w:val="auto"/>
          <w:highlight w:val="none"/>
        </w:rPr>
        <w:t>/</w:t>
      </w:r>
      <w:r>
        <w:rPr>
          <w:color w:val="auto"/>
          <w:highlight w:val="none"/>
        </w:rPr>
        <w:t>tvm/topupCard</w:t>
      </w:r>
      <w:r>
        <w:rPr>
          <w:rFonts w:hint="eastAsia"/>
          <w:color w:val="auto"/>
          <w:highlight w:val="none"/>
        </w:rPr>
        <w:t>Result</w:t>
      </w:r>
      <w:r>
        <w:rPr>
          <w:color w:val="auto"/>
          <w:highlight w:val="none"/>
        </w:rPr>
        <w:t>Noti</w:t>
      </w:r>
    </w:p>
    <w:p w14:paraId="15B63217">
      <w:pPr>
        <w:pStyle w:val="175"/>
        <w:rPr>
          <w:color w:val="auto"/>
          <w:highlight w:val="none"/>
        </w:rPr>
      </w:pPr>
      <w:bookmarkStart w:id="436" w:name="_Toc513123208"/>
      <w:r>
        <w:rPr>
          <w:rFonts w:hint="eastAsia"/>
          <w:color w:val="auto"/>
          <w:highlight w:val="none"/>
        </w:rPr>
        <w:t>接口</w:t>
      </w:r>
      <w:r>
        <w:rPr>
          <w:color w:val="auto"/>
          <w:highlight w:val="none"/>
        </w:rPr>
        <w:t>说明</w:t>
      </w:r>
      <w:bookmarkEnd w:id="436"/>
    </w:p>
    <w:p w14:paraId="6B7AF0C0">
      <w:pPr>
        <w:pStyle w:val="41"/>
        <w:rPr>
          <w:color w:val="auto"/>
          <w:highlight w:val="none"/>
        </w:rPr>
      </w:pPr>
      <w:r>
        <w:rPr>
          <w:rFonts w:hint="eastAsia"/>
          <w:color w:val="auto"/>
          <w:highlight w:val="none"/>
        </w:rPr>
        <w:t>充值</w:t>
      </w:r>
      <w:r>
        <w:rPr>
          <w:color w:val="auto"/>
          <w:highlight w:val="none"/>
        </w:rPr>
        <w:t>结果</w:t>
      </w:r>
      <w:r>
        <w:rPr>
          <w:rFonts w:hint="eastAsia"/>
          <w:color w:val="auto"/>
          <w:highlight w:val="none"/>
        </w:rPr>
        <w:t>成功</w:t>
      </w:r>
      <w:r>
        <w:rPr>
          <w:color w:val="auto"/>
          <w:highlight w:val="none"/>
        </w:rPr>
        <w:t>通知</w:t>
      </w:r>
    </w:p>
    <w:p w14:paraId="1DAFEADF">
      <w:pPr>
        <w:pStyle w:val="175"/>
        <w:rPr>
          <w:color w:val="auto"/>
          <w:highlight w:val="none"/>
        </w:rPr>
      </w:pPr>
      <w:bookmarkStart w:id="437" w:name="_Toc513123209"/>
      <w:r>
        <w:rPr>
          <w:rFonts w:hint="eastAsia"/>
          <w:color w:val="auto"/>
          <w:highlight w:val="none"/>
        </w:rPr>
        <w:t>请求参数</w:t>
      </w:r>
      <w:bookmarkEnd w:id="437"/>
    </w:p>
    <w:p w14:paraId="27787D81">
      <w:pPr>
        <w:pStyle w:val="41"/>
        <w:rPr>
          <w:color w:val="auto"/>
          <w:highlight w:val="none"/>
        </w:rPr>
      </w:pPr>
      <w:r>
        <w:rPr>
          <w:rFonts w:hint="eastAsia"/>
          <w:color w:val="auto"/>
          <w:highlight w:val="none"/>
        </w:rPr>
        <w:t>充值</w:t>
      </w:r>
      <w:r>
        <w:rPr>
          <w:color w:val="auto"/>
          <w:highlight w:val="none"/>
        </w:rPr>
        <w:t>结果</w:t>
      </w:r>
      <w:r>
        <w:rPr>
          <w:rFonts w:hint="eastAsia"/>
          <w:color w:val="auto"/>
          <w:highlight w:val="none"/>
        </w:rPr>
        <w:t>通知请求参数详见表7</w:t>
      </w:r>
      <w:r>
        <w:rPr>
          <w:color w:val="auto"/>
          <w:highlight w:val="none"/>
        </w:rPr>
        <w:t>9</w:t>
      </w:r>
      <w:r>
        <w:rPr>
          <w:rFonts w:hint="eastAsia"/>
          <w:color w:val="auto"/>
          <w:highlight w:val="none"/>
        </w:rPr>
        <w:t>。</w:t>
      </w:r>
    </w:p>
    <w:p w14:paraId="346140DF">
      <w:pPr>
        <w:pStyle w:val="160"/>
        <w:rPr>
          <w:color w:val="auto"/>
          <w:highlight w:val="none"/>
        </w:rPr>
      </w:pPr>
      <w:r>
        <w:rPr>
          <w:rFonts w:hint="eastAsia"/>
          <w:color w:val="auto"/>
          <w:highlight w:val="none"/>
        </w:rPr>
        <w:t>充值</w:t>
      </w:r>
      <w:r>
        <w:rPr>
          <w:color w:val="auto"/>
          <w:highlight w:val="none"/>
        </w:rPr>
        <w:t>结果</w:t>
      </w:r>
      <w:r>
        <w:rPr>
          <w:rFonts w:hint="eastAsia"/>
          <w:color w:val="auto"/>
          <w:highlight w:val="none"/>
        </w:rPr>
        <w:t>通知请求参数信息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378CB7D">
        <w:trPr>
          <w:wBefore w:w="0" w:type="dxa"/>
          <w:jc w:val="center"/>
        </w:trPr>
        <w:tc>
          <w:tcPr>
            <w:tcW w:w="2840" w:type="dxa"/>
            <w:noWrap w:val="0"/>
            <w:vAlign w:val="top"/>
          </w:tcPr>
          <w:p w14:paraId="47E58333">
            <w:pPr>
              <w:rPr>
                <w:color w:val="auto"/>
                <w:sz w:val="18"/>
                <w:szCs w:val="18"/>
                <w:highlight w:val="none"/>
              </w:rPr>
            </w:pPr>
            <w:r>
              <w:rPr>
                <w:rFonts w:hint="eastAsia"/>
                <w:color w:val="auto"/>
                <w:sz w:val="18"/>
                <w:szCs w:val="18"/>
                <w:highlight w:val="none"/>
              </w:rPr>
              <w:t>字段</w:t>
            </w:r>
          </w:p>
        </w:tc>
        <w:tc>
          <w:tcPr>
            <w:tcW w:w="2841" w:type="dxa"/>
            <w:noWrap w:val="0"/>
            <w:vAlign w:val="top"/>
          </w:tcPr>
          <w:p w14:paraId="0B4E7A80">
            <w:pPr>
              <w:rPr>
                <w:color w:val="auto"/>
                <w:sz w:val="18"/>
                <w:szCs w:val="18"/>
                <w:highlight w:val="none"/>
              </w:rPr>
            </w:pPr>
            <w:r>
              <w:rPr>
                <w:rFonts w:hint="eastAsia"/>
                <w:color w:val="auto"/>
                <w:sz w:val="18"/>
                <w:szCs w:val="18"/>
                <w:highlight w:val="none"/>
              </w:rPr>
              <w:t>类型</w:t>
            </w:r>
          </w:p>
        </w:tc>
        <w:tc>
          <w:tcPr>
            <w:tcW w:w="2841" w:type="dxa"/>
            <w:noWrap w:val="0"/>
            <w:vAlign w:val="top"/>
          </w:tcPr>
          <w:p w14:paraId="128E179F">
            <w:pPr>
              <w:rPr>
                <w:color w:val="auto"/>
                <w:sz w:val="18"/>
                <w:szCs w:val="18"/>
                <w:highlight w:val="none"/>
              </w:rPr>
            </w:pPr>
            <w:r>
              <w:rPr>
                <w:rFonts w:hint="eastAsia"/>
                <w:color w:val="auto"/>
                <w:sz w:val="18"/>
                <w:szCs w:val="18"/>
                <w:highlight w:val="none"/>
              </w:rPr>
              <w:t>说明</w:t>
            </w:r>
          </w:p>
        </w:tc>
      </w:tr>
      <w:tr w14:paraId="0345045F">
        <w:trPr>
          <w:wBefore w:w="0" w:type="dxa"/>
          <w:trHeight w:val="425" w:hRule="atLeast"/>
          <w:jc w:val="center"/>
        </w:trPr>
        <w:tc>
          <w:tcPr>
            <w:tcW w:w="2840" w:type="dxa"/>
            <w:noWrap w:val="0"/>
            <w:vAlign w:val="center"/>
          </w:tcPr>
          <w:p w14:paraId="3E20A94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center"/>
          </w:tcPr>
          <w:p w14:paraId="2E672C49">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58D9F1A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2E10DA74">
        <w:trPr>
          <w:wBefore w:w="0" w:type="dxa"/>
          <w:trHeight w:val="425" w:hRule="atLeast"/>
          <w:jc w:val="center"/>
        </w:trPr>
        <w:tc>
          <w:tcPr>
            <w:tcW w:w="2840" w:type="dxa"/>
            <w:noWrap w:val="0"/>
            <w:vAlign w:val="top"/>
          </w:tcPr>
          <w:p w14:paraId="7334723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ticketLogicNum</w:t>
            </w:r>
          </w:p>
        </w:tc>
        <w:tc>
          <w:tcPr>
            <w:tcW w:w="2841" w:type="dxa"/>
            <w:noWrap w:val="0"/>
            <w:vAlign w:val="top"/>
          </w:tcPr>
          <w:p w14:paraId="0DF0677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06CF353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票卡逻辑号</w:t>
            </w:r>
          </w:p>
        </w:tc>
      </w:tr>
      <w:tr w14:paraId="5DD71858">
        <w:trPr>
          <w:wBefore w:w="0" w:type="dxa"/>
          <w:trHeight w:val="425" w:hRule="atLeast"/>
          <w:jc w:val="center"/>
        </w:trPr>
        <w:tc>
          <w:tcPr>
            <w:tcW w:w="2840" w:type="dxa"/>
            <w:noWrap w:val="0"/>
            <w:vAlign w:val="top"/>
          </w:tcPr>
          <w:p w14:paraId="128C8C3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ticketPhysicsNum</w:t>
            </w:r>
          </w:p>
        </w:tc>
        <w:tc>
          <w:tcPr>
            <w:tcW w:w="2841" w:type="dxa"/>
            <w:noWrap w:val="0"/>
            <w:vAlign w:val="top"/>
          </w:tcPr>
          <w:p w14:paraId="3953C86C">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4CDF89D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票卡物理号</w:t>
            </w:r>
          </w:p>
        </w:tc>
      </w:tr>
      <w:tr w14:paraId="3D0CC42A">
        <w:trPr>
          <w:wBefore w:w="0" w:type="dxa"/>
          <w:trHeight w:val="425" w:hRule="atLeast"/>
          <w:jc w:val="center"/>
        </w:trPr>
        <w:tc>
          <w:tcPr>
            <w:tcW w:w="2840" w:type="dxa"/>
            <w:noWrap w:val="0"/>
            <w:vAlign w:val="top"/>
          </w:tcPr>
          <w:p w14:paraId="7EDE4AD0">
            <w:pPr>
              <w:tabs>
                <w:tab w:val="left" w:pos="1557"/>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transDate</w:t>
            </w:r>
          </w:p>
        </w:tc>
        <w:tc>
          <w:tcPr>
            <w:tcW w:w="2841" w:type="dxa"/>
            <w:noWrap w:val="0"/>
            <w:vAlign w:val="top"/>
          </w:tcPr>
          <w:p w14:paraId="61370979">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top"/>
          </w:tcPr>
          <w:p w14:paraId="5625B6F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交易</w:t>
            </w:r>
            <w:r>
              <w:rPr>
                <w:rFonts w:ascii="宋体" w:hAnsi="宋体" w:cs="微软雅黑"/>
                <w:color w:val="auto"/>
                <w:sz w:val="18"/>
                <w:szCs w:val="18"/>
                <w:highlight w:val="none"/>
              </w:rPr>
              <w:t>日期</w:t>
            </w:r>
            <w:r>
              <w:rPr>
                <w:rFonts w:hint="eastAsia" w:ascii="宋体" w:hAnsi="宋体" w:cs="微软雅黑"/>
                <w:color w:val="auto"/>
                <w:sz w:val="18"/>
                <w:szCs w:val="18"/>
                <w:highlight w:val="none"/>
              </w:rPr>
              <w:t xml:space="preserve"> YYYYMMDDHHMMSS</w:t>
            </w:r>
          </w:p>
        </w:tc>
      </w:tr>
      <w:tr w14:paraId="585AC462">
        <w:trPr>
          <w:wBefore w:w="0" w:type="dxa"/>
          <w:trHeight w:val="425" w:hRule="atLeast"/>
          <w:jc w:val="center"/>
        </w:trPr>
        <w:tc>
          <w:tcPr>
            <w:tcW w:w="2840" w:type="dxa"/>
            <w:noWrap w:val="0"/>
            <w:vAlign w:val="top"/>
          </w:tcPr>
          <w:p w14:paraId="6525FC92">
            <w:pPr>
              <w:tabs>
                <w:tab w:val="left" w:pos="1557"/>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transAmount</w:t>
            </w:r>
          </w:p>
        </w:tc>
        <w:tc>
          <w:tcPr>
            <w:tcW w:w="2841" w:type="dxa"/>
            <w:noWrap w:val="0"/>
            <w:vAlign w:val="top"/>
          </w:tcPr>
          <w:p w14:paraId="0E671FC5">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top"/>
          </w:tcPr>
          <w:p w14:paraId="1B1497C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交易</w:t>
            </w:r>
            <w:r>
              <w:rPr>
                <w:rFonts w:ascii="宋体" w:hAnsi="宋体" w:cs="微软雅黑"/>
                <w:color w:val="auto"/>
                <w:sz w:val="18"/>
                <w:szCs w:val="18"/>
                <w:highlight w:val="none"/>
              </w:rPr>
              <w:t>金额</w:t>
            </w:r>
          </w:p>
        </w:tc>
      </w:tr>
      <w:tr w14:paraId="200B58AE">
        <w:trPr>
          <w:wBefore w:w="0" w:type="dxa"/>
          <w:trHeight w:val="425" w:hRule="atLeast"/>
          <w:jc w:val="center"/>
        </w:trPr>
        <w:tc>
          <w:tcPr>
            <w:tcW w:w="2840" w:type="dxa"/>
            <w:noWrap w:val="0"/>
            <w:vAlign w:val="top"/>
          </w:tcPr>
          <w:p w14:paraId="5417DE94">
            <w:pPr>
              <w:tabs>
                <w:tab w:val="left" w:pos="1557"/>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afterAmount</w:t>
            </w:r>
          </w:p>
        </w:tc>
        <w:tc>
          <w:tcPr>
            <w:tcW w:w="2841" w:type="dxa"/>
            <w:noWrap w:val="0"/>
            <w:vAlign w:val="top"/>
          </w:tcPr>
          <w:p w14:paraId="01D687A3">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 xml:space="preserve">tring </w:t>
            </w:r>
          </w:p>
        </w:tc>
        <w:tc>
          <w:tcPr>
            <w:tcW w:w="2841" w:type="dxa"/>
            <w:noWrap w:val="0"/>
            <w:vAlign w:val="top"/>
          </w:tcPr>
          <w:p w14:paraId="5345498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交易后卡内余额</w:t>
            </w:r>
          </w:p>
        </w:tc>
      </w:tr>
    </w:tbl>
    <w:p w14:paraId="133CB5B1">
      <w:pPr>
        <w:pStyle w:val="41"/>
        <w:rPr>
          <w:color w:val="auto"/>
          <w:highlight w:val="none"/>
        </w:rPr>
      </w:pPr>
      <w:r>
        <w:rPr>
          <w:rFonts w:hint="eastAsia"/>
          <w:color w:val="auto"/>
          <w:highlight w:val="none"/>
        </w:rPr>
        <w:t>示例</w:t>
      </w:r>
      <w:r>
        <w:rPr>
          <w:color w:val="auto"/>
          <w:highlight w:val="none"/>
        </w:rPr>
        <w:t>报文：</w:t>
      </w:r>
    </w:p>
    <w:p w14:paraId="7B4C25E7">
      <w:pPr>
        <w:pStyle w:val="41"/>
        <w:rPr>
          <w:color w:val="auto"/>
          <w:highlight w:val="none"/>
        </w:rPr>
      </w:pPr>
      <w:r>
        <w:rPr>
          <w:color w:val="auto"/>
          <w:highlight w:val="none"/>
        </w:rPr>
        <w:t>charset=UTF-8&amp;deviceId=02310701&amp;format=json&amp;providerId=02&amp;signType=00&amp;timestamp=20180503145236&amp;bizData={"afterAmount":"19226","orderNo":"08201805031452011092","ticketLogicNum":"2660001717050004","ticketPhysicsNum":"00000000117F64E0","transAmount":"5000","transDate":"20180503145236"}</w:t>
      </w:r>
    </w:p>
    <w:p w14:paraId="0DACC122">
      <w:pPr>
        <w:pStyle w:val="175"/>
        <w:rPr>
          <w:color w:val="auto"/>
          <w:highlight w:val="none"/>
        </w:rPr>
      </w:pPr>
      <w:bookmarkStart w:id="438" w:name="_Toc513123210"/>
      <w:r>
        <w:rPr>
          <w:rFonts w:hint="eastAsia"/>
          <w:color w:val="auto"/>
          <w:highlight w:val="none"/>
        </w:rPr>
        <w:t>应答参数</w:t>
      </w:r>
      <w:bookmarkEnd w:id="438"/>
    </w:p>
    <w:p w14:paraId="68AB4BBE">
      <w:pPr>
        <w:pStyle w:val="41"/>
        <w:rPr>
          <w:color w:val="auto"/>
          <w:highlight w:val="none"/>
        </w:rPr>
      </w:pPr>
      <w:r>
        <w:rPr>
          <w:rFonts w:hint="eastAsia"/>
          <w:color w:val="auto"/>
          <w:highlight w:val="none"/>
        </w:rPr>
        <w:t>充值</w:t>
      </w:r>
      <w:r>
        <w:rPr>
          <w:color w:val="auto"/>
          <w:highlight w:val="none"/>
        </w:rPr>
        <w:t>结果</w:t>
      </w:r>
      <w:r>
        <w:rPr>
          <w:rFonts w:hint="eastAsia"/>
          <w:color w:val="auto"/>
          <w:highlight w:val="none"/>
        </w:rPr>
        <w:t>通知应答参数详见表8</w:t>
      </w:r>
      <w:r>
        <w:rPr>
          <w:color w:val="auto"/>
          <w:highlight w:val="none"/>
        </w:rPr>
        <w:t>0</w:t>
      </w:r>
      <w:r>
        <w:rPr>
          <w:rFonts w:hint="eastAsia"/>
          <w:color w:val="auto"/>
          <w:highlight w:val="none"/>
        </w:rPr>
        <w:t>。</w:t>
      </w:r>
    </w:p>
    <w:p w14:paraId="680329D0">
      <w:pPr>
        <w:pStyle w:val="160"/>
        <w:rPr>
          <w:color w:val="auto"/>
          <w:highlight w:val="none"/>
        </w:rPr>
      </w:pPr>
      <w:r>
        <w:rPr>
          <w:rFonts w:hint="eastAsia"/>
          <w:color w:val="auto"/>
          <w:highlight w:val="none"/>
        </w:rPr>
        <w:t>充值</w:t>
      </w:r>
      <w:r>
        <w:rPr>
          <w:color w:val="auto"/>
          <w:highlight w:val="none"/>
        </w:rPr>
        <w:t>结果</w:t>
      </w:r>
      <w:r>
        <w:rPr>
          <w:rFonts w:hint="eastAsia"/>
          <w:color w:val="auto"/>
          <w:highlight w:val="none"/>
        </w:rPr>
        <w:t>通知应答参数信息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BC50B53">
        <w:trPr>
          <w:wBefore w:w="0" w:type="dxa"/>
          <w:jc w:val="center"/>
        </w:trPr>
        <w:tc>
          <w:tcPr>
            <w:tcW w:w="2840" w:type="dxa"/>
            <w:noWrap w:val="0"/>
            <w:vAlign w:val="top"/>
          </w:tcPr>
          <w:p w14:paraId="22888D8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1683EA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3410518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DC49A46">
        <w:trPr>
          <w:wBefore w:w="0" w:type="dxa"/>
          <w:jc w:val="center"/>
        </w:trPr>
        <w:tc>
          <w:tcPr>
            <w:tcW w:w="2840" w:type="dxa"/>
            <w:noWrap w:val="0"/>
            <w:vAlign w:val="top"/>
          </w:tcPr>
          <w:p w14:paraId="4106A24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17A1D29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DAEAD9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739219BA">
        <w:trPr>
          <w:wBefore w:w="0" w:type="dxa"/>
          <w:jc w:val="center"/>
        </w:trPr>
        <w:tc>
          <w:tcPr>
            <w:tcW w:w="2840" w:type="dxa"/>
            <w:noWrap w:val="0"/>
            <w:vAlign w:val="top"/>
          </w:tcPr>
          <w:p w14:paraId="3666F87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33B679F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F18B07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6169EB07">
      <w:pPr>
        <w:pStyle w:val="41"/>
        <w:rPr>
          <w:color w:val="auto"/>
          <w:highlight w:val="none"/>
        </w:rPr>
      </w:pPr>
      <w:r>
        <w:rPr>
          <w:rFonts w:hint="eastAsia"/>
          <w:color w:val="auto"/>
          <w:highlight w:val="none"/>
        </w:rPr>
        <w:t>示例</w:t>
      </w:r>
      <w:r>
        <w:rPr>
          <w:color w:val="auto"/>
          <w:highlight w:val="none"/>
        </w:rPr>
        <w:t>报文：</w:t>
      </w:r>
    </w:p>
    <w:p w14:paraId="24D1ADAF">
      <w:pPr>
        <w:pStyle w:val="41"/>
        <w:rPr>
          <w:color w:val="auto"/>
          <w:highlight w:val="none"/>
        </w:rPr>
      </w:pPr>
      <w:r>
        <w:rPr>
          <w:rFonts w:hint="eastAsia"/>
          <w:color w:val="auto"/>
          <w:highlight w:val="none"/>
        </w:rPr>
        <w:t>{"retCode":"0000","retMsg":"成功"}</w:t>
      </w:r>
    </w:p>
    <w:p w14:paraId="43DF3E2A">
      <w:pPr>
        <w:pStyle w:val="146"/>
        <w:spacing w:before="156" w:after="156"/>
        <w:ind w:left="993"/>
        <w:rPr>
          <w:color w:val="auto"/>
          <w:highlight w:val="none"/>
        </w:rPr>
      </w:pPr>
      <w:bookmarkStart w:id="439" w:name="_Toc513123211"/>
      <w:r>
        <w:rPr>
          <w:color w:val="auto"/>
          <w:highlight w:val="none"/>
        </w:rPr>
        <w:t xml:space="preserve">IF2A-07 </w:t>
      </w:r>
      <w:r>
        <w:rPr>
          <w:rFonts w:hint="eastAsia"/>
          <w:color w:val="auto"/>
          <w:highlight w:val="none"/>
        </w:rPr>
        <w:t>充值</w:t>
      </w:r>
      <w:r>
        <w:rPr>
          <w:color w:val="auto"/>
          <w:highlight w:val="none"/>
        </w:rPr>
        <w:t>失败</w:t>
      </w:r>
      <w:r>
        <w:rPr>
          <w:rFonts w:hint="eastAsia"/>
          <w:color w:val="auto"/>
          <w:highlight w:val="none"/>
        </w:rPr>
        <w:t>通知</w:t>
      </w:r>
      <w:bookmarkEnd w:id="439"/>
    </w:p>
    <w:p w14:paraId="4A5529E4">
      <w:pPr>
        <w:pStyle w:val="175"/>
        <w:rPr>
          <w:color w:val="auto"/>
          <w:highlight w:val="none"/>
        </w:rPr>
      </w:pPr>
      <w:bookmarkStart w:id="440" w:name="_Toc513123212"/>
      <w:r>
        <w:rPr>
          <w:rFonts w:hint="eastAsia"/>
          <w:color w:val="auto"/>
          <w:highlight w:val="none"/>
        </w:rPr>
        <w:t>接口地址</w:t>
      </w:r>
      <w:bookmarkEnd w:id="440"/>
    </w:p>
    <w:p w14:paraId="6A8BE26B">
      <w:pPr>
        <w:pStyle w:val="41"/>
        <w:rPr>
          <w:color w:val="auto"/>
          <w:highlight w:val="none"/>
        </w:rPr>
      </w:pPr>
      <w:r>
        <w:rPr>
          <w:color w:val="auto"/>
          <w:highlight w:val="none"/>
        </w:rPr>
        <w:t>http//:[ip]:[port]/[project]/ci</w:t>
      </w:r>
      <w:r>
        <w:rPr>
          <w:rFonts w:hint="eastAsia"/>
          <w:color w:val="auto"/>
          <w:highlight w:val="none"/>
        </w:rPr>
        <w:t>/</w:t>
      </w:r>
      <w:r>
        <w:rPr>
          <w:color w:val="auto"/>
          <w:highlight w:val="none"/>
        </w:rPr>
        <w:t>tvm/topupCardFailNoti</w:t>
      </w:r>
    </w:p>
    <w:p w14:paraId="6B1F2A93">
      <w:pPr>
        <w:pStyle w:val="175"/>
        <w:rPr>
          <w:color w:val="auto"/>
          <w:highlight w:val="none"/>
        </w:rPr>
      </w:pPr>
      <w:bookmarkStart w:id="441" w:name="_Toc513123213"/>
      <w:r>
        <w:rPr>
          <w:rFonts w:hint="eastAsia"/>
          <w:color w:val="auto"/>
          <w:highlight w:val="none"/>
        </w:rPr>
        <w:t>接口</w:t>
      </w:r>
      <w:r>
        <w:rPr>
          <w:color w:val="auto"/>
          <w:highlight w:val="none"/>
        </w:rPr>
        <w:t>说明</w:t>
      </w:r>
      <w:bookmarkEnd w:id="441"/>
    </w:p>
    <w:p w14:paraId="3CAF2721">
      <w:pPr>
        <w:pStyle w:val="41"/>
        <w:rPr>
          <w:color w:val="auto"/>
          <w:highlight w:val="none"/>
        </w:rPr>
      </w:pPr>
      <w:r>
        <w:rPr>
          <w:rFonts w:hint="eastAsia"/>
          <w:color w:val="auto"/>
          <w:highlight w:val="none"/>
        </w:rPr>
        <w:t>TVM充值</w:t>
      </w:r>
      <w:r>
        <w:rPr>
          <w:color w:val="auto"/>
          <w:highlight w:val="none"/>
        </w:rPr>
        <w:t>失败通知</w:t>
      </w:r>
    </w:p>
    <w:p w14:paraId="23E54F8E">
      <w:pPr>
        <w:pStyle w:val="175"/>
        <w:rPr>
          <w:color w:val="auto"/>
          <w:highlight w:val="none"/>
        </w:rPr>
      </w:pPr>
      <w:bookmarkStart w:id="442" w:name="_Toc513123214"/>
      <w:r>
        <w:rPr>
          <w:rFonts w:hint="eastAsia"/>
          <w:color w:val="auto"/>
          <w:highlight w:val="none"/>
        </w:rPr>
        <w:t>请求参数</w:t>
      </w:r>
      <w:bookmarkEnd w:id="442"/>
    </w:p>
    <w:p w14:paraId="35BD1F2E">
      <w:pPr>
        <w:pStyle w:val="41"/>
        <w:rPr>
          <w:color w:val="auto"/>
          <w:highlight w:val="none"/>
        </w:rPr>
      </w:pPr>
      <w:r>
        <w:rPr>
          <w:rFonts w:hint="eastAsia"/>
          <w:color w:val="auto"/>
          <w:highlight w:val="none"/>
        </w:rPr>
        <w:t>充值</w:t>
      </w:r>
      <w:r>
        <w:rPr>
          <w:color w:val="auto"/>
          <w:highlight w:val="none"/>
        </w:rPr>
        <w:t>失败</w:t>
      </w:r>
      <w:r>
        <w:rPr>
          <w:rFonts w:hint="eastAsia"/>
          <w:color w:val="auto"/>
          <w:highlight w:val="none"/>
        </w:rPr>
        <w:t>通知请求参数详见表8</w:t>
      </w:r>
      <w:r>
        <w:rPr>
          <w:color w:val="auto"/>
          <w:highlight w:val="none"/>
        </w:rPr>
        <w:t>1</w:t>
      </w:r>
      <w:r>
        <w:rPr>
          <w:rFonts w:hint="eastAsia"/>
          <w:color w:val="auto"/>
          <w:highlight w:val="none"/>
        </w:rPr>
        <w:t>。</w:t>
      </w:r>
    </w:p>
    <w:p w14:paraId="159C5A1C">
      <w:pPr>
        <w:pStyle w:val="160"/>
        <w:rPr>
          <w:color w:val="auto"/>
          <w:highlight w:val="none"/>
        </w:rPr>
      </w:pPr>
      <w:r>
        <w:rPr>
          <w:rFonts w:hint="eastAsia"/>
          <w:color w:val="auto"/>
          <w:highlight w:val="none"/>
        </w:rPr>
        <w:t>充值</w:t>
      </w:r>
      <w:r>
        <w:rPr>
          <w:color w:val="auto"/>
          <w:highlight w:val="none"/>
        </w:rPr>
        <w:t>失败</w:t>
      </w:r>
      <w:r>
        <w:rPr>
          <w:rFonts w:hint="eastAsia"/>
          <w:color w:val="auto"/>
          <w:highlight w:val="none"/>
        </w:rPr>
        <w:t>通知请求参数信息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95E65B5">
        <w:trPr>
          <w:wBefore w:w="0" w:type="dxa"/>
          <w:jc w:val="center"/>
        </w:trPr>
        <w:tc>
          <w:tcPr>
            <w:tcW w:w="2840" w:type="dxa"/>
            <w:noWrap w:val="0"/>
            <w:vAlign w:val="top"/>
          </w:tcPr>
          <w:p w14:paraId="3EE348C8">
            <w:pPr>
              <w:rPr>
                <w:color w:val="auto"/>
                <w:sz w:val="18"/>
                <w:szCs w:val="18"/>
                <w:highlight w:val="none"/>
              </w:rPr>
            </w:pPr>
            <w:r>
              <w:rPr>
                <w:rFonts w:hint="eastAsia"/>
                <w:color w:val="auto"/>
                <w:sz w:val="18"/>
                <w:szCs w:val="18"/>
                <w:highlight w:val="none"/>
              </w:rPr>
              <w:t>字段</w:t>
            </w:r>
          </w:p>
        </w:tc>
        <w:tc>
          <w:tcPr>
            <w:tcW w:w="2841" w:type="dxa"/>
            <w:noWrap w:val="0"/>
            <w:vAlign w:val="top"/>
          </w:tcPr>
          <w:p w14:paraId="1F39AF0B">
            <w:pPr>
              <w:rPr>
                <w:color w:val="auto"/>
                <w:sz w:val="18"/>
                <w:szCs w:val="18"/>
                <w:highlight w:val="none"/>
              </w:rPr>
            </w:pPr>
            <w:r>
              <w:rPr>
                <w:rFonts w:hint="eastAsia"/>
                <w:color w:val="auto"/>
                <w:sz w:val="18"/>
                <w:szCs w:val="18"/>
                <w:highlight w:val="none"/>
              </w:rPr>
              <w:t>类型</w:t>
            </w:r>
          </w:p>
        </w:tc>
        <w:tc>
          <w:tcPr>
            <w:tcW w:w="2841" w:type="dxa"/>
            <w:noWrap w:val="0"/>
            <w:vAlign w:val="top"/>
          </w:tcPr>
          <w:p w14:paraId="213F4679">
            <w:pPr>
              <w:rPr>
                <w:color w:val="auto"/>
                <w:sz w:val="18"/>
                <w:szCs w:val="18"/>
                <w:highlight w:val="none"/>
              </w:rPr>
            </w:pPr>
            <w:r>
              <w:rPr>
                <w:rFonts w:hint="eastAsia"/>
                <w:color w:val="auto"/>
                <w:sz w:val="18"/>
                <w:szCs w:val="18"/>
                <w:highlight w:val="none"/>
              </w:rPr>
              <w:t>说明</w:t>
            </w:r>
          </w:p>
        </w:tc>
      </w:tr>
      <w:tr w14:paraId="25C3A7F3">
        <w:trPr>
          <w:wBefore w:w="0" w:type="dxa"/>
          <w:trHeight w:val="425" w:hRule="atLeast"/>
          <w:jc w:val="center"/>
        </w:trPr>
        <w:tc>
          <w:tcPr>
            <w:tcW w:w="2840" w:type="dxa"/>
            <w:noWrap w:val="0"/>
            <w:vAlign w:val="center"/>
          </w:tcPr>
          <w:p w14:paraId="1C11FE4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center"/>
          </w:tcPr>
          <w:p w14:paraId="4DFC283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7C00101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017134DB">
        <w:trPr>
          <w:wBefore w:w="0" w:type="dxa"/>
          <w:trHeight w:val="425" w:hRule="atLeast"/>
          <w:jc w:val="center"/>
        </w:trPr>
        <w:tc>
          <w:tcPr>
            <w:tcW w:w="2840" w:type="dxa"/>
            <w:noWrap w:val="0"/>
            <w:vAlign w:val="top"/>
          </w:tcPr>
          <w:p w14:paraId="5D18561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ticketLogicNum</w:t>
            </w:r>
          </w:p>
        </w:tc>
        <w:tc>
          <w:tcPr>
            <w:tcW w:w="2841" w:type="dxa"/>
            <w:noWrap w:val="0"/>
            <w:vAlign w:val="top"/>
          </w:tcPr>
          <w:p w14:paraId="7270A20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1F2DBC3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票卡逻辑号</w:t>
            </w:r>
          </w:p>
        </w:tc>
      </w:tr>
      <w:tr w14:paraId="19D7BD01">
        <w:trPr>
          <w:wBefore w:w="0" w:type="dxa"/>
          <w:trHeight w:val="425" w:hRule="atLeast"/>
          <w:jc w:val="center"/>
        </w:trPr>
        <w:tc>
          <w:tcPr>
            <w:tcW w:w="2840" w:type="dxa"/>
            <w:noWrap w:val="0"/>
            <w:vAlign w:val="top"/>
          </w:tcPr>
          <w:p w14:paraId="0407AA0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ticketPhysicsNum</w:t>
            </w:r>
          </w:p>
        </w:tc>
        <w:tc>
          <w:tcPr>
            <w:tcW w:w="2841" w:type="dxa"/>
            <w:noWrap w:val="0"/>
            <w:vAlign w:val="top"/>
          </w:tcPr>
          <w:p w14:paraId="32B19AFD">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0093922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票卡物理号</w:t>
            </w:r>
          </w:p>
        </w:tc>
      </w:tr>
      <w:tr w14:paraId="5E22E6DF">
        <w:trPr>
          <w:wBefore w:w="0" w:type="dxa"/>
          <w:trHeight w:val="425" w:hRule="atLeast"/>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653B26E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topupStatus</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7AECB5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242152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01：失败</w:t>
            </w:r>
          </w:p>
          <w:p w14:paraId="07BF7A7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02: 存疑</w:t>
            </w:r>
          </w:p>
          <w:p w14:paraId="28218CA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03:</w:t>
            </w:r>
            <w:r>
              <w:rPr>
                <w:rFonts w:ascii="宋体" w:hAnsi="宋体" w:cs="微软雅黑"/>
                <w:color w:val="auto"/>
                <w:sz w:val="18"/>
                <w:szCs w:val="18"/>
                <w:highlight w:val="none"/>
              </w:rPr>
              <w:t xml:space="preserve"> </w:t>
            </w:r>
            <w:r>
              <w:rPr>
                <w:rFonts w:hint="eastAsia" w:ascii="宋体" w:hAnsi="宋体" w:cs="微软雅黑"/>
                <w:color w:val="auto"/>
                <w:sz w:val="18"/>
                <w:szCs w:val="18"/>
                <w:highlight w:val="none"/>
              </w:rPr>
              <w:t>取消</w:t>
            </w:r>
          </w:p>
        </w:tc>
      </w:tr>
      <w:tr w14:paraId="788C6BAA">
        <w:trPr>
          <w:wBefore w:w="0" w:type="dxa"/>
          <w:trHeight w:val="425" w:hRule="atLeast"/>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129199F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faultOccurDate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CE0A8D4">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E72D88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故障时间格式</w:t>
            </w:r>
          </w:p>
          <w:p w14:paraId="1CFEA77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YYYYMMDDHH24mmss</w:t>
            </w:r>
          </w:p>
        </w:tc>
      </w:tr>
      <w:tr w14:paraId="2A97B988">
        <w:trPr>
          <w:wBefore w:w="0" w:type="dxa"/>
          <w:trHeight w:val="425" w:hRule="atLeast"/>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383E2BC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faultSlipSeq</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D7D880B">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44E1FF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故障凭条号</w:t>
            </w:r>
          </w:p>
        </w:tc>
      </w:tr>
      <w:tr w14:paraId="3FE53B0B">
        <w:trPr>
          <w:wBefore w:w="0" w:type="dxa"/>
          <w:trHeight w:val="425" w:hRule="atLeast"/>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42CA7E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errorCode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2C4968A">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2C6227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错误代码</w:t>
            </w:r>
          </w:p>
        </w:tc>
      </w:tr>
      <w:tr w14:paraId="3BA2C7E1">
        <w:trPr>
          <w:wBefore w:w="0" w:type="dxa"/>
          <w:trHeight w:val="425" w:hRule="atLeast"/>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6927473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errorMessage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89056C0">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366C3B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执行错误信息</w:t>
            </w:r>
          </w:p>
        </w:tc>
      </w:tr>
    </w:tbl>
    <w:p w14:paraId="44F28D4D">
      <w:pPr>
        <w:pStyle w:val="41"/>
        <w:rPr>
          <w:color w:val="auto"/>
          <w:highlight w:val="none"/>
        </w:rPr>
      </w:pPr>
      <w:r>
        <w:rPr>
          <w:rFonts w:hint="eastAsia"/>
          <w:color w:val="auto"/>
          <w:highlight w:val="none"/>
        </w:rPr>
        <w:t>示例</w:t>
      </w:r>
      <w:r>
        <w:rPr>
          <w:color w:val="auto"/>
          <w:highlight w:val="none"/>
        </w:rPr>
        <w:t>报文：</w:t>
      </w:r>
    </w:p>
    <w:p w14:paraId="2983B67B">
      <w:pPr>
        <w:pStyle w:val="41"/>
        <w:rPr>
          <w:color w:val="auto"/>
          <w:highlight w:val="none"/>
        </w:rPr>
      </w:pPr>
      <w:r>
        <w:rPr>
          <w:color w:val="auto"/>
          <w:highlight w:val="none"/>
        </w:rPr>
        <w:t>charset=UTF-8&amp;deviceId=02310701&amp;format=json&amp;providerId=02&amp;signType=00&amp;timestamp=20180503134230&amp;bizData={"errorCode":"","errorMessage":"","faultOccurDate":"20180503134230","faultSlipSeq":"","orderNo":"08201805031342031084","ticketLogicNum":"2660001717050004","ticketPhysicsNum":"00000000117F64E0","topupStatus":"01"}</w:t>
      </w:r>
    </w:p>
    <w:p w14:paraId="06BD00ED">
      <w:pPr>
        <w:pStyle w:val="175"/>
        <w:rPr>
          <w:color w:val="auto"/>
          <w:highlight w:val="none"/>
        </w:rPr>
      </w:pPr>
      <w:bookmarkStart w:id="443" w:name="_Toc513123215"/>
      <w:r>
        <w:rPr>
          <w:rFonts w:hint="eastAsia"/>
          <w:color w:val="auto"/>
          <w:highlight w:val="none"/>
        </w:rPr>
        <w:t>应答参数</w:t>
      </w:r>
      <w:bookmarkEnd w:id="443"/>
    </w:p>
    <w:p w14:paraId="053871D9">
      <w:pPr>
        <w:pStyle w:val="41"/>
        <w:rPr>
          <w:color w:val="auto"/>
          <w:highlight w:val="none"/>
        </w:rPr>
      </w:pPr>
      <w:r>
        <w:rPr>
          <w:rFonts w:hint="eastAsia"/>
          <w:color w:val="auto"/>
          <w:highlight w:val="none"/>
        </w:rPr>
        <w:t>充值</w:t>
      </w:r>
      <w:r>
        <w:rPr>
          <w:color w:val="auto"/>
          <w:highlight w:val="none"/>
        </w:rPr>
        <w:t>失败</w:t>
      </w:r>
      <w:r>
        <w:rPr>
          <w:rFonts w:hint="eastAsia"/>
          <w:color w:val="auto"/>
          <w:highlight w:val="none"/>
        </w:rPr>
        <w:t>通知应答参数详见表8</w:t>
      </w:r>
      <w:r>
        <w:rPr>
          <w:color w:val="auto"/>
          <w:highlight w:val="none"/>
        </w:rPr>
        <w:t>2</w:t>
      </w:r>
      <w:r>
        <w:rPr>
          <w:rFonts w:hint="eastAsia"/>
          <w:color w:val="auto"/>
          <w:highlight w:val="none"/>
        </w:rPr>
        <w:t>。</w:t>
      </w:r>
    </w:p>
    <w:p w14:paraId="01E4DCD9">
      <w:pPr>
        <w:pStyle w:val="160"/>
        <w:rPr>
          <w:color w:val="auto"/>
          <w:highlight w:val="none"/>
        </w:rPr>
      </w:pPr>
      <w:r>
        <w:rPr>
          <w:rFonts w:hint="eastAsia"/>
          <w:color w:val="auto"/>
          <w:highlight w:val="none"/>
        </w:rPr>
        <w:t>充值</w:t>
      </w:r>
      <w:r>
        <w:rPr>
          <w:color w:val="auto"/>
          <w:highlight w:val="none"/>
        </w:rPr>
        <w:t>失败</w:t>
      </w:r>
      <w:r>
        <w:rPr>
          <w:rFonts w:hint="eastAsia"/>
          <w:color w:val="auto"/>
          <w:highlight w:val="none"/>
        </w:rPr>
        <w:t>通知应答参数信息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2CB53B7">
        <w:trPr>
          <w:wBefore w:w="0" w:type="dxa"/>
          <w:jc w:val="center"/>
        </w:trPr>
        <w:tc>
          <w:tcPr>
            <w:tcW w:w="2840" w:type="dxa"/>
            <w:noWrap w:val="0"/>
            <w:vAlign w:val="top"/>
          </w:tcPr>
          <w:p w14:paraId="464AAF6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349EB3D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1130631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2012C0E8">
        <w:trPr>
          <w:wBefore w:w="0" w:type="dxa"/>
          <w:jc w:val="center"/>
        </w:trPr>
        <w:tc>
          <w:tcPr>
            <w:tcW w:w="2840" w:type="dxa"/>
            <w:noWrap w:val="0"/>
            <w:vAlign w:val="top"/>
          </w:tcPr>
          <w:p w14:paraId="60B687A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1C3F02C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FB5D4B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660835FD">
        <w:trPr>
          <w:wBefore w:w="0" w:type="dxa"/>
          <w:jc w:val="center"/>
        </w:trPr>
        <w:tc>
          <w:tcPr>
            <w:tcW w:w="2840" w:type="dxa"/>
            <w:noWrap w:val="0"/>
            <w:vAlign w:val="top"/>
          </w:tcPr>
          <w:p w14:paraId="57BA5B9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17EB03C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826DAA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2B64047C">
      <w:pPr>
        <w:pStyle w:val="41"/>
        <w:rPr>
          <w:color w:val="auto"/>
          <w:highlight w:val="none"/>
        </w:rPr>
      </w:pPr>
      <w:r>
        <w:rPr>
          <w:rFonts w:hint="eastAsia"/>
          <w:color w:val="auto"/>
          <w:highlight w:val="none"/>
        </w:rPr>
        <w:t>示例</w:t>
      </w:r>
      <w:r>
        <w:rPr>
          <w:color w:val="auto"/>
          <w:highlight w:val="none"/>
        </w:rPr>
        <w:t>报文：</w:t>
      </w:r>
    </w:p>
    <w:p w14:paraId="70055478">
      <w:pPr>
        <w:pStyle w:val="41"/>
        <w:rPr>
          <w:color w:val="auto"/>
          <w:highlight w:val="none"/>
        </w:rPr>
      </w:pPr>
      <w:r>
        <w:rPr>
          <w:rFonts w:hint="eastAsia"/>
          <w:color w:val="auto"/>
          <w:highlight w:val="none"/>
        </w:rPr>
        <w:t>{"retCode":"0000","retMsg":"成功"}</w:t>
      </w:r>
    </w:p>
    <w:p w14:paraId="5F126CF3">
      <w:pPr>
        <w:pStyle w:val="146"/>
        <w:spacing w:before="156" w:after="156"/>
        <w:ind w:left="993"/>
        <w:rPr>
          <w:color w:val="auto"/>
          <w:highlight w:val="none"/>
        </w:rPr>
      </w:pPr>
      <w:bookmarkStart w:id="444" w:name="_Toc513123216"/>
      <w:r>
        <w:rPr>
          <w:color w:val="auto"/>
          <w:highlight w:val="none"/>
        </w:rPr>
        <w:t xml:space="preserve">IF2A-08 </w:t>
      </w:r>
      <w:r>
        <w:rPr>
          <w:rFonts w:hint="eastAsia"/>
          <w:color w:val="auto"/>
          <w:highlight w:val="none"/>
        </w:rPr>
        <w:t>扫码</w:t>
      </w:r>
      <w:r>
        <w:rPr>
          <w:color w:val="auto"/>
          <w:highlight w:val="none"/>
        </w:rPr>
        <w:t>取票订单查询</w:t>
      </w:r>
      <w:bookmarkEnd w:id="444"/>
    </w:p>
    <w:p w14:paraId="336182BC">
      <w:pPr>
        <w:pStyle w:val="175"/>
        <w:rPr>
          <w:color w:val="auto"/>
          <w:highlight w:val="none"/>
        </w:rPr>
      </w:pPr>
      <w:bookmarkStart w:id="445" w:name="_Toc513123217"/>
      <w:r>
        <w:rPr>
          <w:rFonts w:hint="eastAsia"/>
          <w:color w:val="auto"/>
          <w:highlight w:val="none"/>
        </w:rPr>
        <w:t>接口地址</w:t>
      </w:r>
      <w:bookmarkEnd w:id="445"/>
    </w:p>
    <w:p w14:paraId="35A112FF">
      <w:pPr>
        <w:pStyle w:val="41"/>
        <w:rPr>
          <w:color w:val="auto"/>
          <w:highlight w:val="none"/>
        </w:rPr>
      </w:pPr>
      <w:r>
        <w:rPr>
          <w:color w:val="auto"/>
          <w:highlight w:val="none"/>
        </w:rPr>
        <w:t>http//:[ip]:[port]/[project]/ci</w:t>
      </w:r>
      <w:r>
        <w:rPr>
          <w:rFonts w:hint="eastAsia"/>
          <w:color w:val="auto"/>
          <w:highlight w:val="none"/>
        </w:rPr>
        <w:t>/</w:t>
      </w:r>
      <w:r>
        <w:rPr>
          <w:color w:val="auto"/>
          <w:highlight w:val="none"/>
        </w:rPr>
        <w:t>tvm/requestTakeTicketAuth</w:t>
      </w:r>
    </w:p>
    <w:p w14:paraId="35D1FD0C">
      <w:pPr>
        <w:pStyle w:val="175"/>
        <w:rPr>
          <w:color w:val="auto"/>
          <w:highlight w:val="none"/>
        </w:rPr>
      </w:pPr>
      <w:bookmarkStart w:id="446" w:name="_Toc513123218"/>
      <w:r>
        <w:rPr>
          <w:rFonts w:hint="eastAsia"/>
          <w:color w:val="auto"/>
          <w:highlight w:val="none"/>
        </w:rPr>
        <w:t>接口</w:t>
      </w:r>
      <w:r>
        <w:rPr>
          <w:color w:val="auto"/>
          <w:highlight w:val="none"/>
        </w:rPr>
        <w:t>说明</w:t>
      </w:r>
      <w:bookmarkEnd w:id="446"/>
    </w:p>
    <w:p w14:paraId="6C22CBDF">
      <w:pPr>
        <w:pStyle w:val="41"/>
        <w:rPr>
          <w:color w:val="auto"/>
          <w:highlight w:val="none"/>
        </w:rPr>
      </w:pPr>
      <w:r>
        <w:rPr>
          <w:rFonts w:hint="eastAsia"/>
          <w:color w:val="auto"/>
          <w:highlight w:val="none"/>
        </w:rPr>
        <w:t>预留接口</w:t>
      </w:r>
    </w:p>
    <w:p w14:paraId="1CF43F12">
      <w:pPr>
        <w:pStyle w:val="175"/>
        <w:rPr>
          <w:color w:val="auto"/>
          <w:highlight w:val="none"/>
        </w:rPr>
      </w:pPr>
      <w:bookmarkStart w:id="447" w:name="_Toc513123219"/>
      <w:r>
        <w:rPr>
          <w:rFonts w:hint="eastAsia"/>
          <w:color w:val="auto"/>
          <w:highlight w:val="none"/>
        </w:rPr>
        <w:t>请求参数</w:t>
      </w:r>
      <w:bookmarkEnd w:id="447"/>
    </w:p>
    <w:p w14:paraId="7335E84A">
      <w:pPr>
        <w:pStyle w:val="41"/>
        <w:rPr>
          <w:color w:val="auto"/>
          <w:highlight w:val="none"/>
        </w:rPr>
      </w:pPr>
      <w:r>
        <w:rPr>
          <w:rFonts w:hint="eastAsia"/>
          <w:color w:val="auto"/>
          <w:highlight w:val="none"/>
        </w:rPr>
        <w:t>扫码</w:t>
      </w:r>
      <w:r>
        <w:rPr>
          <w:color w:val="auto"/>
          <w:highlight w:val="none"/>
        </w:rPr>
        <w:t>取票订单查询</w:t>
      </w:r>
      <w:r>
        <w:rPr>
          <w:rFonts w:hint="eastAsia"/>
          <w:color w:val="auto"/>
          <w:highlight w:val="none"/>
        </w:rPr>
        <w:t>请求参数详见表8</w:t>
      </w:r>
      <w:r>
        <w:rPr>
          <w:color w:val="auto"/>
          <w:highlight w:val="none"/>
        </w:rPr>
        <w:t>3</w:t>
      </w:r>
      <w:r>
        <w:rPr>
          <w:rFonts w:hint="eastAsia"/>
          <w:color w:val="auto"/>
          <w:highlight w:val="none"/>
        </w:rPr>
        <w:t>。</w:t>
      </w:r>
    </w:p>
    <w:p w14:paraId="792A13F4">
      <w:pPr>
        <w:pStyle w:val="160"/>
        <w:rPr>
          <w:color w:val="auto"/>
          <w:highlight w:val="none"/>
        </w:rPr>
      </w:pPr>
      <w:r>
        <w:rPr>
          <w:rFonts w:hint="eastAsia"/>
          <w:color w:val="auto"/>
          <w:highlight w:val="none"/>
        </w:rPr>
        <w:t>扫码</w:t>
      </w:r>
      <w:r>
        <w:rPr>
          <w:color w:val="auto"/>
          <w:highlight w:val="none"/>
        </w:rPr>
        <w:t>取票订单查询</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8B0EAFD">
        <w:trPr>
          <w:wBefore w:w="0" w:type="dxa"/>
          <w:jc w:val="center"/>
        </w:trPr>
        <w:tc>
          <w:tcPr>
            <w:tcW w:w="2840" w:type="dxa"/>
            <w:noWrap w:val="0"/>
            <w:vAlign w:val="top"/>
          </w:tcPr>
          <w:p w14:paraId="42217EE2">
            <w:pPr>
              <w:rPr>
                <w:color w:val="auto"/>
                <w:sz w:val="18"/>
                <w:szCs w:val="18"/>
                <w:highlight w:val="none"/>
              </w:rPr>
            </w:pPr>
            <w:r>
              <w:rPr>
                <w:rFonts w:hint="eastAsia"/>
                <w:color w:val="auto"/>
                <w:sz w:val="18"/>
                <w:szCs w:val="18"/>
                <w:highlight w:val="none"/>
              </w:rPr>
              <w:t>字段</w:t>
            </w:r>
          </w:p>
        </w:tc>
        <w:tc>
          <w:tcPr>
            <w:tcW w:w="2841" w:type="dxa"/>
            <w:noWrap w:val="0"/>
            <w:vAlign w:val="top"/>
          </w:tcPr>
          <w:p w14:paraId="6A268869">
            <w:pPr>
              <w:rPr>
                <w:color w:val="auto"/>
                <w:sz w:val="18"/>
                <w:szCs w:val="18"/>
                <w:highlight w:val="none"/>
              </w:rPr>
            </w:pPr>
            <w:r>
              <w:rPr>
                <w:rFonts w:hint="eastAsia"/>
                <w:color w:val="auto"/>
                <w:sz w:val="18"/>
                <w:szCs w:val="18"/>
                <w:highlight w:val="none"/>
              </w:rPr>
              <w:t>类型</w:t>
            </w:r>
          </w:p>
        </w:tc>
        <w:tc>
          <w:tcPr>
            <w:tcW w:w="2841" w:type="dxa"/>
            <w:noWrap w:val="0"/>
            <w:vAlign w:val="top"/>
          </w:tcPr>
          <w:p w14:paraId="3134FB45">
            <w:pPr>
              <w:rPr>
                <w:color w:val="auto"/>
                <w:sz w:val="18"/>
                <w:szCs w:val="18"/>
                <w:highlight w:val="none"/>
              </w:rPr>
            </w:pPr>
            <w:r>
              <w:rPr>
                <w:rFonts w:hint="eastAsia"/>
                <w:color w:val="auto"/>
                <w:sz w:val="18"/>
                <w:szCs w:val="18"/>
                <w:highlight w:val="none"/>
              </w:rPr>
              <w:t>说明</w:t>
            </w:r>
          </w:p>
        </w:tc>
      </w:tr>
      <w:tr w14:paraId="54A02292">
        <w:trPr>
          <w:wBefore w:w="0" w:type="dxa"/>
          <w:trHeight w:val="425" w:hRule="atLeast"/>
          <w:jc w:val="center"/>
        </w:trPr>
        <w:tc>
          <w:tcPr>
            <w:tcW w:w="2840" w:type="dxa"/>
            <w:noWrap w:val="0"/>
            <w:vAlign w:val="top"/>
          </w:tcPr>
          <w:p w14:paraId="4FB3CCC3">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deviceId</w:t>
            </w:r>
          </w:p>
        </w:tc>
        <w:tc>
          <w:tcPr>
            <w:tcW w:w="2841" w:type="dxa"/>
            <w:noWrap w:val="0"/>
            <w:vAlign w:val="top"/>
          </w:tcPr>
          <w:p w14:paraId="687B7153">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6267B50">
            <w:pPr>
              <w:rPr>
                <w:rFonts w:ascii="宋体" w:hAnsi="宋体" w:cs="微软雅黑"/>
                <w:color w:val="auto"/>
                <w:sz w:val="18"/>
                <w:szCs w:val="18"/>
                <w:highlight w:val="none"/>
              </w:rPr>
            </w:pPr>
            <w:r>
              <w:rPr>
                <w:rFonts w:hint="eastAsia" w:ascii="宋体" w:hAnsi="宋体" w:cs="微软雅黑"/>
                <w:color w:val="auto"/>
                <w:sz w:val="18"/>
                <w:szCs w:val="18"/>
                <w:highlight w:val="none"/>
              </w:rPr>
              <w:t>取票</w:t>
            </w:r>
            <w:r>
              <w:rPr>
                <w:rFonts w:ascii="宋体" w:hAnsi="宋体" w:cs="微软雅黑"/>
                <w:color w:val="auto"/>
                <w:sz w:val="18"/>
                <w:szCs w:val="18"/>
                <w:highlight w:val="none"/>
              </w:rPr>
              <w:t>设备编码</w:t>
            </w:r>
          </w:p>
        </w:tc>
      </w:tr>
      <w:tr w14:paraId="6CE6BEA5">
        <w:trPr>
          <w:wBefore w:w="0" w:type="dxa"/>
          <w:trHeight w:val="425" w:hRule="atLeast"/>
          <w:jc w:val="center"/>
        </w:trPr>
        <w:tc>
          <w:tcPr>
            <w:tcW w:w="2840" w:type="dxa"/>
            <w:noWrap w:val="0"/>
            <w:vAlign w:val="top"/>
          </w:tcPr>
          <w:p w14:paraId="477D690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qrcodeGenDate</w:t>
            </w:r>
          </w:p>
        </w:tc>
        <w:tc>
          <w:tcPr>
            <w:tcW w:w="2841" w:type="dxa"/>
            <w:noWrap w:val="0"/>
            <w:vAlign w:val="top"/>
          </w:tcPr>
          <w:p w14:paraId="4B01BEBE">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49CBEFF">
            <w:pPr>
              <w:rPr>
                <w:rFonts w:ascii="宋体" w:hAnsi="宋体" w:cs="微软雅黑"/>
                <w:color w:val="auto"/>
                <w:sz w:val="18"/>
                <w:szCs w:val="18"/>
                <w:highlight w:val="none"/>
              </w:rPr>
            </w:pPr>
            <w:r>
              <w:rPr>
                <w:rFonts w:hint="eastAsia" w:ascii="宋体" w:hAnsi="宋体" w:cs="微软雅黑"/>
                <w:color w:val="auto"/>
                <w:sz w:val="18"/>
                <w:szCs w:val="18"/>
                <w:highlight w:val="none"/>
              </w:rPr>
              <w:t>设备</w:t>
            </w:r>
            <w:r>
              <w:rPr>
                <w:rFonts w:ascii="宋体" w:hAnsi="宋体" w:cs="微软雅黑"/>
                <w:color w:val="auto"/>
                <w:sz w:val="18"/>
                <w:szCs w:val="18"/>
                <w:highlight w:val="none"/>
              </w:rPr>
              <w:t>取票二维码</w:t>
            </w:r>
            <w:r>
              <w:rPr>
                <w:rFonts w:hint="eastAsia" w:ascii="宋体" w:hAnsi="宋体" w:cs="微软雅黑"/>
                <w:color w:val="auto"/>
                <w:sz w:val="18"/>
                <w:szCs w:val="18"/>
                <w:highlight w:val="none"/>
              </w:rPr>
              <w:t>生成</w:t>
            </w:r>
            <w:r>
              <w:rPr>
                <w:rFonts w:ascii="宋体" w:hAnsi="宋体" w:cs="微软雅黑"/>
                <w:color w:val="auto"/>
                <w:sz w:val="18"/>
                <w:szCs w:val="18"/>
                <w:highlight w:val="none"/>
              </w:rPr>
              <w:t>时间</w:t>
            </w:r>
          </w:p>
        </w:tc>
      </w:tr>
      <w:tr w14:paraId="423CFA62">
        <w:trPr>
          <w:wBefore w:w="0" w:type="dxa"/>
          <w:trHeight w:val="425" w:hRule="atLeast"/>
          <w:jc w:val="center"/>
        </w:trPr>
        <w:tc>
          <w:tcPr>
            <w:tcW w:w="2840" w:type="dxa"/>
            <w:noWrap w:val="0"/>
            <w:vAlign w:val="top"/>
          </w:tcPr>
          <w:p w14:paraId="7738131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randomFact</w:t>
            </w:r>
          </w:p>
        </w:tc>
        <w:tc>
          <w:tcPr>
            <w:tcW w:w="2841" w:type="dxa"/>
            <w:noWrap w:val="0"/>
            <w:vAlign w:val="top"/>
          </w:tcPr>
          <w:p w14:paraId="4CC2C8D0">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BA5B941">
            <w:pPr>
              <w:rPr>
                <w:rFonts w:ascii="宋体" w:hAnsi="宋体" w:cs="微软雅黑"/>
                <w:color w:val="auto"/>
                <w:sz w:val="18"/>
                <w:szCs w:val="18"/>
                <w:highlight w:val="none"/>
              </w:rPr>
            </w:pPr>
            <w:r>
              <w:rPr>
                <w:rFonts w:hint="eastAsia" w:ascii="宋体" w:hAnsi="宋体" w:cs="微软雅黑"/>
                <w:color w:val="auto"/>
                <w:sz w:val="18"/>
                <w:szCs w:val="18"/>
                <w:highlight w:val="none"/>
              </w:rPr>
              <w:t>设备</w:t>
            </w:r>
            <w:r>
              <w:rPr>
                <w:rFonts w:ascii="宋体" w:hAnsi="宋体" w:cs="微软雅黑"/>
                <w:color w:val="auto"/>
                <w:sz w:val="18"/>
                <w:szCs w:val="18"/>
                <w:highlight w:val="none"/>
              </w:rPr>
              <w:t>随机因子</w:t>
            </w:r>
          </w:p>
        </w:tc>
      </w:tr>
    </w:tbl>
    <w:p w14:paraId="1E0C080F">
      <w:pPr>
        <w:pStyle w:val="41"/>
        <w:rPr>
          <w:color w:val="auto"/>
          <w:highlight w:val="none"/>
        </w:rPr>
      </w:pPr>
      <w:r>
        <w:rPr>
          <w:rFonts w:hint="eastAsia"/>
          <w:color w:val="auto"/>
          <w:highlight w:val="none"/>
        </w:rPr>
        <w:t>示例</w:t>
      </w:r>
      <w:r>
        <w:rPr>
          <w:color w:val="auto"/>
          <w:highlight w:val="none"/>
        </w:rPr>
        <w:t>报文：</w:t>
      </w:r>
    </w:p>
    <w:p w14:paraId="16F72056">
      <w:pPr>
        <w:pStyle w:val="41"/>
        <w:rPr>
          <w:color w:val="auto"/>
          <w:highlight w:val="none"/>
        </w:rPr>
      </w:pPr>
      <w:r>
        <w:rPr>
          <w:color w:val="auto"/>
          <w:highlight w:val="none"/>
        </w:rPr>
        <w:t>charset=UTF-8&amp;deviceId=02310701&amp;format=json&amp;providerId=02&amp;signType=00&amp;timestamp=20180503142107&amp;bizData={"deviceId":"02310701","qrcodeGenDate":"20180503142107","randomFact":"933a9ac713b54ab7bcbdda97c2734f30"}</w:t>
      </w:r>
    </w:p>
    <w:p w14:paraId="19C001AB">
      <w:pPr>
        <w:pStyle w:val="175"/>
        <w:rPr>
          <w:color w:val="auto"/>
          <w:highlight w:val="none"/>
        </w:rPr>
      </w:pPr>
      <w:bookmarkStart w:id="448" w:name="_Toc513123220"/>
      <w:r>
        <w:rPr>
          <w:rFonts w:hint="eastAsia"/>
          <w:color w:val="auto"/>
          <w:highlight w:val="none"/>
        </w:rPr>
        <w:t>应答参数</w:t>
      </w:r>
      <w:bookmarkEnd w:id="448"/>
    </w:p>
    <w:p w14:paraId="0F0CC621">
      <w:pPr>
        <w:pStyle w:val="41"/>
        <w:rPr>
          <w:color w:val="auto"/>
          <w:highlight w:val="none"/>
        </w:rPr>
      </w:pPr>
      <w:r>
        <w:rPr>
          <w:rFonts w:hint="eastAsia"/>
          <w:color w:val="auto"/>
          <w:highlight w:val="none"/>
        </w:rPr>
        <w:t>扫码</w:t>
      </w:r>
      <w:r>
        <w:rPr>
          <w:color w:val="auto"/>
          <w:highlight w:val="none"/>
        </w:rPr>
        <w:t>取票订单查询</w:t>
      </w:r>
      <w:r>
        <w:rPr>
          <w:rFonts w:hint="eastAsia"/>
          <w:color w:val="auto"/>
          <w:highlight w:val="none"/>
        </w:rPr>
        <w:t>应答参数详见表8</w:t>
      </w:r>
      <w:r>
        <w:rPr>
          <w:color w:val="auto"/>
          <w:highlight w:val="none"/>
        </w:rPr>
        <w:t>4</w:t>
      </w:r>
      <w:r>
        <w:rPr>
          <w:rFonts w:hint="eastAsia"/>
          <w:color w:val="auto"/>
          <w:highlight w:val="none"/>
        </w:rPr>
        <w:t>。</w:t>
      </w:r>
    </w:p>
    <w:p w14:paraId="6A05E8C8">
      <w:pPr>
        <w:pStyle w:val="160"/>
        <w:rPr>
          <w:color w:val="auto"/>
          <w:highlight w:val="none"/>
        </w:rPr>
      </w:pPr>
      <w:r>
        <w:rPr>
          <w:rFonts w:hint="eastAsia"/>
          <w:color w:val="auto"/>
          <w:highlight w:val="none"/>
        </w:rPr>
        <w:t>扫码</w:t>
      </w:r>
      <w:r>
        <w:rPr>
          <w:color w:val="auto"/>
          <w:highlight w:val="none"/>
        </w:rPr>
        <w:t>取票订单查询</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FA03C00">
        <w:trPr>
          <w:wBefore w:w="0" w:type="dxa"/>
          <w:jc w:val="center"/>
        </w:trPr>
        <w:tc>
          <w:tcPr>
            <w:tcW w:w="2840" w:type="dxa"/>
            <w:noWrap w:val="0"/>
            <w:vAlign w:val="top"/>
          </w:tcPr>
          <w:p w14:paraId="1B93423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20ADC2B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74C7475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609D3DED">
        <w:trPr>
          <w:wBefore w:w="0" w:type="dxa"/>
          <w:jc w:val="center"/>
        </w:trPr>
        <w:tc>
          <w:tcPr>
            <w:tcW w:w="2840" w:type="dxa"/>
            <w:noWrap w:val="0"/>
            <w:vAlign w:val="top"/>
          </w:tcPr>
          <w:p w14:paraId="2F53273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3D9B92A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212CCF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4149DCB2">
        <w:trPr>
          <w:wBefore w:w="0" w:type="dxa"/>
          <w:jc w:val="center"/>
        </w:trPr>
        <w:tc>
          <w:tcPr>
            <w:tcW w:w="2840" w:type="dxa"/>
            <w:noWrap w:val="0"/>
            <w:vAlign w:val="top"/>
          </w:tcPr>
          <w:p w14:paraId="6731F71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5216727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78E833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05DD948C">
        <w:trPr>
          <w:wBefore w:w="0" w:type="dxa"/>
          <w:trHeight w:val="425" w:hRule="atLeast"/>
          <w:jc w:val="center"/>
        </w:trPr>
        <w:tc>
          <w:tcPr>
            <w:tcW w:w="2840" w:type="dxa"/>
            <w:noWrap w:val="0"/>
            <w:vAlign w:val="center"/>
          </w:tcPr>
          <w:p w14:paraId="33AE911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center"/>
          </w:tcPr>
          <w:p w14:paraId="18BE957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795D639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086DC099">
        <w:trPr>
          <w:wBefore w:w="0" w:type="dxa"/>
          <w:trHeight w:val="425" w:hRule="atLeast"/>
          <w:jc w:val="center"/>
        </w:trPr>
        <w:tc>
          <w:tcPr>
            <w:tcW w:w="2840" w:type="dxa"/>
            <w:noWrap w:val="0"/>
            <w:vAlign w:val="top"/>
          </w:tcPr>
          <w:p w14:paraId="3FEE5A4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deviceId</w:t>
            </w:r>
          </w:p>
        </w:tc>
        <w:tc>
          <w:tcPr>
            <w:tcW w:w="2841" w:type="dxa"/>
            <w:noWrap w:val="0"/>
            <w:vAlign w:val="top"/>
          </w:tcPr>
          <w:p w14:paraId="1AF1E238">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87C2DA4">
            <w:pPr>
              <w:rPr>
                <w:rFonts w:ascii="宋体" w:hAnsi="宋体" w:cs="微软雅黑"/>
                <w:color w:val="auto"/>
                <w:sz w:val="18"/>
                <w:szCs w:val="18"/>
                <w:highlight w:val="none"/>
              </w:rPr>
            </w:pPr>
            <w:r>
              <w:rPr>
                <w:rFonts w:hint="eastAsia" w:ascii="宋体" w:hAnsi="宋体" w:cs="微软雅黑"/>
                <w:color w:val="auto"/>
                <w:sz w:val="18"/>
                <w:szCs w:val="18"/>
                <w:highlight w:val="none"/>
              </w:rPr>
              <w:t>取票</w:t>
            </w:r>
            <w:r>
              <w:rPr>
                <w:rFonts w:ascii="宋体" w:hAnsi="宋体" w:cs="微软雅黑"/>
                <w:color w:val="auto"/>
                <w:sz w:val="18"/>
                <w:szCs w:val="18"/>
                <w:highlight w:val="none"/>
              </w:rPr>
              <w:t>设备编码</w:t>
            </w:r>
          </w:p>
        </w:tc>
      </w:tr>
      <w:tr w14:paraId="7515FE52">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DBE92B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entryStationCode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39C3B6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688453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起点站点代码</w:t>
            </w:r>
          </w:p>
        </w:tc>
      </w:tr>
      <w:tr w14:paraId="218EA9DB">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2DDEAF9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exitStationCode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5A304C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168991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终点站点代码</w:t>
            </w:r>
          </w:p>
        </w:tc>
      </w:tr>
      <w:tr w14:paraId="43F3E0A1">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141FCD3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ticketPrice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733871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A0BC8A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票价单位</w:t>
            </w:r>
            <w:r>
              <w:rPr>
                <w:rFonts w:ascii="宋体" w:hAnsi="宋体" w:cs="微软雅黑"/>
                <w:color w:val="auto"/>
                <w:sz w:val="18"/>
                <w:szCs w:val="18"/>
                <w:highlight w:val="none"/>
              </w:rPr>
              <w:t>分</w:t>
            </w:r>
          </w:p>
        </w:tc>
      </w:tr>
      <w:tr w14:paraId="2BFA76B7">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66F66B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singelTicketNum</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49EDDB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75D086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购买数量</w:t>
            </w:r>
          </w:p>
        </w:tc>
      </w:tr>
      <w:tr w14:paraId="4B53F0C5">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38676BF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singleTicketType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BEB1F7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77FBD1E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0:有起点站和终点站</w:t>
            </w:r>
          </w:p>
        </w:tc>
      </w:tr>
      <w:tr w14:paraId="129532C1">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570ED22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paymentChannel</w:t>
            </w:r>
            <w:r>
              <w:rPr>
                <w:rFonts w:ascii="宋体" w:hAnsi="宋体" w:cs="微软雅黑"/>
                <w:color w:val="auto"/>
                <w:sz w:val="18"/>
                <w:szCs w:val="18"/>
                <w:highlight w:val="none"/>
              </w:rPr>
              <w:t>Code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1FDABF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D7B62E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通道编码</w:t>
            </w:r>
          </w:p>
          <w:p w14:paraId="4229168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2.6支付</w:t>
            </w:r>
            <w:r>
              <w:rPr>
                <w:rFonts w:ascii="宋体" w:hAnsi="宋体" w:cs="微软雅黑"/>
                <w:color w:val="auto"/>
                <w:sz w:val="18"/>
                <w:szCs w:val="18"/>
                <w:highlight w:val="none"/>
              </w:rPr>
              <w:t>通道编码</w:t>
            </w:r>
            <w:r>
              <w:rPr>
                <w:rFonts w:hint="eastAsia" w:ascii="宋体" w:hAnsi="宋体" w:cs="微软雅黑"/>
                <w:color w:val="auto"/>
                <w:sz w:val="18"/>
                <w:szCs w:val="18"/>
                <w:highlight w:val="none"/>
              </w:rPr>
              <w:t>定义</w:t>
            </w:r>
          </w:p>
        </w:tc>
      </w:tr>
    </w:tbl>
    <w:p w14:paraId="7B95F685">
      <w:pPr>
        <w:pStyle w:val="41"/>
        <w:rPr>
          <w:color w:val="auto"/>
          <w:highlight w:val="none"/>
        </w:rPr>
      </w:pPr>
      <w:r>
        <w:rPr>
          <w:rFonts w:hint="eastAsia"/>
          <w:color w:val="auto"/>
          <w:highlight w:val="none"/>
        </w:rPr>
        <w:t>示例</w:t>
      </w:r>
      <w:r>
        <w:rPr>
          <w:color w:val="auto"/>
          <w:highlight w:val="none"/>
        </w:rPr>
        <w:t>报文：</w:t>
      </w:r>
    </w:p>
    <w:p w14:paraId="55F0D3DC">
      <w:pPr>
        <w:pStyle w:val="41"/>
        <w:rPr>
          <w:color w:val="auto"/>
          <w:highlight w:val="none"/>
        </w:rPr>
      </w:pPr>
      <w:r>
        <w:rPr>
          <w:rFonts w:hint="eastAsia"/>
          <w:color w:val="auto"/>
          <w:highlight w:val="none"/>
        </w:rPr>
        <w:t>{"retCode":"2011","retMsg":"未找到激活订单","deviceId":null,"entryStationCode":null,"exitStationCode":null,"ticketPrice":null,"singelTicketNum":null,"singleTicketType":null,"paymentChannelCode":null,"orderNo":null}</w:t>
      </w:r>
    </w:p>
    <w:p w14:paraId="263177B5">
      <w:pPr>
        <w:pStyle w:val="41"/>
        <w:rPr>
          <w:color w:val="auto"/>
          <w:highlight w:val="none"/>
        </w:rPr>
      </w:pPr>
      <w:r>
        <w:rPr>
          <w:rFonts w:hint="eastAsia"/>
          <w:color w:val="auto"/>
          <w:highlight w:val="none"/>
        </w:rPr>
        <w:t>{"retCode":"0000","retMsg":"成功","deviceId":"02310701","entryStationCode":"0231","exitStationCode":"0357","ticketPrice":"1","singelTicketNum":"3","singleTicketType":"0","paymentChannelCode":"04","orderNo":"00201805031419571087"}</w:t>
      </w:r>
    </w:p>
    <w:p w14:paraId="33AE803D">
      <w:pPr>
        <w:pStyle w:val="146"/>
        <w:spacing w:before="156" w:after="156"/>
        <w:ind w:left="993"/>
        <w:rPr>
          <w:color w:val="auto"/>
          <w:highlight w:val="none"/>
        </w:rPr>
      </w:pPr>
      <w:bookmarkStart w:id="449" w:name="_Toc513123221"/>
      <w:r>
        <w:rPr>
          <w:color w:val="auto"/>
          <w:highlight w:val="none"/>
        </w:rPr>
        <w:t xml:space="preserve">IF2A-09 </w:t>
      </w:r>
      <w:r>
        <w:rPr>
          <w:rFonts w:hint="eastAsia"/>
          <w:color w:val="auto"/>
          <w:highlight w:val="none"/>
        </w:rPr>
        <w:t>请求充值下单</w:t>
      </w:r>
      <w:bookmarkEnd w:id="449"/>
    </w:p>
    <w:p w14:paraId="67452FDB">
      <w:pPr>
        <w:pStyle w:val="175"/>
        <w:rPr>
          <w:color w:val="auto"/>
          <w:highlight w:val="none"/>
        </w:rPr>
      </w:pPr>
      <w:bookmarkStart w:id="450" w:name="_Toc513123222"/>
      <w:r>
        <w:rPr>
          <w:rFonts w:hint="eastAsia"/>
          <w:color w:val="auto"/>
          <w:highlight w:val="none"/>
        </w:rPr>
        <w:t>接口地址</w:t>
      </w:r>
      <w:bookmarkEnd w:id="450"/>
    </w:p>
    <w:p w14:paraId="01852579">
      <w:pPr>
        <w:pStyle w:val="41"/>
        <w:rPr>
          <w:color w:val="auto"/>
          <w:highlight w:val="none"/>
        </w:rPr>
      </w:pPr>
      <w:r>
        <w:rPr>
          <w:color w:val="auto"/>
          <w:highlight w:val="none"/>
        </w:rPr>
        <w:t>http//:[ip]:[port]/[project]/ci</w:t>
      </w:r>
      <w:r>
        <w:rPr>
          <w:rFonts w:hint="eastAsia"/>
          <w:color w:val="auto"/>
          <w:highlight w:val="none"/>
        </w:rPr>
        <w:t>/</w:t>
      </w:r>
      <w:r>
        <w:rPr>
          <w:color w:val="auto"/>
          <w:highlight w:val="none"/>
        </w:rPr>
        <w:t>tvm/requestTopup</w:t>
      </w:r>
    </w:p>
    <w:p w14:paraId="2AF67C4B">
      <w:pPr>
        <w:pStyle w:val="175"/>
        <w:rPr>
          <w:color w:val="auto"/>
          <w:highlight w:val="none"/>
        </w:rPr>
      </w:pPr>
      <w:bookmarkStart w:id="451" w:name="_Toc513123223"/>
      <w:r>
        <w:rPr>
          <w:rFonts w:hint="eastAsia"/>
          <w:color w:val="auto"/>
          <w:highlight w:val="none"/>
        </w:rPr>
        <w:t>接口</w:t>
      </w:r>
      <w:r>
        <w:rPr>
          <w:color w:val="auto"/>
          <w:highlight w:val="none"/>
        </w:rPr>
        <w:t>说明</w:t>
      </w:r>
      <w:bookmarkEnd w:id="451"/>
    </w:p>
    <w:p w14:paraId="2D5DA998">
      <w:pPr>
        <w:pStyle w:val="41"/>
        <w:rPr>
          <w:color w:val="auto"/>
          <w:highlight w:val="none"/>
        </w:rPr>
      </w:pPr>
      <w:r>
        <w:rPr>
          <w:rFonts w:hint="eastAsia"/>
          <w:color w:val="auto"/>
          <w:highlight w:val="none"/>
        </w:rPr>
        <w:t>TVM充值</w:t>
      </w:r>
      <w:r>
        <w:rPr>
          <w:color w:val="auto"/>
          <w:highlight w:val="none"/>
        </w:rPr>
        <w:t>下单请求</w:t>
      </w:r>
    </w:p>
    <w:p w14:paraId="0C1D5F66">
      <w:pPr>
        <w:pStyle w:val="175"/>
        <w:rPr>
          <w:color w:val="auto"/>
          <w:highlight w:val="none"/>
        </w:rPr>
      </w:pPr>
      <w:bookmarkStart w:id="452" w:name="_Toc513123224"/>
      <w:r>
        <w:rPr>
          <w:rFonts w:hint="eastAsia"/>
          <w:color w:val="auto"/>
          <w:highlight w:val="none"/>
        </w:rPr>
        <w:t>请求参数</w:t>
      </w:r>
      <w:bookmarkEnd w:id="452"/>
    </w:p>
    <w:p w14:paraId="5361B540">
      <w:pPr>
        <w:pStyle w:val="41"/>
        <w:rPr>
          <w:color w:val="auto"/>
          <w:highlight w:val="none"/>
        </w:rPr>
      </w:pPr>
      <w:r>
        <w:rPr>
          <w:rFonts w:hint="eastAsia"/>
          <w:color w:val="auto"/>
          <w:highlight w:val="none"/>
        </w:rPr>
        <w:t>请求充值下单请求参数详见表8</w:t>
      </w:r>
      <w:r>
        <w:rPr>
          <w:color w:val="auto"/>
          <w:highlight w:val="none"/>
        </w:rPr>
        <w:t>5</w:t>
      </w:r>
      <w:r>
        <w:rPr>
          <w:rFonts w:hint="eastAsia"/>
          <w:color w:val="auto"/>
          <w:highlight w:val="none"/>
        </w:rPr>
        <w:t>。</w:t>
      </w:r>
    </w:p>
    <w:p w14:paraId="34619D46">
      <w:pPr>
        <w:pStyle w:val="160"/>
        <w:rPr>
          <w:color w:val="auto"/>
          <w:highlight w:val="none"/>
        </w:rPr>
      </w:pPr>
      <w:r>
        <w:rPr>
          <w:rFonts w:hint="eastAsia"/>
          <w:color w:val="auto"/>
          <w:highlight w:val="none"/>
        </w:rPr>
        <w:t>请求充值下单请求参数信息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DC8FFCE">
        <w:trPr>
          <w:wBefore w:w="0" w:type="dxa"/>
          <w:jc w:val="center"/>
        </w:trPr>
        <w:tc>
          <w:tcPr>
            <w:tcW w:w="2840" w:type="dxa"/>
            <w:noWrap w:val="0"/>
            <w:vAlign w:val="center"/>
          </w:tcPr>
          <w:p w14:paraId="53E2C12A">
            <w:pPr>
              <w:rPr>
                <w:color w:val="auto"/>
                <w:sz w:val="18"/>
                <w:szCs w:val="18"/>
                <w:highlight w:val="none"/>
              </w:rPr>
            </w:pPr>
            <w:r>
              <w:rPr>
                <w:rFonts w:hint="eastAsia"/>
                <w:color w:val="auto"/>
                <w:sz w:val="18"/>
                <w:szCs w:val="18"/>
                <w:highlight w:val="none"/>
              </w:rPr>
              <w:t>字段</w:t>
            </w:r>
          </w:p>
        </w:tc>
        <w:tc>
          <w:tcPr>
            <w:tcW w:w="2841" w:type="dxa"/>
            <w:noWrap w:val="0"/>
            <w:vAlign w:val="center"/>
          </w:tcPr>
          <w:p w14:paraId="43E88271">
            <w:pPr>
              <w:rPr>
                <w:color w:val="auto"/>
                <w:sz w:val="18"/>
                <w:szCs w:val="18"/>
                <w:highlight w:val="none"/>
              </w:rPr>
            </w:pPr>
            <w:r>
              <w:rPr>
                <w:rFonts w:hint="eastAsia"/>
                <w:color w:val="auto"/>
                <w:sz w:val="18"/>
                <w:szCs w:val="18"/>
                <w:highlight w:val="none"/>
              </w:rPr>
              <w:t>类型</w:t>
            </w:r>
          </w:p>
        </w:tc>
        <w:tc>
          <w:tcPr>
            <w:tcW w:w="2841" w:type="dxa"/>
            <w:noWrap w:val="0"/>
            <w:vAlign w:val="center"/>
          </w:tcPr>
          <w:p w14:paraId="385EA0D6">
            <w:pPr>
              <w:rPr>
                <w:color w:val="auto"/>
                <w:sz w:val="18"/>
                <w:szCs w:val="18"/>
                <w:highlight w:val="none"/>
              </w:rPr>
            </w:pPr>
            <w:r>
              <w:rPr>
                <w:rFonts w:hint="eastAsia"/>
                <w:color w:val="auto"/>
                <w:sz w:val="18"/>
                <w:szCs w:val="18"/>
                <w:highlight w:val="none"/>
              </w:rPr>
              <w:t>说明</w:t>
            </w:r>
          </w:p>
        </w:tc>
      </w:tr>
      <w:tr w14:paraId="50683FE0">
        <w:trPr>
          <w:wBefore w:w="0" w:type="dxa"/>
          <w:trHeight w:val="425" w:hRule="atLeast"/>
          <w:jc w:val="center"/>
        </w:trPr>
        <w:tc>
          <w:tcPr>
            <w:tcW w:w="2840" w:type="dxa"/>
            <w:noWrap w:val="0"/>
            <w:vAlign w:val="center"/>
          </w:tcPr>
          <w:p w14:paraId="4D2EA34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ticketLogicNum</w:t>
            </w:r>
          </w:p>
        </w:tc>
        <w:tc>
          <w:tcPr>
            <w:tcW w:w="2841" w:type="dxa"/>
            <w:noWrap w:val="0"/>
            <w:vAlign w:val="center"/>
          </w:tcPr>
          <w:p w14:paraId="679654C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688D400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票卡逻辑号</w:t>
            </w:r>
          </w:p>
        </w:tc>
      </w:tr>
      <w:tr w14:paraId="3E9800AC">
        <w:trPr>
          <w:wBefore w:w="0" w:type="dxa"/>
          <w:trHeight w:val="425" w:hRule="atLeast"/>
          <w:jc w:val="center"/>
        </w:trPr>
        <w:tc>
          <w:tcPr>
            <w:tcW w:w="2840" w:type="dxa"/>
            <w:noWrap w:val="0"/>
            <w:vAlign w:val="center"/>
          </w:tcPr>
          <w:p w14:paraId="72B012A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ticketPhysicsNum</w:t>
            </w:r>
          </w:p>
        </w:tc>
        <w:tc>
          <w:tcPr>
            <w:tcW w:w="2841" w:type="dxa"/>
            <w:noWrap w:val="0"/>
            <w:vAlign w:val="center"/>
          </w:tcPr>
          <w:p w14:paraId="5021D3E1">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620D162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票卡物理号</w:t>
            </w:r>
          </w:p>
        </w:tc>
      </w:tr>
      <w:tr w14:paraId="54116593">
        <w:trPr>
          <w:wBefore w:w="0" w:type="dxa"/>
          <w:trHeight w:val="425" w:hRule="atLeast"/>
          <w:jc w:val="center"/>
        </w:trPr>
        <w:tc>
          <w:tcPr>
            <w:tcW w:w="2840" w:type="dxa"/>
            <w:noWrap w:val="0"/>
            <w:vAlign w:val="center"/>
          </w:tcPr>
          <w:p w14:paraId="315FDA15">
            <w:pPr>
              <w:tabs>
                <w:tab w:val="left" w:pos="1557"/>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beforeAmount</w:t>
            </w:r>
          </w:p>
        </w:tc>
        <w:tc>
          <w:tcPr>
            <w:tcW w:w="2841" w:type="dxa"/>
            <w:noWrap w:val="0"/>
            <w:vAlign w:val="center"/>
          </w:tcPr>
          <w:p w14:paraId="5989E0BF">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670B91C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充值前</w:t>
            </w:r>
            <w:r>
              <w:rPr>
                <w:rFonts w:ascii="宋体" w:hAnsi="宋体" w:cs="微软雅黑"/>
                <w:color w:val="auto"/>
                <w:sz w:val="18"/>
                <w:szCs w:val="18"/>
                <w:highlight w:val="none"/>
              </w:rPr>
              <w:t>金额</w:t>
            </w:r>
          </w:p>
        </w:tc>
      </w:tr>
      <w:tr w14:paraId="7FEB3822">
        <w:trPr>
          <w:wBefore w:w="0" w:type="dxa"/>
          <w:trHeight w:val="425" w:hRule="atLeast"/>
          <w:jc w:val="center"/>
        </w:trPr>
        <w:tc>
          <w:tcPr>
            <w:tcW w:w="2840" w:type="dxa"/>
            <w:noWrap w:val="0"/>
            <w:vAlign w:val="center"/>
          </w:tcPr>
          <w:p w14:paraId="4DBCBC7E">
            <w:pPr>
              <w:tabs>
                <w:tab w:val="left" w:pos="1557"/>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transAmount</w:t>
            </w:r>
          </w:p>
        </w:tc>
        <w:tc>
          <w:tcPr>
            <w:tcW w:w="2841" w:type="dxa"/>
            <w:noWrap w:val="0"/>
            <w:vAlign w:val="center"/>
          </w:tcPr>
          <w:p w14:paraId="37DBF498">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center"/>
          </w:tcPr>
          <w:p w14:paraId="2D45B31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请求交易</w:t>
            </w:r>
            <w:r>
              <w:rPr>
                <w:rFonts w:ascii="宋体" w:hAnsi="宋体" w:cs="微软雅黑"/>
                <w:color w:val="auto"/>
                <w:sz w:val="18"/>
                <w:szCs w:val="18"/>
                <w:highlight w:val="none"/>
              </w:rPr>
              <w:t>金额</w:t>
            </w:r>
          </w:p>
        </w:tc>
      </w:tr>
    </w:tbl>
    <w:p w14:paraId="2F9E6E76">
      <w:pPr>
        <w:pStyle w:val="41"/>
        <w:rPr>
          <w:color w:val="auto"/>
          <w:highlight w:val="none"/>
        </w:rPr>
      </w:pPr>
      <w:r>
        <w:rPr>
          <w:rFonts w:hint="eastAsia"/>
          <w:color w:val="auto"/>
          <w:highlight w:val="none"/>
        </w:rPr>
        <w:t>示例报文</w:t>
      </w:r>
      <w:r>
        <w:rPr>
          <w:color w:val="auto"/>
          <w:highlight w:val="none"/>
        </w:rPr>
        <w:t>：</w:t>
      </w:r>
    </w:p>
    <w:p w14:paraId="36BA8F83">
      <w:pPr>
        <w:pStyle w:val="41"/>
        <w:rPr>
          <w:color w:val="auto"/>
          <w:highlight w:val="none"/>
        </w:rPr>
      </w:pPr>
      <w:r>
        <w:rPr>
          <w:color w:val="auto"/>
          <w:highlight w:val="none"/>
        </w:rPr>
        <w:t>charset=UTF-8&amp;deviceId=02310701&amp;format=json&amp;providerId=02&amp;signType=00&amp;timestamp=20180503134217&amp;bizData={"beforeAmount":"9226","ticketLogicNum":"2660001717050004","ticketPhysicsNum":"00000000117F64E0","transAmount":"1"}</w:t>
      </w:r>
    </w:p>
    <w:p w14:paraId="3AEA7515">
      <w:pPr>
        <w:pStyle w:val="175"/>
        <w:rPr>
          <w:color w:val="auto"/>
          <w:highlight w:val="none"/>
        </w:rPr>
      </w:pPr>
      <w:bookmarkStart w:id="453" w:name="_Toc513123225"/>
      <w:r>
        <w:rPr>
          <w:rFonts w:hint="eastAsia"/>
          <w:color w:val="auto"/>
          <w:highlight w:val="none"/>
        </w:rPr>
        <w:t>应答参数</w:t>
      </w:r>
      <w:bookmarkEnd w:id="453"/>
    </w:p>
    <w:p w14:paraId="036E2269">
      <w:pPr>
        <w:pStyle w:val="41"/>
        <w:rPr>
          <w:color w:val="auto"/>
          <w:highlight w:val="none"/>
        </w:rPr>
      </w:pPr>
      <w:r>
        <w:rPr>
          <w:rFonts w:hint="eastAsia"/>
          <w:color w:val="auto"/>
          <w:highlight w:val="none"/>
        </w:rPr>
        <w:t>请求充值下单应答参数详见表8</w:t>
      </w:r>
      <w:r>
        <w:rPr>
          <w:color w:val="auto"/>
          <w:highlight w:val="none"/>
        </w:rPr>
        <w:t>6</w:t>
      </w:r>
      <w:r>
        <w:rPr>
          <w:rFonts w:hint="eastAsia"/>
          <w:color w:val="auto"/>
          <w:highlight w:val="none"/>
        </w:rPr>
        <w:t>。</w:t>
      </w:r>
    </w:p>
    <w:p w14:paraId="04D98247">
      <w:pPr>
        <w:pStyle w:val="160"/>
        <w:rPr>
          <w:color w:val="auto"/>
          <w:highlight w:val="none"/>
        </w:rPr>
      </w:pPr>
      <w:r>
        <w:rPr>
          <w:rFonts w:hint="eastAsia"/>
          <w:color w:val="auto"/>
          <w:highlight w:val="none"/>
        </w:rPr>
        <w:t>请求充值下单应答参数信息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80EA7C0">
        <w:trPr>
          <w:wBefore w:w="0" w:type="dxa"/>
          <w:jc w:val="center"/>
        </w:trPr>
        <w:tc>
          <w:tcPr>
            <w:tcW w:w="2840" w:type="dxa"/>
            <w:noWrap w:val="0"/>
            <w:vAlign w:val="top"/>
          </w:tcPr>
          <w:p w14:paraId="5E95628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325DA67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62614E7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733A8EE">
        <w:trPr>
          <w:wBefore w:w="0" w:type="dxa"/>
          <w:jc w:val="center"/>
        </w:trPr>
        <w:tc>
          <w:tcPr>
            <w:tcW w:w="2840" w:type="dxa"/>
            <w:noWrap w:val="0"/>
            <w:vAlign w:val="top"/>
          </w:tcPr>
          <w:p w14:paraId="6760509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6EB11C9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18A8C6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3B83D060">
        <w:trPr>
          <w:wBefore w:w="0" w:type="dxa"/>
          <w:jc w:val="center"/>
        </w:trPr>
        <w:tc>
          <w:tcPr>
            <w:tcW w:w="2840" w:type="dxa"/>
            <w:noWrap w:val="0"/>
            <w:vAlign w:val="top"/>
          </w:tcPr>
          <w:p w14:paraId="0A7C52D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010AAEC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2EA96E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3B38A1C8">
        <w:trPr>
          <w:wBefore w:w="0" w:type="dxa"/>
          <w:jc w:val="center"/>
        </w:trPr>
        <w:tc>
          <w:tcPr>
            <w:tcW w:w="2840" w:type="dxa"/>
            <w:noWrap w:val="0"/>
            <w:vAlign w:val="center"/>
          </w:tcPr>
          <w:p w14:paraId="56ADC80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center"/>
          </w:tcPr>
          <w:p w14:paraId="7D5299E7">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2D6E655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4487CBC2">
        <w:trPr>
          <w:wBefore w:w="0" w:type="dxa"/>
          <w:jc w:val="center"/>
        </w:trPr>
        <w:tc>
          <w:tcPr>
            <w:tcW w:w="2840" w:type="dxa"/>
            <w:noWrap w:val="0"/>
            <w:vAlign w:val="top"/>
          </w:tcPr>
          <w:p w14:paraId="505ADD79">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payUrl</w:t>
            </w:r>
          </w:p>
        </w:tc>
        <w:tc>
          <w:tcPr>
            <w:tcW w:w="2841" w:type="dxa"/>
            <w:noWrap w:val="0"/>
            <w:vAlign w:val="top"/>
          </w:tcPr>
          <w:p w14:paraId="7A86EE0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FF42CA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二维码信息</w:t>
            </w:r>
          </w:p>
          <w:p w14:paraId="622F07B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w:t>
            </w:r>
            <w:r>
              <w:rPr>
                <w:rFonts w:ascii="宋体" w:hAnsi="宋体" w:cs="微软雅黑"/>
                <w:color w:val="auto"/>
                <w:sz w:val="18"/>
                <w:szCs w:val="18"/>
                <w:highlight w:val="none"/>
              </w:rPr>
              <w:t>VM</w:t>
            </w:r>
            <w:r>
              <w:rPr>
                <w:rFonts w:hint="eastAsia" w:ascii="宋体" w:hAnsi="宋体" w:cs="微软雅黑"/>
                <w:color w:val="auto"/>
                <w:sz w:val="18"/>
                <w:szCs w:val="18"/>
                <w:highlight w:val="none"/>
              </w:rPr>
              <w:t>把整个</w:t>
            </w:r>
            <w:r>
              <w:rPr>
                <w:rFonts w:ascii="宋体" w:hAnsi="宋体" w:cs="微软雅黑"/>
                <w:color w:val="auto"/>
                <w:sz w:val="18"/>
                <w:szCs w:val="18"/>
                <w:highlight w:val="none"/>
              </w:rPr>
              <w:t>字段显示为二维码</w:t>
            </w:r>
          </w:p>
        </w:tc>
      </w:tr>
    </w:tbl>
    <w:p w14:paraId="1BD939B1">
      <w:pPr>
        <w:pStyle w:val="41"/>
        <w:rPr>
          <w:color w:val="auto"/>
          <w:highlight w:val="none"/>
        </w:rPr>
      </w:pPr>
      <w:r>
        <w:rPr>
          <w:rFonts w:hint="eastAsia"/>
          <w:color w:val="auto"/>
          <w:highlight w:val="none"/>
        </w:rPr>
        <w:t>示例</w:t>
      </w:r>
      <w:r>
        <w:rPr>
          <w:color w:val="auto"/>
          <w:highlight w:val="none"/>
        </w:rPr>
        <w:t>报文：</w:t>
      </w:r>
    </w:p>
    <w:p w14:paraId="58532AB4">
      <w:pPr>
        <w:pStyle w:val="41"/>
        <w:rPr>
          <w:color w:val="auto"/>
          <w:highlight w:val="none"/>
        </w:rPr>
      </w:pPr>
      <w:r>
        <w:rPr>
          <w:rFonts w:hint="eastAsia"/>
          <w:color w:val="auto"/>
          <w:highlight w:val="none"/>
        </w:rPr>
        <w:t>{"retCode":"0000","retMsg":"成功","orderNo":"08201805031342031084","payUrl":"http://plugin.cssweb.sh.cn/web/ci/s3/checkoutCounter?orderNo=08201805031342031084&amp;sign=9385049c90544dfe14282f4e75517566"}</w:t>
      </w:r>
    </w:p>
    <w:p w14:paraId="0DBA9C34">
      <w:pPr>
        <w:pStyle w:val="146"/>
        <w:spacing w:before="156" w:after="156"/>
        <w:ind w:left="993"/>
        <w:rPr>
          <w:color w:val="auto"/>
          <w:highlight w:val="none"/>
        </w:rPr>
      </w:pPr>
      <w:bookmarkStart w:id="454" w:name="_Toc513123226"/>
      <w:r>
        <w:rPr>
          <w:color w:val="auto"/>
          <w:highlight w:val="none"/>
        </w:rPr>
        <w:t xml:space="preserve">IF2A-10 </w:t>
      </w:r>
      <w:r>
        <w:rPr>
          <w:rFonts w:hint="eastAsia"/>
          <w:color w:val="auto"/>
          <w:highlight w:val="none"/>
        </w:rPr>
        <w:t>设备</w:t>
      </w:r>
      <w:r>
        <w:rPr>
          <w:color w:val="auto"/>
          <w:highlight w:val="none"/>
        </w:rPr>
        <w:t>心跳</w:t>
      </w:r>
      <w:bookmarkEnd w:id="454"/>
    </w:p>
    <w:p w14:paraId="694A3F58">
      <w:pPr>
        <w:pStyle w:val="175"/>
        <w:rPr>
          <w:color w:val="auto"/>
          <w:highlight w:val="none"/>
        </w:rPr>
      </w:pPr>
      <w:bookmarkStart w:id="455" w:name="_Toc513123227"/>
      <w:r>
        <w:rPr>
          <w:rFonts w:hint="eastAsia"/>
          <w:color w:val="auto"/>
          <w:highlight w:val="none"/>
        </w:rPr>
        <w:t>接口地址</w:t>
      </w:r>
      <w:bookmarkEnd w:id="455"/>
    </w:p>
    <w:p w14:paraId="5B16816B">
      <w:pPr>
        <w:pStyle w:val="41"/>
        <w:rPr>
          <w:color w:val="auto"/>
          <w:highlight w:val="none"/>
        </w:rPr>
      </w:pPr>
      <w:r>
        <w:rPr>
          <w:color w:val="auto"/>
          <w:highlight w:val="none"/>
        </w:rPr>
        <w:t>http//:[ip]:[port]/[project]/ci</w:t>
      </w:r>
      <w:r>
        <w:rPr>
          <w:rFonts w:hint="eastAsia"/>
          <w:color w:val="auto"/>
          <w:highlight w:val="none"/>
        </w:rPr>
        <w:t>/</w:t>
      </w:r>
      <w:r>
        <w:rPr>
          <w:color w:val="auto"/>
          <w:highlight w:val="none"/>
        </w:rPr>
        <w:t>tvm/notiDeviceHeard</w:t>
      </w:r>
    </w:p>
    <w:p w14:paraId="7A50A3BE">
      <w:pPr>
        <w:pStyle w:val="175"/>
        <w:rPr>
          <w:color w:val="auto"/>
          <w:highlight w:val="none"/>
        </w:rPr>
      </w:pPr>
      <w:bookmarkStart w:id="456" w:name="_Toc513123228"/>
      <w:r>
        <w:rPr>
          <w:rFonts w:hint="eastAsia"/>
          <w:color w:val="auto"/>
          <w:highlight w:val="none"/>
        </w:rPr>
        <w:t>接口</w:t>
      </w:r>
      <w:r>
        <w:rPr>
          <w:color w:val="auto"/>
          <w:highlight w:val="none"/>
        </w:rPr>
        <w:t>说明</w:t>
      </w:r>
      <w:bookmarkEnd w:id="456"/>
      <w:r>
        <w:rPr>
          <w:color w:val="auto"/>
          <w:highlight w:val="none"/>
        </w:rPr>
        <w:tab/>
      </w:r>
    </w:p>
    <w:p w14:paraId="40FF8EE7">
      <w:pPr>
        <w:pStyle w:val="41"/>
        <w:rPr>
          <w:color w:val="auto"/>
          <w:highlight w:val="none"/>
        </w:rPr>
      </w:pPr>
      <w:r>
        <w:rPr>
          <w:rFonts w:hint="eastAsia"/>
          <w:color w:val="auto"/>
          <w:highlight w:val="none"/>
        </w:rPr>
        <w:t>设备待机</w:t>
      </w:r>
      <w:r>
        <w:rPr>
          <w:color w:val="auto"/>
          <w:highlight w:val="none"/>
        </w:rPr>
        <w:t>过程中，设备定时每</w:t>
      </w:r>
      <w:r>
        <w:rPr>
          <w:rFonts w:hint="eastAsia"/>
          <w:color w:val="auto"/>
          <w:highlight w:val="none"/>
        </w:rPr>
        <w:t>1分</w:t>
      </w:r>
      <w:r>
        <w:rPr>
          <w:color w:val="auto"/>
          <w:highlight w:val="none"/>
        </w:rPr>
        <w:t>向</w:t>
      </w:r>
      <w:r>
        <w:rPr>
          <w:rFonts w:hint="eastAsia"/>
          <w:color w:val="auto"/>
          <w:highlight w:val="none"/>
        </w:rPr>
        <w:t>I</w:t>
      </w:r>
      <w:r>
        <w:rPr>
          <w:color w:val="auto"/>
          <w:highlight w:val="none"/>
        </w:rPr>
        <w:t>TP</w:t>
      </w:r>
      <w:r>
        <w:rPr>
          <w:rFonts w:hint="eastAsia"/>
          <w:color w:val="auto"/>
          <w:highlight w:val="none"/>
        </w:rPr>
        <w:t>平台</w:t>
      </w:r>
      <w:r>
        <w:rPr>
          <w:color w:val="auto"/>
          <w:highlight w:val="none"/>
        </w:rPr>
        <w:t>发送设备心跳请求，</w:t>
      </w:r>
      <w:r>
        <w:rPr>
          <w:rFonts w:hint="eastAsia"/>
          <w:color w:val="auto"/>
          <w:highlight w:val="none"/>
        </w:rPr>
        <w:t>ITP平台</w:t>
      </w:r>
      <w:r>
        <w:rPr>
          <w:color w:val="auto"/>
          <w:highlight w:val="none"/>
        </w:rPr>
        <w:t>确认设备正常。</w:t>
      </w:r>
    </w:p>
    <w:p w14:paraId="4ED195D2">
      <w:pPr>
        <w:rPr>
          <w:rFonts w:ascii="宋体" w:hAnsi="宋体"/>
          <w:color w:val="auto"/>
          <w:highlight w:val="none"/>
        </w:rPr>
      </w:pPr>
      <w:r>
        <w:rPr>
          <w:rFonts w:hint="eastAsia" w:ascii="宋体" w:hAnsi="宋体"/>
          <w:color w:val="auto"/>
          <w:highlight w:val="none"/>
        </w:rPr>
        <w:t>心跳</w:t>
      </w:r>
      <w:r>
        <w:rPr>
          <w:rFonts w:ascii="宋体" w:hAnsi="宋体"/>
          <w:color w:val="auto"/>
          <w:highlight w:val="none"/>
        </w:rPr>
        <w:t>异常，设备暂停互联网售票。</w:t>
      </w:r>
    </w:p>
    <w:p w14:paraId="14F426C4">
      <w:pPr>
        <w:pStyle w:val="175"/>
        <w:rPr>
          <w:color w:val="auto"/>
          <w:highlight w:val="none"/>
        </w:rPr>
      </w:pPr>
      <w:bookmarkStart w:id="457" w:name="_Toc513123229"/>
      <w:r>
        <w:rPr>
          <w:rFonts w:hint="eastAsia"/>
          <w:color w:val="auto"/>
          <w:highlight w:val="none"/>
        </w:rPr>
        <w:t>请求参数</w:t>
      </w:r>
      <w:bookmarkEnd w:id="457"/>
    </w:p>
    <w:p w14:paraId="74BD39FF">
      <w:pPr>
        <w:pStyle w:val="41"/>
        <w:rPr>
          <w:color w:val="auto"/>
          <w:highlight w:val="none"/>
        </w:rPr>
      </w:pPr>
      <w:r>
        <w:rPr>
          <w:rFonts w:hint="eastAsia"/>
          <w:color w:val="auto"/>
          <w:highlight w:val="none"/>
        </w:rPr>
        <w:t>设备</w:t>
      </w:r>
      <w:r>
        <w:rPr>
          <w:color w:val="auto"/>
          <w:highlight w:val="none"/>
        </w:rPr>
        <w:t>心跳</w:t>
      </w:r>
      <w:r>
        <w:rPr>
          <w:rFonts w:hint="eastAsia"/>
          <w:color w:val="auto"/>
          <w:highlight w:val="none"/>
        </w:rPr>
        <w:t>请求参数详见表8</w:t>
      </w:r>
      <w:r>
        <w:rPr>
          <w:color w:val="auto"/>
          <w:highlight w:val="none"/>
        </w:rPr>
        <w:t>7</w:t>
      </w:r>
      <w:r>
        <w:rPr>
          <w:rFonts w:hint="eastAsia"/>
          <w:color w:val="auto"/>
          <w:highlight w:val="none"/>
        </w:rPr>
        <w:t>。</w:t>
      </w:r>
    </w:p>
    <w:p w14:paraId="75A3A6F7">
      <w:pPr>
        <w:pStyle w:val="160"/>
        <w:rPr>
          <w:color w:val="auto"/>
          <w:highlight w:val="none"/>
        </w:rPr>
      </w:pPr>
      <w:r>
        <w:rPr>
          <w:rFonts w:hint="eastAsia"/>
          <w:color w:val="auto"/>
          <w:highlight w:val="none"/>
        </w:rPr>
        <w:t>设备</w:t>
      </w:r>
      <w:r>
        <w:rPr>
          <w:color w:val="auto"/>
          <w:highlight w:val="none"/>
        </w:rPr>
        <w:t>心跳</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FBAD885">
        <w:trPr>
          <w:wBefore w:w="0" w:type="dxa"/>
          <w:jc w:val="center"/>
        </w:trPr>
        <w:tc>
          <w:tcPr>
            <w:tcW w:w="2840" w:type="dxa"/>
            <w:noWrap w:val="0"/>
            <w:vAlign w:val="top"/>
          </w:tcPr>
          <w:p w14:paraId="05EF498D">
            <w:pPr>
              <w:rPr>
                <w:color w:val="auto"/>
                <w:sz w:val="18"/>
                <w:szCs w:val="18"/>
                <w:highlight w:val="none"/>
              </w:rPr>
            </w:pPr>
            <w:r>
              <w:rPr>
                <w:rFonts w:hint="eastAsia"/>
                <w:color w:val="auto"/>
                <w:sz w:val="18"/>
                <w:szCs w:val="18"/>
                <w:highlight w:val="none"/>
              </w:rPr>
              <w:t>字段</w:t>
            </w:r>
          </w:p>
        </w:tc>
        <w:tc>
          <w:tcPr>
            <w:tcW w:w="2841" w:type="dxa"/>
            <w:noWrap w:val="0"/>
            <w:vAlign w:val="top"/>
          </w:tcPr>
          <w:p w14:paraId="4E76BD64">
            <w:pPr>
              <w:rPr>
                <w:color w:val="auto"/>
                <w:sz w:val="18"/>
                <w:szCs w:val="18"/>
                <w:highlight w:val="none"/>
              </w:rPr>
            </w:pPr>
            <w:r>
              <w:rPr>
                <w:rFonts w:hint="eastAsia"/>
                <w:color w:val="auto"/>
                <w:sz w:val="18"/>
                <w:szCs w:val="18"/>
                <w:highlight w:val="none"/>
              </w:rPr>
              <w:t>类型</w:t>
            </w:r>
          </w:p>
        </w:tc>
        <w:tc>
          <w:tcPr>
            <w:tcW w:w="2841" w:type="dxa"/>
            <w:noWrap w:val="0"/>
            <w:vAlign w:val="top"/>
          </w:tcPr>
          <w:p w14:paraId="1ECF1039">
            <w:pPr>
              <w:rPr>
                <w:color w:val="auto"/>
                <w:sz w:val="18"/>
                <w:szCs w:val="18"/>
                <w:highlight w:val="none"/>
              </w:rPr>
            </w:pPr>
            <w:r>
              <w:rPr>
                <w:rFonts w:hint="eastAsia"/>
                <w:color w:val="auto"/>
                <w:sz w:val="18"/>
                <w:szCs w:val="18"/>
                <w:highlight w:val="none"/>
              </w:rPr>
              <w:t>说明</w:t>
            </w:r>
          </w:p>
        </w:tc>
      </w:tr>
      <w:tr w14:paraId="34731629">
        <w:trPr>
          <w:wBefore w:w="0" w:type="dxa"/>
          <w:trHeight w:val="425" w:hRule="atLeast"/>
          <w:jc w:val="center"/>
        </w:trPr>
        <w:tc>
          <w:tcPr>
            <w:tcW w:w="2840" w:type="dxa"/>
            <w:noWrap w:val="0"/>
            <w:vAlign w:val="center"/>
          </w:tcPr>
          <w:p w14:paraId="58FB1B15">
            <w:pPr>
              <w:snapToGrid w:val="0"/>
              <w:spacing w:line="288" w:lineRule="auto"/>
              <w:rPr>
                <w:rFonts w:ascii="宋体" w:hAnsi="宋体" w:cs="微软雅黑"/>
                <w:color w:val="auto"/>
                <w:sz w:val="18"/>
                <w:szCs w:val="18"/>
                <w:highlight w:val="none"/>
              </w:rPr>
            </w:pPr>
          </w:p>
        </w:tc>
        <w:tc>
          <w:tcPr>
            <w:tcW w:w="2841" w:type="dxa"/>
            <w:noWrap w:val="0"/>
            <w:vAlign w:val="center"/>
          </w:tcPr>
          <w:p w14:paraId="29AF9143">
            <w:pPr>
              <w:snapToGrid w:val="0"/>
              <w:spacing w:line="288" w:lineRule="auto"/>
              <w:rPr>
                <w:rFonts w:ascii="宋体" w:hAnsi="宋体" w:cs="微软雅黑"/>
                <w:color w:val="auto"/>
                <w:sz w:val="18"/>
                <w:szCs w:val="18"/>
                <w:highlight w:val="none"/>
              </w:rPr>
            </w:pPr>
          </w:p>
        </w:tc>
        <w:tc>
          <w:tcPr>
            <w:tcW w:w="2841" w:type="dxa"/>
            <w:noWrap w:val="0"/>
            <w:vAlign w:val="center"/>
          </w:tcPr>
          <w:p w14:paraId="733BD705">
            <w:pPr>
              <w:snapToGrid w:val="0"/>
              <w:spacing w:line="288" w:lineRule="auto"/>
              <w:rPr>
                <w:rFonts w:ascii="宋体" w:hAnsi="宋体" w:cs="微软雅黑"/>
                <w:color w:val="auto"/>
                <w:sz w:val="18"/>
                <w:szCs w:val="18"/>
                <w:highlight w:val="none"/>
              </w:rPr>
            </w:pPr>
          </w:p>
        </w:tc>
      </w:tr>
    </w:tbl>
    <w:p w14:paraId="38AFE88C">
      <w:pPr>
        <w:pStyle w:val="41"/>
        <w:rPr>
          <w:color w:val="auto"/>
          <w:highlight w:val="none"/>
        </w:rPr>
      </w:pPr>
      <w:r>
        <w:rPr>
          <w:rFonts w:hint="eastAsia"/>
          <w:color w:val="auto"/>
          <w:highlight w:val="none"/>
        </w:rPr>
        <w:t>示例</w:t>
      </w:r>
      <w:r>
        <w:rPr>
          <w:color w:val="auto"/>
          <w:highlight w:val="none"/>
        </w:rPr>
        <w:t>报文：</w:t>
      </w:r>
    </w:p>
    <w:p w14:paraId="49681BC7">
      <w:pPr>
        <w:pStyle w:val="41"/>
        <w:rPr>
          <w:color w:val="auto"/>
          <w:highlight w:val="none"/>
        </w:rPr>
      </w:pPr>
      <w:r>
        <w:rPr>
          <w:color w:val="auto"/>
          <w:highlight w:val="none"/>
        </w:rPr>
        <w:t>charset=UTF-8&amp;deviceId=03520701&amp;format=json&amp;providerId=02&amp;signType=00&amp;timestamp=20180503100542</w:t>
      </w:r>
    </w:p>
    <w:p w14:paraId="1ADABDFD">
      <w:pPr>
        <w:pStyle w:val="175"/>
        <w:rPr>
          <w:color w:val="auto"/>
          <w:highlight w:val="none"/>
        </w:rPr>
      </w:pPr>
      <w:bookmarkStart w:id="458" w:name="_Toc513123230"/>
      <w:r>
        <w:rPr>
          <w:rFonts w:hint="eastAsia"/>
          <w:color w:val="auto"/>
          <w:highlight w:val="none"/>
        </w:rPr>
        <w:t>应答参数</w:t>
      </w:r>
      <w:bookmarkEnd w:id="458"/>
    </w:p>
    <w:p w14:paraId="51E92887">
      <w:pPr>
        <w:pStyle w:val="41"/>
        <w:rPr>
          <w:color w:val="auto"/>
          <w:highlight w:val="none"/>
        </w:rPr>
      </w:pPr>
      <w:r>
        <w:rPr>
          <w:rFonts w:hint="eastAsia"/>
          <w:color w:val="auto"/>
          <w:highlight w:val="none"/>
        </w:rPr>
        <w:t>设备</w:t>
      </w:r>
      <w:r>
        <w:rPr>
          <w:color w:val="auto"/>
          <w:highlight w:val="none"/>
        </w:rPr>
        <w:t>心跳</w:t>
      </w:r>
      <w:r>
        <w:rPr>
          <w:rFonts w:hint="eastAsia"/>
          <w:color w:val="auto"/>
          <w:highlight w:val="none"/>
        </w:rPr>
        <w:t>应答参数详见表8</w:t>
      </w:r>
      <w:r>
        <w:rPr>
          <w:color w:val="auto"/>
          <w:highlight w:val="none"/>
        </w:rPr>
        <w:t>8</w:t>
      </w:r>
      <w:r>
        <w:rPr>
          <w:rFonts w:hint="eastAsia"/>
          <w:color w:val="auto"/>
          <w:highlight w:val="none"/>
        </w:rPr>
        <w:t>。</w:t>
      </w:r>
    </w:p>
    <w:p w14:paraId="38C3CDE0">
      <w:pPr>
        <w:pStyle w:val="160"/>
        <w:rPr>
          <w:color w:val="auto"/>
          <w:highlight w:val="none"/>
        </w:rPr>
      </w:pPr>
      <w:r>
        <w:rPr>
          <w:rFonts w:hint="eastAsia"/>
          <w:color w:val="auto"/>
          <w:highlight w:val="none"/>
        </w:rPr>
        <w:t>设备</w:t>
      </w:r>
      <w:r>
        <w:rPr>
          <w:color w:val="auto"/>
          <w:highlight w:val="none"/>
        </w:rPr>
        <w:t>心跳</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D34090D">
        <w:trPr>
          <w:wBefore w:w="0" w:type="dxa"/>
          <w:jc w:val="center"/>
        </w:trPr>
        <w:tc>
          <w:tcPr>
            <w:tcW w:w="2840" w:type="dxa"/>
            <w:noWrap w:val="0"/>
            <w:vAlign w:val="top"/>
          </w:tcPr>
          <w:p w14:paraId="26849C3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31AC42D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947B78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5C306FA">
        <w:trPr>
          <w:wBefore w:w="0" w:type="dxa"/>
          <w:jc w:val="center"/>
        </w:trPr>
        <w:tc>
          <w:tcPr>
            <w:tcW w:w="2840" w:type="dxa"/>
            <w:noWrap w:val="0"/>
            <w:vAlign w:val="top"/>
          </w:tcPr>
          <w:p w14:paraId="2E8243E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2D93BB5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C131C6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35965A02">
        <w:trPr>
          <w:wBefore w:w="0" w:type="dxa"/>
          <w:jc w:val="center"/>
        </w:trPr>
        <w:tc>
          <w:tcPr>
            <w:tcW w:w="2840" w:type="dxa"/>
            <w:noWrap w:val="0"/>
            <w:vAlign w:val="top"/>
          </w:tcPr>
          <w:p w14:paraId="78D4038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28CBFA6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4ABFEB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2BC2D7A8">
      <w:pPr>
        <w:pStyle w:val="41"/>
        <w:rPr>
          <w:color w:val="auto"/>
          <w:highlight w:val="none"/>
        </w:rPr>
      </w:pPr>
      <w:r>
        <w:rPr>
          <w:rFonts w:hint="eastAsia"/>
          <w:color w:val="auto"/>
          <w:highlight w:val="none"/>
        </w:rPr>
        <w:t>示例</w:t>
      </w:r>
      <w:r>
        <w:rPr>
          <w:color w:val="auto"/>
          <w:highlight w:val="none"/>
        </w:rPr>
        <w:t>报文：</w:t>
      </w:r>
    </w:p>
    <w:p w14:paraId="78AA8876">
      <w:pPr>
        <w:pStyle w:val="41"/>
        <w:rPr>
          <w:color w:val="auto"/>
          <w:highlight w:val="none"/>
        </w:rPr>
      </w:pPr>
      <w:r>
        <w:rPr>
          <w:rFonts w:hint="eastAsia"/>
          <w:color w:val="auto"/>
          <w:highlight w:val="none"/>
        </w:rPr>
        <w:t>{"retCode":"0000","retMsg":"成功"}</w:t>
      </w:r>
    </w:p>
    <w:p w14:paraId="2E3ED95E">
      <w:pPr>
        <w:pStyle w:val="146"/>
        <w:spacing w:before="156" w:after="156"/>
        <w:ind w:left="993"/>
        <w:rPr>
          <w:color w:val="auto"/>
          <w:highlight w:val="none"/>
        </w:rPr>
      </w:pPr>
      <w:bookmarkStart w:id="459" w:name="_Toc513123231"/>
      <w:r>
        <w:rPr>
          <w:color w:val="auto"/>
          <w:highlight w:val="none"/>
        </w:rPr>
        <w:t xml:space="preserve">IF2A-11 </w:t>
      </w:r>
      <w:r>
        <w:rPr>
          <w:rFonts w:hint="eastAsia"/>
          <w:color w:val="auto"/>
          <w:highlight w:val="none"/>
        </w:rPr>
        <w:t>扫码支付</w:t>
      </w:r>
      <w:bookmarkEnd w:id="459"/>
    </w:p>
    <w:p w14:paraId="5EDA5E51">
      <w:pPr>
        <w:pStyle w:val="175"/>
        <w:rPr>
          <w:color w:val="auto"/>
          <w:highlight w:val="none"/>
        </w:rPr>
      </w:pPr>
      <w:bookmarkStart w:id="460" w:name="_Toc513123232"/>
      <w:r>
        <w:rPr>
          <w:rFonts w:hint="eastAsia"/>
          <w:color w:val="auto"/>
          <w:highlight w:val="none"/>
        </w:rPr>
        <w:t>接口地址</w:t>
      </w:r>
      <w:bookmarkEnd w:id="460"/>
    </w:p>
    <w:p w14:paraId="002CEDC3">
      <w:pPr>
        <w:pStyle w:val="41"/>
        <w:rPr>
          <w:color w:val="auto"/>
          <w:highlight w:val="none"/>
        </w:rPr>
      </w:pPr>
      <w:r>
        <w:rPr>
          <w:color w:val="auto"/>
          <w:highlight w:val="none"/>
        </w:rPr>
        <w:t>http//:[ip]:[port]/[project]/ci</w:t>
      </w:r>
      <w:r>
        <w:rPr>
          <w:rFonts w:hint="eastAsia"/>
          <w:color w:val="auto"/>
          <w:highlight w:val="none"/>
        </w:rPr>
        <w:t>/</w:t>
      </w:r>
      <w:r>
        <w:rPr>
          <w:color w:val="auto"/>
          <w:highlight w:val="none"/>
        </w:rPr>
        <w:t>tvm/requestPayment</w:t>
      </w:r>
    </w:p>
    <w:p w14:paraId="4BE35012">
      <w:pPr>
        <w:pStyle w:val="175"/>
        <w:rPr>
          <w:color w:val="auto"/>
          <w:highlight w:val="none"/>
        </w:rPr>
      </w:pPr>
      <w:bookmarkStart w:id="461" w:name="_Toc513123233"/>
      <w:r>
        <w:rPr>
          <w:rFonts w:hint="eastAsia"/>
          <w:color w:val="auto"/>
          <w:highlight w:val="none"/>
        </w:rPr>
        <w:t>接口</w:t>
      </w:r>
      <w:r>
        <w:rPr>
          <w:color w:val="auto"/>
          <w:highlight w:val="none"/>
        </w:rPr>
        <w:t>说明</w:t>
      </w:r>
      <w:bookmarkEnd w:id="461"/>
      <w:r>
        <w:rPr>
          <w:color w:val="auto"/>
          <w:highlight w:val="none"/>
        </w:rPr>
        <w:tab/>
      </w:r>
    </w:p>
    <w:p w14:paraId="3634AF7C">
      <w:pPr>
        <w:pStyle w:val="41"/>
        <w:rPr>
          <w:color w:val="auto"/>
          <w:highlight w:val="none"/>
          <w:lang/>
        </w:rPr>
      </w:pPr>
      <w:r>
        <w:rPr>
          <w:rFonts w:hint="eastAsia"/>
          <w:color w:val="auto"/>
          <w:highlight w:val="none"/>
        </w:rPr>
        <w:t>B</w:t>
      </w:r>
      <w:r>
        <w:rPr>
          <w:color w:val="auto"/>
          <w:highlight w:val="none"/>
        </w:rPr>
        <w:t>OM</w:t>
      </w:r>
      <w:r>
        <w:rPr>
          <w:rFonts w:hint="eastAsia"/>
          <w:color w:val="auto"/>
          <w:highlight w:val="none"/>
        </w:rPr>
        <w:t>扫码</w:t>
      </w:r>
      <w:r>
        <w:rPr>
          <w:color w:val="auto"/>
          <w:highlight w:val="none"/>
        </w:rPr>
        <w:t>支付</w:t>
      </w:r>
      <w:r>
        <w:rPr>
          <w:rFonts w:hint="eastAsia"/>
          <w:color w:val="auto"/>
          <w:highlight w:val="none"/>
        </w:rPr>
        <w:t>发售</w:t>
      </w:r>
      <w:r>
        <w:rPr>
          <w:color w:val="auto"/>
          <w:highlight w:val="none"/>
        </w:rPr>
        <w:t>单程票</w:t>
      </w:r>
    </w:p>
    <w:p w14:paraId="08BEBADA">
      <w:pPr>
        <w:pStyle w:val="175"/>
        <w:rPr>
          <w:color w:val="auto"/>
          <w:highlight w:val="none"/>
        </w:rPr>
      </w:pPr>
      <w:bookmarkStart w:id="462" w:name="_Toc513123234"/>
      <w:r>
        <w:rPr>
          <w:rFonts w:hint="eastAsia"/>
          <w:color w:val="auto"/>
          <w:highlight w:val="none"/>
        </w:rPr>
        <w:t>请求参数</w:t>
      </w:r>
      <w:bookmarkEnd w:id="462"/>
    </w:p>
    <w:p w14:paraId="711638AB">
      <w:pPr>
        <w:pStyle w:val="41"/>
        <w:rPr>
          <w:color w:val="auto"/>
          <w:highlight w:val="none"/>
        </w:rPr>
      </w:pPr>
      <w:r>
        <w:rPr>
          <w:rFonts w:hint="eastAsia"/>
          <w:color w:val="auto"/>
          <w:highlight w:val="none"/>
        </w:rPr>
        <w:t>扫码支付请求参数详见表8</w:t>
      </w:r>
      <w:r>
        <w:rPr>
          <w:color w:val="auto"/>
          <w:highlight w:val="none"/>
        </w:rPr>
        <w:t>9</w:t>
      </w:r>
      <w:r>
        <w:rPr>
          <w:rFonts w:hint="eastAsia"/>
          <w:color w:val="auto"/>
          <w:highlight w:val="none"/>
        </w:rPr>
        <w:t>。</w:t>
      </w:r>
    </w:p>
    <w:p w14:paraId="0964129F">
      <w:pPr>
        <w:pStyle w:val="160"/>
        <w:rPr>
          <w:color w:val="auto"/>
          <w:highlight w:val="none"/>
        </w:rPr>
      </w:pPr>
      <w:r>
        <w:rPr>
          <w:rFonts w:hint="eastAsia"/>
          <w:color w:val="auto"/>
          <w:highlight w:val="none"/>
        </w:rPr>
        <w:t>扫码支付请求参数信息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1E35557">
        <w:trPr>
          <w:wBefore w:w="0" w:type="dxa"/>
          <w:jc w:val="center"/>
        </w:trPr>
        <w:tc>
          <w:tcPr>
            <w:tcW w:w="2840" w:type="dxa"/>
            <w:noWrap w:val="0"/>
            <w:vAlign w:val="top"/>
          </w:tcPr>
          <w:p w14:paraId="20339CB7">
            <w:pPr>
              <w:rPr>
                <w:color w:val="auto"/>
                <w:sz w:val="18"/>
                <w:szCs w:val="18"/>
                <w:highlight w:val="none"/>
              </w:rPr>
            </w:pPr>
            <w:r>
              <w:rPr>
                <w:rFonts w:hint="eastAsia"/>
                <w:color w:val="auto"/>
                <w:sz w:val="18"/>
                <w:szCs w:val="18"/>
                <w:highlight w:val="none"/>
              </w:rPr>
              <w:t>字段</w:t>
            </w:r>
          </w:p>
        </w:tc>
        <w:tc>
          <w:tcPr>
            <w:tcW w:w="2841" w:type="dxa"/>
            <w:noWrap w:val="0"/>
            <w:vAlign w:val="top"/>
          </w:tcPr>
          <w:p w14:paraId="65DCF61A">
            <w:pPr>
              <w:rPr>
                <w:color w:val="auto"/>
                <w:sz w:val="18"/>
                <w:szCs w:val="18"/>
                <w:highlight w:val="none"/>
              </w:rPr>
            </w:pPr>
            <w:r>
              <w:rPr>
                <w:rFonts w:hint="eastAsia"/>
                <w:color w:val="auto"/>
                <w:sz w:val="18"/>
                <w:szCs w:val="18"/>
                <w:highlight w:val="none"/>
              </w:rPr>
              <w:t>类型</w:t>
            </w:r>
          </w:p>
        </w:tc>
        <w:tc>
          <w:tcPr>
            <w:tcW w:w="2841" w:type="dxa"/>
            <w:noWrap w:val="0"/>
            <w:vAlign w:val="top"/>
          </w:tcPr>
          <w:p w14:paraId="3F17A514">
            <w:pPr>
              <w:rPr>
                <w:color w:val="auto"/>
                <w:sz w:val="18"/>
                <w:szCs w:val="18"/>
                <w:highlight w:val="none"/>
              </w:rPr>
            </w:pPr>
            <w:r>
              <w:rPr>
                <w:rFonts w:hint="eastAsia"/>
                <w:color w:val="auto"/>
                <w:sz w:val="18"/>
                <w:szCs w:val="18"/>
                <w:highlight w:val="none"/>
              </w:rPr>
              <w:t>说明</w:t>
            </w:r>
          </w:p>
        </w:tc>
      </w:tr>
      <w:tr w14:paraId="3960D0D3">
        <w:trPr>
          <w:wBefore w:w="0" w:type="dxa"/>
          <w:jc w:val="center"/>
        </w:trPr>
        <w:tc>
          <w:tcPr>
            <w:tcW w:w="2840" w:type="dxa"/>
            <w:noWrap w:val="0"/>
            <w:vAlign w:val="center"/>
          </w:tcPr>
          <w:p w14:paraId="2C4B41AD">
            <w:pPr>
              <w:rPr>
                <w:rFonts w:ascii="宋体" w:hAnsi="宋体"/>
                <w:bCs/>
                <w:color w:val="auto"/>
                <w:sz w:val="18"/>
                <w:szCs w:val="18"/>
                <w:highlight w:val="none"/>
              </w:rPr>
            </w:pPr>
            <w:r>
              <w:rPr>
                <w:rFonts w:ascii="宋体" w:hAnsi="宋体"/>
                <w:bCs/>
                <w:color w:val="auto"/>
                <w:sz w:val="18"/>
                <w:szCs w:val="18"/>
                <w:highlight w:val="none"/>
              </w:rPr>
              <w:t>orderNo</w:t>
            </w:r>
          </w:p>
        </w:tc>
        <w:tc>
          <w:tcPr>
            <w:tcW w:w="2841" w:type="dxa"/>
            <w:noWrap w:val="0"/>
            <w:vAlign w:val="center"/>
          </w:tcPr>
          <w:p w14:paraId="748F712F">
            <w:pPr>
              <w:jc w:val="left"/>
              <w:rPr>
                <w:rFonts w:ascii="宋体" w:hAnsi="宋体"/>
                <w:bCs/>
                <w:color w:val="auto"/>
                <w:sz w:val="18"/>
                <w:szCs w:val="18"/>
                <w:highlight w:val="none"/>
              </w:rPr>
            </w:pPr>
            <w:r>
              <w:rPr>
                <w:rFonts w:ascii="宋体" w:hAnsi="宋体"/>
                <w:bCs/>
                <w:color w:val="auto"/>
                <w:sz w:val="18"/>
                <w:szCs w:val="18"/>
                <w:highlight w:val="none"/>
              </w:rPr>
              <w:t>String</w:t>
            </w:r>
          </w:p>
        </w:tc>
        <w:tc>
          <w:tcPr>
            <w:tcW w:w="2841" w:type="dxa"/>
            <w:noWrap w:val="0"/>
            <w:vAlign w:val="center"/>
          </w:tcPr>
          <w:p w14:paraId="1694233F">
            <w:pPr>
              <w:jc w:val="left"/>
              <w:rPr>
                <w:rFonts w:ascii="宋体" w:hAnsi="宋体"/>
                <w:bCs/>
                <w:color w:val="auto"/>
                <w:sz w:val="18"/>
                <w:szCs w:val="18"/>
                <w:highlight w:val="none"/>
              </w:rPr>
            </w:pPr>
            <w:r>
              <w:rPr>
                <w:rFonts w:hint="eastAsia" w:ascii="宋体" w:hAnsi="宋体"/>
                <w:bCs/>
                <w:color w:val="auto"/>
                <w:sz w:val="18"/>
                <w:szCs w:val="18"/>
                <w:highlight w:val="none"/>
              </w:rPr>
              <w:t>订单号</w:t>
            </w:r>
          </w:p>
        </w:tc>
      </w:tr>
      <w:tr w14:paraId="1E6EA92E">
        <w:trPr>
          <w:wBefore w:w="0" w:type="dxa"/>
          <w:jc w:val="center"/>
        </w:trPr>
        <w:tc>
          <w:tcPr>
            <w:tcW w:w="2840" w:type="dxa"/>
            <w:noWrap w:val="0"/>
            <w:vAlign w:val="top"/>
          </w:tcPr>
          <w:p w14:paraId="7824DAB8">
            <w:pPr>
              <w:rPr>
                <w:rFonts w:ascii="宋体" w:hAnsi="宋体"/>
                <w:bCs/>
                <w:color w:val="auto"/>
                <w:sz w:val="18"/>
                <w:szCs w:val="18"/>
                <w:highlight w:val="none"/>
              </w:rPr>
            </w:pPr>
            <w:r>
              <w:rPr>
                <w:rFonts w:hint="eastAsia" w:ascii="宋体" w:hAnsi="宋体"/>
                <w:bCs/>
                <w:color w:val="auto"/>
                <w:sz w:val="18"/>
                <w:szCs w:val="18"/>
                <w:highlight w:val="none"/>
              </w:rPr>
              <w:t>payment</w:t>
            </w:r>
            <w:r>
              <w:rPr>
                <w:rFonts w:ascii="宋体" w:hAnsi="宋体"/>
                <w:bCs/>
                <w:color w:val="auto"/>
                <w:sz w:val="18"/>
                <w:szCs w:val="18"/>
                <w:highlight w:val="none"/>
              </w:rPr>
              <w:t>Code</w:t>
            </w:r>
          </w:p>
        </w:tc>
        <w:tc>
          <w:tcPr>
            <w:tcW w:w="2841" w:type="dxa"/>
            <w:noWrap w:val="0"/>
            <w:vAlign w:val="center"/>
          </w:tcPr>
          <w:p w14:paraId="541CE559">
            <w:pPr>
              <w:jc w:val="left"/>
              <w:rPr>
                <w:rFonts w:ascii="宋体" w:hAnsi="宋体"/>
                <w:bCs/>
                <w:color w:val="auto"/>
                <w:sz w:val="18"/>
                <w:szCs w:val="18"/>
                <w:highlight w:val="none"/>
              </w:rPr>
            </w:pPr>
            <w:r>
              <w:rPr>
                <w:rFonts w:hint="eastAsia" w:ascii="宋体" w:hAnsi="宋体"/>
                <w:bCs/>
                <w:color w:val="auto"/>
                <w:sz w:val="18"/>
                <w:szCs w:val="18"/>
                <w:highlight w:val="none"/>
              </w:rPr>
              <w:t>String</w:t>
            </w:r>
          </w:p>
        </w:tc>
        <w:tc>
          <w:tcPr>
            <w:tcW w:w="2841" w:type="dxa"/>
            <w:noWrap w:val="0"/>
            <w:vAlign w:val="top"/>
          </w:tcPr>
          <w:p w14:paraId="7F2046B2">
            <w:pPr>
              <w:jc w:val="left"/>
              <w:rPr>
                <w:rFonts w:ascii="宋体" w:hAnsi="宋体"/>
                <w:bCs/>
                <w:color w:val="auto"/>
                <w:sz w:val="18"/>
                <w:szCs w:val="18"/>
                <w:highlight w:val="none"/>
              </w:rPr>
            </w:pPr>
            <w:r>
              <w:rPr>
                <w:rFonts w:hint="eastAsia" w:ascii="宋体" w:hAnsi="宋体"/>
                <w:bCs/>
                <w:color w:val="auto"/>
                <w:sz w:val="18"/>
                <w:szCs w:val="18"/>
                <w:highlight w:val="none"/>
              </w:rPr>
              <w:t>支付</w:t>
            </w:r>
            <w:r>
              <w:rPr>
                <w:rFonts w:ascii="宋体" w:hAnsi="宋体"/>
                <w:bCs/>
                <w:color w:val="auto"/>
                <w:sz w:val="18"/>
                <w:szCs w:val="18"/>
                <w:highlight w:val="none"/>
              </w:rPr>
              <w:t>供应商编码</w:t>
            </w:r>
          </w:p>
          <w:p w14:paraId="2C18B081">
            <w:pPr>
              <w:jc w:val="left"/>
              <w:rPr>
                <w:rFonts w:ascii="宋体" w:hAnsi="宋体"/>
                <w:bCs/>
                <w:color w:val="auto"/>
                <w:sz w:val="18"/>
                <w:szCs w:val="18"/>
                <w:highlight w:val="none"/>
              </w:rPr>
            </w:pPr>
            <w:r>
              <w:rPr>
                <w:rFonts w:hint="eastAsia" w:ascii="宋体" w:hAnsi="宋体"/>
                <w:bCs/>
                <w:color w:val="auto"/>
                <w:sz w:val="18"/>
                <w:szCs w:val="18"/>
                <w:highlight w:val="none"/>
              </w:rPr>
              <w:t>2.5</w:t>
            </w:r>
            <w:r>
              <w:rPr>
                <w:rFonts w:hint="eastAsia" w:ascii="宋体" w:hAnsi="宋体"/>
                <w:bCs/>
                <w:color w:val="auto"/>
                <w:sz w:val="18"/>
                <w:szCs w:val="18"/>
                <w:highlight w:val="none"/>
              </w:rPr>
              <w:tab/>
            </w:r>
            <w:r>
              <w:rPr>
                <w:rFonts w:hint="eastAsia" w:ascii="宋体" w:hAnsi="宋体"/>
                <w:bCs/>
                <w:color w:val="auto"/>
                <w:sz w:val="18"/>
                <w:szCs w:val="18"/>
                <w:highlight w:val="none"/>
              </w:rPr>
              <w:t>支付通道编码</w:t>
            </w:r>
          </w:p>
        </w:tc>
      </w:tr>
      <w:tr w14:paraId="52D4A6F1">
        <w:trPr>
          <w:wBefore w:w="0" w:type="dxa"/>
          <w:jc w:val="center"/>
        </w:trPr>
        <w:tc>
          <w:tcPr>
            <w:tcW w:w="2840" w:type="dxa"/>
            <w:noWrap w:val="0"/>
            <w:vAlign w:val="center"/>
          </w:tcPr>
          <w:p w14:paraId="57D77B2C">
            <w:pPr>
              <w:pStyle w:val="158"/>
              <w:spacing w:before="156" w:after="156"/>
              <w:rPr>
                <w:rFonts w:ascii="宋体" w:hAnsi="宋体"/>
                <w:bCs/>
                <w:color w:val="auto"/>
                <w:szCs w:val="18"/>
                <w:highlight w:val="none"/>
              </w:rPr>
            </w:pPr>
            <w:r>
              <w:rPr>
                <w:rFonts w:hint="eastAsia" w:ascii="宋体" w:hAnsi="宋体"/>
                <w:bCs/>
                <w:color w:val="auto"/>
                <w:szCs w:val="18"/>
                <w:highlight w:val="none"/>
              </w:rPr>
              <w:t>paymentVendor</w:t>
            </w:r>
          </w:p>
        </w:tc>
        <w:tc>
          <w:tcPr>
            <w:tcW w:w="2841" w:type="dxa"/>
            <w:noWrap w:val="0"/>
            <w:vAlign w:val="center"/>
          </w:tcPr>
          <w:p w14:paraId="526FE599">
            <w:pPr>
              <w:jc w:val="left"/>
              <w:rPr>
                <w:rFonts w:ascii="宋体" w:hAnsi="宋体"/>
                <w:bCs/>
                <w:color w:val="auto"/>
                <w:sz w:val="18"/>
                <w:szCs w:val="18"/>
                <w:highlight w:val="none"/>
              </w:rPr>
            </w:pPr>
            <w:r>
              <w:rPr>
                <w:rFonts w:hint="eastAsia" w:ascii="宋体" w:hAnsi="宋体"/>
                <w:bCs/>
                <w:color w:val="auto"/>
                <w:sz w:val="18"/>
                <w:szCs w:val="18"/>
                <w:highlight w:val="none"/>
              </w:rPr>
              <w:t>String</w:t>
            </w:r>
          </w:p>
        </w:tc>
        <w:tc>
          <w:tcPr>
            <w:tcW w:w="2841" w:type="dxa"/>
            <w:noWrap w:val="0"/>
            <w:vAlign w:val="top"/>
          </w:tcPr>
          <w:p w14:paraId="6EA10299">
            <w:pPr>
              <w:jc w:val="left"/>
              <w:rPr>
                <w:rFonts w:ascii="宋体" w:hAnsi="宋体"/>
                <w:bCs/>
                <w:color w:val="auto"/>
                <w:sz w:val="18"/>
                <w:szCs w:val="18"/>
                <w:highlight w:val="none"/>
              </w:rPr>
            </w:pPr>
            <w:r>
              <w:rPr>
                <w:rFonts w:hint="eastAsia" w:ascii="宋体" w:hAnsi="宋体"/>
                <w:bCs/>
                <w:color w:val="auto"/>
                <w:sz w:val="18"/>
                <w:szCs w:val="18"/>
                <w:highlight w:val="none"/>
              </w:rPr>
              <w:t>支付账户认证码</w:t>
            </w:r>
          </w:p>
        </w:tc>
      </w:tr>
    </w:tbl>
    <w:p w14:paraId="36B5BE52">
      <w:pPr>
        <w:pStyle w:val="175"/>
        <w:rPr>
          <w:color w:val="auto"/>
          <w:highlight w:val="none"/>
        </w:rPr>
      </w:pPr>
      <w:bookmarkStart w:id="463" w:name="_Toc513123235"/>
      <w:r>
        <w:rPr>
          <w:rFonts w:hint="eastAsia"/>
          <w:color w:val="auto"/>
          <w:highlight w:val="none"/>
        </w:rPr>
        <w:t>应答参数</w:t>
      </w:r>
      <w:bookmarkEnd w:id="463"/>
    </w:p>
    <w:p w14:paraId="161727ED">
      <w:pPr>
        <w:pStyle w:val="41"/>
        <w:rPr>
          <w:color w:val="auto"/>
          <w:highlight w:val="none"/>
        </w:rPr>
      </w:pPr>
      <w:r>
        <w:rPr>
          <w:rFonts w:hint="eastAsia"/>
          <w:color w:val="auto"/>
          <w:highlight w:val="none"/>
        </w:rPr>
        <w:t>扫码支付应答参数详见表9</w:t>
      </w:r>
      <w:r>
        <w:rPr>
          <w:color w:val="auto"/>
          <w:highlight w:val="none"/>
        </w:rPr>
        <w:t>0</w:t>
      </w:r>
      <w:r>
        <w:rPr>
          <w:rFonts w:hint="eastAsia"/>
          <w:color w:val="auto"/>
          <w:highlight w:val="none"/>
        </w:rPr>
        <w:t>。</w:t>
      </w:r>
    </w:p>
    <w:p w14:paraId="0662EF6A">
      <w:pPr>
        <w:pStyle w:val="160"/>
        <w:rPr>
          <w:color w:val="auto"/>
          <w:highlight w:val="none"/>
        </w:rPr>
      </w:pPr>
      <w:r>
        <w:rPr>
          <w:rFonts w:hint="eastAsia"/>
          <w:color w:val="auto"/>
          <w:highlight w:val="none"/>
        </w:rPr>
        <w:t>扫码支付应答参数信息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2508EA0">
        <w:trPr>
          <w:wBefore w:w="0" w:type="dxa"/>
          <w:jc w:val="center"/>
        </w:trPr>
        <w:tc>
          <w:tcPr>
            <w:tcW w:w="2840" w:type="dxa"/>
            <w:noWrap w:val="0"/>
            <w:vAlign w:val="top"/>
          </w:tcPr>
          <w:p w14:paraId="38DB6D3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5DFF2B4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3034542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562C16B3">
        <w:trPr>
          <w:wBefore w:w="0" w:type="dxa"/>
          <w:jc w:val="center"/>
        </w:trPr>
        <w:tc>
          <w:tcPr>
            <w:tcW w:w="2840" w:type="dxa"/>
            <w:noWrap w:val="0"/>
            <w:vAlign w:val="top"/>
          </w:tcPr>
          <w:p w14:paraId="36681FF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4A6ECF3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D807F9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169112B9">
        <w:trPr>
          <w:wBefore w:w="0" w:type="dxa"/>
          <w:jc w:val="center"/>
        </w:trPr>
        <w:tc>
          <w:tcPr>
            <w:tcW w:w="2840" w:type="dxa"/>
            <w:noWrap w:val="0"/>
            <w:vAlign w:val="top"/>
          </w:tcPr>
          <w:p w14:paraId="63F0542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6FDDAA4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AF0700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251370F6">
        <w:trPr>
          <w:wBefore w:w="0" w:type="dxa"/>
          <w:jc w:val="center"/>
        </w:trPr>
        <w:tc>
          <w:tcPr>
            <w:tcW w:w="2840" w:type="dxa"/>
            <w:noWrap w:val="0"/>
            <w:vAlign w:val="top"/>
          </w:tcPr>
          <w:p w14:paraId="6735FD0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paymentResult</w:t>
            </w:r>
          </w:p>
        </w:tc>
        <w:tc>
          <w:tcPr>
            <w:tcW w:w="2841" w:type="dxa"/>
            <w:noWrap w:val="0"/>
            <w:vAlign w:val="top"/>
          </w:tcPr>
          <w:p w14:paraId="17C6B63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1DED85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结果</w:t>
            </w:r>
          </w:p>
          <w:p w14:paraId="3BD7150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成功：SUCCESS</w:t>
            </w:r>
          </w:p>
          <w:p w14:paraId="5182BB9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失败：FAILED</w:t>
            </w:r>
          </w:p>
        </w:tc>
      </w:tr>
      <w:tr w14:paraId="32705162">
        <w:trPr>
          <w:wBefore w:w="0" w:type="dxa"/>
          <w:jc w:val="center"/>
        </w:trPr>
        <w:tc>
          <w:tcPr>
            <w:tcW w:w="2840" w:type="dxa"/>
            <w:noWrap w:val="0"/>
            <w:vAlign w:val="top"/>
          </w:tcPr>
          <w:p w14:paraId="47AD874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paymentResultDesc</w:t>
            </w:r>
          </w:p>
        </w:tc>
        <w:tc>
          <w:tcPr>
            <w:tcW w:w="2841" w:type="dxa"/>
            <w:noWrap w:val="0"/>
            <w:vAlign w:val="top"/>
          </w:tcPr>
          <w:p w14:paraId="761D124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79D70C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直接</w:t>
            </w:r>
            <w:r>
              <w:rPr>
                <w:rFonts w:ascii="宋体" w:hAnsi="宋体" w:cs="微软雅黑"/>
                <w:color w:val="auto"/>
                <w:sz w:val="18"/>
                <w:szCs w:val="18"/>
                <w:highlight w:val="none"/>
              </w:rPr>
              <w:t>结果描述</w:t>
            </w:r>
          </w:p>
        </w:tc>
      </w:tr>
    </w:tbl>
    <w:p w14:paraId="29CCEE6E">
      <w:pPr>
        <w:pStyle w:val="148"/>
        <w:ind w:left="1702" w:hanging="1702"/>
        <w:rPr>
          <w:color w:val="auto"/>
          <w:highlight w:val="none"/>
        </w:rPr>
      </w:pPr>
      <w:bookmarkStart w:id="464" w:name="_Toc528144342"/>
      <w:bookmarkStart w:id="465" w:name="_Toc522489329"/>
      <w:bookmarkStart w:id="466" w:name="_Toc522569487"/>
      <w:bookmarkStart w:id="467" w:name="_Toc522024634"/>
      <w:r>
        <w:rPr>
          <w:rFonts w:hint="eastAsia"/>
          <w:color w:val="auto"/>
          <w:highlight w:val="none"/>
        </w:rPr>
        <w:t>青岛地铁ITP与APP对接设计</w:t>
      </w:r>
      <w:bookmarkEnd w:id="464"/>
      <w:bookmarkEnd w:id="465"/>
      <w:bookmarkEnd w:id="466"/>
      <w:bookmarkEnd w:id="467"/>
    </w:p>
    <w:p w14:paraId="6AB76F45">
      <w:pPr>
        <w:pStyle w:val="147"/>
        <w:spacing w:before="156" w:after="156"/>
        <w:rPr>
          <w:color w:val="auto"/>
          <w:highlight w:val="none"/>
        </w:rPr>
      </w:pPr>
      <w:bookmarkStart w:id="468" w:name="_Toc519178125"/>
      <w:bookmarkStart w:id="469" w:name="_Toc522489330"/>
      <w:r>
        <w:rPr>
          <w:rFonts w:hint="eastAsia"/>
          <w:color w:val="auto"/>
          <w:highlight w:val="none"/>
        </w:rPr>
        <w:t>总体</w:t>
      </w:r>
      <w:r>
        <w:rPr>
          <w:color w:val="auto"/>
          <w:highlight w:val="none"/>
        </w:rPr>
        <w:t>说明</w:t>
      </w:r>
      <w:bookmarkEnd w:id="468"/>
      <w:bookmarkEnd w:id="469"/>
    </w:p>
    <w:p w14:paraId="32A12B4E">
      <w:pPr>
        <w:pStyle w:val="146"/>
        <w:spacing w:before="156" w:after="156"/>
        <w:rPr>
          <w:color w:val="auto"/>
          <w:highlight w:val="none"/>
        </w:rPr>
      </w:pPr>
      <w:bookmarkStart w:id="470" w:name="_Toc519178128"/>
      <w:r>
        <w:rPr>
          <w:rFonts w:hint="eastAsia"/>
          <w:color w:val="auto"/>
          <w:highlight w:val="none"/>
        </w:rPr>
        <w:t>通讯</w:t>
      </w:r>
      <w:r>
        <w:rPr>
          <w:color w:val="auto"/>
          <w:highlight w:val="none"/>
        </w:rPr>
        <w:t>协议</w:t>
      </w:r>
      <w:bookmarkEnd w:id="470"/>
    </w:p>
    <w:p w14:paraId="3107F903">
      <w:pPr>
        <w:pStyle w:val="41"/>
        <w:rPr>
          <w:color w:val="auto"/>
          <w:highlight w:val="none"/>
        </w:rPr>
      </w:pPr>
      <w:r>
        <w:rPr>
          <w:rFonts w:hint="eastAsia"/>
          <w:color w:val="auto"/>
          <w:highlight w:val="none"/>
        </w:rPr>
        <w:t>接口通过HTTP协议</w:t>
      </w:r>
      <w:r>
        <w:rPr>
          <w:color w:val="auto"/>
          <w:highlight w:val="none"/>
        </w:rPr>
        <w:t>POST请求</w:t>
      </w:r>
      <w:r>
        <w:rPr>
          <w:rFonts w:hint="eastAsia"/>
          <w:color w:val="auto"/>
          <w:highlight w:val="none"/>
        </w:rPr>
        <w:t>方式实现.</w:t>
      </w:r>
    </w:p>
    <w:p w14:paraId="165420CE">
      <w:pPr>
        <w:pStyle w:val="41"/>
        <w:rPr>
          <w:color w:val="auto"/>
          <w:highlight w:val="none"/>
        </w:rPr>
      </w:pPr>
      <w:r>
        <w:rPr>
          <w:rFonts w:hint="eastAsia"/>
          <w:color w:val="auto"/>
          <w:highlight w:val="none"/>
        </w:rPr>
        <w:t>签名原始串按以下方式组装成字符串：</w:t>
      </w:r>
    </w:p>
    <w:p w14:paraId="638D1332">
      <w:pPr>
        <w:pStyle w:val="175"/>
        <w:rPr>
          <w:color w:val="auto"/>
          <w:highlight w:val="none"/>
        </w:rPr>
      </w:pPr>
      <w:r>
        <w:rPr>
          <w:rFonts w:hint="eastAsia"/>
          <w:color w:val="auto"/>
          <w:highlight w:val="none"/>
        </w:rPr>
        <w:t>除sign字段外，所有参数按照字段名的ascii码从小到大排序后使用QueryString的格式（即key1=value1&amp;key2=value2…）拼接而成，空值不传递，不参与签名组串；</w:t>
      </w:r>
    </w:p>
    <w:p w14:paraId="73DAA0A2">
      <w:pPr>
        <w:pStyle w:val="175"/>
        <w:rPr>
          <w:color w:val="auto"/>
          <w:highlight w:val="none"/>
        </w:rPr>
      </w:pPr>
      <w:r>
        <w:rPr>
          <w:rFonts w:hint="eastAsia"/>
          <w:color w:val="auto"/>
          <w:highlight w:val="none"/>
        </w:rPr>
        <w:t>所有参数是指通信过程中实际出现的所有非空参数，即使是接口中无描述的字段，也需要参与签名组串；</w:t>
      </w:r>
    </w:p>
    <w:p w14:paraId="1120418B">
      <w:pPr>
        <w:pStyle w:val="175"/>
        <w:rPr>
          <w:color w:val="auto"/>
          <w:highlight w:val="none"/>
        </w:rPr>
      </w:pPr>
      <w:r>
        <w:rPr>
          <w:rFonts w:hint="eastAsia"/>
          <w:color w:val="auto"/>
          <w:highlight w:val="none"/>
        </w:rPr>
        <w:t>签名原始串中，</w:t>
      </w:r>
      <w:r>
        <w:rPr>
          <w:color w:val="auto"/>
          <w:highlight w:val="none"/>
        </w:rPr>
        <w:t>sign</w:t>
      </w:r>
      <w:r>
        <w:rPr>
          <w:rFonts w:hint="eastAsia"/>
          <w:color w:val="auto"/>
          <w:highlight w:val="none"/>
        </w:rPr>
        <w:t xml:space="preserve"> 字段</w:t>
      </w:r>
      <w:r>
        <w:rPr>
          <w:color w:val="auto"/>
          <w:highlight w:val="none"/>
        </w:rPr>
        <w:t>进行</w:t>
      </w:r>
      <w:r>
        <w:rPr>
          <w:rFonts w:hint="eastAsia"/>
          <w:color w:val="auto"/>
          <w:highlight w:val="none"/>
        </w:rPr>
        <w:t>URL Encode；</w:t>
      </w:r>
    </w:p>
    <w:p w14:paraId="4C1091A5">
      <w:pPr>
        <w:pStyle w:val="175"/>
        <w:rPr>
          <w:color w:val="auto"/>
          <w:highlight w:val="none"/>
        </w:rPr>
      </w:pPr>
      <w:r>
        <w:rPr>
          <w:color w:val="auto"/>
          <w:highlight w:val="none"/>
        </w:rPr>
        <w:t>ITP</w:t>
      </w:r>
      <w:r>
        <w:rPr>
          <w:rFonts w:hint="eastAsia"/>
          <w:color w:val="auto"/>
          <w:highlight w:val="none"/>
        </w:rPr>
        <w:t>平台返回的应答或通知消息可能会由于升级增加参数，请验证应答签名时注意允许这种情况。</w:t>
      </w:r>
    </w:p>
    <w:p w14:paraId="6EAEE450">
      <w:pPr>
        <w:pStyle w:val="146"/>
        <w:spacing w:before="156" w:after="156"/>
        <w:rPr>
          <w:color w:val="auto"/>
          <w:highlight w:val="none"/>
        </w:rPr>
      </w:pPr>
      <w:bookmarkStart w:id="471" w:name="_Toc519178129"/>
      <w:r>
        <w:rPr>
          <w:rFonts w:hint="eastAsia"/>
          <w:color w:val="auto"/>
          <w:highlight w:val="none"/>
        </w:rPr>
        <w:t>请求公共</w:t>
      </w:r>
      <w:r>
        <w:rPr>
          <w:color w:val="auto"/>
          <w:highlight w:val="none"/>
        </w:rPr>
        <w:t>参数</w:t>
      </w:r>
      <w:bookmarkEnd w:id="471"/>
    </w:p>
    <w:p w14:paraId="3E2F3617">
      <w:pPr>
        <w:pStyle w:val="41"/>
        <w:rPr>
          <w:color w:val="auto"/>
          <w:highlight w:val="none"/>
        </w:rPr>
      </w:pPr>
      <w:r>
        <w:rPr>
          <w:rFonts w:hint="eastAsia"/>
          <w:color w:val="auto"/>
          <w:highlight w:val="none"/>
        </w:rPr>
        <w:t>请求公共参数详见表9</w:t>
      </w:r>
      <w:r>
        <w:rPr>
          <w:color w:val="auto"/>
          <w:highlight w:val="none"/>
        </w:rPr>
        <w:t>1</w:t>
      </w:r>
      <w:r>
        <w:rPr>
          <w:rFonts w:hint="eastAsia"/>
          <w:color w:val="auto"/>
          <w:highlight w:val="none"/>
        </w:rPr>
        <w:t>。</w:t>
      </w:r>
    </w:p>
    <w:p w14:paraId="5E224F55">
      <w:pPr>
        <w:pStyle w:val="160"/>
        <w:rPr>
          <w:color w:val="auto"/>
          <w:highlight w:val="none"/>
        </w:rPr>
      </w:pPr>
      <w:r>
        <w:rPr>
          <w:rFonts w:hint="eastAsia"/>
          <w:color w:val="auto"/>
          <w:highlight w:val="none"/>
        </w:rPr>
        <w:t>请求公共参数列表</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B31307C">
        <w:trPr>
          <w:wBefore w:w="0" w:type="dxa"/>
          <w:jc w:val="center"/>
        </w:trPr>
        <w:tc>
          <w:tcPr>
            <w:tcW w:w="2840" w:type="dxa"/>
            <w:noWrap w:val="0"/>
            <w:vAlign w:val="top"/>
          </w:tcPr>
          <w:p w14:paraId="7DF6E6B6">
            <w:pPr>
              <w:rPr>
                <w:color w:val="auto"/>
                <w:sz w:val="18"/>
                <w:szCs w:val="18"/>
                <w:highlight w:val="none"/>
              </w:rPr>
            </w:pPr>
            <w:r>
              <w:rPr>
                <w:rFonts w:hint="eastAsia"/>
                <w:color w:val="auto"/>
                <w:sz w:val="18"/>
                <w:szCs w:val="18"/>
                <w:highlight w:val="none"/>
              </w:rPr>
              <w:t>字段</w:t>
            </w:r>
          </w:p>
        </w:tc>
        <w:tc>
          <w:tcPr>
            <w:tcW w:w="2841" w:type="dxa"/>
            <w:noWrap w:val="0"/>
            <w:vAlign w:val="top"/>
          </w:tcPr>
          <w:p w14:paraId="48B831F3">
            <w:pPr>
              <w:rPr>
                <w:color w:val="auto"/>
                <w:sz w:val="18"/>
                <w:szCs w:val="18"/>
                <w:highlight w:val="none"/>
              </w:rPr>
            </w:pPr>
            <w:r>
              <w:rPr>
                <w:rFonts w:hint="eastAsia"/>
                <w:color w:val="auto"/>
                <w:sz w:val="18"/>
                <w:szCs w:val="18"/>
                <w:highlight w:val="none"/>
              </w:rPr>
              <w:t>类型</w:t>
            </w:r>
          </w:p>
        </w:tc>
        <w:tc>
          <w:tcPr>
            <w:tcW w:w="2841" w:type="dxa"/>
            <w:noWrap w:val="0"/>
            <w:vAlign w:val="top"/>
          </w:tcPr>
          <w:p w14:paraId="30960FC0">
            <w:pPr>
              <w:rPr>
                <w:color w:val="auto"/>
                <w:sz w:val="18"/>
                <w:szCs w:val="18"/>
                <w:highlight w:val="none"/>
              </w:rPr>
            </w:pPr>
            <w:r>
              <w:rPr>
                <w:rFonts w:hint="eastAsia"/>
                <w:color w:val="auto"/>
                <w:sz w:val="18"/>
                <w:szCs w:val="18"/>
                <w:highlight w:val="none"/>
              </w:rPr>
              <w:t>说明</w:t>
            </w:r>
          </w:p>
        </w:tc>
      </w:tr>
      <w:tr w14:paraId="23149574">
        <w:trPr>
          <w:wBefore w:w="0" w:type="dxa"/>
          <w:trHeight w:val="90" w:hRule="atLeast"/>
          <w:jc w:val="center"/>
        </w:trPr>
        <w:tc>
          <w:tcPr>
            <w:tcW w:w="2840" w:type="dxa"/>
            <w:noWrap w:val="0"/>
            <w:vAlign w:val="top"/>
          </w:tcPr>
          <w:p w14:paraId="5DF1B80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providerId</w:t>
            </w:r>
          </w:p>
        </w:tc>
        <w:tc>
          <w:tcPr>
            <w:tcW w:w="2841" w:type="dxa"/>
            <w:noWrap w:val="0"/>
            <w:vAlign w:val="top"/>
          </w:tcPr>
          <w:p w14:paraId="1B08B90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8CC7B17">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商户</w:t>
            </w:r>
            <w:r>
              <w:rPr>
                <w:rFonts w:ascii="宋体" w:hAnsi="宋体"/>
                <w:color w:val="auto"/>
                <w:sz w:val="18"/>
                <w:szCs w:val="18"/>
                <w:highlight w:val="none"/>
              </w:rPr>
              <w:t>编码</w:t>
            </w:r>
          </w:p>
          <w:p w14:paraId="6F528A3F">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01:青岛</w:t>
            </w:r>
            <w:r>
              <w:rPr>
                <w:rFonts w:ascii="宋体" w:hAnsi="宋体"/>
                <w:color w:val="auto"/>
                <w:sz w:val="18"/>
                <w:szCs w:val="18"/>
                <w:highlight w:val="none"/>
              </w:rPr>
              <w:t>地铁</w:t>
            </w:r>
            <w:r>
              <w:rPr>
                <w:rFonts w:hint="eastAsia" w:ascii="宋体" w:hAnsi="宋体"/>
                <w:color w:val="auto"/>
                <w:sz w:val="18"/>
                <w:szCs w:val="18"/>
                <w:highlight w:val="none"/>
              </w:rPr>
              <w:t>APP</w:t>
            </w:r>
          </w:p>
          <w:p w14:paraId="1FFEB55F">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02:</w:t>
            </w:r>
            <w:r>
              <w:rPr>
                <w:rFonts w:ascii="宋体" w:hAnsi="宋体"/>
                <w:color w:val="auto"/>
                <w:sz w:val="18"/>
                <w:szCs w:val="18"/>
                <w:highlight w:val="none"/>
              </w:rPr>
              <w:t>TVM</w:t>
            </w:r>
          </w:p>
          <w:p w14:paraId="2E1AA151">
            <w:pPr>
              <w:snapToGrid w:val="0"/>
              <w:spacing w:line="288" w:lineRule="auto"/>
              <w:rPr>
                <w:rFonts w:ascii="宋体" w:hAnsi="宋体"/>
                <w:color w:val="auto"/>
                <w:sz w:val="18"/>
                <w:szCs w:val="18"/>
                <w:highlight w:val="none"/>
              </w:rPr>
            </w:pPr>
            <w:r>
              <w:rPr>
                <w:rFonts w:ascii="宋体" w:hAnsi="宋体"/>
                <w:color w:val="auto"/>
                <w:sz w:val="18"/>
                <w:szCs w:val="18"/>
                <w:highlight w:val="none"/>
              </w:rPr>
              <w:t>03:BOM</w:t>
            </w:r>
          </w:p>
          <w:p w14:paraId="3A85CC8A">
            <w:pPr>
              <w:snapToGrid w:val="0"/>
              <w:spacing w:line="288" w:lineRule="auto"/>
              <w:rPr>
                <w:rFonts w:ascii="宋体" w:hAnsi="宋体"/>
                <w:color w:val="auto"/>
                <w:sz w:val="18"/>
                <w:szCs w:val="18"/>
                <w:highlight w:val="none"/>
              </w:rPr>
            </w:pPr>
            <w:r>
              <w:rPr>
                <w:rFonts w:ascii="宋体" w:hAnsi="宋体"/>
                <w:color w:val="auto"/>
                <w:sz w:val="18"/>
                <w:szCs w:val="18"/>
                <w:highlight w:val="none"/>
              </w:rPr>
              <w:t>04:</w:t>
            </w:r>
            <w:r>
              <w:rPr>
                <w:rFonts w:hint="eastAsia" w:ascii="宋体" w:hAnsi="宋体"/>
                <w:color w:val="auto"/>
                <w:sz w:val="18"/>
                <w:szCs w:val="18"/>
                <w:highlight w:val="none"/>
              </w:rPr>
              <w:t>AGM</w:t>
            </w:r>
          </w:p>
          <w:p w14:paraId="13914A4A">
            <w:pPr>
              <w:snapToGrid w:val="0"/>
              <w:spacing w:line="288" w:lineRule="auto"/>
              <w:rPr>
                <w:rFonts w:ascii="宋体" w:hAnsi="宋体"/>
                <w:color w:val="auto"/>
                <w:sz w:val="18"/>
                <w:szCs w:val="18"/>
                <w:highlight w:val="none"/>
              </w:rPr>
            </w:pPr>
            <w:r>
              <w:rPr>
                <w:rFonts w:ascii="宋体" w:hAnsi="宋体"/>
                <w:color w:val="auto"/>
                <w:sz w:val="18"/>
                <w:szCs w:val="18"/>
                <w:highlight w:val="none"/>
              </w:rPr>
              <w:t>05:ACC</w:t>
            </w:r>
          </w:p>
          <w:p w14:paraId="2C1F2171">
            <w:pPr>
              <w:snapToGrid w:val="0"/>
              <w:spacing w:line="288" w:lineRule="auto"/>
              <w:rPr>
                <w:rFonts w:ascii="宋体" w:hAnsi="宋体"/>
                <w:color w:val="auto"/>
                <w:sz w:val="18"/>
                <w:szCs w:val="18"/>
                <w:highlight w:val="none"/>
              </w:rPr>
            </w:pPr>
            <w:r>
              <w:rPr>
                <w:rFonts w:ascii="宋体" w:hAnsi="宋体"/>
                <w:color w:val="auto"/>
                <w:sz w:val="18"/>
                <w:szCs w:val="18"/>
                <w:highlight w:val="none"/>
              </w:rPr>
              <w:t>06:ITP</w:t>
            </w:r>
          </w:p>
          <w:p w14:paraId="56BD9A68">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07:STT</w:t>
            </w:r>
          </w:p>
          <w:p w14:paraId="0AC3ABF4">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其他</w:t>
            </w:r>
            <w:r>
              <w:rPr>
                <w:rFonts w:ascii="宋体" w:hAnsi="宋体"/>
                <w:color w:val="auto"/>
                <w:sz w:val="18"/>
                <w:szCs w:val="18"/>
                <w:highlight w:val="none"/>
              </w:rPr>
              <w:t>预留</w:t>
            </w:r>
          </w:p>
        </w:tc>
      </w:tr>
      <w:tr w14:paraId="02157ED8">
        <w:trPr>
          <w:wBefore w:w="0" w:type="dxa"/>
          <w:jc w:val="center"/>
        </w:trPr>
        <w:tc>
          <w:tcPr>
            <w:tcW w:w="2840" w:type="dxa"/>
            <w:noWrap w:val="0"/>
            <w:vAlign w:val="top"/>
          </w:tcPr>
          <w:p w14:paraId="5D615DB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charset</w:t>
            </w:r>
          </w:p>
        </w:tc>
        <w:tc>
          <w:tcPr>
            <w:tcW w:w="2841" w:type="dxa"/>
            <w:noWrap w:val="0"/>
            <w:vAlign w:val="top"/>
          </w:tcPr>
          <w:p w14:paraId="3FF96D3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6BBC39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入参字符集：UTF-8</w:t>
            </w:r>
          </w:p>
        </w:tc>
      </w:tr>
      <w:tr w14:paraId="4009FA15">
        <w:trPr>
          <w:wBefore w:w="0" w:type="dxa"/>
          <w:jc w:val="center"/>
        </w:trPr>
        <w:tc>
          <w:tcPr>
            <w:tcW w:w="2840" w:type="dxa"/>
            <w:noWrap w:val="0"/>
            <w:vAlign w:val="top"/>
          </w:tcPr>
          <w:p w14:paraId="3B9A2A44">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format</w:t>
            </w:r>
          </w:p>
        </w:tc>
        <w:tc>
          <w:tcPr>
            <w:tcW w:w="2841" w:type="dxa"/>
            <w:noWrap w:val="0"/>
            <w:vAlign w:val="top"/>
          </w:tcPr>
          <w:p w14:paraId="21E2360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41A9A4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数据格式：json</w:t>
            </w:r>
          </w:p>
        </w:tc>
      </w:tr>
      <w:tr w14:paraId="7F56555E">
        <w:trPr>
          <w:wBefore w:w="0" w:type="dxa"/>
          <w:jc w:val="center"/>
        </w:trPr>
        <w:tc>
          <w:tcPr>
            <w:tcW w:w="2840" w:type="dxa"/>
            <w:noWrap w:val="0"/>
            <w:vAlign w:val="top"/>
          </w:tcPr>
          <w:p w14:paraId="5C931EC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w:t>
            </w:r>
            <w:r>
              <w:rPr>
                <w:rFonts w:ascii="宋体" w:hAnsi="宋体" w:cs="微软雅黑"/>
                <w:color w:val="auto"/>
                <w:sz w:val="18"/>
                <w:szCs w:val="18"/>
                <w:highlight w:val="none"/>
              </w:rPr>
              <w:t>imestamp</w:t>
            </w:r>
          </w:p>
        </w:tc>
        <w:tc>
          <w:tcPr>
            <w:tcW w:w="2841" w:type="dxa"/>
            <w:noWrap w:val="0"/>
            <w:vAlign w:val="top"/>
          </w:tcPr>
          <w:p w14:paraId="06227E4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31F791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请求时间，格式如：</w:t>
            </w:r>
          </w:p>
          <w:p w14:paraId="5EE1D15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YYYYMMDDHHMMSS</w:t>
            </w:r>
          </w:p>
        </w:tc>
      </w:tr>
      <w:tr w14:paraId="6F2FA0BF">
        <w:trPr>
          <w:wBefore w:w="0" w:type="dxa"/>
          <w:jc w:val="center"/>
        </w:trPr>
        <w:tc>
          <w:tcPr>
            <w:tcW w:w="2840" w:type="dxa"/>
            <w:noWrap w:val="0"/>
            <w:vAlign w:val="top"/>
          </w:tcPr>
          <w:p w14:paraId="29FC717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deviceId</w:t>
            </w:r>
          </w:p>
        </w:tc>
        <w:tc>
          <w:tcPr>
            <w:tcW w:w="2841" w:type="dxa"/>
            <w:noWrap w:val="0"/>
            <w:vAlign w:val="top"/>
          </w:tcPr>
          <w:p w14:paraId="3925607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B20B77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设备</w:t>
            </w:r>
            <w:r>
              <w:rPr>
                <w:rFonts w:ascii="宋体" w:hAnsi="宋体" w:cs="微软雅黑"/>
                <w:color w:val="auto"/>
                <w:sz w:val="18"/>
                <w:szCs w:val="18"/>
                <w:highlight w:val="none"/>
              </w:rPr>
              <w:t>编码</w:t>
            </w:r>
          </w:p>
        </w:tc>
      </w:tr>
      <w:tr w14:paraId="777BE89B">
        <w:trPr>
          <w:wBefore w:w="0" w:type="dxa"/>
          <w:jc w:val="center"/>
        </w:trPr>
        <w:tc>
          <w:tcPr>
            <w:tcW w:w="2840" w:type="dxa"/>
            <w:noWrap w:val="0"/>
            <w:vAlign w:val="top"/>
          </w:tcPr>
          <w:p w14:paraId="7A1CBBF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signType</w:t>
            </w:r>
          </w:p>
        </w:tc>
        <w:tc>
          <w:tcPr>
            <w:tcW w:w="2841" w:type="dxa"/>
            <w:noWrap w:val="0"/>
            <w:vAlign w:val="top"/>
          </w:tcPr>
          <w:p w14:paraId="1203A92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D520D5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00</w:t>
            </w:r>
            <w:r>
              <w:rPr>
                <w:rFonts w:hint="eastAsia" w:ascii="宋体" w:hAnsi="宋体" w:cs="微软雅黑"/>
                <w:color w:val="auto"/>
                <w:sz w:val="18"/>
                <w:szCs w:val="18"/>
                <w:highlight w:val="none"/>
              </w:rPr>
              <w:t>：不签名</w:t>
            </w:r>
          </w:p>
          <w:p w14:paraId="147342B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01</w:t>
            </w:r>
            <w:r>
              <w:rPr>
                <w:rFonts w:hint="eastAsia" w:ascii="宋体" w:hAnsi="宋体" w:cs="微软雅黑"/>
                <w:color w:val="auto"/>
                <w:sz w:val="18"/>
                <w:szCs w:val="18"/>
                <w:highlight w:val="none"/>
              </w:rPr>
              <w:t>：sha1withrsa</w:t>
            </w:r>
          </w:p>
          <w:p w14:paraId="6CE384E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02</w:t>
            </w:r>
            <w:r>
              <w:rPr>
                <w:rFonts w:hint="eastAsia" w:ascii="宋体" w:hAnsi="宋体" w:cs="微软雅黑"/>
                <w:color w:val="auto"/>
                <w:sz w:val="18"/>
                <w:szCs w:val="18"/>
                <w:highlight w:val="none"/>
              </w:rPr>
              <w:t>：MD5</w:t>
            </w:r>
          </w:p>
        </w:tc>
      </w:tr>
      <w:tr w14:paraId="0F54BE10">
        <w:trPr>
          <w:wBefore w:w="0" w:type="dxa"/>
          <w:jc w:val="center"/>
        </w:trPr>
        <w:tc>
          <w:tcPr>
            <w:tcW w:w="2840" w:type="dxa"/>
            <w:noWrap w:val="0"/>
            <w:vAlign w:val="top"/>
          </w:tcPr>
          <w:p w14:paraId="65B564B3">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w:t>
            </w:r>
          </w:p>
        </w:tc>
        <w:tc>
          <w:tcPr>
            <w:tcW w:w="2841" w:type="dxa"/>
            <w:noWrap w:val="0"/>
            <w:vAlign w:val="top"/>
          </w:tcPr>
          <w:p w14:paraId="28DDD52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D52F2E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签名</w:t>
            </w:r>
            <w:r>
              <w:rPr>
                <w:rFonts w:ascii="宋体" w:hAnsi="宋体" w:cs="微软雅黑"/>
                <w:color w:val="auto"/>
                <w:sz w:val="18"/>
                <w:szCs w:val="18"/>
                <w:highlight w:val="none"/>
              </w:rPr>
              <w:t>值</w:t>
            </w:r>
          </w:p>
        </w:tc>
      </w:tr>
      <w:tr w14:paraId="30414363">
        <w:trPr>
          <w:wBefore w:w="0" w:type="dxa"/>
          <w:jc w:val="center"/>
        </w:trPr>
        <w:tc>
          <w:tcPr>
            <w:tcW w:w="2840" w:type="dxa"/>
            <w:noWrap w:val="0"/>
            <w:vAlign w:val="top"/>
          </w:tcPr>
          <w:p w14:paraId="12E39C4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biz</w:t>
            </w:r>
            <w:r>
              <w:rPr>
                <w:rFonts w:ascii="宋体" w:hAnsi="宋体" w:cs="微软雅黑"/>
                <w:color w:val="auto"/>
                <w:sz w:val="18"/>
                <w:szCs w:val="18"/>
                <w:highlight w:val="none"/>
              </w:rPr>
              <w:t>D</w:t>
            </w:r>
            <w:r>
              <w:rPr>
                <w:rFonts w:hint="eastAsia" w:ascii="宋体" w:hAnsi="宋体" w:cs="微软雅黑"/>
                <w:color w:val="auto"/>
                <w:sz w:val="18"/>
                <w:szCs w:val="18"/>
                <w:highlight w:val="none"/>
              </w:rPr>
              <w:t>ata</w:t>
            </w:r>
          </w:p>
        </w:tc>
        <w:tc>
          <w:tcPr>
            <w:tcW w:w="2841" w:type="dxa"/>
            <w:noWrap w:val="0"/>
            <w:vAlign w:val="top"/>
          </w:tcPr>
          <w:p w14:paraId="579AB2D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Json</w:t>
            </w:r>
          </w:p>
        </w:tc>
        <w:tc>
          <w:tcPr>
            <w:tcW w:w="2841" w:type="dxa"/>
            <w:noWrap w:val="0"/>
            <w:vAlign w:val="top"/>
          </w:tcPr>
          <w:p w14:paraId="70C23D3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业务数据</w:t>
            </w:r>
          </w:p>
        </w:tc>
      </w:tr>
    </w:tbl>
    <w:p w14:paraId="6F84BF85">
      <w:pPr>
        <w:pStyle w:val="146"/>
        <w:spacing w:before="156" w:after="156"/>
        <w:rPr>
          <w:color w:val="auto"/>
          <w:highlight w:val="none"/>
        </w:rPr>
      </w:pPr>
      <w:bookmarkStart w:id="472" w:name="_Toc519178130"/>
      <w:r>
        <w:rPr>
          <w:rFonts w:hint="eastAsia"/>
          <w:color w:val="auto"/>
          <w:highlight w:val="none"/>
        </w:rPr>
        <w:t>行业</w:t>
      </w:r>
      <w:r>
        <w:rPr>
          <w:color w:val="auto"/>
          <w:highlight w:val="none"/>
        </w:rPr>
        <w:t>数据定义</w:t>
      </w:r>
      <w:bookmarkEnd w:id="472"/>
    </w:p>
    <w:p w14:paraId="7B750BED">
      <w:pPr>
        <w:pStyle w:val="146"/>
        <w:spacing w:before="156" w:after="156"/>
        <w:rPr>
          <w:color w:val="auto"/>
          <w:highlight w:val="none"/>
        </w:rPr>
      </w:pPr>
      <w:bookmarkStart w:id="473" w:name="_Toc519178131"/>
      <w:r>
        <w:rPr>
          <w:rFonts w:hint="eastAsia"/>
          <w:color w:val="auto"/>
          <w:highlight w:val="none"/>
        </w:rPr>
        <w:t>错误</w:t>
      </w:r>
      <w:r>
        <w:rPr>
          <w:color w:val="auto"/>
          <w:highlight w:val="none"/>
        </w:rPr>
        <w:t>代码</w:t>
      </w:r>
      <w:bookmarkEnd w:id="473"/>
    </w:p>
    <w:p w14:paraId="3BCEF583">
      <w:pPr>
        <w:pStyle w:val="41"/>
        <w:rPr>
          <w:color w:val="auto"/>
          <w:highlight w:val="none"/>
        </w:rPr>
      </w:pPr>
      <w:r>
        <w:rPr>
          <w:rFonts w:hint="eastAsia"/>
          <w:color w:val="auto"/>
          <w:highlight w:val="none"/>
        </w:rPr>
        <w:t>错误代码详见表9</w:t>
      </w:r>
      <w:r>
        <w:rPr>
          <w:color w:val="auto"/>
          <w:highlight w:val="none"/>
        </w:rPr>
        <w:t>2</w:t>
      </w:r>
      <w:r>
        <w:rPr>
          <w:rFonts w:hint="eastAsia"/>
          <w:color w:val="auto"/>
          <w:highlight w:val="none"/>
        </w:rPr>
        <w:t>。</w:t>
      </w:r>
    </w:p>
    <w:p w14:paraId="1C1C99E8">
      <w:pPr>
        <w:pStyle w:val="160"/>
        <w:rPr>
          <w:color w:val="auto"/>
          <w:highlight w:val="none"/>
        </w:rPr>
      </w:pPr>
      <w:r>
        <w:rPr>
          <w:rFonts w:hint="eastAsia"/>
          <w:color w:val="auto"/>
          <w:highlight w:val="none"/>
        </w:rPr>
        <w:t>错误代码列表</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6402"/>
      </w:tblGrid>
      <w:tr w14:paraId="1A13F432">
        <w:trPr>
          <w:wBefore w:w="0" w:type="dxa"/>
          <w:jc w:val="center"/>
        </w:trPr>
        <w:tc>
          <w:tcPr>
            <w:tcW w:w="1393" w:type="dxa"/>
            <w:noWrap w:val="0"/>
            <w:vAlign w:val="top"/>
          </w:tcPr>
          <w:p w14:paraId="46358217">
            <w:pPr>
              <w:jc w:val="center"/>
              <w:rPr>
                <w:rFonts w:ascii="宋体" w:hAnsi="宋体" w:cs="宋体"/>
                <w:color w:val="auto"/>
                <w:sz w:val="18"/>
                <w:szCs w:val="18"/>
                <w:highlight w:val="none"/>
              </w:rPr>
            </w:pPr>
            <w:r>
              <w:rPr>
                <w:rFonts w:hint="eastAsia" w:ascii="宋体" w:hAnsi="宋体" w:cs="宋体"/>
                <w:color w:val="auto"/>
                <w:sz w:val="18"/>
                <w:szCs w:val="18"/>
                <w:highlight w:val="none"/>
              </w:rPr>
              <w:t>定义</w:t>
            </w:r>
          </w:p>
        </w:tc>
        <w:tc>
          <w:tcPr>
            <w:tcW w:w="6402" w:type="dxa"/>
            <w:noWrap w:val="0"/>
            <w:vAlign w:val="top"/>
          </w:tcPr>
          <w:p w14:paraId="1B80C201">
            <w:pPr>
              <w:jc w:val="center"/>
              <w:rPr>
                <w:rFonts w:ascii="宋体" w:hAnsi="宋体" w:cs="宋体"/>
                <w:color w:val="auto"/>
                <w:sz w:val="18"/>
                <w:szCs w:val="18"/>
                <w:highlight w:val="none"/>
              </w:rPr>
            </w:pPr>
            <w:r>
              <w:rPr>
                <w:rFonts w:hint="eastAsia" w:ascii="宋体" w:hAnsi="宋体" w:cs="宋体"/>
                <w:color w:val="auto"/>
                <w:sz w:val="18"/>
                <w:szCs w:val="18"/>
                <w:highlight w:val="none"/>
              </w:rPr>
              <w:t>含义</w:t>
            </w:r>
          </w:p>
        </w:tc>
      </w:tr>
      <w:tr w14:paraId="43CB3A08">
        <w:trPr>
          <w:wBefore w:w="0" w:type="dxa"/>
          <w:trHeight w:val="510" w:hRule="atLeast"/>
          <w:jc w:val="center"/>
        </w:trPr>
        <w:tc>
          <w:tcPr>
            <w:tcW w:w="1393" w:type="dxa"/>
            <w:noWrap w:val="0"/>
            <w:vAlign w:val="center"/>
          </w:tcPr>
          <w:p w14:paraId="122217F3">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0000</w:t>
            </w:r>
          </w:p>
        </w:tc>
        <w:tc>
          <w:tcPr>
            <w:tcW w:w="6402" w:type="dxa"/>
            <w:noWrap w:val="0"/>
            <w:vAlign w:val="center"/>
          </w:tcPr>
          <w:p w14:paraId="4BB44A29">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成功</w:t>
            </w:r>
          </w:p>
        </w:tc>
      </w:tr>
      <w:tr w14:paraId="1754060E">
        <w:trPr>
          <w:wBefore w:w="0" w:type="dxa"/>
          <w:jc w:val="center"/>
        </w:trPr>
        <w:tc>
          <w:tcPr>
            <w:tcW w:w="1393" w:type="dxa"/>
            <w:noWrap w:val="0"/>
            <w:vAlign w:val="center"/>
          </w:tcPr>
          <w:p w14:paraId="2F370123">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9999</w:t>
            </w:r>
          </w:p>
        </w:tc>
        <w:tc>
          <w:tcPr>
            <w:tcW w:w="6402" w:type="dxa"/>
            <w:noWrap w:val="0"/>
            <w:vAlign w:val="center"/>
          </w:tcPr>
          <w:p w14:paraId="4A615006">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失败</w:t>
            </w:r>
          </w:p>
        </w:tc>
      </w:tr>
      <w:tr w14:paraId="17F30F09">
        <w:trPr>
          <w:wBefore w:w="0" w:type="dxa"/>
          <w:jc w:val="center"/>
        </w:trPr>
        <w:tc>
          <w:tcPr>
            <w:tcW w:w="1393" w:type="dxa"/>
            <w:noWrap w:val="0"/>
            <w:vAlign w:val="center"/>
          </w:tcPr>
          <w:p w14:paraId="4B868480">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9001</w:t>
            </w:r>
          </w:p>
        </w:tc>
        <w:tc>
          <w:tcPr>
            <w:tcW w:w="6402" w:type="dxa"/>
            <w:noWrap w:val="0"/>
            <w:vAlign w:val="center"/>
          </w:tcPr>
          <w:p w14:paraId="0D495FE1">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系统内部错误</w:t>
            </w:r>
          </w:p>
        </w:tc>
      </w:tr>
      <w:tr w14:paraId="40C75AFF">
        <w:trPr>
          <w:wBefore w:w="0" w:type="dxa"/>
          <w:jc w:val="center"/>
        </w:trPr>
        <w:tc>
          <w:tcPr>
            <w:tcW w:w="1393" w:type="dxa"/>
            <w:noWrap w:val="0"/>
            <w:vAlign w:val="center"/>
          </w:tcPr>
          <w:p w14:paraId="1495D0B3">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8001</w:t>
            </w:r>
          </w:p>
        </w:tc>
        <w:tc>
          <w:tcPr>
            <w:tcW w:w="6402" w:type="dxa"/>
            <w:noWrap w:val="0"/>
            <w:vAlign w:val="center"/>
          </w:tcPr>
          <w:p w14:paraId="7EF72863">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无效的参数</w:t>
            </w:r>
          </w:p>
        </w:tc>
      </w:tr>
      <w:tr w14:paraId="586725E6">
        <w:trPr>
          <w:wBefore w:w="0" w:type="dxa"/>
          <w:jc w:val="center"/>
        </w:trPr>
        <w:tc>
          <w:tcPr>
            <w:tcW w:w="1393" w:type="dxa"/>
            <w:noWrap w:val="0"/>
            <w:vAlign w:val="center"/>
          </w:tcPr>
          <w:p w14:paraId="3272C6E3">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8002</w:t>
            </w:r>
          </w:p>
        </w:tc>
        <w:tc>
          <w:tcPr>
            <w:tcW w:w="6402" w:type="dxa"/>
            <w:noWrap w:val="0"/>
            <w:vAlign w:val="center"/>
          </w:tcPr>
          <w:p w14:paraId="5E380005">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已发卡</w:t>
            </w:r>
          </w:p>
        </w:tc>
      </w:tr>
      <w:tr w14:paraId="65C7720B">
        <w:trPr>
          <w:wBefore w:w="0" w:type="dxa"/>
          <w:jc w:val="center"/>
        </w:trPr>
        <w:tc>
          <w:tcPr>
            <w:tcW w:w="1393" w:type="dxa"/>
            <w:noWrap w:val="0"/>
            <w:vAlign w:val="center"/>
          </w:tcPr>
          <w:p w14:paraId="7CBC88BE">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8003</w:t>
            </w:r>
          </w:p>
        </w:tc>
        <w:tc>
          <w:tcPr>
            <w:tcW w:w="6402" w:type="dxa"/>
            <w:noWrap w:val="0"/>
            <w:vAlign w:val="center"/>
          </w:tcPr>
          <w:p w14:paraId="6E0E86A9">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暂无卡数据资源</w:t>
            </w:r>
          </w:p>
        </w:tc>
      </w:tr>
      <w:tr w14:paraId="513590C9">
        <w:trPr>
          <w:wBefore w:w="0" w:type="dxa"/>
          <w:jc w:val="center"/>
        </w:trPr>
        <w:tc>
          <w:tcPr>
            <w:tcW w:w="1393" w:type="dxa"/>
            <w:noWrap w:val="0"/>
            <w:vAlign w:val="center"/>
          </w:tcPr>
          <w:p w14:paraId="3AEFDCC9">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8004</w:t>
            </w:r>
          </w:p>
        </w:tc>
        <w:tc>
          <w:tcPr>
            <w:tcW w:w="6402" w:type="dxa"/>
            <w:noWrap w:val="0"/>
            <w:vAlign w:val="center"/>
          </w:tcPr>
          <w:p w14:paraId="31DB1833">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没有账号卡片数据</w:t>
            </w:r>
          </w:p>
        </w:tc>
      </w:tr>
      <w:tr w14:paraId="4B07BE72">
        <w:trPr>
          <w:wBefore w:w="0" w:type="dxa"/>
          <w:jc w:val="center"/>
        </w:trPr>
        <w:tc>
          <w:tcPr>
            <w:tcW w:w="1393" w:type="dxa"/>
            <w:noWrap w:val="0"/>
            <w:vAlign w:val="center"/>
          </w:tcPr>
          <w:p w14:paraId="21AB5BCC">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8005</w:t>
            </w:r>
          </w:p>
        </w:tc>
        <w:tc>
          <w:tcPr>
            <w:tcW w:w="6402" w:type="dxa"/>
            <w:noWrap w:val="0"/>
            <w:vAlign w:val="center"/>
          </w:tcPr>
          <w:p w14:paraId="433E51DE">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您已进入黑名单请联系客服</w:t>
            </w:r>
          </w:p>
        </w:tc>
      </w:tr>
      <w:tr w14:paraId="6D7EA540">
        <w:trPr>
          <w:wBefore w:w="0" w:type="dxa"/>
          <w:jc w:val="center"/>
        </w:trPr>
        <w:tc>
          <w:tcPr>
            <w:tcW w:w="1393" w:type="dxa"/>
            <w:noWrap w:val="0"/>
            <w:vAlign w:val="center"/>
          </w:tcPr>
          <w:p w14:paraId="0C7B418E">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8006</w:t>
            </w:r>
          </w:p>
        </w:tc>
        <w:tc>
          <w:tcPr>
            <w:tcW w:w="6402" w:type="dxa"/>
            <w:noWrap w:val="0"/>
            <w:vAlign w:val="center"/>
          </w:tcPr>
          <w:p w14:paraId="1D8077BE">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账号和卡号不匹配</w:t>
            </w:r>
          </w:p>
        </w:tc>
      </w:tr>
      <w:tr w14:paraId="5CC59B65">
        <w:trPr>
          <w:wBefore w:w="0" w:type="dxa"/>
          <w:jc w:val="center"/>
        </w:trPr>
        <w:tc>
          <w:tcPr>
            <w:tcW w:w="1393" w:type="dxa"/>
            <w:noWrap w:val="0"/>
            <w:vAlign w:val="center"/>
          </w:tcPr>
          <w:p w14:paraId="40BBBD0A">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8007</w:t>
            </w:r>
          </w:p>
        </w:tc>
        <w:tc>
          <w:tcPr>
            <w:tcW w:w="6402" w:type="dxa"/>
            <w:noWrap w:val="0"/>
            <w:vAlign w:val="center"/>
          </w:tcPr>
          <w:p w14:paraId="0E511E68">
            <w:pPr>
              <w:widowControl/>
              <w:jc w:val="left"/>
              <w:textAlignment w:val="center"/>
              <w:rPr>
                <w:rFonts w:ascii="宋体" w:hAnsi="宋体" w:cs="宋体"/>
                <w:color w:val="auto"/>
                <w:sz w:val="18"/>
                <w:szCs w:val="18"/>
                <w:highlight w:val="none"/>
              </w:rPr>
            </w:pPr>
            <w:r>
              <w:rPr>
                <w:rFonts w:hint="eastAsia" w:ascii="宋体" w:hAnsi="宋体" w:cs="宋体"/>
                <w:color w:val="auto"/>
                <w:kern w:val="0"/>
                <w:sz w:val="18"/>
                <w:szCs w:val="18"/>
                <w:highlight w:val="none"/>
                <w:lang w:bidi="ar"/>
              </w:rPr>
              <w:t>服务提供商不可用</w:t>
            </w:r>
          </w:p>
        </w:tc>
      </w:tr>
      <w:tr w14:paraId="217FDDCF">
        <w:trPr>
          <w:wBefore w:w="0" w:type="dxa"/>
          <w:jc w:val="center"/>
        </w:trPr>
        <w:tc>
          <w:tcPr>
            <w:tcW w:w="1393" w:type="dxa"/>
            <w:noWrap w:val="0"/>
            <w:vAlign w:val="center"/>
          </w:tcPr>
          <w:p w14:paraId="10797BCF">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8008</w:t>
            </w:r>
          </w:p>
        </w:tc>
        <w:tc>
          <w:tcPr>
            <w:tcW w:w="6402" w:type="dxa"/>
            <w:noWrap w:val="0"/>
            <w:vAlign w:val="center"/>
          </w:tcPr>
          <w:p w14:paraId="6BEC8B6E">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解约审核中</w:t>
            </w:r>
          </w:p>
        </w:tc>
      </w:tr>
      <w:tr w14:paraId="1F4FAA07">
        <w:trPr>
          <w:wBefore w:w="0" w:type="dxa"/>
          <w:jc w:val="center"/>
        </w:trPr>
        <w:tc>
          <w:tcPr>
            <w:tcW w:w="1393" w:type="dxa"/>
            <w:noWrap w:val="0"/>
            <w:vAlign w:val="center"/>
          </w:tcPr>
          <w:p w14:paraId="121AC4E8">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8009</w:t>
            </w:r>
          </w:p>
        </w:tc>
        <w:tc>
          <w:tcPr>
            <w:tcW w:w="6402" w:type="dxa"/>
            <w:noWrap w:val="0"/>
            <w:vAlign w:val="center"/>
          </w:tcPr>
          <w:p w14:paraId="7E6D76C8">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ITP无可用CA证书</w:t>
            </w:r>
          </w:p>
        </w:tc>
      </w:tr>
      <w:tr w14:paraId="1AC03529">
        <w:trPr>
          <w:wBefore w:w="0" w:type="dxa"/>
          <w:jc w:val="center"/>
        </w:trPr>
        <w:tc>
          <w:tcPr>
            <w:tcW w:w="1393" w:type="dxa"/>
            <w:noWrap w:val="0"/>
            <w:vAlign w:val="center"/>
          </w:tcPr>
          <w:p w14:paraId="77CDC421">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8010</w:t>
            </w:r>
          </w:p>
        </w:tc>
        <w:tc>
          <w:tcPr>
            <w:tcW w:w="6402" w:type="dxa"/>
            <w:noWrap w:val="0"/>
            <w:vAlign w:val="center"/>
          </w:tcPr>
          <w:p w14:paraId="22F76179">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请勿重复签约</w:t>
            </w:r>
          </w:p>
        </w:tc>
      </w:tr>
      <w:tr w14:paraId="4198A373">
        <w:trPr>
          <w:wBefore w:w="0" w:type="dxa"/>
          <w:jc w:val="center"/>
        </w:trPr>
        <w:tc>
          <w:tcPr>
            <w:tcW w:w="1393" w:type="dxa"/>
            <w:noWrap w:val="0"/>
            <w:vAlign w:val="center"/>
          </w:tcPr>
          <w:p w14:paraId="3416829E">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8011</w:t>
            </w:r>
          </w:p>
        </w:tc>
        <w:tc>
          <w:tcPr>
            <w:tcW w:w="6402" w:type="dxa"/>
            <w:noWrap w:val="0"/>
            <w:vAlign w:val="center"/>
          </w:tcPr>
          <w:p w14:paraId="3BC96439">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用户未签约</w:t>
            </w:r>
          </w:p>
        </w:tc>
      </w:tr>
      <w:tr w14:paraId="75158A4C">
        <w:trPr>
          <w:wBefore w:w="0" w:type="dxa"/>
          <w:jc w:val="center"/>
        </w:trPr>
        <w:tc>
          <w:tcPr>
            <w:tcW w:w="1393" w:type="dxa"/>
            <w:noWrap w:val="0"/>
            <w:vAlign w:val="center"/>
          </w:tcPr>
          <w:p w14:paraId="2AA1991E">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8012</w:t>
            </w:r>
          </w:p>
        </w:tc>
        <w:tc>
          <w:tcPr>
            <w:tcW w:w="6402" w:type="dxa"/>
            <w:noWrap w:val="0"/>
            <w:vAlign w:val="center"/>
          </w:tcPr>
          <w:p w14:paraId="08D43EAC">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解除签约</w:t>
            </w:r>
          </w:p>
        </w:tc>
      </w:tr>
      <w:tr w14:paraId="05060254">
        <w:trPr>
          <w:wBefore w:w="0" w:type="dxa"/>
          <w:jc w:val="center"/>
        </w:trPr>
        <w:tc>
          <w:tcPr>
            <w:tcW w:w="1393" w:type="dxa"/>
            <w:noWrap w:val="0"/>
            <w:vAlign w:val="center"/>
          </w:tcPr>
          <w:p w14:paraId="116BFC57">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8013</w:t>
            </w:r>
          </w:p>
        </w:tc>
        <w:tc>
          <w:tcPr>
            <w:tcW w:w="6402" w:type="dxa"/>
            <w:noWrap w:val="0"/>
            <w:vAlign w:val="center"/>
          </w:tcPr>
          <w:p w14:paraId="09FBC208">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不允许解约默认支付渠道</w:t>
            </w:r>
          </w:p>
        </w:tc>
      </w:tr>
      <w:tr w14:paraId="0EB69242">
        <w:trPr>
          <w:wBefore w:w="0" w:type="dxa"/>
          <w:jc w:val="center"/>
        </w:trPr>
        <w:tc>
          <w:tcPr>
            <w:tcW w:w="1393" w:type="dxa"/>
            <w:noWrap w:val="0"/>
            <w:vAlign w:val="center"/>
          </w:tcPr>
          <w:p w14:paraId="42C1E081">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8014</w:t>
            </w:r>
          </w:p>
        </w:tc>
        <w:tc>
          <w:tcPr>
            <w:tcW w:w="6402" w:type="dxa"/>
            <w:noWrap w:val="0"/>
            <w:vAlign w:val="center"/>
          </w:tcPr>
          <w:p w14:paraId="1484385B">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无效的签约数据</w:t>
            </w:r>
          </w:p>
        </w:tc>
      </w:tr>
      <w:tr w14:paraId="762ED960">
        <w:trPr>
          <w:wBefore w:w="0" w:type="dxa"/>
          <w:jc w:val="center"/>
        </w:trPr>
        <w:tc>
          <w:tcPr>
            <w:tcW w:w="1393" w:type="dxa"/>
            <w:noWrap w:val="0"/>
            <w:vAlign w:val="center"/>
          </w:tcPr>
          <w:p w14:paraId="509CE180">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8021</w:t>
            </w:r>
          </w:p>
        </w:tc>
        <w:tc>
          <w:tcPr>
            <w:tcW w:w="6402" w:type="dxa"/>
            <w:noWrap w:val="0"/>
            <w:vAlign w:val="center"/>
          </w:tcPr>
          <w:p w14:paraId="591F6E1E">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请勿重复添加支付渠道</w:t>
            </w:r>
          </w:p>
        </w:tc>
      </w:tr>
      <w:tr w14:paraId="06B5675B">
        <w:trPr>
          <w:wBefore w:w="0" w:type="dxa"/>
          <w:jc w:val="center"/>
        </w:trPr>
        <w:tc>
          <w:tcPr>
            <w:tcW w:w="1393" w:type="dxa"/>
            <w:noWrap w:val="0"/>
            <w:vAlign w:val="center"/>
          </w:tcPr>
          <w:p w14:paraId="08A08227">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8180</w:t>
            </w:r>
          </w:p>
        </w:tc>
        <w:tc>
          <w:tcPr>
            <w:tcW w:w="6402" w:type="dxa"/>
            <w:noWrap w:val="0"/>
            <w:vAlign w:val="center"/>
          </w:tcPr>
          <w:p w14:paraId="0EC8ED0E">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该订单不能退款</w:t>
            </w:r>
          </w:p>
        </w:tc>
      </w:tr>
      <w:tr w14:paraId="73D7F74A">
        <w:trPr>
          <w:wBefore w:w="0" w:type="dxa"/>
          <w:jc w:val="center"/>
        </w:trPr>
        <w:tc>
          <w:tcPr>
            <w:tcW w:w="1393" w:type="dxa"/>
            <w:noWrap w:val="0"/>
            <w:vAlign w:val="center"/>
          </w:tcPr>
          <w:p w14:paraId="2FA8939B">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8181</w:t>
            </w:r>
          </w:p>
        </w:tc>
        <w:tc>
          <w:tcPr>
            <w:tcW w:w="6402" w:type="dxa"/>
            <w:noWrap w:val="0"/>
            <w:vAlign w:val="center"/>
          </w:tcPr>
          <w:p w14:paraId="79419354">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订单已支付成功，请勿重复支付</w:t>
            </w:r>
          </w:p>
        </w:tc>
      </w:tr>
      <w:tr w14:paraId="0E80E4B2">
        <w:trPr>
          <w:wBefore w:w="0" w:type="dxa"/>
          <w:jc w:val="center"/>
        </w:trPr>
        <w:tc>
          <w:tcPr>
            <w:tcW w:w="1393" w:type="dxa"/>
            <w:noWrap w:val="0"/>
            <w:vAlign w:val="center"/>
          </w:tcPr>
          <w:p w14:paraId="47DBA6D9">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8182</w:t>
            </w:r>
          </w:p>
        </w:tc>
        <w:tc>
          <w:tcPr>
            <w:tcW w:w="6402" w:type="dxa"/>
            <w:noWrap w:val="0"/>
            <w:vAlign w:val="center"/>
          </w:tcPr>
          <w:p w14:paraId="1C8BE16F">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订单已关闭，请重新创建订单</w:t>
            </w:r>
          </w:p>
        </w:tc>
      </w:tr>
      <w:tr w14:paraId="4ED869DA">
        <w:trPr>
          <w:wBefore w:w="0" w:type="dxa"/>
          <w:jc w:val="center"/>
        </w:trPr>
        <w:tc>
          <w:tcPr>
            <w:tcW w:w="1393" w:type="dxa"/>
            <w:noWrap w:val="0"/>
            <w:vAlign w:val="center"/>
          </w:tcPr>
          <w:p w14:paraId="353E282E">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8183</w:t>
            </w:r>
          </w:p>
        </w:tc>
        <w:tc>
          <w:tcPr>
            <w:tcW w:w="6402" w:type="dxa"/>
            <w:noWrap w:val="0"/>
            <w:vAlign w:val="center"/>
          </w:tcPr>
          <w:p w14:paraId="0926CD65">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订单无法激活</w:t>
            </w:r>
          </w:p>
        </w:tc>
      </w:tr>
      <w:tr w14:paraId="27DE021F">
        <w:trPr>
          <w:wBefore w:w="0" w:type="dxa"/>
          <w:jc w:val="center"/>
        </w:trPr>
        <w:tc>
          <w:tcPr>
            <w:tcW w:w="1393" w:type="dxa"/>
            <w:noWrap w:val="0"/>
            <w:vAlign w:val="center"/>
          </w:tcPr>
          <w:p w14:paraId="4AE41179">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8184</w:t>
            </w:r>
          </w:p>
        </w:tc>
        <w:tc>
          <w:tcPr>
            <w:tcW w:w="6402" w:type="dxa"/>
            <w:noWrap w:val="0"/>
            <w:vAlign w:val="center"/>
          </w:tcPr>
          <w:p w14:paraId="4281353E">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订单已激活</w:t>
            </w:r>
          </w:p>
        </w:tc>
      </w:tr>
      <w:tr w14:paraId="1806B9FE">
        <w:trPr>
          <w:wBefore w:w="0" w:type="dxa"/>
          <w:jc w:val="center"/>
        </w:trPr>
        <w:tc>
          <w:tcPr>
            <w:tcW w:w="1393" w:type="dxa"/>
            <w:noWrap w:val="0"/>
            <w:vAlign w:val="center"/>
          </w:tcPr>
          <w:p w14:paraId="5E285F72">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8300</w:t>
            </w:r>
          </w:p>
        </w:tc>
        <w:tc>
          <w:tcPr>
            <w:tcW w:w="6402" w:type="dxa"/>
            <w:noWrap w:val="0"/>
            <w:vAlign w:val="center"/>
          </w:tcPr>
          <w:p w14:paraId="75EC0558">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BOM处理交易，请联系客服</w:t>
            </w:r>
          </w:p>
        </w:tc>
      </w:tr>
      <w:tr w14:paraId="172B732D">
        <w:trPr>
          <w:wBefore w:w="0" w:type="dxa"/>
          <w:jc w:val="center"/>
        </w:trPr>
        <w:tc>
          <w:tcPr>
            <w:tcW w:w="1393" w:type="dxa"/>
            <w:noWrap w:val="0"/>
            <w:vAlign w:val="center"/>
          </w:tcPr>
          <w:p w14:paraId="624626D1">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8301</w:t>
            </w:r>
          </w:p>
        </w:tc>
        <w:tc>
          <w:tcPr>
            <w:tcW w:w="6402" w:type="dxa"/>
            <w:noWrap w:val="0"/>
            <w:vAlign w:val="center"/>
          </w:tcPr>
          <w:p w14:paraId="16A34DA4">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码状态正常，无需更新，请正常刷码</w:t>
            </w:r>
          </w:p>
        </w:tc>
      </w:tr>
      <w:tr w14:paraId="5543AD4C">
        <w:trPr>
          <w:wBefore w:w="0" w:type="dxa"/>
          <w:jc w:val="center"/>
        </w:trPr>
        <w:tc>
          <w:tcPr>
            <w:tcW w:w="1393" w:type="dxa"/>
            <w:noWrap w:val="0"/>
            <w:vAlign w:val="center"/>
          </w:tcPr>
          <w:p w14:paraId="0FC5870E">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8302</w:t>
            </w:r>
          </w:p>
        </w:tc>
        <w:tc>
          <w:tcPr>
            <w:tcW w:w="6402" w:type="dxa"/>
            <w:noWrap w:val="0"/>
            <w:vAlign w:val="center"/>
          </w:tcPr>
          <w:p w14:paraId="461440F1">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补出站成功，请刷码进站</w:t>
            </w:r>
          </w:p>
        </w:tc>
      </w:tr>
      <w:tr w14:paraId="0A96A091">
        <w:trPr>
          <w:wBefore w:w="0" w:type="dxa"/>
          <w:jc w:val="center"/>
        </w:trPr>
        <w:tc>
          <w:tcPr>
            <w:tcW w:w="1393" w:type="dxa"/>
            <w:noWrap w:val="0"/>
            <w:vAlign w:val="center"/>
          </w:tcPr>
          <w:p w14:paraId="1EE7FFE9">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8303</w:t>
            </w:r>
          </w:p>
        </w:tc>
        <w:tc>
          <w:tcPr>
            <w:tcW w:w="6402" w:type="dxa"/>
            <w:noWrap w:val="0"/>
            <w:vAlign w:val="center"/>
          </w:tcPr>
          <w:p w14:paraId="397BE022">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补进站成功，请刷码出站</w:t>
            </w:r>
          </w:p>
        </w:tc>
      </w:tr>
      <w:tr w14:paraId="6C104968">
        <w:trPr>
          <w:wBefore w:w="0" w:type="dxa"/>
          <w:jc w:val="center"/>
        </w:trPr>
        <w:tc>
          <w:tcPr>
            <w:tcW w:w="1393" w:type="dxa"/>
            <w:noWrap w:val="0"/>
            <w:vAlign w:val="center"/>
          </w:tcPr>
          <w:p w14:paraId="45D36CF9">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8304</w:t>
            </w:r>
          </w:p>
        </w:tc>
        <w:tc>
          <w:tcPr>
            <w:tcW w:w="6402" w:type="dxa"/>
            <w:noWrap w:val="0"/>
            <w:vAlign w:val="center"/>
          </w:tcPr>
          <w:p w14:paraId="3413F4B2">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无法自助补进出站，超过限制次数</w:t>
            </w:r>
          </w:p>
        </w:tc>
      </w:tr>
      <w:tr w14:paraId="19892244">
        <w:trPr>
          <w:wBefore w:w="0" w:type="dxa"/>
          <w:jc w:val="center"/>
        </w:trPr>
        <w:tc>
          <w:tcPr>
            <w:tcW w:w="1393" w:type="dxa"/>
            <w:noWrap w:val="0"/>
            <w:vAlign w:val="center"/>
          </w:tcPr>
          <w:p w14:paraId="14046A0B">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8311</w:t>
            </w:r>
          </w:p>
        </w:tc>
        <w:tc>
          <w:tcPr>
            <w:tcW w:w="6402" w:type="dxa"/>
            <w:noWrap w:val="0"/>
            <w:vAlign w:val="center"/>
          </w:tcPr>
          <w:p w14:paraId="2480D521">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BOM返回值状态异常</w:t>
            </w:r>
          </w:p>
        </w:tc>
      </w:tr>
      <w:tr w14:paraId="5B438CA4">
        <w:trPr>
          <w:wBefore w:w="0" w:type="dxa"/>
          <w:jc w:val="center"/>
        </w:trPr>
        <w:tc>
          <w:tcPr>
            <w:tcW w:w="1393" w:type="dxa"/>
            <w:noWrap w:val="0"/>
            <w:vAlign w:val="center"/>
          </w:tcPr>
          <w:p w14:paraId="50A39E25">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8312</w:t>
            </w:r>
          </w:p>
        </w:tc>
        <w:tc>
          <w:tcPr>
            <w:tcW w:w="6402" w:type="dxa"/>
            <w:noWrap w:val="0"/>
            <w:vAlign w:val="center"/>
          </w:tcPr>
          <w:p w14:paraId="0D98FCFF">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BOM返回值状态异常</w:t>
            </w:r>
          </w:p>
        </w:tc>
      </w:tr>
      <w:tr w14:paraId="7A64BFBB">
        <w:trPr>
          <w:wBefore w:w="0" w:type="dxa"/>
          <w:jc w:val="center"/>
        </w:trPr>
        <w:tc>
          <w:tcPr>
            <w:tcW w:w="1393" w:type="dxa"/>
            <w:noWrap w:val="0"/>
            <w:vAlign w:val="center"/>
          </w:tcPr>
          <w:p w14:paraId="6EB0EAEA">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8401</w:t>
            </w:r>
          </w:p>
        </w:tc>
        <w:tc>
          <w:tcPr>
            <w:tcW w:w="6402" w:type="dxa"/>
            <w:noWrap w:val="0"/>
            <w:vAlign w:val="center"/>
          </w:tcPr>
          <w:p w14:paraId="5EDF0F74">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AGM返回值状态异常</w:t>
            </w:r>
          </w:p>
        </w:tc>
      </w:tr>
      <w:tr w14:paraId="492B37E9">
        <w:trPr>
          <w:wBefore w:w="0" w:type="dxa"/>
          <w:jc w:val="center"/>
        </w:trPr>
        <w:tc>
          <w:tcPr>
            <w:tcW w:w="1393" w:type="dxa"/>
            <w:noWrap w:val="0"/>
            <w:vAlign w:val="center"/>
          </w:tcPr>
          <w:p w14:paraId="7AECDC9B">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8402</w:t>
            </w:r>
          </w:p>
        </w:tc>
        <w:tc>
          <w:tcPr>
            <w:tcW w:w="6402" w:type="dxa"/>
            <w:noWrap w:val="0"/>
            <w:vAlign w:val="center"/>
          </w:tcPr>
          <w:p w14:paraId="13882A83">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AGM返回值状态异常</w:t>
            </w:r>
          </w:p>
        </w:tc>
      </w:tr>
      <w:tr w14:paraId="78E61C8D">
        <w:trPr>
          <w:wBefore w:w="0" w:type="dxa"/>
          <w:jc w:val="center"/>
        </w:trPr>
        <w:tc>
          <w:tcPr>
            <w:tcW w:w="1393" w:type="dxa"/>
            <w:noWrap w:val="0"/>
            <w:vAlign w:val="center"/>
          </w:tcPr>
          <w:p w14:paraId="755262CF">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8501</w:t>
            </w:r>
          </w:p>
        </w:tc>
        <w:tc>
          <w:tcPr>
            <w:tcW w:w="6402" w:type="dxa"/>
            <w:noWrap w:val="0"/>
            <w:vAlign w:val="center"/>
          </w:tcPr>
          <w:p w14:paraId="1E595FE9">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ACC通讯异常</w:t>
            </w:r>
          </w:p>
        </w:tc>
      </w:tr>
      <w:tr w14:paraId="60855AB4">
        <w:trPr>
          <w:wBefore w:w="0" w:type="dxa"/>
          <w:jc w:val="center"/>
        </w:trPr>
        <w:tc>
          <w:tcPr>
            <w:tcW w:w="1393" w:type="dxa"/>
            <w:noWrap w:val="0"/>
            <w:vAlign w:val="center"/>
          </w:tcPr>
          <w:p w14:paraId="06A80DDC">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8502</w:t>
            </w:r>
          </w:p>
        </w:tc>
        <w:tc>
          <w:tcPr>
            <w:tcW w:w="6402" w:type="dxa"/>
            <w:noWrap w:val="0"/>
            <w:vAlign w:val="center"/>
          </w:tcPr>
          <w:p w14:paraId="7C890D31">
            <w:pPr>
              <w:widowControl/>
              <w:jc w:val="left"/>
              <w:textAlignment w:val="center"/>
              <w:rPr>
                <w:rFonts w:ascii="宋体" w:hAnsi="宋体" w:cs="宋体"/>
                <w:color w:val="auto"/>
                <w:kern w:val="0"/>
                <w:sz w:val="18"/>
                <w:szCs w:val="18"/>
                <w:highlight w:val="none"/>
                <w:lang w:bidi="ar"/>
              </w:rPr>
            </w:pPr>
            <w:r>
              <w:rPr>
                <w:rFonts w:hint="eastAsia" w:ascii="宋体" w:hAnsi="宋体" w:cs="宋体"/>
                <w:color w:val="auto"/>
                <w:kern w:val="0"/>
                <w:sz w:val="18"/>
                <w:szCs w:val="18"/>
                <w:highlight w:val="none"/>
                <w:lang w:bidi="ar"/>
              </w:rPr>
              <w:t>ACC返回值状态异常</w:t>
            </w:r>
          </w:p>
        </w:tc>
      </w:tr>
    </w:tbl>
    <w:p w14:paraId="78538704">
      <w:pPr>
        <w:pStyle w:val="146"/>
        <w:spacing w:before="156" w:after="156"/>
        <w:rPr>
          <w:color w:val="auto"/>
          <w:highlight w:val="none"/>
        </w:rPr>
      </w:pPr>
      <w:bookmarkStart w:id="474" w:name="_Toc519178132"/>
      <w:r>
        <w:rPr>
          <w:rFonts w:hint="eastAsia"/>
          <w:color w:val="auto"/>
          <w:highlight w:val="none"/>
        </w:rPr>
        <w:t>支付</w:t>
      </w:r>
      <w:r>
        <w:rPr>
          <w:color w:val="auto"/>
          <w:highlight w:val="none"/>
        </w:rPr>
        <w:t>通道编码</w:t>
      </w:r>
      <w:bookmarkEnd w:id="474"/>
    </w:p>
    <w:p w14:paraId="368B616B">
      <w:pPr>
        <w:pStyle w:val="41"/>
        <w:rPr>
          <w:color w:val="auto"/>
          <w:highlight w:val="none"/>
        </w:rPr>
      </w:pPr>
      <w:r>
        <w:rPr>
          <w:rFonts w:hint="eastAsia"/>
          <w:color w:val="auto"/>
          <w:highlight w:val="none"/>
        </w:rPr>
        <w:t>支付</w:t>
      </w:r>
      <w:r>
        <w:rPr>
          <w:color w:val="auto"/>
          <w:highlight w:val="none"/>
        </w:rPr>
        <w:t>通道编码</w:t>
      </w:r>
      <w:r>
        <w:rPr>
          <w:rFonts w:hint="eastAsia"/>
          <w:color w:val="auto"/>
          <w:highlight w:val="none"/>
        </w:rPr>
        <w:t>详见表9</w:t>
      </w:r>
      <w:r>
        <w:rPr>
          <w:color w:val="auto"/>
          <w:highlight w:val="none"/>
        </w:rPr>
        <w:t>3</w:t>
      </w:r>
      <w:r>
        <w:rPr>
          <w:rFonts w:hint="eastAsia"/>
          <w:color w:val="auto"/>
          <w:highlight w:val="none"/>
        </w:rPr>
        <w:t>。</w:t>
      </w:r>
    </w:p>
    <w:p w14:paraId="2963C38F">
      <w:pPr>
        <w:pStyle w:val="160"/>
        <w:rPr>
          <w:color w:val="auto"/>
          <w:highlight w:val="none"/>
        </w:rPr>
      </w:pPr>
      <w:r>
        <w:rPr>
          <w:rFonts w:hint="eastAsia"/>
          <w:color w:val="auto"/>
          <w:highlight w:val="none"/>
        </w:rPr>
        <w:t>支付</w:t>
      </w:r>
      <w:r>
        <w:rPr>
          <w:color w:val="auto"/>
          <w:highlight w:val="none"/>
        </w:rPr>
        <w:t>通道编码</w:t>
      </w:r>
      <w:r>
        <w:rPr>
          <w:rFonts w:hint="eastAsia"/>
          <w:color w:val="auto"/>
          <w:highlight w:val="none"/>
        </w:rPr>
        <w:t>列表</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2"/>
        <w:gridCol w:w="6587"/>
      </w:tblGrid>
      <w:tr w14:paraId="2298CD23">
        <w:trPr>
          <w:wBefore w:w="0" w:type="dxa"/>
          <w:jc w:val="center"/>
        </w:trPr>
        <w:tc>
          <w:tcPr>
            <w:tcW w:w="1932" w:type="dxa"/>
            <w:noWrap w:val="0"/>
            <w:vAlign w:val="top"/>
          </w:tcPr>
          <w:p w14:paraId="5F008903">
            <w:pPr>
              <w:jc w:val="center"/>
              <w:rPr>
                <w:rFonts w:ascii="宋体" w:hAnsi="宋体" w:cs="宋体"/>
                <w:color w:val="auto"/>
                <w:sz w:val="18"/>
                <w:szCs w:val="18"/>
                <w:highlight w:val="none"/>
              </w:rPr>
            </w:pPr>
            <w:r>
              <w:rPr>
                <w:rFonts w:hint="eastAsia" w:ascii="宋体" w:hAnsi="宋体" w:cs="宋体"/>
                <w:color w:val="auto"/>
                <w:sz w:val="18"/>
                <w:szCs w:val="18"/>
                <w:highlight w:val="none"/>
              </w:rPr>
              <w:t>定义</w:t>
            </w:r>
          </w:p>
        </w:tc>
        <w:tc>
          <w:tcPr>
            <w:tcW w:w="6587" w:type="dxa"/>
            <w:noWrap w:val="0"/>
            <w:vAlign w:val="top"/>
          </w:tcPr>
          <w:p w14:paraId="2A34E3E3">
            <w:pPr>
              <w:jc w:val="center"/>
              <w:rPr>
                <w:rFonts w:ascii="宋体" w:hAnsi="宋体" w:cs="宋体"/>
                <w:color w:val="auto"/>
                <w:sz w:val="18"/>
                <w:szCs w:val="18"/>
                <w:highlight w:val="none"/>
              </w:rPr>
            </w:pPr>
            <w:r>
              <w:rPr>
                <w:rFonts w:hint="eastAsia" w:ascii="宋体" w:hAnsi="宋体" w:cs="宋体"/>
                <w:color w:val="auto"/>
                <w:sz w:val="18"/>
                <w:szCs w:val="18"/>
                <w:highlight w:val="none"/>
              </w:rPr>
              <w:t>含义</w:t>
            </w:r>
          </w:p>
        </w:tc>
      </w:tr>
      <w:tr w14:paraId="6D9192D5">
        <w:trPr>
          <w:wBefore w:w="0" w:type="dxa"/>
          <w:trHeight w:val="389" w:hRule="atLeast"/>
          <w:jc w:val="center"/>
        </w:trPr>
        <w:tc>
          <w:tcPr>
            <w:tcW w:w="1932" w:type="dxa"/>
            <w:noWrap w:val="0"/>
            <w:vAlign w:val="center"/>
          </w:tcPr>
          <w:p w14:paraId="04D1E3E5">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03</w:t>
            </w:r>
          </w:p>
        </w:tc>
        <w:tc>
          <w:tcPr>
            <w:tcW w:w="6587" w:type="dxa"/>
            <w:noWrap w:val="0"/>
            <w:vAlign w:val="center"/>
          </w:tcPr>
          <w:p w14:paraId="25F04E4C">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支付宝支付</w:t>
            </w:r>
          </w:p>
        </w:tc>
      </w:tr>
      <w:tr w14:paraId="5C6F6E40">
        <w:trPr>
          <w:wBefore w:w="0" w:type="dxa"/>
          <w:jc w:val="center"/>
        </w:trPr>
        <w:tc>
          <w:tcPr>
            <w:tcW w:w="1932" w:type="dxa"/>
            <w:noWrap w:val="0"/>
            <w:vAlign w:val="center"/>
          </w:tcPr>
          <w:p w14:paraId="1385D7E2">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04</w:t>
            </w:r>
          </w:p>
        </w:tc>
        <w:tc>
          <w:tcPr>
            <w:tcW w:w="6587" w:type="dxa"/>
            <w:noWrap w:val="0"/>
            <w:vAlign w:val="center"/>
          </w:tcPr>
          <w:p w14:paraId="309FBD14">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微信</w:t>
            </w:r>
            <w:r>
              <w:rPr>
                <w:rFonts w:ascii="宋体" w:hAnsi="宋体" w:cs="宋体"/>
                <w:color w:val="auto"/>
                <w:sz w:val="18"/>
                <w:szCs w:val="18"/>
                <w:highlight w:val="none"/>
              </w:rPr>
              <w:t>支付</w:t>
            </w:r>
          </w:p>
        </w:tc>
      </w:tr>
      <w:tr w14:paraId="0F8794D7">
        <w:trPr>
          <w:wBefore w:w="0" w:type="dxa"/>
          <w:jc w:val="center"/>
        </w:trPr>
        <w:tc>
          <w:tcPr>
            <w:tcW w:w="1932" w:type="dxa"/>
            <w:noWrap w:val="0"/>
            <w:vAlign w:val="center"/>
          </w:tcPr>
          <w:p w14:paraId="4238FED3">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05</w:t>
            </w:r>
          </w:p>
        </w:tc>
        <w:tc>
          <w:tcPr>
            <w:tcW w:w="6587" w:type="dxa"/>
            <w:noWrap w:val="0"/>
            <w:vAlign w:val="center"/>
          </w:tcPr>
          <w:p w14:paraId="6F0D0DB0">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银联</w:t>
            </w:r>
            <w:r>
              <w:rPr>
                <w:rFonts w:ascii="宋体" w:hAnsi="宋体" w:cs="宋体"/>
                <w:color w:val="auto"/>
                <w:sz w:val="18"/>
                <w:szCs w:val="18"/>
                <w:highlight w:val="none"/>
              </w:rPr>
              <w:t>支付</w:t>
            </w:r>
          </w:p>
        </w:tc>
      </w:tr>
      <w:tr w14:paraId="51B5CEF1">
        <w:trPr>
          <w:wBefore w:w="0" w:type="dxa"/>
          <w:jc w:val="center"/>
        </w:trPr>
        <w:tc>
          <w:tcPr>
            <w:tcW w:w="1932" w:type="dxa"/>
            <w:noWrap w:val="0"/>
            <w:vAlign w:val="center"/>
          </w:tcPr>
          <w:p w14:paraId="5719C8B1">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06</w:t>
            </w:r>
          </w:p>
        </w:tc>
        <w:tc>
          <w:tcPr>
            <w:tcW w:w="6587" w:type="dxa"/>
            <w:noWrap w:val="0"/>
            <w:vAlign w:val="center"/>
          </w:tcPr>
          <w:p w14:paraId="659077DD">
            <w:pPr>
              <w:widowControl/>
              <w:jc w:val="left"/>
              <w:textAlignment w:val="center"/>
              <w:rPr>
                <w:rFonts w:hint="eastAsia" w:ascii="宋体" w:hAnsi="宋体" w:cs="宋体"/>
                <w:color w:val="auto"/>
                <w:sz w:val="18"/>
                <w:szCs w:val="18"/>
                <w:highlight w:val="none"/>
              </w:rPr>
            </w:pPr>
            <w:r>
              <w:rPr>
                <w:rFonts w:hint="eastAsia" w:ascii="宋体" w:hAnsi="宋体" w:cs="宋体"/>
                <w:color w:val="auto"/>
                <w:sz w:val="18"/>
                <w:szCs w:val="18"/>
                <w:highlight w:val="none"/>
              </w:rPr>
              <w:t>建行龙支付</w:t>
            </w:r>
          </w:p>
        </w:tc>
      </w:tr>
      <w:tr w14:paraId="700F89BC">
        <w:trPr>
          <w:wBefore w:w="0" w:type="dxa"/>
          <w:jc w:val="center"/>
        </w:trPr>
        <w:tc>
          <w:tcPr>
            <w:tcW w:w="1932" w:type="dxa"/>
            <w:noWrap w:val="0"/>
            <w:vAlign w:val="center"/>
          </w:tcPr>
          <w:p w14:paraId="6693DF01">
            <w:pPr>
              <w:widowControl/>
              <w:jc w:val="left"/>
              <w:textAlignment w:val="center"/>
              <w:rPr>
                <w:rFonts w:hint="eastAsia" w:ascii="宋体" w:hAnsi="宋体" w:cs="宋体"/>
                <w:color w:val="auto"/>
                <w:sz w:val="18"/>
                <w:szCs w:val="18"/>
                <w:highlight w:val="none"/>
              </w:rPr>
            </w:pPr>
            <w:r>
              <w:rPr>
                <w:rFonts w:hint="eastAsia" w:ascii="宋体" w:hAnsi="宋体" w:cs="宋体"/>
                <w:color w:val="auto"/>
                <w:sz w:val="18"/>
                <w:szCs w:val="18"/>
                <w:highlight w:val="none"/>
              </w:rPr>
              <w:t>07</w:t>
            </w:r>
          </w:p>
        </w:tc>
        <w:tc>
          <w:tcPr>
            <w:tcW w:w="6587" w:type="dxa"/>
            <w:noWrap w:val="0"/>
            <w:vAlign w:val="center"/>
          </w:tcPr>
          <w:p w14:paraId="1258BDD6">
            <w:pPr>
              <w:widowControl/>
              <w:jc w:val="left"/>
              <w:textAlignment w:val="center"/>
              <w:rPr>
                <w:rFonts w:hint="eastAsia" w:ascii="宋体" w:hAnsi="宋体" w:cs="宋体"/>
                <w:color w:val="auto"/>
                <w:sz w:val="18"/>
                <w:szCs w:val="18"/>
                <w:highlight w:val="none"/>
              </w:rPr>
            </w:pPr>
            <w:r>
              <w:rPr>
                <w:rFonts w:hint="eastAsia" w:ascii="宋体" w:hAnsi="宋体" w:cs="宋体"/>
                <w:color w:val="auto"/>
                <w:sz w:val="18"/>
                <w:szCs w:val="18"/>
                <w:highlight w:val="none"/>
              </w:rPr>
              <w:t>银联云闪付</w:t>
            </w:r>
          </w:p>
        </w:tc>
      </w:tr>
      <w:tr w14:paraId="21056ABB">
        <w:trPr>
          <w:wBefore w:w="0" w:type="dxa"/>
          <w:jc w:val="center"/>
        </w:trPr>
        <w:tc>
          <w:tcPr>
            <w:tcW w:w="1932" w:type="dxa"/>
            <w:noWrap w:val="0"/>
            <w:vAlign w:val="center"/>
          </w:tcPr>
          <w:p w14:paraId="08D0AF35">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其他</w:t>
            </w:r>
          </w:p>
        </w:tc>
        <w:tc>
          <w:tcPr>
            <w:tcW w:w="6587" w:type="dxa"/>
            <w:noWrap w:val="0"/>
            <w:vAlign w:val="center"/>
          </w:tcPr>
          <w:p w14:paraId="3E9C6B62">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预留</w:t>
            </w:r>
          </w:p>
        </w:tc>
      </w:tr>
    </w:tbl>
    <w:p w14:paraId="1C12CFCE">
      <w:pPr>
        <w:pStyle w:val="146"/>
        <w:spacing w:before="156" w:after="156"/>
        <w:rPr>
          <w:color w:val="auto"/>
          <w:highlight w:val="none"/>
        </w:rPr>
      </w:pPr>
      <w:bookmarkStart w:id="475" w:name="_Toc519178133"/>
      <w:r>
        <w:rPr>
          <w:rFonts w:hint="eastAsia"/>
          <w:color w:val="auto"/>
          <w:highlight w:val="none"/>
        </w:rPr>
        <w:t>卡</w:t>
      </w:r>
      <w:r>
        <w:rPr>
          <w:color w:val="auto"/>
          <w:highlight w:val="none"/>
        </w:rPr>
        <w:t>类型编码</w:t>
      </w:r>
      <w:bookmarkEnd w:id="475"/>
    </w:p>
    <w:p w14:paraId="16877D06">
      <w:pPr>
        <w:pStyle w:val="41"/>
        <w:rPr>
          <w:color w:val="auto"/>
          <w:highlight w:val="none"/>
        </w:rPr>
      </w:pPr>
      <w:r>
        <w:rPr>
          <w:rFonts w:hint="eastAsia"/>
          <w:color w:val="auto"/>
          <w:highlight w:val="none"/>
        </w:rPr>
        <w:t>卡</w:t>
      </w:r>
      <w:r>
        <w:rPr>
          <w:color w:val="auto"/>
          <w:highlight w:val="none"/>
        </w:rPr>
        <w:t>类型编码</w:t>
      </w:r>
      <w:r>
        <w:rPr>
          <w:rFonts w:hint="eastAsia"/>
          <w:color w:val="auto"/>
          <w:highlight w:val="none"/>
        </w:rPr>
        <w:t>详见表9</w:t>
      </w:r>
      <w:r>
        <w:rPr>
          <w:color w:val="auto"/>
          <w:highlight w:val="none"/>
        </w:rPr>
        <w:t>4</w:t>
      </w:r>
      <w:r>
        <w:rPr>
          <w:rFonts w:hint="eastAsia"/>
          <w:color w:val="auto"/>
          <w:highlight w:val="none"/>
        </w:rPr>
        <w:t>。</w:t>
      </w:r>
    </w:p>
    <w:p w14:paraId="2C7CF357">
      <w:pPr>
        <w:pStyle w:val="160"/>
        <w:rPr>
          <w:color w:val="auto"/>
          <w:highlight w:val="none"/>
        </w:rPr>
      </w:pPr>
      <w:r>
        <w:rPr>
          <w:rFonts w:hint="eastAsia"/>
          <w:color w:val="auto"/>
          <w:highlight w:val="none"/>
        </w:rPr>
        <w:t>卡</w:t>
      </w:r>
      <w:r>
        <w:rPr>
          <w:color w:val="auto"/>
          <w:highlight w:val="none"/>
        </w:rPr>
        <w:t>类型编码</w:t>
      </w:r>
      <w:r>
        <w:rPr>
          <w:rFonts w:hint="eastAsia"/>
          <w:color w:val="auto"/>
          <w:highlight w:val="none"/>
        </w:rPr>
        <w:t>列表</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2"/>
        <w:gridCol w:w="6587"/>
      </w:tblGrid>
      <w:tr w14:paraId="556288BF">
        <w:trPr>
          <w:wBefore w:w="0" w:type="dxa"/>
          <w:jc w:val="center"/>
        </w:trPr>
        <w:tc>
          <w:tcPr>
            <w:tcW w:w="1932" w:type="dxa"/>
            <w:noWrap w:val="0"/>
            <w:vAlign w:val="top"/>
          </w:tcPr>
          <w:p w14:paraId="52F2798A">
            <w:pPr>
              <w:jc w:val="center"/>
              <w:rPr>
                <w:rFonts w:ascii="宋体" w:hAnsi="宋体" w:cs="宋体"/>
                <w:color w:val="auto"/>
                <w:sz w:val="18"/>
                <w:szCs w:val="18"/>
                <w:highlight w:val="none"/>
              </w:rPr>
            </w:pPr>
            <w:r>
              <w:rPr>
                <w:rFonts w:hint="eastAsia" w:ascii="宋体" w:hAnsi="宋体" w:cs="宋体"/>
                <w:color w:val="auto"/>
                <w:sz w:val="18"/>
                <w:szCs w:val="18"/>
                <w:highlight w:val="none"/>
              </w:rPr>
              <w:t>定义</w:t>
            </w:r>
          </w:p>
        </w:tc>
        <w:tc>
          <w:tcPr>
            <w:tcW w:w="6587" w:type="dxa"/>
            <w:noWrap w:val="0"/>
            <w:vAlign w:val="top"/>
          </w:tcPr>
          <w:p w14:paraId="4B55D2CD">
            <w:pPr>
              <w:jc w:val="center"/>
              <w:rPr>
                <w:rFonts w:ascii="宋体" w:hAnsi="宋体" w:cs="宋体"/>
                <w:color w:val="auto"/>
                <w:sz w:val="18"/>
                <w:szCs w:val="18"/>
                <w:highlight w:val="none"/>
              </w:rPr>
            </w:pPr>
            <w:r>
              <w:rPr>
                <w:rFonts w:hint="eastAsia" w:ascii="宋体" w:hAnsi="宋体" w:cs="宋体"/>
                <w:color w:val="auto"/>
                <w:sz w:val="18"/>
                <w:szCs w:val="18"/>
                <w:highlight w:val="none"/>
              </w:rPr>
              <w:t>含义</w:t>
            </w:r>
          </w:p>
        </w:tc>
      </w:tr>
      <w:tr w14:paraId="6543F4F1">
        <w:trPr>
          <w:wBefore w:w="0" w:type="dxa"/>
          <w:trHeight w:val="389" w:hRule="atLeast"/>
          <w:jc w:val="center"/>
        </w:trPr>
        <w:tc>
          <w:tcPr>
            <w:tcW w:w="1932" w:type="dxa"/>
            <w:noWrap w:val="0"/>
            <w:vAlign w:val="center"/>
          </w:tcPr>
          <w:p w14:paraId="7FDACBA7">
            <w:pPr>
              <w:widowControl/>
              <w:jc w:val="left"/>
              <w:textAlignment w:val="center"/>
              <w:rPr>
                <w:rFonts w:ascii="宋体" w:hAnsi="宋体" w:cs="宋体"/>
                <w:color w:val="auto"/>
                <w:sz w:val="18"/>
                <w:szCs w:val="18"/>
                <w:highlight w:val="none"/>
              </w:rPr>
            </w:pPr>
            <w:r>
              <w:rPr>
                <w:rFonts w:ascii="宋体" w:hAnsi="宋体"/>
                <w:color w:val="auto"/>
                <w:sz w:val="18"/>
                <w:szCs w:val="18"/>
                <w:highlight w:val="none"/>
              </w:rPr>
              <w:t>02</w:t>
            </w:r>
          </w:p>
        </w:tc>
        <w:tc>
          <w:tcPr>
            <w:tcW w:w="6587" w:type="dxa"/>
            <w:noWrap w:val="0"/>
            <w:vAlign w:val="center"/>
          </w:tcPr>
          <w:p w14:paraId="1BD29A79">
            <w:pPr>
              <w:widowControl/>
              <w:jc w:val="left"/>
              <w:textAlignment w:val="center"/>
              <w:rPr>
                <w:rFonts w:ascii="宋体" w:hAnsi="宋体" w:cs="宋体"/>
                <w:color w:val="auto"/>
                <w:sz w:val="18"/>
                <w:szCs w:val="18"/>
                <w:highlight w:val="none"/>
              </w:rPr>
            </w:pPr>
            <w:r>
              <w:rPr>
                <w:rFonts w:ascii="宋体" w:hAnsi="宋体"/>
                <w:color w:val="auto"/>
                <w:sz w:val="18"/>
                <w:szCs w:val="18"/>
                <w:highlight w:val="none"/>
              </w:rPr>
              <w:t>二维码后付费</w:t>
            </w:r>
            <w:r>
              <w:rPr>
                <w:rFonts w:hint="eastAsia" w:ascii="宋体" w:hAnsi="宋体"/>
                <w:color w:val="auto"/>
                <w:sz w:val="18"/>
                <w:szCs w:val="18"/>
                <w:highlight w:val="none"/>
              </w:rPr>
              <w:t>单程</w:t>
            </w:r>
            <w:r>
              <w:rPr>
                <w:rFonts w:ascii="宋体" w:hAnsi="宋体"/>
                <w:color w:val="auto"/>
                <w:sz w:val="18"/>
                <w:szCs w:val="18"/>
                <w:highlight w:val="none"/>
              </w:rPr>
              <w:t>票</w:t>
            </w:r>
          </w:p>
        </w:tc>
      </w:tr>
      <w:tr w14:paraId="38186216">
        <w:trPr>
          <w:wBefore w:w="0" w:type="dxa"/>
          <w:jc w:val="center"/>
        </w:trPr>
        <w:tc>
          <w:tcPr>
            <w:tcW w:w="1932" w:type="dxa"/>
            <w:noWrap w:val="0"/>
            <w:vAlign w:val="center"/>
          </w:tcPr>
          <w:p w14:paraId="2C5ADD86">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03</w:t>
            </w:r>
          </w:p>
        </w:tc>
        <w:tc>
          <w:tcPr>
            <w:tcW w:w="6587" w:type="dxa"/>
            <w:noWrap w:val="0"/>
            <w:vAlign w:val="center"/>
          </w:tcPr>
          <w:p w14:paraId="614DAFE3">
            <w:pPr>
              <w:widowControl/>
              <w:jc w:val="left"/>
              <w:textAlignment w:val="center"/>
              <w:rPr>
                <w:rFonts w:ascii="宋体" w:hAnsi="宋体" w:cs="宋体"/>
                <w:color w:val="auto"/>
                <w:sz w:val="18"/>
                <w:szCs w:val="18"/>
                <w:highlight w:val="none"/>
              </w:rPr>
            </w:pPr>
            <w:r>
              <w:rPr>
                <w:rFonts w:hint="eastAsia" w:ascii="宋体" w:hAnsi="宋体"/>
                <w:color w:val="auto"/>
                <w:sz w:val="18"/>
                <w:szCs w:val="18"/>
                <w:highlight w:val="none"/>
              </w:rPr>
              <w:t>HCE后付费</w:t>
            </w:r>
            <w:r>
              <w:rPr>
                <w:rFonts w:ascii="宋体" w:hAnsi="宋体"/>
                <w:color w:val="auto"/>
                <w:sz w:val="18"/>
                <w:szCs w:val="18"/>
                <w:highlight w:val="none"/>
              </w:rPr>
              <w:t>单程票</w:t>
            </w:r>
          </w:p>
        </w:tc>
      </w:tr>
      <w:tr w14:paraId="18077EB0">
        <w:trPr>
          <w:wBefore w:w="0" w:type="dxa"/>
          <w:jc w:val="center"/>
        </w:trPr>
        <w:tc>
          <w:tcPr>
            <w:tcW w:w="1932" w:type="dxa"/>
            <w:noWrap w:val="0"/>
            <w:vAlign w:val="center"/>
          </w:tcPr>
          <w:p w14:paraId="18A44566">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其他</w:t>
            </w:r>
          </w:p>
        </w:tc>
        <w:tc>
          <w:tcPr>
            <w:tcW w:w="6587" w:type="dxa"/>
            <w:noWrap w:val="0"/>
            <w:vAlign w:val="center"/>
          </w:tcPr>
          <w:p w14:paraId="5F5F7F4F">
            <w:pPr>
              <w:widowControl/>
              <w:jc w:val="left"/>
              <w:textAlignment w:val="center"/>
              <w:rPr>
                <w:rFonts w:ascii="宋体" w:hAnsi="宋体" w:cs="宋体"/>
                <w:color w:val="auto"/>
                <w:sz w:val="18"/>
                <w:szCs w:val="18"/>
                <w:highlight w:val="none"/>
              </w:rPr>
            </w:pPr>
            <w:r>
              <w:rPr>
                <w:rFonts w:hint="eastAsia" w:ascii="宋体" w:hAnsi="宋体" w:cs="宋体"/>
                <w:color w:val="auto"/>
                <w:sz w:val="18"/>
                <w:szCs w:val="18"/>
                <w:highlight w:val="none"/>
              </w:rPr>
              <w:t>预留</w:t>
            </w:r>
          </w:p>
        </w:tc>
      </w:tr>
    </w:tbl>
    <w:p w14:paraId="633A0109">
      <w:pPr>
        <w:pStyle w:val="147"/>
        <w:spacing w:before="156" w:after="156"/>
        <w:rPr>
          <w:color w:val="auto"/>
          <w:highlight w:val="none"/>
        </w:rPr>
      </w:pPr>
      <w:r>
        <w:rPr>
          <w:color w:val="auto"/>
          <w:highlight w:val="none"/>
        </w:rPr>
        <w:br w:type="page"/>
      </w:r>
      <w:bookmarkStart w:id="476" w:name="_Toc519178134"/>
      <w:bookmarkStart w:id="477" w:name="_Toc522489331"/>
      <w:r>
        <w:rPr>
          <w:rFonts w:hint="eastAsia"/>
          <w:color w:val="auto"/>
          <w:highlight w:val="none"/>
        </w:rPr>
        <w:t>业务约束</w:t>
      </w:r>
      <w:bookmarkEnd w:id="476"/>
      <w:bookmarkEnd w:id="477"/>
    </w:p>
    <w:p w14:paraId="4F0AAD93">
      <w:pPr>
        <w:pStyle w:val="146"/>
        <w:spacing w:before="156" w:after="156"/>
        <w:rPr>
          <w:color w:val="auto"/>
          <w:highlight w:val="none"/>
        </w:rPr>
      </w:pPr>
      <w:bookmarkStart w:id="478" w:name="_Toc519178135"/>
      <w:r>
        <w:rPr>
          <w:rFonts w:hint="eastAsia"/>
          <w:color w:val="auto"/>
          <w:highlight w:val="none"/>
        </w:rPr>
        <w:t>后付费二维码</w:t>
      </w:r>
      <w:r>
        <w:rPr>
          <w:color w:val="auto"/>
          <w:highlight w:val="none"/>
        </w:rPr>
        <w:t>业务</w:t>
      </w:r>
      <w:bookmarkEnd w:id="478"/>
    </w:p>
    <w:p w14:paraId="6ECC223D">
      <w:pPr>
        <w:pStyle w:val="223"/>
        <w:numPr>
          <w:ilvl w:val="0"/>
          <w:numId w:val="65"/>
        </w:numPr>
        <w:rPr>
          <w:color w:val="auto"/>
          <w:highlight w:val="none"/>
        </w:rPr>
      </w:pPr>
      <w:bookmarkStart w:id="479" w:name="_Toc519178136"/>
      <w:r>
        <w:rPr>
          <w:rFonts w:hint="eastAsia"/>
          <w:color w:val="auto"/>
          <w:highlight w:val="none"/>
        </w:rPr>
        <w:t>请求</w:t>
      </w:r>
      <w:r>
        <w:rPr>
          <w:color w:val="auto"/>
          <w:highlight w:val="none"/>
        </w:rPr>
        <w:t>开户</w:t>
      </w:r>
      <w:bookmarkEnd w:id="479"/>
    </w:p>
    <w:p w14:paraId="35C06912">
      <w:pPr>
        <w:pStyle w:val="41"/>
        <w:rPr>
          <w:color w:val="auto"/>
          <w:highlight w:val="none"/>
        </w:rPr>
      </w:pPr>
      <w:r>
        <w:rPr>
          <w:rFonts w:hint="eastAsia"/>
          <w:color w:val="auto"/>
          <w:highlight w:val="none"/>
        </w:rPr>
        <w:t>请求</w:t>
      </w:r>
      <w:r>
        <w:rPr>
          <w:color w:val="auto"/>
          <w:highlight w:val="none"/>
        </w:rPr>
        <w:t>开户</w:t>
      </w:r>
      <w:r>
        <w:rPr>
          <w:rFonts w:hint="eastAsia"/>
          <w:color w:val="auto"/>
          <w:highlight w:val="none"/>
        </w:rPr>
        <w:t>流程详见图5</w:t>
      </w:r>
      <w:r>
        <w:rPr>
          <w:color w:val="auto"/>
          <w:highlight w:val="none"/>
        </w:rPr>
        <w:t>3</w:t>
      </w:r>
      <w:r>
        <w:rPr>
          <w:rFonts w:hint="eastAsia"/>
          <w:color w:val="auto"/>
          <w:highlight w:val="none"/>
        </w:rPr>
        <w:t>。</w:t>
      </w:r>
    </w:p>
    <w:p w14:paraId="4512B29C">
      <w:pPr>
        <w:rPr>
          <w:color w:val="auto"/>
          <w:highlight w:val="none"/>
        </w:rPr>
      </w:pPr>
      <w:r>
        <w:rPr>
          <w:color w:val="auto"/>
          <w:highlight w:val="none"/>
          <w:lang/>
        </w:rPr>
        <w:drawing>
          <wp:inline distT="0" distB="0" distL="114300" distR="114300">
            <wp:extent cx="5280660" cy="3867150"/>
            <wp:effectExtent l="0" t="0" r="2540" b="0"/>
            <wp:docPr id="5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6"/>
                    <pic:cNvPicPr>
                      <a:picLocks noChangeAspect="1"/>
                    </pic:cNvPicPr>
                  </pic:nvPicPr>
                  <pic:blipFill>
                    <a:blip r:embed="rId70"/>
                    <a:stretch>
                      <a:fillRect/>
                    </a:stretch>
                  </pic:blipFill>
                  <pic:spPr>
                    <a:xfrm>
                      <a:off x="0" y="0"/>
                      <a:ext cx="5280660" cy="3867150"/>
                    </a:xfrm>
                    <a:prstGeom prst="rect">
                      <a:avLst/>
                    </a:prstGeom>
                    <a:noFill/>
                    <a:ln>
                      <a:noFill/>
                    </a:ln>
                  </pic:spPr>
                </pic:pic>
              </a:graphicData>
            </a:graphic>
          </wp:inline>
        </w:drawing>
      </w:r>
    </w:p>
    <w:p w14:paraId="440599F2">
      <w:pPr>
        <w:pStyle w:val="270"/>
        <w:rPr>
          <w:color w:val="auto"/>
          <w:highlight w:val="none"/>
        </w:rPr>
      </w:pPr>
      <w:r>
        <w:rPr>
          <w:rFonts w:hint="eastAsia"/>
          <w:color w:val="auto"/>
          <w:highlight w:val="none"/>
        </w:rPr>
        <w:t>请求</w:t>
      </w:r>
      <w:r>
        <w:rPr>
          <w:color w:val="auto"/>
          <w:highlight w:val="none"/>
        </w:rPr>
        <w:t>开户</w:t>
      </w:r>
      <w:r>
        <w:rPr>
          <w:rFonts w:hint="eastAsia"/>
          <w:color w:val="auto"/>
          <w:highlight w:val="none"/>
        </w:rPr>
        <w:t>流程</w:t>
      </w:r>
    </w:p>
    <w:p w14:paraId="57E39085">
      <w:pPr>
        <w:pStyle w:val="41"/>
        <w:rPr>
          <w:color w:val="auto"/>
          <w:highlight w:val="none"/>
        </w:rPr>
      </w:pPr>
      <w:r>
        <w:rPr>
          <w:rFonts w:hint="eastAsia"/>
          <w:color w:val="auto"/>
          <w:highlight w:val="none"/>
        </w:rPr>
        <w:t>流程说明：</w:t>
      </w:r>
    </w:p>
    <w:p w14:paraId="2AB78260">
      <w:pPr>
        <w:pStyle w:val="144"/>
        <w:numPr>
          <w:ilvl w:val="1"/>
          <w:numId w:val="66"/>
        </w:numPr>
        <w:rPr>
          <w:color w:val="auto"/>
          <w:highlight w:val="none"/>
        </w:rPr>
      </w:pPr>
      <w:r>
        <w:rPr>
          <w:rFonts w:hint="eastAsia"/>
          <w:color w:val="auto"/>
          <w:highlight w:val="none"/>
        </w:rPr>
        <w:t>地铁APP调用</w:t>
      </w:r>
      <w:r>
        <w:rPr>
          <w:color w:val="auto"/>
          <w:highlight w:val="none"/>
        </w:rPr>
        <w:t>服务器接口请求调用</w:t>
      </w:r>
      <w:r>
        <w:rPr>
          <w:rFonts w:hint="eastAsia"/>
          <w:color w:val="auto"/>
          <w:highlight w:val="none"/>
        </w:rPr>
        <w:t>SDK的</w:t>
      </w:r>
      <w:r>
        <w:rPr>
          <w:color w:val="auto"/>
          <w:highlight w:val="none"/>
        </w:rPr>
        <w:t>请求参数</w:t>
      </w:r>
      <w:r>
        <w:rPr>
          <w:rFonts w:hint="eastAsia"/>
          <w:color w:val="auto"/>
          <w:highlight w:val="none"/>
        </w:rPr>
        <w:t>。</w:t>
      </w:r>
      <w:r>
        <w:rPr>
          <w:color w:val="auto"/>
          <w:highlight w:val="none"/>
        </w:rPr>
        <w:t>请求调用</w:t>
      </w:r>
      <w:r>
        <w:rPr>
          <w:rFonts w:hint="eastAsia"/>
          <w:color w:val="auto"/>
          <w:highlight w:val="none"/>
        </w:rPr>
        <w:t>SDK的</w:t>
      </w:r>
      <w:r>
        <w:rPr>
          <w:color w:val="auto"/>
          <w:highlight w:val="none"/>
        </w:rPr>
        <w:t>请求参数</w:t>
      </w:r>
      <w:r>
        <w:rPr>
          <w:rFonts w:hint="eastAsia"/>
          <w:color w:val="auto"/>
          <w:highlight w:val="none"/>
        </w:rPr>
        <w:t>如果</w:t>
      </w:r>
      <w:r>
        <w:rPr>
          <w:color w:val="auto"/>
          <w:highlight w:val="none"/>
        </w:rPr>
        <w:t>已经签约，ITP</w:t>
      </w:r>
      <w:r>
        <w:rPr>
          <w:rFonts w:hint="eastAsia"/>
          <w:color w:val="auto"/>
          <w:highlight w:val="none"/>
        </w:rPr>
        <w:t>返回</w:t>
      </w:r>
      <w:r>
        <w:rPr>
          <w:rFonts w:hint="eastAsia" w:cs="宋体"/>
          <w:color w:val="auto"/>
          <w:highlight w:val="none"/>
          <w:lang w:bidi="ar"/>
        </w:rPr>
        <w:t>8009，</w:t>
      </w:r>
      <w:r>
        <w:rPr>
          <w:rFonts w:cs="宋体"/>
          <w:color w:val="auto"/>
          <w:highlight w:val="none"/>
          <w:lang w:bidi="ar"/>
        </w:rPr>
        <w:t>客户端直接调用开户接口。</w:t>
      </w:r>
    </w:p>
    <w:p w14:paraId="517876D1">
      <w:pPr>
        <w:pStyle w:val="144"/>
        <w:rPr>
          <w:color w:val="auto"/>
          <w:highlight w:val="none"/>
        </w:rPr>
      </w:pPr>
      <w:r>
        <w:rPr>
          <w:rFonts w:hint="eastAsia"/>
          <w:color w:val="auto"/>
          <w:highlight w:val="none"/>
        </w:rPr>
        <w:t>服务器</w:t>
      </w:r>
      <w:r>
        <w:rPr>
          <w:color w:val="auto"/>
          <w:highlight w:val="none"/>
        </w:rPr>
        <w:t>应答调用</w:t>
      </w:r>
      <w:r>
        <w:rPr>
          <w:rFonts w:hint="eastAsia"/>
          <w:color w:val="auto"/>
          <w:highlight w:val="none"/>
        </w:rPr>
        <w:t>SDK的</w:t>
      </w:r>
      <w:r>
        <w:rPr>
          <w:color w:val="auto"/>
          <w:highlight w:val="none"/>
        </w:rPr>
        <w:t>应答信息。</w:t>
      </w:r>
    </w:p>
    <w:p w14:paraId="7B228281">
      <w:pPr>
        <w:pStyle w:val="144"/>
        <w:rPr>
          <w:color w:val="auto"/>
          <w:highlight w:val="none"/>
        </w:rPr>
      </w:pPr>
      <w:r>
        <w:rPr>
          <w:rFonts w:hint="eastAsia"/>
          <w:color w:val="auto"/>
          <w:highlight w:val="none"/>
        </w:rPr>
        <w:t>地铁APP调用</w:t>
      </w:r>
      <w:r>
        <w:rPr>
          <w:color w:val="auto"/>
          <w:highlight w:val="none"/>
        </w:rPr>
        <w:t>支付通道的</w:t>
      </w:r>
      <w:r>
        <w:rPr>
          <w:rFonts w:hint="eastAsia"/>
          <w:color w:val="auto"/>
          <w:highlight w:val="none"/>
        </w:rPr>
        <w:t>SDK完成</w:t>
      </w:r>
      <w:r>
        <w:rPr>
          <w:color w:val="auto"/>
          <w:highlight w:val="none"/>
        </w:rPr>
        <w:t>实名认证</w:t>
      </w:r>
      <w:r>
        <w:rPr>
          <w:rFonts w:hint="eastAsia"/>
          <w:color w:val="auto"/>
          <w:highlight w:val="none"/>
        </w:rPr>
        <w:t>和</w:t>
      </w:r>
      <w:r>
        <w:rPr>
          <w:color w:val="auto"/>
          <w:highlight w:val="none"/>
        </w:rPr>
        <w:t>后付费签约。</w:t>
      </w:r>
    </w:p>
    <w:p w14:paraId="006459AE">
      <w:pPr>
        <w:pStyle w:val="144"/>
        <w:rPr>
          <w:color w:val="auto"/>
          <w:highlight w:val="none"/>
        </w:rPr>
      </w:pPr>
      <w:r>
        <w:rPr>
          <w:rFonts w:hint="eastAsia"/>
          <w:color w:val="auto"/>
          <w:highlight w:val="none"/>
        </w:rPr>
        <w:t>支付通道把用户实名（姓名、身份证号等）信息异步回调给ITP平台。</w:t>
      </w:r>
    </w:p>
    <w:p w14:paraId="59F833B1">
      <w:pPr>
        <w:pStyle w:val="144"/>
        <w:rPr>
          <w:color w:val="auto"/>
          <w:highlight w:val="none"/>
        </w:rPr>
      </w:pPr>
      <w:r>
        <w:rPr>
          <w:rFonts w:hint="eastAsia"/>
          <w:color w:val="auto"/>
          <w:highlight w:val="none"/>
        </w:rPr>
        <w:t>支付通道把签约信息异步回调给ITP平台。</w:t>
      </w:r>
    </w:p>
    <w:p w14:paraId="23A2F729">
      <w:pPr>
        <w:pStyle w:val="144"/>
        <w:rPr>
          <w:color w:val="auto"/>
          <w:highlight w:val="none"/>
        </w:rPr>
      </w:pPr>
      <w:r>
        <w:rPr>
          <w:rFonts w:hint="eastAsia"/>
          <w:color w:val="auto"/>
          <w:highlight w:val="none"/>
        </w:rPr>
        <w:t>乘客通过APP_SERVER发送开户请求到ITP平台。</w:t>
      </w:r>
    </w:p>
    <w:p w14:paraId="7AFC3B75">
      <w:pPr>
        <w:pStyle w:val="144"/>
        <w:rPr>
          <w:color w:val="auto"/>
          <w:highlight w:val="none"/>
        </w:rPr>
      </w:pPr>
      <w:r>
        <w:rPr>
          <w:rFonts w:hint="eastAsia"/>
          <w:color w:val="auto"/>
          <w:highlight w:val="none"/>
        </w:rPr>
        <w:t>ITP平台接收到开卡请求信息后。</w:t>
      </w:r>
    </w:p>
    <w:p w14:paraId="6C8D7E6B">
      <w:pPr>
        <w:pStyle w:val="41"/>
        <w:rPr>
          <w:color w:val="auto"/>
          <w:highlight w:val="none"/>
        </w:rPr>
      </w:pPr>
      <w:r>
        <w:rPr>
          <w:rFonts w:hint="eastAsia"/>
          <w:color w:val="auto"/>
          <w:highlight w:val="none"/>
        </w:rPr>
        <w:t>如请求参数（基础参数或签名）验证失败,返回retCode：8001；</w:t>
      </w:r>
    </w:p>
    <w:p w14:paraId="1FFFD3F8">
      <w:pPr>
        <w:pStyle w:val="41"/>
        <w:rPr>
          <w:color w:val="auto"/>
          <w:highlight w:val="none"/>
        </w:rPr>
      </w:pPr>
      <w:r>
        <w:rPr>
          <w:rFonts w:hint="eastAsia"/>
          <w:color w:val="auto"/>
          <w:highlight w:val="none"/>
        </w:rPr>
        <w:t>如请求的合作伙伴验证失败，则返回retCode:8007；</w:t>
      </w:r>
    </w:p>
    <w:p w14:paraId="530570F4">
      <w:pPr>
        <w:pStyle w:val="41"/>
        <w:rPr>
          <w:color w:val="auto"/>
          <w:highlight w:val="none"/>
        </w:rPr>
      </w:pPr>
      <w:r>
        <w:rPr>
          <w:rFonts w:hint="eastAsia"/>
          <w:color w:val="auto"/>
          <w:highlight w:val="none"/>
        </w:rPr>
        <w:t>如已注册用户，返回retCode:8002；</w:t>
      </w:r>
    </w:p>
    <w:p w14:paraId="6FD16324">
      <w:pPr>
        <w:pStyle w:val="41"/>
        <w:rPr>
          <w:color w:val="auto"/>
          <w:highlight w:val="none"/>
        </w:rPr>
      </w:pPr>
      <w:r>
        <w:rPr>
          <w:rFonts w:hint="eastAsia"/>
          <w:color w:val="auto"/>
          <w:highlight w:val="none"/>
        </w:rPr>
        <w:t>如果用户状态为解约审核中，则返回retCode:8008；</w:t>
      </w:r>
    </w:p>
    <w:p w14:paraId="4371E9F6">
      <w:pPr>
        <w:pStyle w:val="41"/>
        <w:rPr>
          <w:color w:val="auto"/>
          <w:highlight w:val="none"/>
        </w:rPr>
      </w:pPr>
      <w:r>
        <w:rPr>
          <w:rFonts w:hint="eastAsia"/>
          <w:color w:val="auto"/>
          <w:highlight w:val="none"/>
        </w:rPr>
        <w:t>如无可用卡资源则返回：8003；</w:t>
      </w:r>
    </w:p>
    <w:p w14:paraId="3CE5F9D6">
      <w:pPr>
        <w:pStyle w:val="41"/>
        <w:rPr>
          <w:color w:val="auto"/>
          <w:highlight w:val="none"/>
        </w:rPr>
      </w:pPr>
      <w:r>
        <w:rPr>
          <w:rFonts w:hint="eastAsia"/>
          <w:color w:val="auto"/>
          <w:highlight w:val="none"/>
        </w:rPr>
        <w:t>用户信息和卡片信息关联生成用户相关基础信息，完成后返回retCode:0000；</w:t>
      </w:r>
    </w:p>
    <w:p w14:paraId="19103050">
      <w:pPr>
        <w:pStyle w:val="41"/>
        <w:rPr>
          <w:color w:val="auto"/>
          <w:highlight w:val="none"/>
        </w:rPr>
      </w:pPr>
      <w:r>
        <w:rPr>
          <w:rFonts w:hint="eastAsia"/>
          <w:color w:val="auto"/>
          <w:highlight w:val="none"/>
        </w:rPr>
        <w:t>业务处理过程中出现异常时，则返回retCode:9999。</w:t>
      </w:r>
    </w:p>
    <w:p w14:paraId="2A9CCF16">
      <w:pPr>
        <w:pStyle w:val="144"/>
        <w:rPr>
          <w:color w:val="auto"/>
          <w:highlight w:val="none"/>
        </w:rPr>
      </w:pPr>
      <w:r>
        <w:rPr>
          <w:rFonts w:hint="eastAsia"/>
          <w:color w:val="auto"/>
          <w:highlight w:val="none"/>
        </w:rPr>
        <w:t>ITP把开户结果同步返回给APP_SERVER</w:t>
      </w:r>
    </w:p>
    <w:p w14:paraId="0E19148F">
      <w:pPr>
        <w:pStyle w:val="144"/>
        <w:rPr>
          <w:color w:val="auto"/>
          <w:highlight w:val="none"/>
        </w:rPr>
      </w:pPr>
      <w:r>
        <w:rPr>
          <w:rFonts w:hint="eastAsia"/>
          <w:color w:val="auto"/>
          <w:highlight w:val="none"/>
        </w:rPr>
        <w:t>APP_SERVER通知用户开户结</w:t>
      </w:r>
    </w:p>
    <w:p w14:paraId="17616573">
      <w:pPr>
        <w:pStyle w:val="223"/>
        <w:numPr>
          <w:ilvl w:val="0"/>
          <w:numId w:val="67"/>
        </w:numPr>
        <w:rPr>
          <w:color w:val="auto"/>
          <w:highlight w:val="none"/>
        </w:rPr>
      </w:pPr>
      <w:bookmarkStart w:id="480" w:name="_Toc519178137"/>
      <w:r>
        <w:rPr>
          <w:rFonts w:hint="eastAsia"/>
          <w:color w:val="auto"/>
          <w:highlight w:val="none"/>
        </w:rPr>
        <w:t>请求</w:t>
      </w:r>
      <w:r>
        <w:rPr>
          <w:color w:val="auto"/>
          <w:highlight w:val="none"/>
        </w:rPr>
        <w:t>同步密钥</w:t>
      </w:r>
      <w:bookmarkEnd w:id="480"/>
    </w:p>
    <w:p w14:paraId="6572327E">
      <w:pPr>
        <w:pStyle w:val="41"/>
        <w:rPr>
          <w:color w:val="auto"/>
          <w:highlight w:val="none"/>
        </w:rPr>
      </w:pPr>
      <w:r>
        <w:rPr>
          <w:rFonts w:hint="eastAsia"/>
          <w:color w:val="auto"/>
          <w:highlight w:val="none"/>
        </w:rPr>
        <w:t>请求</w:t>
      </w:r>
      <w:r>
        <w:rPr>
          <w:color w:val="auto"/>
          <w:highlight w:val="none"/>
        </w:rPr>
        <w:t>同步密钥</w:t>
      </w:r>
      <w:r>
        <w:rPr>
          <w:rFonts w:hint="eastAsia"/>
          <w:color w:val="auto"/>
          <w:highlight w:val="none"/>
        </w:rPr>
        <w:t>流程详见图5</w:t>
      </w:r>
      <w:r>
        <w:rPr>
          <w:color w:val="auto"/>
          <w:highlight w:val="none"/>
        </w:rPr>
        <w:t>4</w:t>
      </w:r>
      <w:r>
        <w:rPr>
          <w:rFonts w:hint="eastAsia"/>
          <w:color w:val="auto"/>
          <w:highlight w:val="none"/>
        </w:rPr>
        <w:t>。</w:t>
      </w:r>
    </w:p>
    <w:p w14:paraId="1B6C1315">
      <w:pPr>
        <w:rPr>
          <w:color w:val="auto"/>
          <w:highlight w:val="none"/>
        </w:rPr>
      </w:pPr>
      <w:r>
        <w:rPr>
          <w:color w:val="auto"/>
          <w:highlight w:val="none"/>
          <w:lang/>
        </w:rPr>
        <w:drawing>
          <wp:inline distT="0" distB="0" distL="114300" distR="114300">
            <wp:extent cx="5280660" cy="3937000"/>
            <wp:effectExtent l="0" t="0" r="2540" b="0"/>
            <wp:docPr id="5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7"/>
                    <pic:cNvPicPr>
                      <a:picLocks noChangeAspect="1"/>
                    </pic:cNvPicPr>
                  </pic:nvPicPr>
                  <pic:blipFill>
                    <a:blip r:embed="rId71"/>
                    <a:stretch>
                      <a:fillRect/>
                    </a:stretch>
                  </pic:blipFill>
                  <pic:spPr>
                    <a:xfrm>
                      <a:off x="0" y="0"/>
                      <a:ext cx="5280660" cy="3937000"/>
                    </a:xfrm>
                    <a:prstGeom prst="rect">
                      <a:avLst/>
                    </a:prstGeom>
                    <a:noFill/>
                    <a:ln>
                      <a:noFill/>
                    </a:ln>
                  </pic:spPr>
                </pic:pic>
              </a:graphicData>
            </a:graphic>
          </wp:inline>
        </w:drawing>
      </w:r>
    </w:p>
    <w:p w14:paraId="79C94861">
      <w:pPr>
        <w:pStyle w:val="270"/>
        <w:rPr>
          <w:color w:val="auto"/>
          <w:highlight w:val="none"/>
        </w:rPr>
      </w:pPr>
      <w:r>
        <w:rPr>
          <w:rFonts w:hint="eastAsia"/>
          <w:color w:val="auto"/>
          <w:highlight w:val="none"/>
        </w:rPr>
        <w:t>请求</w:t>
      </w:r>
      <w:r>
        <w:rPr>
          <w:color w:val="auto"/>
          <w:highlight w:val="none"/>
        </w:rPr>
        <w:t>同步密钥</w:t>
      </w:r>
    </w:p>
    <w:p w14:paraId="2746A2DD">
      <w:pPr>
        <w:pStyle w:val="41"/>
        <w:rPr>
          <w:color w:val="auto"/>
          <w:highlight w:val="none"/>
        </w:rPr>
      </w:pPr>
      <w:r>
        <w:rPr>
          <w:rFonts w:hint="eastAsia"/>
          <w:color w:val="auto"/>
          <w:highlight w:val="none"/>
        </w:rPr>
        <w:t>流程说明</w:t>
      </w:r>
      <w:r>
        <w:rPr>
          <w:color w:val="auto"/>
          <w:highlight w:val="none"/>
        </w:rPr>
        <w:t>：</w:t>
      </w:r>
    </w:p>
    <w:p w14:paraId="38F2CDE9">
      <w:pPr>
        <w:pStyle w:val="144"/>
        <w:rPr>
          <w:color w:val="auto"/>
          <w:highlight w:val="none"/>
        </w:rPr>
      </w:pPr>
      <w:r>
        <w:rPr>
          <w:rFonts w:hint="eastAsia"/>
          <w:color w:val="auto"/>
          <w:highlight w:val="none"/>
        </w:rPr>
        <w:t>客户端开户后需主动发起同步密钥请求，并定期维护密钥数据，如密钥过期后需再次向APP_SERVER发送同步密钥请求。</w:t>
      </w:r>
    </w:p>
    <w:p w14:paraId="4324C947">
      <w:pPr>
        <w:pStyle w:val="144"/>
        <w:rPr>
          <w:color w:val="auto"/>
          <w:highlight w:val="none"/>
        </w:rPr>
      </w:pPr>
      <w:r>
        <w:rPr>
          <w:rFonts w:hint="eastAsia"/>
          <w:color w:val="auto"/>
          <w:highlight w:val="none"/>
        </w:rPr>
        <w:t>APP_SERVER将密钥同步请求转发给ITP平台。</w:t>
      </w:r>
    </w:p>
    <w:p w14:paraId="2D5C8F32">
      <w:pPr>
        <w:pStyle w:val="144"/>
        <w:rPr>
          <w:color w:val="auto"/>
          <w:highlight w:val="none"/>
        </w:rPr>
      </w:pPr>
      <w:r>
        <w:rPr>
          <w:rFonts w:hint="eastAsia"/>
          <w:color w:val="auto"/>
          <w:highlight w:val="none"/>
        </w:rPr>
        <w:t>ITP平台验证请求参数，如基础参数或签名验证失败,返回retCode：8001。</w:t>
      </w:r>
    </w:p>
    <w:p w14:paraId="47822B53">
      <w:pPr>
        <w:pStyle w:val="144"/>
        <w:rPr>
          <w:color w:val="auto"/>
          <w:highlight w:val="none"/>
        </w:rPr>
      </w:pPr>
      <w:r>
        <w:rPr>
          <w:rFonts w:hint="eastAsia"/>
          <w:color w:val="auto"/>
          <w:highlight w:val="none"/>
        </w:rPr>
        <w:t>ITP平台把用户逻辑卡号、用户ID、证件有效期等信息拼装发送给ACC平台。</w:t>
      </w:r>
    </w:p>
    <w:p w14:paraId="29E30A8E">
      <w:pPr>
        <w:pStyle w:val="144"/>
        <w:rPr>
          <w:color w:val="auto"/>
          <w:highlight w:val="none"/>
        </w:rPr>
      </w:pPr>
      <w:r>
        <w:rPr>
          <w:rFonts w:hint="eastAsia"/>
          <w:color w:val="auto"/>
          <w:highlight w:val="none"/>
        </w:rPr>
        <w:t>ACC把密钥信息（KEK保护的用户私钥、用户公钥XY+公钥证书签名、CA_IDX）返回给ITP。</w:t>
      </w:r>
    </w:p>
    <w:p w14:paraId="1A2D04B0">
      <w:pPr>
        <w:pStyle w:val="144"/>
        <w:rPr>
          <w:color w:val="auto"/>
          <w:highlight w:val="none"/>
        </w:rPr>
      </w:pPr>
      <w:r>
        <w:rPr>
          <w:rFonts w:hint="eastAsia"/>
          <w:color w:val="auto"/>
          <w:highlight w:val="none"/>
        </w:rPr>
        <w:t>ITP把密钥信息用APP_SERVER和 ITP平台</w:t>
      </w:r>
      <w:r>
        <w:rPr>
          <w:color w:val="auto"/>
          <w:highlight w:val="none"/>
        </w:rPr>
        <w:t>约定的</w:t>
      </w:r>
      <w:r>
        <w:rPr>
          <w:rFonts w:hint="eastAsia"/>
          <w:color w:val="auto"/>
          <w:highlight w:val="none"/>
        </w:rPr>
        <w:t>KEK加密 转发给APP_SERVER。</w:t>
      </w:r>
    </w:p>
    <w:p w14:paraId="4FF4DA1D">
      <w:pPr>
        <w:pStyle w:val="144"/>
        <w:rPr>
          <w:color w:val="auto"/>
          <w:highlight w:val="none"/>
        </w:rPr>
      </w:pPr>
      <w:r>
        <w:rPr>
          <w:rFonts w:hint="eastAsia"/>
          <w:color w:val="auto"/>
          <w:highlight w:val="none"/>
        </w:rPr>
        <w:t>APP_SERVER把密钥信息安全下发给地铁APP。</w:t>
      </w:r>
    </w:p>
    <w:p w14:paraId="21EACF04">
      <w:pPr>
        <w:pStyle w:val="144"/>
        <w:rPr>
          <w:color w:val="auto"/>
          <w:highlight w:val="none"/>
        </w:rPr>
      </w:pPr>
      <w:r>
        <w:rPr>
          <w:rFonts w:hint="eastAsia"/>
          <w:color w:val="auto"/>
          <w:highlight w:val="none"/>
        </w:rPr>
        <w:t>地铁客户端保存密钥数据。</w:t>
      </w:r>
    </w:p>
    <w:p w14:paraId="48EC9C6E">
      <w:pPr>
        <w:pStyle w:val="223"/>
        <w:rPr>
          <w:color w:val="auto"/>
          <w:highlight w:val="none"/>
        </w:rPr>
      </w:pPr>
      <w:bookmarkStart w:id="481" w:name="_Toc519178138"/>
      <w:r>
        <w:rPr>
          <w:rFonts w:hint="eastAsia"/>
          <w:color w:val="auto"/>
          <w:highlight w:val="none"/>
        </w:rPr>
        <w:t>请求</w:t>
      </w:r>
      <w:r>
        <w:rPr>
          <w:color w:val="auto"/>
          <w:highlight w:val="none"/>
        </w:rPr>
        <w:t>行业数据</w:t>
      </w:r>
      <w:bookmarkEnd w:id="481"/>
    </w:p>
    <w:p w14:paraId="47707FD0">
      <w:pPr>
        <w:pStyle w:val="41"/>
        <w:rPr>
          <w:color w:val="auto"/>
          <w:highlight w:val="none"/>
        </w:rPr>
      </w:pPr>
      <w:r>
        <w:rPr>
          <w:rFonts w:hint="eastAsia"/>
          <w:color w:val="auto"/>
          <w:highlight w:val="none"/>
        </w:rPr>
        <w:t>请求</w:t>
      </w:r>
      <w:r>
        <w:rPr>
          <w:color w:val="auto"/>
          <w:highlight w:val="none"/>
        </w:rPr>
        <w:t>行业数据</w:t>
      </w:r>
      <w:r>
        <w:rPr>
          <w:rFonts w:hint="eastAsia"/>
          <w:color w:val="auto"/>
          <w:highlight w:val="none"/>
        </w:rPr>
        <w:t>流程详见图5</w:t>
      </w:r>
      <w:r>
        <w:rPr>
          <w:color w:val="auto"/>
          <w:highlight w:val="none"/>
        </w:rPr>
        <w:t>5</w:t>
      </w:r>
      <w:r>
        <w:rPr>
          <w:rFonts w:hint="eastAsia"/>
          <w:color w:val="auto"/>
          <w:highlight w:val="none"/>
        </w:rPr>
        <w:t>。</w:t>
      </w:r>
    </w:p>
    <w:p w14:paraId="43F6C7F4">
      <w:pPr>
        <w:rPr>
          <w:color w:val="auto"/>
          <w:highlight w:val="none"/>
        </w:rPr>
      </w:pPr>
      <w:r>
        <w:rPr>
          <w:color w:val="auto"/>
          <w:highlight w:val="none"/>
          <w:lang/>
        </w:rPr>
        <w:drawing>
          <wp:inline distT="0" distB="0" distL="114300" distR="114300">
            <wp:extent cx="5271135" cy="4150995"/>
            <wp:effectExtent l="0" t="0" r="12065" b="0"/>
            <wp:docPr id="5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8"/>
                    <pic:cNvPicPr>
                      <a:picLocks noChangeAspect="1"/>
                    </pic:cNvPicPr>
                  </pic:nvPicPr>
                  <pic:blipFill>
                    <a:blip r:embed="rId72"/>
                    <a:stretch>
                      <a:fillRect/>
                    </a:stretch>
                  </pic:blipFill>
                  <pic:spPr>
                    <a:xfrm>
                      <a:off x="0" y="0"/>
                      <a:ext cx="5271135" cy="4150995"/>
                    </a:xfrm>
                    <a:prstGeom prst="rect">
                      <a:avLst/>
                    </a:prstGeom>
                    <a:noFill/>
                    <a:ln>
                      <a:noFill/>
                    </a:ln>
                  </pic:spPr>
                </pic:pic>
              </a:graphicData>
            </a:graphic>
          </wp:inline>
        </w:drawing>
      </w:r>
    </w:p>
    <w:p w14:paraId="4D0CA240">
      <w:pPr>
        <w:pStyle w:val="270"/>
        <w:rPr>
          <w:color w:val="auto"/>
          <w:highlight w:val="none"/>
        </w:rPr>
      </w:pPr>
      <w:r>
        <w:rPr>
          <w:rFonts w:hint="eastAsia"/>
          <w:color w:val="auto"/>
          <w:highlight w:val="none"/>
        </w:rPr>
        <w:t>请求</w:t>
      </w:r>
      <w:r>
        <w:rPr>
          <w:color w:val="auto"/>
          <w:highlight w:val="none"/>
        </w:rPr>
        <w:t>行业数据</w:t>
      </w:r>
      <w:r>
        <w:rPr>
          <w:rFonts w:hint="eastAsia"/>
          <w:color w:val="auto"/>
          <w:highlight w:val="none"/>
        </w:rPr>
        <w:t>流程</w:t>
      </w:r>
    </w:p>
    <w:p w14:paraId="2D6BDD0F">
      <w:pPr>
        <w:pStyle w:val="41"/>
        <w:rPr>
          <w:color w:val="auto"/>
          <w:highlight w:val="none"/>
        </w:rPr>
      </w:pPr>
      <w:r>
        <w:rPr>
          <w:rFonts w:hint="eastAsia"/>
          <w:color w:val="auto"/>
          <w:highlight w:val="none"/>
        </w:rPr>
        <w:t>流程</w:t>
      </w:r>
      <w:r>
        <w:rPr>
          <w:color w:val="auto"/>
          <w:highlight w:val="none"/>
        </w:rPr>
        <w:t>说明：</w:t>
      </w:r>
    </w:p>
    <w:p w14:paraId="24BEE6B1">
      <w:pPr>
        <w:pStyle w:val="144"/>
        <w:rPr>
          <w:color w:val="auto"/>
          <w:highlight w:val="none"/>
        </w:rPr>
      </w:pPr>
      <w:r>
        <w:rPr>
          <w:rFonts w:hint="eastAsia"/>
          <w:color w:val="auto"/>
          <w:highlight w:val="none"/>
        </w:rPr>
        <w:t>乘客从地铁APP端发起获取二维码请求到APP_SERVER。</w:t>
      </w:r>
    </w:p>
    <w:p w14:paraId="159FD5EC">
      <w:pPr>
        <w:pStyle w:val="144"/>
        <w:rPr>
          <w:color w:val="auto"/>
          <w:highlight w:val="none"/>
        </w:rPr>
      </w:pPr>
      <w:r>
        <w:rPr>
          <w:rFonts w:hint="eastAsia"/>
          <w:color w:val="auto"/>
          <w:highlight w:val="none"/>
        </w:rPr>
        <w:t>APP_SERVER发送获取行业数据请求到ITP平台。</w:t>
      </w:r>
    </w:p>
    <w:p w14:paraId="1A7B6C4E">
      <w:pPr>
        <w:pStyle w:val="144"/>
        <w:rPr>
          <w:color w:val="auto"/>
          <w:highlight w:val="none"/>
        </w:rPr>
      </w:pPr>
      <w:r>
        <w:rPr>
          <w:rFonts w:hint="eastAsia"/>
          <w:color w:val="auto"/>
          <w:highlight w:val="none"/>
        </w:rPr>
        <w:t>ITP接收到请求后。</w:t>
      </w:r>
    </w:p>
    <w:p w14:paraId="43E5422D">
      <w:pPr>
        <w:pStyle w:val="41"/>
        <w:rPr>
          <w:color w:val="auto"/>
          <w:highlight w:val="none"/>
        </w:rPr>
      </w:pPr>
      <w:r>
        <w:rPr>
          <w:rFonts w:hint="eastAsia"/>
          <w:color w:val="auto"/>
          <w:highlight w:val="none"/>
        </w:rPr>
        <w:t>如请求参数（如基础参数或签名）验证失败,则返回retCode：8001；</w:t>
      </w:r>
    </w:p>
    <w:p w14:paraId="3351AC25">
      <w:pPr>
        <w:pStyle w:val="41"/>
        <w:rPr>
          <w:color w:val="auto"/>
          <w:highlight w:val="none"/>
        </w:rPr>
      </w:pPr>
      <w:r>
        <w:rPr>
          <w:rFonts w:hint="eastAsia"/>
          <w:color w:val="auto"/>
          <w:highlight w:val="none"/>
        </w:rPr>
        <w:t>如请求的合作伙伴验证失败，则返回retCode:8007；</w:t>
      </w:r>
    </w:p>
    <w:p w14:paraId="36DD8632">
      <w:pPr>
        <w:pStyle w:val="41"/>
        <w:rPr>
          <w:color w:val="auto"/>
          <w:highlight w:val="none"/>
        </w:rPr>
      </w:pPr>
      <w:r>
        <w:rPr>
          <w:rFonts w:hint="eastAsia"/>
          <w:color w:val="auto"/>
          <w:highlight w:val="none"/>
        </w:rPr>
        <w:t>如果验证是未注册用户，则返回retCode:8004；</w:t>
      </w:r>
    </w:p>
    <w:p w14:paraId="1CCDD3CF">
      <w:pPr>
        <w:pStyle w:val="41"/>
        <w:rPr>
          <w:color w:val="auto"/>
          <w:highlight w:val="none"/>
        </w:rPr>
      </w:pPr>
      <w:r>
        <w:rPr>
          <w:rFonts w:hint="eastAsia"/>
          <w:color w:val="auto"/>
          <w:highlight w:val="none"/>
        </w:rPr>
        <w:t>如果用户状态为解约审核中，则返回retCode:8008；</w:t>
      </w:r>
    </w:p>
    <w:p w14:paraId="7677B4A5">
      <w:pPr>
        <w:pStyle w:val="41"/>
        <w:rPr>
          <w:color w:val="auto"/>
          <w:highlight w:val="none"/>
        </w:rPr>
      </w:pPr>
      <w:r>
        <w:rPr>
          <w:rFonts w:hint="eastAsia"/>
          <w:color w:val="auto"/>
          <w:highlight w:val="none"/>
        </w:rPr>
        <w:t>如果用户卡号是否与请求参数不一致，则返回retCode:8006；</w:t>
      </w:r>
    </w:p>
    <w:p w14:paraId="147F3C4B">
      <w:pPr>
        <w:pStyle w:val="41"/>
        <w:rPr>
          <w:color w:val="auto"/>
          <w:highlight w:val="none"/>
        </w:rPr>
      </w:pPr>
      <w:r>
        <w:rPr>
          <w:rFonts w:hint="eastAsia"/>
          <w:color w:val="auto"/>
          <w:highlight w:val="none"/>
        </w:rPr>
        <w:t>服务封装二维码明文串，并对其进行MD5算法，得到行业数据(MD5)；</w:t>
      </w:r>
    </w:p>
    <w:p w14:paraId="68DCFFFC">
      <w:pPr>
        <w:pStyle w:val="41"/>
        <w:rPr>
          <w:color w:val="auto"/>
          <w:highlight w:val="none"/>
        </w:rPr>
      </w:pPr>
      <w:r>
        <w:rPr>
          <w:rFonts w:hint="eastAsia"/>
          <w:color w:val="auto"/>
          <w:highlight w:val="none"/>
        </w:rPr>
        <w:t>开卡业务处理完成后返回retCode:0000；</w:t>
      </w:r>
    </w:p>
    <w:p w14:paraId="29F607DE">
      <w:pPr>
        <w:pStyle w:val="41"/>
        <w:rPr>
          <w:color w:val="auto"/>
          <w:highlight w:val="none"/>
        </w:rPr>
      </w:pPr>
      <w:r>
        <w:rPr>
          <w:rFonts w:hint="eastAsia"/>
          <w:color w:val="auto"/>
          <w:highlight w:val="none"/>
        </w:rPr>
        <w:t>如业务处理过程中出现异常，则返回retCode:9999；</w:t>
      </w:r>
    </w:p>
    <w:p w14:paraId="2575BC9A">
      <w:pPr>
        <w:pStyle w:val="41"/>
        <w:rPr>
          <w:color w:val="auto"/>
          <w:highlight w:val="none"/>
        </w:rPr>
      </w:pPr>
      <w:r>
        <w:rPr>
          <w:rFonts w:hint="eastAsia"/>
          <w:color w:val="auto"/>
          <w:highlight w:val="none"/>
        </w:rPr>
        <w:t>ITP服务将行业数据(MD5)传递给ACC服务；</w:t>
      </w:r>
    </w:p>
    <w:p w14:paraId="336AB5E8">
      <w:pPr>
        <w:pStyle w:val="41"/>
        <w:rPr>
          <w:color w:val="auto"/>
          <w:highlight w:val="none"/>
        </w:rPr>
      </w:pPr>
      <w:r>
        <w:rPr>
          <w:rFonts w:hint="eastAsia"/>
          <w:color w:val="auto"/>
          <w:highlight w:val="none"/>
        </w:rPr>
        <w:t>ACC服务对行业数据(MD5)进行加密，加密后结果返回给ITP服务。</w:t>
      </w:r>
    </w:p>
    <w:p w14:paraId="4546C645">
      <w:pPr>
        <w:pStyle w:val="144"/>
        <w:rPr>
          <w:color w:val="auto"/>
          <w:highlight w:val="none"/>
        </w:rPr>
      </w:pPr>
      <w:r>
        <w:rPr>
          <w:rFonts w:hint="eastAsia"/>
          <w:color w:val="auto"/>
          <w:highlight w:val="none"/>
        </w:rPr>
        <w:t>ITP将行业数据返回给APP_SERVER。</w:t>
      </w:r>
    </w:p>
    <w:p w14:paraId="478ABF02">
      <w:pPr>
        <w:pStyle w:val="223"/>
        <w:rPr>
          <w:color w:val="auto"/>
          <w:highlight w:val="none"/>
        </w:rPr>
      </w:pPr>
      <w:bookmarkStart w:id="482" w:name="_Toc519178139"/>
      <w:r>
        <w:rPr>
          <w:rFonts w:hint="eastAsia"/>
          <w:color w:val="auto"/>
          <w:highlight w:val="none"/>
        </w:rPr>
        <w:t>请求自助补站</w:t>
      </w:r>
      <w:bookmarkEnd w:id="482"/>
    </w:p>
    <w:p w14:paraId="539BE19B">
      <w:pPr>
        <w:pStyle w:val="41"/>
        <w:rPr>
          <w:color w:val="auto"/>
          <w:highlight w:val="none"/>
        </w:rPr>
      </w:pPr>
      <w:r>
        <w:rPr>
          <w:rFonts w:hint="eastAsia"/>
          <w:color w:val="auto"/>
          <w:highlight w:val="none"/>
        </w:rPr>
        <w:t>请求自助补站流程详见图5</w:t>
      </w:r>
      <w:r>
        <w:rPr>
          <w:color w:val="auto"/>
          <w:highlight w:val="none"/>
        </w:rPr>
        <w:t>6</w:t>
      </w:r>
      <w:r>
        <w:rPr>
          <w:rFonts w:hint="eastAsia"/>
          <w:color w:val="auto"/>
          <w:highlight w:val="none"/>
        </w:rPr>
        <w:t>。</w:t>
      </w:r>
    </w:p>
    <w:p w14:paraId="78931195">
      <w:pPr>
        <w:rPr>
          <w:color w:val="auto"/>
          <w:highlight w:val="none"/>
        </w:rPr>
      </w:pPr>
      <w:r>
        <w:rPr>
          <w:color w:val="auto"/>
          <w:highlight w:val="none"/>
          <w:lang/>
        </w:rPr>
        <w:drawing>
          <wp:inline distT="0" distB="0" distL="114300" distR="114300">
            <wp:extent cx="5269865" cy="2536825"/>
            <wp:effectExtent l="0" t="0" r="13335" b="0"/>
            <wp:docPr id="60" name="对象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对象 4"/>
                    <pic:cNvPicPr>
                      <a:picLocks noChangeAspect="1"/>
                    </pic:cNvPicPr>
                  </pic:nvPicPr>
                  <pic:blipFill>
                    <a:blip r:embed="rId73"/>
                    <a:stretch>
                      <a:fillRect/>
                    </a:stretch>
                  </pic:blipFill>
                  <pic:spPr>
                    <a:xfrm>
                      <a:off x="0" y="0"/>
                      <a:ext cx="5269865" cy="2536825"/>
                    </a:xfrm>
                    <a:prstGeom prst="rect">
                      <a:avLst/>
                    </a:prstGeom>
                    <a:noFill/>
                    <a:ln>
                      <a:noFill/>
                    </a:ln>
                  </pic:spPr>
                </pic:pic>
              </a:graphicData>
            </a:graphic>
          </wp:inline>
        </w:drawing>
      </w:r>
      <w:r>
        <w:rPr>
          <w:rFonts w:hint="eastAsia"/>
          <w:color w:val="auto"/>
          <w:highlight w:val="none"/>
        </w:rPr>
        <w:t xml:space="preserve"> </w:t>
      </w:r>
    </w:p>
    <w:p w14:paraId="7301DBD4">
      <w:pPr>
        <w:pStyle w:val="270"/>
        <w:rPr>
          <w:color w:val="auto"/>
          <w:highlight w:val="none"/>
        </w:rPr>
      </w:pPr>
      <w:r>
        <w:rPr>
          <w:rFonts w:hint="eastAsia"/>
          <w:color w:val="auto"/>
          <w:highlight w:val="none"/>
        </w:rPr>
        <w:t>请求自助补站流程</w:t>
      </w:r>
    </w:p>
    <w:p w14:paraId="5D81D883">
      <w:pPr>
        <w:pStyle w:val="41"/>
        <w:rPr>
          <w:color w:val="auto"/>
          <w:highlight w:val="none"/>
        </w:rPr>
      </w:pPr>
      <w:r>
        <w:rPr>
          <w:rFonts w:hint="eastAsia"/>
          <w:color w:val="auto"/>
          <w:highlight w:val="none"/>
        </w:rPr>
        <w:t>流程</w:t>
      </w:r>
      <w:r>
        <w:rPr>
          <w:color w:val="auto"/>
          <w:highlight w:val="none"/>
        </w:rPr>
        <w:t>说明：</w:t>
      </w:r>
    </w:p>
    <w:p w14:paraId="2EFC1313">
      <w:pPr>
        <w:pStyle w:val="144"/>
        <w:rPr>
          <w:color w:val="auto"/>
          <w:highlight w:val="none"/>
        </w:rPr>
      </w:pPr>
      <w:r>
        <w:rPr>
          <w:rFonts w:hint="eastAsia"/>
          <w:color w:val="auto"/>
          <w:highlight w:val="none"/>
        </w:rPr>
        <w:t>APP_SERVER发送补进/出站请求到ITP平台；</w:t>
      </w:r>
    </w:p>
    <w:p w14:paraId="288657C2">
      <w:pPr>
        <w:pStyle w:val="144"/>
        <w:rPr>
          <w:color w:val="auto"/>
          <w:highlight w:val="none"/>
        </w:rPr>
      </w:pPr>
      <w:r>
        <w:rPr>
          <w:rFonts w:hint="eastAsia"/>
          <w:color w:val="auto"/>
          <w:highlight w:val="none"/>
        </w:rPr>
        <w:t>ITP平台接收到请求后；</w:t>
      </w:r>
    </w:p>
    <w:p w14:paraId="36AE4186">
      <w:pPr>
        <w:pStyle w:val="41"/>
        <w:rPr>
          <w:color w:val="auto"/>
          <w:highlight w:val="none"/>
        </w:rPr>
      </w:pPr>
      <w:r>
        <w:rPr>
          <w:rFonts w:hint="eastAsia"/>
          <w:color w:val="auto"/>
          <w:highlight w:val="none"/>
        </w:rPr>
        <w:t>如请求参数（如基础参数、合作伙伴信息及签名）验证失败，则返回retCode：8001；</w:t>
      </w:r>
    </w:p>
    <w:p w14:paraId="416841C8">
      <w:pPr>
        <w:pStyle w:val="41"/>
        <w:rPr>
          <w:color w:val="auto"/>
          <w:highlight w:val="none"/>
        </w:rPr>
      </w:pPr>
      <w:r>
        <w:rPr>
          <w:rFonts w:hint="eastAsia"/>
          <w:color w:val="auto"/>
          <w:highlight w:val="none"/>
        </w:rPr>
        <w:t>如果验证用户是未注册用户，则返回retCode:8004；</w:t>
      </w:r>
    </w:p>
    <w:p w14:paraId="07DEE521">
      <w:pPr>
        <w:pStyle w:val="41"/>
        <w:rPr>
          <w:color w:val="auto"/>
          <w:highlight w:val="none"/>
        </w:rPr>
      </w:pPr>
      <w:r>
        <w:rPr>
          <w:rFonts w:hint="eastAsia"/>
          <w:color w:val="auto"/>
          <w:highlight w:val="none"/>
        </w:rPr>
        <w:t>如验证用户状态为解约审核中，则返回retCode:8008；</w:t>
      </w:r>
    </w:p>
    <w:p w14:paraId="7184C3AC">
      <w:pPr>
        <w:pStyle w:val="41"/>
        <w:rPr>
          <w:color w:val="auto"/>
          <w:highlight w:val="none"/>
        </w:rPr>
      </w:pPr>
      <w:r>
        <w:rPr>
          <w:rFonts w:hint="eastAsia"/>
          <w:color w:val="auto"/>
          <w:highlight w:val="none"/>
        </w:rPr>
        <w:t>如验证用户卡号是否与请求的卡号参数不一致，则返回retCode:8006；</w:t>
      </w:r>
    </w:p>
    <w:p w14:paraId="4B841210">
      <w:pPr>
        <w:pStyle w:val="41"/>
        <w:rPr>
          <w:color w:val="auto"/>
          <w:highlight w:val="none"/>
        </w:rPr>
      </w:pPr>
      <w:r>
        <w:rPr>
          <w:rFonts w:hint="eastAsia"/>
          <w:color w:val="auto"/>
          <w:highlight w:val="none"/>
        </w:rPr>
        <w:t>如BOM更新后的票卡无法自助更新，则返回retCode:8300；</w:t>
      </w:r>
    </w:p>
    <w:p w14:paraId="137139E9">
      <w:pPr>
        <w:pStyle w:val="41"/>
        <w:rPr>
          <w:color w:val="auto"/>
          <w:highlight w:val="none"/>
        </w:rPr>
      </w:pPr>
      <w:r>
        <w:rPr>
          <w:rFonts w:hint="eastAsia"/>
          <w:color w:val="auto"/>
          <w:highlight w:val="none"/>
        </w:rPr>
        <w:t>票卡状态正常，可正常进出站，则返回retCode:8301；</w:t>
      </w:r>
    </w:p>
    <w:p w14:paraId="4DB6796D">
      <w:pPr>
        <w:pStyle w:val="41"/>
        <w:rPr>
          <w:color w:val="auto"/>
          <w:highlight w:val="none"/>
        </w:rPr>
      </w:pPr>
      <w:r>
        <w:rPr>
          <w:rFonts w:hint="eastAsia"/>
          <w:color w:val="auto"/>
          <w:highlight w:val="none"/>
        </w:rPr>
        <w:t>补出站成功，则返回retCode:8302；</w:t>
      </w:r>
    </w:p>
    <w:p w14:paraId="7A91C757">
      <w:pPr>
        <w:pStyle w:val="41"/>
        <w:rPr>
          <w:color w:val="auto"/>
          <w:highlight w:val="none"/>
        </w:rPr>
      </w:pPr>
      <w:r>
        <w:rPr>
          <w:rFonts w:hint="eastAsia"/>
          <w:color w:val="auto"/>
          <w:highlight w:val="none"/>
        </w:rPr>
        <w:t>补进站成功，则返回retCode:8303；</w:t>
      </w:r>
    </w:p>
    <w:p w14:paraId="0019D9AE">
      <w:pPr>
        <w:pStyle w:val="41"/>
        <w:rPr>
          <w:color w:val="auto"/>
          <w:highlight w:val="none"/>
        </w:rPr>
      </w:pPr>
      <w:r>
        <w:rPr>
          <w:rFonts w:hint="eastAsia"/>
          <w:color w:val="auto"/>
          <w:highlight w:val="none"/>
        </w:rPr>
        <w:t>一天内自助补站次数达到上限，则返回retCode:8304；</w:t>
      </w:r>
    </w:p>
    <w:p w14:paraId="258464C7">
      <w:pPr>
        <w:pStyle w:val="41"/>
        <w:rPr>
          <w:color w:val="auto"/>
          <w:highlight w:val="none"/>
        </w:rPr>
      </w:pPr>
      <w:r>
        <w:rPr>
          <w:rFonts w:hint="eastAsia"/>
          <w:color w:val="auto"/>
          <w:highlight w:val="none"/>
        </w:rPr>
        <w:t>补进/出站业务正常处理完成后返回retCode:0000；</w:t>
      </w:r>
    </w:p>
    <w:p w14:paraId="676E81D9">
      <w:pPr>
        <w:pStyle w:val="41"/>
        <w:rPr>
          <w:color w:val="auto"/>
          <w:highlight w:val="none"/>
        </w:rPr>
      </w:pPr>
      <w:r>
        <w:rPr>
          <w:rFonts w:hint="eastAsia"/>
          <w:color w:val="auto"/>
          <w:highlight w:val="none"/>
        </w:rPr>
        <w:t>业务处理过程中出现异常时，则返回retCode:9999；</w:t>
      </w:r>
    </w:p>
    <w:p w14:paraId="6EDEE194">
      <w:pPr>
        <w:pStyle w:val="144"/>
        <w:rPr>
          <w:color w:val="auto"/>
          <w:highlight w:val="none"/>
        </w:rPr>
      </w:pPr>
      <w:r>
        <w:rPr>
          <w:rFonts w:hint="eastAsia"/>
          <w:color w:val="auto"/>
          <w:highlight w:val="none"/>
        </w:rPr>
        <w:t>ITP将补进/出站结果通知给APP_SERVER；</w:t>
      </w:r>
    </w:p>
    <w:p w14:paraId="19BF3EF6">
      <w:pPr>
        <w:pStyle w:val="144"/>
        <w:rPr>
          <w:color w:val="auto"/>
          <w:highlight w:val="none"/>
        </w:rPr>
      </w:pPr>
      <w:r>
        <w:rPr>
          <w:rFonts w:hint="eastAsia"/>
          <w:color w:val="auto"/>
          <w:highlight w:val="none"/>
        </w:rPr>
        <w:t>ITP将变更后的行业数据异步推送给 APP_SERVER。</w:t>
      </w:r>
    </w:p>
    <w:p w14:paraId="1BA50E8E">
      <w:pPr>
        <w:pStyle w:val="223"/>
        <w:rPr>
          <w:color w:val="auto"/>
          <w:highlight w:val="none"/>
        </w:rPr>
      </w:pPr>
      <w:bookmarkStart w:id="483" w:name="_Toc519178140"/>
      <w:r>
        <w:rPr>
          <w:rFonts w:hint="eastAsia"/>
          <w:color w:val="auto"/>
          <w:highlight w:val="none"/>
        </w:rPr>
        <w:t>请求</w:t>
      </w:r>
      <w:r>
        <w:rPr>
          <w:color w:val="auto"/>
          <w:highlight w:val="none"/>
        </w:rPr>
        <w:t>查询交易</w:t>
      </w:r>
      <w:r>
        <w:rPr>
          <w:rFonts w:hint="eastAsia"/>
          <w:color w:val="auto"/>
          <w:highlight w:val="none"/>
        </w:rPr>
        <w:t>记录</w:t>
      </w:r>
      <w:bookmarkEnd w:id="483"/>
    </w:p>
    <w:p w14:paraId="011AF411">
      <w:pPr>
        <w:pStyle w:val="41"/>
        <w:rPr>
          <w:color w:val="auto"/>
          <w:highlight w:val="none"/>
        </w:rPr>
      </w:pPr>
      <w:r>
        <w:rPr>
          <w:rFonts w:hint="eastAsia"/>
          <w:color w:val="auto"/>
          <w:highlight w:val="none"/>
        </w:rPr>
        <w:t>请求</w:t>
      </w:r>
      <w:r>
        <w:rPr>
          <w:color w:val="auto"/>
          <w:highlight w:val="none"/>
        </w:rPr>
        <w:t>查询交易</w:t>
      </w:r>
      <w:r>
        <w:rPr>
          <w:rFonts w:hint="eastAsia"/>
          <w:color w:val="auto"/>
          <w:highlight w:val="none"/>
        </w:rPr>
        <w:t>记录流程详见图5</w:t>
      </w:r>
      <w:r>
        <w:rPr>
          <w:color w:val="auto"/>
          <w:highlight w:val="none"/>
        </w:rPr>
        <w:t>7</w:t>
      </w:r>
      <w:r>
        <w:rPr>
          <w:rFonts w:hint="eastAsia"/>
          <w:color w:val="auto"/>
          <w:highlight w:val="none"/>
        </w:rPr>
        <w:t>。</w:t>
      </w:r>
    </w:p>
    <w:p w14:paraId="31975A3B">
      <w:pPr>
        <w:ind w:left="420" w:leftChars="200"/>
        <w:rPr>
          <w:color w:val="auto"/>
          <w:highlight w:val="none"/>
        </w:rPr>
      </w:pPr>
      <w:r>
        <w:rPr>
          <w:color w:val="auto"/>
          <w:highlight w:val="none"/>
          <w:lang/>
        </w:rPr>
        <w:drawing>
          <wp:inline distT="0" distB="0" distL="114300" distR="114300">
            <wp:extent cx="4216400" cy="2391410"/>
            <wp:effectExtent l="0" t="0" r="0" b="0"/>
            <wp:docPr id="61" name="对象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对象 5"/>
                    <pic:cNvPicPr>
                      <a:picLocks noChangeAspect="1"/>
                    </pic:cNvPicPr>
                  </pic:nvPicPr>
                  <pic:blipFill>
                    <a:blip r:embed="rId74"/>
                    <a:stretch>
                      <a:fillRect/>
                    </a:stretch>
                  </pic:blipFill>
                  <pic:spPr>
                    <a:xfrm>
                      <a:off x="0" y="0"/>
                      <a:ext cx="4216400" cy="2391410"/>
                    </a:xfrm>
                    <a:prstGeom prst="rect">
                      <a:avLst/>
                    </a:prstGeom>
                    <a:noFill/>
                    <a:ln>
                      <a:noFill/>
                    </a:ln>
                  </pic:spPr>
                </pic:pic>
              </a:graphicData>
            </a:graphic>
          </wp:inline>
        </w:drawing>
      </w:r>
    </w:p>
    <w:p w14:paraId="4F5C196C">
      <w:pPr>
        <w:pStyle w:val="270"/>
        <w:rPr>
          <w:color w:val="auto"/>
          <w:highlight w:val="none"/>
        </w:rPr>
      </w:pPr>
      <w:r>
        <w:rPr>
          <w:rFonts w:hint="eastAsia"/>
          <w:color w:val="auto"/>
          <w:highlight w:val="none"/>
        </w:rPr>
        <w:t>请求</w:t>
      </w:r>
      <w:r>
        <w:rPr>
          <w:color w:val="auto"/>
          <w:highlight w:val="none"/>
        </w:rPr>
        <w:t>查询交易</w:t>
      </w:r>
      <w:r>
        <w:rPr>
          <w:rFonts w:hint="eastAsia"/>
          <w:color w:val="auto"/>
          <w:highlight w:val="none"/>
        </w:rPr>
        <w:t>记录流程</w:t>
      </w:r>
    </w:p>
    <w:p w14:paraId="3A3B3A3D">
      <w:pPr>
        <w:pStyle w:val="41"/>
        <w:rPr>
          <w:color w:val="auto"/>
          <w:highlight w:val="none"/>
        </w:rPr>
      </w:pPr>
      <w:r>
        <w:rPr>
          <w:rFonts w:hint="eastAsia"/>
          <w:color w:val="auto"/>
          <w:highlight w:val="none"/>
        </w:rPr>
        <w:t>流程</w:t>
      </w:r>
      <w:r>
        <w:rPr>
          <w:color w:val="auto"/>
          <w:highlight w:val="none"/>
        </w:rPr>
        <w:t>说明：</w:t>
      </w:r>
    </w:p>
    <w:p w14:paraId="1B0A04CB">
      <w:pPr>
        <w:pStyle w:val="144"/>
        <w:rPr>
          <w:color w:val="auto"/>
          <w:highlight w:val="none"/>
        </w:rPr>
      </w:pPr>
      <w:r>
        <w:rPr>
          <w:rFonts w:hint="eastAsia"/>
          <w:color w:val="auto"/>
          <w:highlight w:val="none"/>
        </w:rPr>
        <w:t>APP_SERVER发送查询交易请求到ITP平台。</w:t>
      </w:r>
    </w:p>
    <w:p w14:paraId="779E40E9">
      <w:pPr>
        <w:pStyle w:val="144"/>
        <w:rPr>
          <w:color w:val="auto"/>
          <w:highlight w:val="none"/>
        </w:rPr>
      </w:pPr>
      <w:r>
        <w:rPr>
          <w:rFonts w:hint="eastAsia"/>
          <w:color w:val="auto"/>
          <w:highlight w:val="none"/>
        </w:rPr>
        <w:t>ITP 接收到请求后。</w:t>
      </w:r>
    </w:p>
    <w:p w14:paraId="697B528D">
      <w:pPr>
        <w:pStyle w:val="41"/>
        <w:rPr>
          <w:color w:val="auto"/>
          <w:highlight w:val="none"/>
        </w:rPr>
      </w:pPr>
      <w:r>
        <w:rPr>
          <w:rFonts w:hint="eastAsia"/>
          <w:color w:val="auto"/>
          <w:highlight w:val="none"/>
        </w:rPr>
        <w:t>如验证请求参数（基础参数、合作伙伴信息及签名）验证失败，则返回retCode：8001；</w:t>
      </w:r>
    </w:p>
    <w:p w14:paraId="51A252C0">
      <w:pPr>
        <w:pStyle w:val="41"/>
        <w:rPr>
          <w:color w:val="auto"/>
          <w:highlight w:val="none"/>
        </w:rPr>
      </w:pPr>
      <w:r>
        <w:rPr>
          <w:rFonts w:hint="eastAsia"/>
          <w:color w:val="auto"/>
          <w:highlight w:val="none"/>
        </w:rPr>
        <w:t>如验证用户是未注册用户，则返回retCode:8004；</w:t>
      </w:r>
    </w:p>
    <w:p w14:paraId="38D91C57">
      <w:pPr>
        <w:pStyle w:val="41"/>
        <w:rPr>
          <w:color w:val="auto"/>
          <w:highlight w:val="none"/>
        </w:rPr>
      </w:pPr>
      <w:r>
        <w:rPr>
          <w:rFonts w:hint="eastAsia"/>
          <w:color w:val="auto"/>
          <w:highlight w:val="none"/>
        </w:rPr>
        <w:t>如验证用户状态为解约审核中，则返回retCode:8008；</w:t>
      </w:r>
    </w:p>
    <w:p w14:paraId="17E63C04">
      <w:pPr>
        <w:pStyle w:val="41"/>
        <w:rPr>
          <w:color w:val="auto"/>
          <w:highlight w:val="none"/>
        </w:rPr>
      </w:pPr>
      <w:r>
        <w:rPr>
          <w:rFonts w:hint="eastAsia"/>
          <w:color w:val="auto"/>
          <w:highlight w:val="none"/>
        </w:rPr>
        <w:t>如验证用户卡号是否与请求的卡号参数不一致，则返回retCode:8006；</w:t>
      </w:r>
    </w:p>
    <w:p w14:paraId="63A3396C">
      <w:pPr>
        <w:pStyle w:val="41"/>
        <w:rPr>
          <w:color w:val="auto"/>
          <w:highlight w:val="none"/>
        </w:rPr>
      </w:pPr>
      <w:r>
        <w:rPr>
          <w:rFonts w:hint="eastAsia"/>
          <w:color w:val="auto"/>
          <w:highlight w:val="none"/>
        </w:rPr>
        <w:t>查询用户交易记录，处理完成后返回retCode:0000；</w:t>
      </w:r>
    </w:p>
    <w:p w14:paraId="5B985664">
      <w:pPr>
        <w:pStyle w:val="41"/>
        <w:rPr>
          <w:color w:val="auto"/>
          <w:highlight w:val="none"/>
        </w:rPr>
      </w:pPr>
      <w:r>
        <w:rPr>
          <w:rFonts w:hint="eastAsia"/>
          <w:color w:val="auto"/>
          <w:highlight w:val="none"/>
        </w:rPr>
        <w:t>业务处理过程中出现异常时，则返回retCode:9999。</w:t>
      </w:r>
    </w:p>
    <w:p w14:paraId="7D4AB767">
      <w:pPr>
        <w:pStyle w:val="144"/>
        <w:rPr>
          <w:color w:val="auto"/>
          <w:highlight w:val="none"/>
        </w:rPr>
      </w:pPr>
      <w:r>
        <w:rPr>
          <w:rFonts w:hint="eastAsia"/>
          <w:color w:val="auto"/>
          <w:highlight w:val="none"/>
        </w:rPr>
        <w:t>ITP平台将交易记录返回给APP_SERVER。</w:t>
      </w:r>
    </w:p>
    <w:p w14:paraId="0FD8A83B">
      <w:pPr>
        <w:pStyle w:val="223"/>
        <w:rPr>
          <w:color w:val="auto"/>
          <w:highlight w:val="none"/>
        </w:rPr>
      </w:pPr>
      <w:bookmarkStart w:id="484" w:name="_Toc519178141"/>
      <w:r>
        <w:rPr>
          <w:rFonts w:hint="eastAsia"/>
          <w:color w:val="auto"/>
          <w:highlight w:val="none"/>
        </w:rPr>
        <w:t>请求</w:t>
      </w:r>
      <w:r>
        <w:rPr>
          <w:color w:val="auto"/>
          <w:highlight w:val="none"/>
        </w:rPr>
        <w:t>解约</w:t>
      </w:r>
      <w:bookmarkEnd w:id="484"/>
    </w:p>
    <w:p w14:paraId="56DB45A3">
      <w:pPr>
        <w:rPr>
          <w:color w:val="auto"/>
          <w:highlight w:val="none"/>
        </w:rPr>
      </w:pPr>
      <w:r>
        <w:rPr>
          <w:rFonts w:hint="eastAsia"/>
          <w:color w:val="auto"/>
          <w:highlight w:val="none"/>
        </w:rPr>
        <w:t>请求</w:t>
      </w:r>
      <w:r>
        <w:rPr>
          <w:color w:val="auto"/>
          <w:highlight w:val="none"/>
        </w:rPr>
        <w:t>解约</w:t>
      </w:r>
      <w:r>
        <w:rPr>
          <w:rFonts w:hint="eastAsia"/>
          <w:color w:val="auto"/>
          <w:highlight w:val="none"/>
        </w:rPr>
        <w:t>流程详见图5</w:t>
      </w:r>
      <w:r>
        <w:rPr>
          <w:color w:val="auto"/>
          <w:highlight w:val="none"/>
        </w:rPr>
        <w:t>8</w:t>
      </w:r>
      <w:r>
        <w:rPr>
          <w:rFonts w:hint="eastAsia"/>
          <w:color w:val="auto"/>
          <w:highlight w:val="none"/>
        </w:rPr>
        <w:t>。</w:t>
      </w:r>
    </w:p>
    <w:p w14:paraId="1C20F77C">
      <w:pPr>
        <w:rPr>
          <w:color w:val="auto"/>
          <w:highlight w:val="none"/>
        </w:rPr>
      </w:pPr>
      <w:r>
        <w:rPr>
          <w:color w:val="auto"/>
          <w:highlight w:val="none"/>
          <w:lang/>
        </w:rPr>
        <w:drawing>
          <wp:inline distT="0" distB="0" distL="114300" distR="114300">
            <wp:extent cx="5273675" cy="2115185"/>
            <wp:effectExtent l="0" t="0" r="9525" b="0"/>
            <wp:docPr id="62" name="对象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对象 6"/>
                    <pic:cNvPicPr>
                      <a:picLocks noChangeAspect="1"/>
                    </pic:cNvPicPr>
                  </pic:nvPicPr>
                  <pic:blipFill>
                    <a:blip r:embed="rId75"/>
                    <a:stretch>
                      <a:fillRect/>
                    </a:stretch>
                  </pic:blipFill>
                  <pic:spPr>
                    <a:xfrm>
                      <a:off x="0" y="0"/>
                      <a:ext cx="5273675" cy="2115185"/>
                    </a:xfrm>
                    <a:prstGeom prst="rect">
                      <a:avLst/>
                    </a:prstGeom>
                    <a:noFill/>
                    <a:ln>
                      <a:noFill/>
                    </a:ln>
                  </pic:spPr>
                </pic:pic>
              </a:graphicData>
            </a:graphic>
          </wp:inline>
        </w:drawing>
      </w:r>
    </w:p>
    <w:p w14:paraId="1BDF6BC2">
      <w:pPr>
        <w:pStyle w:val="270"/>
        <w:rPr>
          <w:color w:val="auto"/>
          <w:highlight w:val="none"/>
        </w:rPr>
      </w:pPr>
      <w:r>
        <w:rPr>
          <w:rFonts w:hint="eastAsia"/>
          <w:color w:val="auto"/>
          <w:highlight w:val="none"/>
        </w:rPr>
        <w:t>请求</w:t>
      </w:r>
      <w:r>
        <w:rPr>
          <w:color w:val="auto"/>
          <w:highlight w:val="none"/>
        </w:rPr>
        <w:t>解约</w:t>
      </w:r>
      <w:r>
        <w:rPr>
          <w:rFonts w:hint="eastAsia"/>
          <w:color w:val="auto"/>
          <w:highlight w:val="none"/>
        </w:rPr>
        <w:t>流程</w:t>
      </w:r>
    </w:p>
    <w:p w14:paraId="3636316C">
      <w:pPr>
        <w:pStyle w:val="41"/>
        <w:rPr>
          <w:color w:val="auto"/>
          <w:highlight w:val="none"/>
        </w:rPr>
      </w:pPr>
      <w:r>
        <w:rPr>
          <w:rFonts w:hint="eastAsia"/>
          <w:color w:val="auto"/>
          <w:highlight w:val="none"/>
        </w:rPr>
        <w:t>流程</w:t>
      </w:r>
      <w:r>
        <w:rPr>
          <w:color w:val="auto"/>
          <w:highlight w:val="none"/>
        </w:rPr>
        <w:t>说明：</w:t>
      </w:r>
    </w:p>
    <w:p w14:paraId="02CA8D06">
      <w:pPr>
        <w:pStyle w:val="144"/>
        <w:rPr>
          <w:color w:val="auto"/>
          <w:highlight w:val="none"/>
        </w:rPr>
      </w:pPr>
      <w:r>
        <w:rPr>
          <w:rFonts w:hint="eastAsia"/>
          <w:color w:val="auto"/>
          <w:highlight w:val="none"/>
        </w:rPr>
        <w:t>乘客或APP_SERVER 发送解约申请到ITP平台。</w:t>
      </w:r>
    </w:p>
    <w:p w14:paraId="77621331">
      <w:pPr>
        <w:pStyle w:val="144"/>
        <w:rPr>
          <w:color w:val="auto"/>
          <w:highlight w:val="none"/>
        </w:rPr>
      </w:pPr>
      <w:r>
        <w:rPr>
          <w:rFonts w:hint="eastAsia"/>
          <w:color w:val="auto"/>
          <w:highlight w:val="none"/>
        </w:rPr>
        <w:t>ITP接收到解约请求后。</w:t>
      </w:r>
    </w:p>
    <w:p w14:paraId="542CA2D7">
      <w:pPr>
        <w:pStyle w:val="41"/>
        <w:rPr>
          <w:color w:val="auto"/>
          <w:highlight w:val="none"/>
        </w:rPr>
      </w:pPr>
      <w:r>
        <w:rPr>
          <w:rFonts w:hint="eastAsia"/>
          <w:color w:val="auto"/>
          <w:highlight w:val="none"/>
        </w:rPr>
        <w:t>如验证请求参数（基础参数、合作伙伴信息及签名）验证失败，则返回retCode：8001；</w:t>
      </w:r>
    </w:p>
    <w:p w14:paraId="2CCB9243">
      <w:pPr>
        <w:pStyle w:val="41"/>
        <w:rPr>
          <w:color w:val="auto"/>
          <w:highlight w:val="none"/>
        </w:rPr>
      </w:pPr>
      <w:r>
        <w:rPr>
          <w:rFonts w:hint="eastAsia"/>
          <w:color w:val="auto"/>
          <w:highlight w:val="none"/>
        </w:rPr>
        <w:t>如验证用户是未注册用户，则返回retCode:8004；</w:t>
      </w:r>
    </w:p>
    <w:p w14:paraId="0E2E5118">
      <w:pPr>
        <w:pStyle w:val="41"/>
        <w:rPr>
          <w:color w:val="auto"/>
          <w:highlight w:val="none"/>
        </w:rPr>
      </w:pPr>
      <w:r>
        <w:rPr>
          <w:rFonts w:hint="eastAsia"/>
          <w:color w:val="auto"/>
          <w:highlight w:val="none"/>
        </w:rPr>
        <w:t>如验证用户状态为解约审核中，则返回retCode:8008；</w:t>
      </w:r>
    </w:p>
    <w:p w14:paraId="37D2A5DC">
      <w:pPr>
        <w:pStyle w:val="41"/>
        <w:rPr>
          <w:color w:val="auto"/>
          <w:highlight w:val="none"/>
        </w:rPr>
      </w:pPr>
      <w:r>
        <w:rPr>
          <w:rFonts w:hint="eastAsia"/>
          <w:color w:val="auto"/>
          <w:highlight w:val="none"/>
        </w:rPr>
        <w:t>如验证用户卡号是否与请求的卡号参数不一致，则返回retCode:8006；</w:t>
      </w:r>
    </w:p>
    <w:p w14:paraId="4C377DD5">
      <w:pPr>
        <w:pStyle w:val="41"/>
        <w:rPr>
          <w:color w:val="auto"/>
          <w:highlight w:val="none"/>
        </w:rPr>
      </w:pPr>
      <w:r>
        <w:rPr>
          <w:rFonts w:hint="eastAsia"/>
          <w:color w:val="auto"/>
          <w:highlight w:val="none"/>
        </w:rPr>
        <w:t>更新用户状态标识为解约状态，处理完成后返回retCode:0000；</w:t>
      </w:r>
    </w:p>
    <w:p w14:paraId="7864241E">
      <w:pPr>
        <w:pStyle w:val="41"/>
        <w:rPr>
          <w:color w:val="auto"/>
          <w:highlight w:val="none"/>
        </w:rPr>
      </w:pPr>
      <w:r>
        <w:rPr>
          <w:rFonts w:hint="eastAsia"/>
          <w:color w:val="auto"/>
          <w:highlight w:val="none"/>
        </w:rPr>
        <w:t>业务处理过程中出现异常时，则返回retCode:9999。</w:t>
      </w:r>
    </w:p>
    <w:p w14:paraId="039A7762">
      <w:pPr>
        <w:pStyle w:val="144"/>
        <w:rPr>
          <w:color w:val="auto"/>
          <w:highlight w:val="none"/>
        </w:rPr>
      </w:pPr>
      <w:r>
        <w:rPr>
          <w:rFonts w:hint="eastAsia"/>
          <w:color w:val="auto"/>
          <w:highlight w:val="none"/>
        </w:rPr>
        <w:t>ITP平台返回请求解约结果。</w:t>
      </w:r>
    </w:p>
    <w:p w14:paraId="40B5A971">
      <w:pPr>
        <w:pStyle w:val="144"/>
        <w:rPr>
          <w:color w:val="auto"/>
          <w:highlight w:val="none"/>
        </w:rPr>
      </w:pPr>
      <w:r>
        <w:rPr>
          <w:rFonts w:hint="eastAsia"/>
          <w:color w:val="auto"/>
          <w:highlight w:val="none"/>
        </w:rPr>
        <w:t>ITP等待平台扣费周期结束后向支付通道发起解约请求。</w:t>
      </w:r>
    </w:p>
    <w:p w14:paraId="299962CC">
      <w:pPr>
        <w:pStyle w:val="144"/>
        <w:rPr>
          <w:color w:val="auto"/>
          <w:highlight w:val="none"/>
        </w:rPr>
      </w:pPr>
      <w:r>
        <w:rPr>
          <w:rFonts w:hint="eastAsia"/>
          <w:color w:val="auto"/>
          <w:highlight w:val="none"/>
        </w:rPr>
        <w:t>支付通道将解约结果返回给ITP平台。</w:t>
      </w:r>
    </w:p>
    <w:p w14:paraId="41EE0472">
      <w:pPr>
        <w:pStyle w:val="144"/>
        <w:rPr>
          <w:color w:val="auto"/>
          <w:highlight w:val="none"/>
        </w:rPr>
      </w:pPr>
      <w:r>
        <w:rPr>
          <w:rFonts w:hint="eastAsia"/>
          <w:color w:val="auto"/>
          <w:highlight w:val="none"/>
        </w:rPr>
        <w:t>ITP将解约结果推送给APP_SERVER。</w:t>
      </w:r>
    </w:p>
    <w:p w14:paraId="55992502">
      <w:pPr>
        <w:pStyle w:val="223"/>
        <w:rPr>
          <w:color w:val="auto"/>
          <w:highlight w:val="none"/>
        </w:rPr>
      </w:pPr>
      <w:bookmarkStart w:id="485" w:name="_Toc519178142"/>
      <w:r>
        <w:rPr>
          <w:rFonts w:hint="eastAsia"/>
          <w:color w:val="auto"/>
          <w:highlight w:val="none"/>
        </w:rPr>
        <w:t>行业</w:t>
      </w:r>
      <w:r>
        <w:rPr>
          <w:color w:val="auto"/>
          <w:highlight w:val="none"/>
        </w:rPr>
        <w:t>数据通知</w:t>
      </w:r>
      <w:bookmarkEnd w:id="485"/>
    </w:p>
    <w:p w14:paraId="7A701137">
      <w:pPr>
        <w:pStyle w:val="41"/>
        <w:rPr>
          <w:color w:val="auto"/>
          <w:highlight w:val="none"/>
        </w:rPr>
      </w:pPr>
      <w:r>
        <w:rPr>
          <w:rFonts w:hint="eastAsia"/>
          <w:color w:val="auto"/>
          <w:highlight w:val="none"/>
        </w:rPr>
        <w:t>行业</w:t>
      </w:r>
      <w:r>
        <w:rPr>
          <w:color w:val="auto"/>
          <w:highlight w:val="none"/>
        </w:rPr>
        <w:t>数据通知</w:t>
      </w:r>
      <w:r>
        <w:rPr>
          <w:rFonts w:hint="eastAsia"/>
          <w:color w:val="auto"/>
          <w:highlight w:val="none"/>
        </w:rPr>
        <w:t>流程详见图5</w:t>
      </w:r>
      <w:r>
        <w:rPr>
          <w:color w:val="auto"/>
          <w:highlight w:val="none"/>
        </w:rPr>
        <w:t>9</w:t>
      </w:r>
      <w:r>
        <w:rPr>
          <w:rFonts w:hint="eastAsia"/>
          <w:color w:val="auto"/>
          <w:highlight w:val="none"/>
        </w:rPr>
        <w:t>。</w:t>
      </w:r>
    </w:p>
    <w:p w14:paraId="1B80637A">
      <w:pPr>
        <w:rPr>
          <w:color w:val="auto"/>
          <w:highlight w:val="none"/>
        </w:rPr>
      </w:pPr>
      <w:r>
        <w:rPr>
          <w:color w:val="auto"/>
          <w:highlight w:val="none"/>
          <w:lang/>
        </w:rPr>
        <w:drawing>
          <wp:inline distT="0" distB="0" distL="114300" distR="114300">
            <wp:extent cx="5269865" cy="2536825"/>
            <wp:effectExtent l="0" t="0" r="13335" b="0"/>
            <wp:docPr id="63" name="对象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对象 7"/>
                    <pic:cNvPicPr>
                      <a:picLocks noChangeAspect="1"/>
                    </pic:cNvPicPr>
                  </pic:nvPicPr>
                  <pic:blipFill>
                    <a:blip r:embed="rId76"/>
                    <a:stretch>
                      <a:fillRect/>
                    </a:stretch>
                  </pic:blipFill>
                  <pic:spPr>
                    <a:xfrm>
                      <a:off x="0" y="0"/>
                      <a:ext cx="5269865" cy="2536825"/>
                    </a:xfrm>
                    <a:prstGeom prst="rect">
                      <a:avLst/>
                    </a:prstGeom>
                    <a:noFill/>
                    <a:ln>
                      <a:noFill/>
                    </a:ln>
                  </pic:spPr>
                </pic:pic>
              </a:graphicData>
            </a:graphic>
          </wp:inline>
        </w:drawing>
      </w:r>
    </w:p>
    <w:p w14:paraId="0CEB8943">
      <w:pPr>
        <w:pStyle w:val="270"/>
        <w:rPr>
          <w:color w:val="auto"/>
          <w:highlight w:val="none"/>
        </w:rPr>
      </w:pPr>
      <w:r>
        <w:rPr>
          <w:rFonts w:hint="eastAsia"/>
          <w:color w:val="auto"/>
          <w:highlight w:val="none"/>
        </w:rPr>
        <w:t>行业</w:t>
      </w:r>
      <w:r>
        <w:rPr>
          <w:color w:val="auto"/>
          <w:highlight w:val="none"/>
        </w:rPr>
        <w:t>数据通知</w:t>
      </w:r>
      <w:r>
        <w:rPr>
          <w:rFonts w:hint="eastAsia"/>
          <w:color w:val="auto"/>
          <w:highlight w:val="none"/>
        </w:rPr>
        <w:t>流程</w:t>
      </w:r>
    </w:p>
    <w:p w14:paraId="7C110CD8">
      <w:pPr>
        <w:pStyle w:val="41"/>
        <w:rPr>
          <w:color w:val="auto"/>
          <w:highlight w:val="none"/>
        </w:rPr>
      </w:pPr>
      <w:r>
        <w:rPr>
          <w:rFonts w:hint="eastAsia"/>
          <w:color w:val="auto"/>
          <w:highlight w:val="none"/>
        </w:rPr>
        <w:t>流程</w:t>
      </w:r>
      <w:r>
        <w:rPr>
          <w:color w:val="auto"/>
          <w:highlight w:val="none"/>
        </w:rPr>
        <w:t>说明：</w:t>
      </w:r>
    </w:p>
    <w:p w14:paraId="5D37E933">
      <w:pPr>
        <w:pStyle w:val="144"/>
        <w:rPr>
          <w:color w:val="auto"/>
          <w:highlight w:val="none"/>
        </w:rPr>
      </w:pPr>
      <w:r>
        <w:rPr>
          <w:rFonts w:hint="eastAsia"/>
          <w:color w:val="auto"/>
          <w:highlight w:val="none"/>
        </w:rPr>
        <w:t>APP_SERVER发送补进/出站请求到ITP平台。</w:t>
      </w:r>
    </w:p>
    <w:p w14:paraId="27108B5F">
      <w:pPr>
        <w:pStyle w:val="144"/>
        <w:rPr>
          <w:color w:val="auto"/>
          <w:highlight w:val="none"/>
        </w:rPr>
      </w:pPr>
      <w:r>
        <w:rPr>
          <w:rFonts w:hint="eastAsia"/>
          <w:color w:val="auto"/>
          <w:highlight w:val="none"/>
        </w:rPr>
        <w:t>ITP平台接收到请求后。</w:t>
      </w:r>
    </w:p>
    <w:p w14:paraId="723065AE">
      <w:pPr>
        <w:pStyle w:val="41"/>
        <w:rPr>
          <w:color w:val="auto"/>
          <w:highlight w:val="none"/>
        </w:rPr>
      </w:pPr>
      <w:r>
        <w:rPr>
          <w:rFonts w:hint="eastAsia"/>
          <w:color w:val="auto"/>
          <w:highlight w:val="none"/>
        </w:rPr>
        <w:t>如验证请求参数（基础参数、合作伙伴信息及签名）验证失败，则返回retCode：8001；</w:t>
      </w:r>
    </w:p>
    <w:p w14:paraId="1C527D01">
      <w:pPr>
        <w:pStyle w:val="41"/>
        <w:rPr>
          <w:color w:val="auto"/>
          <w:highlight w:val="none"/>
        </w:rPr>
      </w:pPr>
      <w:r>
        <w:rPr>
          <w:rFonts w:hint="eastAsia"/>
          <w:color w:val="auto"/>
          <w:highlight w:val="none"/>
        </w:rPr>
        <w:t>如验证用户是未注册用户，则返回retCode:8004；</w:t>
      </w:r>
    </w:p>
    <w:p w14:paraId="6EB61788">
      <w:pPr>
        <w:pStyle w:val="41"/>
        <w:rPr>
          <w:color w:val="auto"/>
          <w:highlight w:val="none"/>
        </w:rPr>
      </w:pPr>
      <w:r>
        <w:rPr>
          <w:rFonts w:hint="eastAsia"/>
          <w:color w:val="auto"/>
          <w:highlight w:val="none"/>
        </w:rPr>
        <w:t>如验证用户状态为解约审核中，则返回retCode:8008；</w:t>
      </w:r>
    </w:p>
    <w:p w14:paraId="7D6776F1">
      <w:pPr>
        <w:pStyle w:val="41"/>
        <w:rPr>
          <w:color w:val="auto"/>
          <w:highlight w:val="none"/>
        </w:rPr>
      </w:pPr>
      <w:r>
        <w:rPr>
          <w:rFonts w:hint="eastAsia"/>
          <w:color w:val="auto"/>
          <w:highlight w:val="none"/>
        </w:rPr>
        <w:t>如验证用户卡号是否与请求的卡号参数不一致，则返回retCode:8006；</w:t>
      </w:r>
    </w:p>
    <w:p w14:paraId="1F987460">
      <w:pPr>
        <w:pStyle w:val="41"/>
        <w:rPr>
          <w:color w:val="auto"/>
          <w:highlight w:val="none"/>
        </w:rPr>
      </w:pPr>
      <w:r>
        <w:rPr>
          <w:rFonts w:hint="eastAsia"/>
          <w:color w:val="auto"/>
          <w:highlight w:val="none"/>
        </w:rPr>
        <w:t>BOM更新后的票卡无法自助更新，则返回retCode:8300；</w:t>
      </w:r>
    </w:p>
    <w:p w14:paraId="491BBC4B">
      <w:pPr>
        <w:pStyle w:val="41"/>
        <w:rPr>
          <w:color w:val="auto"/>
          <w:highlight w:val="none"/>
        </w:rPr>
      </w:pPr>
      <w:r>
        <w:rPr>
          <w:rFonts w:hint="eastAsia"/>
          <w:color w:val="auto"/>
          <w:highlight w:val="none"/>
        </w:rPr>
        <w:t>票卡状态正常，可正常进出站，则返回retCode:8301；</w:t>
      </w:r>
    </w:p>
    <w:p w14:paraId="721E3F67">
      <w:pPr>
        <w:pStyle w:val="41"/>
        <w:rPr>
          <w:color w:val="auto"/>
          <w:highlight w:val="none"/>
        </w:rPr>
      </w:pPr>
      <w:r>
        <w:rPr>
          <w:rFonts w:hint="eastAsia"/>
          <w:color w:val="auto"/>
          <w:highlight w:val="none"/>
        </w:rPr>
        <w:t>补出站成功，则返回retCode:8302；</w:t>
      </w:r>
    </w:p>
    <w:p w14:paraId="22AC7F44">
      <w:pPr>
        <w:pStyle w:val="41"/>
        <w:rPr>
          <w:color w:val="auto"/>
          <w:highlight w:val="none"/>
        </w:rPr>
      </w:pPr>
      <w:r>
        <w:rPr>
          <w:rFonts w:hint="eastAsia"/>
          <w:color w:val="auto"/>
          <w:highlight w:val="none"/>
        </w:rPr>
        <w:t>补进站成功，则返回retCode:8303；</w:t>
      </w:r>
    </w:p>
    <w:p w14:paraId="378D7D73">
      <w:pPr>
        <w:pStyle w:val="41"/>
        <w:rPr>
          <w:color w:val="auto"/>
          <w:highlight w:val="none"/>
        </w:rPr>
      </w:pPr>
      <w:r>
        <w:rPr>
          <w:rFonts w:hint="eastAsia"/>
          <w:color w:val="auto"/>
          <w:highlight w:val="none"/>
        </w:rPr>
        <w:t>一天内自助补站次数达到上限，则返回retCode:8304；</w:t>
      </w:r>
    </w:p>
    <w:p w14:paraId="281EBFA7">
      <w:pPr>
        <w:pStyle w:val="41"/>
        <w:rPr>
          <w:color w:val="auto"/>
          <w:highlight w:val="none"/>
        </w:rPr>
      </w:pPr>
      <w:r>
        <w:rPr>
          <w:rFonts w:hint="eastAsia"/>
          <w:color w:val="auto"/>
          <w:highlight w:val="none"/>
        </w:rPr>
        <w:t>补进/出站业务正常处理完成后返回retCode:0000；</w:t>
      </w:r>
    </w:p>
    <w:p w14:paraId="1AE608DF">
      <w:pPr>
        <w:pStyle w:val="41"/>
        <w:rPr>
          <w:color w:val="auto"/>
          <w:highlight w:val="none"/>
        </w:rPr>
      </w:pPr>
      <w:r>
        <w:rPr>
          <w:rFonts w:hint="eastAsia"/>
          <w:color w:val="auto"/>
          <w:highlight w:val="none"/>
        </w:rPr>
        <w:t>业务处理过程中出现异常时，则返回retCode:9999。</w:t>
      </w:r>
    </w:p>
    <w:p w14:paraId="5314A9A2">
      <w:pPr>
        <w:pStyle w:val="144"/>
        <w:rPr>
          <w:color w:val="auto"/>
          <w:highlight w:val="none"/>
        </w:rPr>
      </w:pPr>
      <w:r>
        <w:rPr>
          <w:rFonts w:hint="eastAsia"/>
          <w:color w:val="auto"/>
          <w:highlight w:val="none"/>
        </w:rPr>
        <w:t>ITP业务处理过程中，如票卡状态变更需要把变更的行业数据推送给 APP_SERVER。</w:t>
      </w:r>
    </w:p>
    <w:p w14:paraId="47A51301">
      <w:pPr>
        <w:pStyle w:val="144"/>
        <w:rPr>
          <w:color w:val="auto"/>
          <w:highlight w:val="none"/>
        </w:rPr>
      </w:pPr>
      <w:r>
        <w:rPr>
          <w:rFonts w:hint="eastAsia"/>
          <w:color w:val="auto"/>
          <w:highlight w:val="none"/>
        </w:rPr>
        <w:t>APP_SERVER接收到票卡状态变更后推送行业数据给地铁APP客户端。</w:t>
      </w:r>
    </w:p>
    <w:p w14:paraId="1D8BF363">
      <w:pPr>
        <w:pStyle w:val="223"/>
        <w:rPr>
          <w:color w:val="auto"/>
          <w:highlight w:val="none"/>
        </w:rPr>
      </w:pPr>
      <w:bookmarkStart w:id="486" w:name="_Toc519178143"/>
      <w:r>
        <w:rPr>
          <w:rFonts w:hint="eastAsia"/>
          <w:color w:val="auto"/>
          <w:highlight w:val="none"/>
        </w:rPr>
        <w:t>解约</w:t>
      </w:r>
      <w:r>
        <w:rPr>
          <w:color w:val="auto"/>
          <w:highlight w:val="none"/>
        </w:rPr>
        <w:t>结果通知</w:t>
      </w:r>
      <w:bookmarkEnd w:id="486"/>
    </w:p>
    <w:p w14:paraId="71993174">
      <w:pPr>
        <w:pStyle w:val="41"/>
        <w:rPr>
          <w:color w:val="auto"/>
          <w:highlight w:val="none"/>
        </w:rPr>
      </w:pPr>
      <w:r>
        <w:rPr>
          <w:rFonts w:hint="eastAsia"/>
          <w:color w:val="auto"/>
          <w:highlight w:val="none"/>
        </w:rPr>
        <w:t>解约</w:t>
      </w:r>
      <w:r>
        <w:rPr>
          <w:color w:val="auto"/>
          <w:highlight w:val="none"/>
        </w:rPr>
        <w:t>结果通知</w:t>
      </w:r>
      <w:r>
        <w:rPr>
          <w:rFonts w:hint="eastAsia"/>
          <w:color w:val="auto"/>
          <w:highlight w:val="none"/>
        </w:rPr>
        <w:t>流程详见图6</w:t>
      </w:r>
      <w:r>
        <w:rPr>
          <w:color w:val="auto"/>
          <w:highlight w:val="none"/>
        </w:rPr>
        <w:t>0</w:t>
      </w:r>
      <w:r>
        <w:rPr>
          <w:rFonts w:hint="eastAsia"/>
          <w:color w:val="auto"/>
          <w:highlight w:val="none"/>
        </w:rPr>
        <w:t>。</w:t>
      </w:r>
    </w:p>
    <w:p w14:paraId="6FD9B4B1">
      <w:pPr>
        <w:rPr>
          <w:color w:val="auto"/>
          <w:highlight w:val="none"/>
        </w:rPr>
      </w:pPr>
      <w:r>
        <w:rPr>
          <w:color w:val="auto"/>
          <w:highlight w:val="none"/>
          <w:lang/>
        </w:rPr>
        <w:drawing>
          <wp:inline distT="0" distB="0" distL="114300" distR="114300">
            <wp:extent cx="5273675" cy="2248535"/>
            <wp:effectExtent l="0" t="0" r="9525" b="0"/>
            <wp:docPr id="64" name="对象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对象 8"/>
                    <pic:cNvPicPr>
                      <a:picLocks noChangeAspect="1"/>
                    </pic:cNvPicPr>
                  </pic:nvPicPr>
                  <pic:blipFill>
                    <a:blip r:embed="rId77"/>
                    <a:stretch>
                      <a:fillRect/>
                    </a:stretch>
                  </pic:blipFill>
                  <pic:spPr>
                    <a:xfrm>
                      <a:off x="0" y="0"/>
                      <a:ext cx="5273675" cy="2248535"/>
                    </a:xfrm>
                    <a:prstGeom prst="rect">
                      <a:avLst/>
                    </a:prstGeom>
                    <a:noFill/>
                    <a:ln>
                      <a:noFill/>
                    </a:ln>
                  </pic:spPr>
                </pic:pic>
              </a:graphicData>
            </a:graphic>
          </wp:inline>
        </w:drawing>
      </w:r>
    </w:p>
    <w:p w14:paraId="23530A01">
      <w:pPr>
        <w:pStyle w:val="270"/>
        <w:rPr>
          <w:color w:val="auto"/>
          <w:highlight w:val="none"/>
        </w:rPr>
      </w:pPr>
      <w:r>
        <w:rPr>
          <w:rFonts w:hint="eastAsia"/>
          <w:color w:val="auto"/>
          <w:highlight w:val="none"/>
        </w:rPr>
        <w:t>解约</w:t>
      </w:r>
      <w:r>
        <w:rPr>
          <w:color w:val="auto"/>
          <w:highlight w:val="none"/>
        </w:rPr>
        <w:t>结果通知</w:t>
      </w:r>
      <w:r>
        <w:rPr>
          <w:rFonts w:hint="eastAsia"/>
          <w:color w:val="auto"/>
          <w:highlight w:val="none"/>
        </w:rPr>
        <w:t>流程</w:t>
      </w:r>
    </w:p>
    <w:p w14:paraId="4BD4721C">
      <w:pPr>
        <w:pStyle w:val="41"/>
        <w:rPr>
          <w:color w:val="auto"/>
          <w:highlight w:val="none"/>
        </w:rPr>
      </w:pPr>
      <w:r>
        <w:rPr>
          <w:rFonts w:hint="eastAsia"/>
          <w:color w:val="auto"/>
          <w:highlight w:val="none"/>
        </w:rPr>
        <w:t>流程</w:t>
      </w:r>
      <w:r>
        <w:rPr>
          <w:color w:val="auto"/>
          <w:highlight w:val="none"/>
        </w:rPr>
        <w:t>说明：</w:t>
      </w:r>
    </w:p>
    <w:p w14:paraId="2C63A12A">
      <w:pPr>
        <w:pStyle w:val="144"/>
        <w:rPr>
          <w:color w:val="auto"/>
          <w:highlight w:val="none"/>
        </w:rPr>
      </w:pPr>
      <w:r>
        <w:rPr>
          <w:rFonts w:hint="eastAsia"/>
          <w:color w:val="auto"/>
          <w:highlight w:val="none"/>
        </w:rPr>
        <w:t>APP_SERVER发送请求解约申请到ITP平台。</w:t>
      </w:r>
    </w:p>
    <w:p w14:paraId="496FB14D">
      <w:pPr>
        <w:pStyle w:val="144"/>
        <w:rPr>
          <w:color w:val="auto"/>
          <w:highlight w:val="none"/>
        </w:rPr>
      </w:pPr>
      <w:r>
        <w:rPr>
          <w:rFonts w:hint="eastAsia"/>
          <w:color w:val="auto"/>
          <w:highlight w:val="none"/>
        </w:rPr>
        <w:t>ITP接收到解约请求后。</w:t>
      </w:r>
    </w:p>
    <w:p w14:paraId="3079F261">
      <w:pPr>
        <w:pStyle w:val="41"/>
        <w:rPr>
          <w:color w:val="auto"/>
          <w:highlight w:val="none"/>
        </w:rPr>
      </w:pPr>
      <w:r>
        <w:rPr>
          <w:rFonts w:hint="eastAsia"/>
          <w:color w:val="auto"/>
          <w:highlight w:val="none"/>
        </w:rPr>
        <w:t>如验证请求参数（基础参数、合作伙伴信息及签名）验证失败，则返回retCode：8001；</w:t>
      </w:r>
    </w:p>
    <w:p w14:paraId="0E64E801">
      <w:pPr>
        <w:pStyle w:val="41"/>
        <w:rPr>
          <w:color w:val="auto"/>
          <w:highlight w:val="none"/>
        </w:rPr>
      </w:pPr>
      <w:r>
        <w:rPr>
          <w:rFonts w:hint="eastAsia"/>
          <w:color w:val="auto"/>
          <w:highlight w:val="none"/>
        </w:rPr>
        <w:t>如验证用户是未注册用户，则返回retCode:8004；</w:t>
      </w:r>
    </w:p>
    <w:p w14:paraId="7EF34EBA">
      <w:pPr>
        <w:pStyle w:val="41"/>
        <w:rPr>
          <w:color w:val="auto"/>
          <w:highlight w:val="none"/>
        </w:rPr>
      </w:pPr>
      <w:r>
        <w:rPr>
          <w:rFonts w:hint="eastAsia"/>
          <w:color w:val="auto"/>
          <w:highlight w:val="none"/>
        </w:rPr>
        <w:t>如验证用户状态为解约审核中，则返回retCode:8008；</w:t>
      </w:r>
    </w:p>
    <w:p w14:paraId="0D2E9AC0">
      <w:pPr>
        <w:pStyle w:val="41"/>
        <w:rPr>
          <w:color w:val="auto"/>
          <w:highlight w:val="none"/>
        </w:rPr>
      </w:pPr>
      <w:r>
        <w:rPr>
          <w:rFonts w:hint="eastAsia"/>
          <w:color w:val="auto"/>
          <w:highlight w:val="none"/>
        </w:rPr>
        <w:t>如验证用户卡号是否与请求的卡号参数不一致，则返回retCode:8006；</w:t>
      </w:r>
    </w:p>
    <w:p w14:paraId="55DE0321">
      <w:pPr>
        <w:pStyle w:val="41"/>
        <w:rPr>
          <w:color w:val="auto"/>
          <w:highlight w:val="none"/>
        </w:rPr>
      </w:pPr>
      <w:r>
        <w:rPr>
          <w:rFonts w:hint="eastAsia"/>
          <w:color w:val="auto"/>
          <w:highlight w:val="none"/>
        </w:rPr>
        <w:t>标记用户为待解约审核中状态，处理完成后返回retCode:0000；</w:t>
      </w:r>
    </w:p>
    <w:p w14:paraId="5D5FB150">
      <w:pPr>
        <w:pStyle w:val="41"/>
        <w:rPr>
          <w:color w:val="auto"/>
          <w:highlight w:val="none"/>
        </w:rPr>
      </w:pPr>
      <w:r>
        <w:rPr>
          <w:rFonts w:hint="eastAsia"/>
          <w:color w:val="auto"/>
          <w:highlight w:val="none"/>
        </w:rPr>
        <w:t>业务处理过程中出现异常时，则返回retCode:9999。</w:t>
      </w:r>
    </w:p>
    <w:p w14:paraId="2E9217B6">
      <w:pPr>
        <w:pStyle w:val="144"/>
        <w:rPr>
          <w:color w:val="auto"/>
          <w:highlight w:val="none"/>
        </w:rPr>
      </w:pPr>
      <w:r>
        <w:rPr>
          <w:rFonts w:hint="eastAsia"/>
          <w:color w:val="auto"/>
          <w:highlight w:val="none"/>
        </w:rPr>
        <w:t>ITP返回请求结果给APP_SERVER（解约结果等待审批结束）。</w:t>
      </w:r>
    </w:p>
    <w:p w14:paraId="3326A9B9">
      <w:pPr>
        <w:pStyle w:val="144"/>
        <w:rPr>
          <w:color w:val="auto"/>
          <w:highlight w:val="none"/>
        </w:rPr>
      </w:pPr>
      <w:r>
        <w:rPr>
          <w:rFonts w:hint="eastAsia"/>
          <w:color w:val="auto"/>
          <w:highlight w:val="none"/>
        </w:rPr>
        <w:t>ITP在单边扣费周期结束后，将解约请求发送给支付通道。</w:t>
      </w:r>
    </w:p>
    <w:p w14:paraId="09D213B5">
      <w:pPr>
        <w:pStyle w:val="144"/>
        <w:rPr>
          <w:color w:val="auto"/>
          <w:highlight w:val="none"/>
        </w:rPr>
      </w:pPr>
      <w:r>
        <w:rPr>
          <w:rFonts w:hint="eastAsia"/>
          <w:color w:val="auto"/>
          <w:highlight w:val="none"/>
        </w:rPr>
        <w:t>支付通道把解约结果返回给ITP平台。</w:t>
      </w:r>
    </w:p>
    <w:p w14:paraId="3EB7A5D1">
      <w:pPr>
        <w:pStyle w:val="144"/>
        <w:rPr>
          <w:color w:val="auto"/>
          <w:highlight w:val="none"/>
        </w:rPr>
      </w:pPr>
      <w:r>
        <w:rPr>
          <w:rFonts w:hint="eastAsia"/>
          <w:color w:val="auto"/>
          <w:highlight w:val="none"/>
        </w:rPr>
        <w:t>ITP把解约结果推送给APP_SERVER。</w:t>
      </w:r>
    </w:p>
    <w:p w14:paraId="620C3D8B">
      <w:pPr>
        <w:pStyle w:val="41"/>
        <w:rPr>
          <w:color w:val="auto"/>
          <w:highlight w:val="none"/>
        </w:rPr>
      </w:pPr>
      <w:r>
        <w:rPr>
          <w:rFonts w:hint="eastAsia"/>
          <w:color w:val="auto"/>
          <w:highlight w:val="none"/>
        </w:rPr>
        <w:t>业务</w:t>
      </w:r>
      <w:r>
        <w:rPr>
          <w:color w:val="auto"/>
          <w:highlight w:val="none"/>
        </w:rPr>
        <w:t>规则：</w:t>
      </w:r>
    </w:p>
    <w:p w14:paraId="39F046CA">
      <w:pPr>
        <w:pStyle w:val="41"/>
        <w:rPr>
          <w:color w:val="auto"/>
          <w:highlight w:val="none"/>
        </w:rPr>
      </w:pPr>
      <w:r>
        <w:rPr>
          <w:rFonts w:hint="eastAsia"/>
          <w:color w:val="auto"/>
          <w:highlight w:val="none"/>
        </w:rPr>
        <w:t>乘客</w:t>
      </w:r>
      <w:r>
        <w:rPr>
          <w:color w:val="auto"/>
          <w:highlight w:val="none"/>
        </w:rPr>
        <w:t>在付费区，</w:t>
      </w:r>
      <w:r>
        <w:rPr>
          <w:rFonts w:hint="eastAsia"/>
          <w:color w:val="auto"/>
          <w:highlight w:val="none"/>
        </w:rPr>
        <w:t>不可以发起</w:t>
      </w:r>
      <w:r>
        <w:rPr>
          <w:color w:val="auto"/>
          <w:highlight w:val="none"/>
        </w:rPr>
        <w:t>解约。</w:t>
      </w:r>
    </w:p>
    <w:p w14:paraId="73634E4B">
      <w:pPr>
        <w:pStyle w:val="223"/>
        <w:rPr>
          <w:color w:val="auto"/>
          <w:highlight w:val="none"/>
        </w:rPr>
      </w:pPr>
      <w:bookmarkStart w:id="487" w:name="_Toc519178144"/>
      <w:r>
        <w:rPr>
          <w:rFonts w:hint="eastAsia"/>
          <w:color w:val="auto"/>
          <w:highlight w:val="none"/>
        </w:rPr>
        <w:t>黑</w:t>
      </w:r>
      <w:r>
        <w:rPr>
          <w:color w:val="auto"/>
          <w:highlight w:val="none"/>
        </w:rPr>
        <w:t>名单结果通知</w:t>
      </w:r>
      <w:bookmarkEnd w:id="487"/>
    </w:p>
    <w:p w14:paraId="7CC5D33B">
      <w:pPr>
        <w:pStyle w:val="41"/>
        <w:rPr>
          <w:color w:val="auto"/>
          <w:highlight w:val="none"/>
        </w:rPr>
      </w:pPr>
      <w:r>
        <w:rPr>
          <w:rFonts w:hint="eastAsia"/>
          <w:color w:val="auto"/>
          <w:highlight w:val="none"/>
        </w:rPr>
        <w:t>黑</w:t>
      </w:r>
      <w:r>
        <w:rPr>
          <w:color w:val="auto"/>
          <w:highlight w:val="none"/>
        </w:rPr>
        <w:t>名单结果通知</w:t>
      </w:r>
      <w:r>
        <w:rPr>
          <w:rFonts w:hint="eastAsia"/>
          <w:color w:val="auto"/>
          <w:highlight w:val="none"/>
        </w:rPr>
        <w:t>流程详见图6</w:t>
      </w:r>
      <w:r>
        <w:rPr>
          <w:color w:val="auto"/>
          <w:highlight w:val="none"/>
        </w:rPr>
        <w:t>1</w:t>
      </w:r>
      <w:r>
        <w:rPr>
          <w:rFonts w:hint="eastAsia"/>
          <w:color w:val="auto"/>
          <w:highlight w:val="none"/>
        </w:rPr>
        <w:t>。</w:t>
      </w:r>
    </w:p>
    <w:p w14:paraId="5AF79B00">
      <w:pPr>
        <w:rPr>
          <w:color w:val="auto"/>
          <w:highlight w:val="none"/>
        </w:rPr>
      </w:pPr>
      <w:r>
        <w:rPr>
          <w:color w:val="auto"/>
          <w:highlight w:val="none"/>
          <w:lang/>
        </w:rPr>
        <w:drawing>
          <wp:inline distT="0" distB="0" distL="114300" distR="114300">
            <wp:extent cx="5273675" cy="2600960"/>
            <wp:effectExtent l="0" t="0" r="9525" b="0"/>
            <wp:docPr id="65" name="对象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对象 9"/>
                    <pic:cNvPicPr>
                      <a:picLocks noChangeAspect="1"/>
                    </pic:cNvPicPr>
                  </pic:nvPicPr>
                  <pic:blipFill>
                    <a:blip r:embed="rId78"/>
                    <a:stretch>
                      <a:fillRect/>
                    </a:stretch>
                  </pic:blipFill>
                  <pic:spPr>
                    <a:xfrm>
                      <a:off x="0" y="0"/>
                      <a:ext cx="5273675" cy="2600960"/>
                    </a:xfrm>
                    <a:prstGeom prst="rect">
                      <a:avLst/>
                    </a:prstGeom>
                    <a:noFill/>
                    <a:ln>
                      <a:noFill/>
                    </a:ln>
                  </pic:spPr>
                </pic:pic>
              </a:graphicData>
            </a:graphic>
          </wp:inline>
        </w:drawing>
      </w:r>
    </w:p>
    <w:p w14:paraId="4BDFF3C5">
      <w:pPr>
        <w:pStyle w:val="270"/>
        <w:rPr>
          <w:color w:val="auto"/>
          <w:highlight w:val="none"/>
        </w:rPr>
      </w:pPr>
      <w:r>
        <w:rPr>
          <w:rFonts w:hint="eastAsia"/>
          <w:color w:val="auto"/>
          <w:highlight w:val="none"/>
        </w:rPr>
        <w:t>黑</w:t>
      </w:r>
      <w:r>
        <w:rPr>
          <w:color w:val="auto"/>
          <w:highlight w:val="none"/>
        </w:rPr>
        <w:t>名单结果通知</w:t>
      </w:r>
      <w:r>
        <w:rPr>
          <w:rFonts w:hint="eastAsia"/>
          <w:color w:val="auto"/>
          <w:highlight w:val="none"/>
        </w:rPr>
        <w:t>流程</w:t>
      </w:r>
    </w:p>
    <w:p w14:paraId="5E2577E0">
      <w:pPr>
        <w:pStyle w:val="41"/>
        <w:rPr>
          <w:color w:val="auto"/>
          <w:highlight w:val="none"/>
        </w:rPr>
      </w:pPr>
      <w:r>
        <w:rPr>
          <w:rFonts w:hint="eastAsia"/>
          <w:color w:val="auto"/>
          <w:highlight w:val="none"/>
        </w:rPr>
        <w:t>流程说明</w:t>
      </w:r>
      <w:r>
        <w:rPr>
          <w:color w:val="auto"/>
          <w:highlight w:val="none"/>
        </w:rPr>
        <w:t>：</w:t>
      </w:r>
    </w:p>
    <w:p w14:paraId="4A43F192">
      <w:pPr>
        <w:pStyle w:val="144"/>
        <w:rPr>
          <w:color w:val="auto"/>
          <w:highlight w:val="none"/>
        </w:rPr>
      </w:pPr>
      <w:r>
        <w:rPr>
          <w:rFonts w:hint="eastAsia"/>
          <w:color w:val="auto"/>
          <w:highlight w:val="none"/>
        </w:rPr>
        <w:t>ITP平台定期把黑名单列表推送给APP_SERVER服务器端。</w:t>
      </w:r>
    </w:p>
    <w:p w14:paraId="5874F88F">
      <w:pPr>
        <w:pStyle w:val="223"/>
        <w:rPr>
          <w:color w:val="auto"/>
          <w:highlight w:val="none"/>
        </w:rPr>
      </w:pPr>
      <w:bookmarkStart w:id="488" w:name="_Toc519178145"/>
      <w:r>
        <w:rPr>
          <w:rFonts w:hint="eastAsia"/>
          <w:color w:val="auto"/>
          <w:highlight w:val="none"/>
        </w:rPr>
        <w:t>AGM CA公钥</w:t>
      </w:r>
      <w:r>
        <w:rPr>
          <w:color w:val="auto"/>
          <w:highlight w:val="none"/>
        </w:rPr>
        <w:t>变更通知</w:t>
      </w:r>
      <w:bookmarkEnd w:id="488"/>
    </w:p>
    <w:p w14:paraId="7395EBD5">
      <w:pPr>
        <w:pStyle w:val="41"/>
        <w:rPr>
          <w:color w:val="auto"/>
          <w:highlight w:val="none"/>
        </w:rPr>
      </w:pPr>
      <w:r>
        <w:rPr>
          <w:rFonts w:hint="eastAsia"/>
          <w:color w:val="auto"/>
          <w:highlight w:val="none"/>
        </w:rPr>
        <w:t>AGM CA公钥</w:t>
      </w:r>
      <w:r>
        <w:rPr>
          <w:color w:val="auto"/>
          <w:highlight w:val="none"/>
        </w:rPr>
        <w:t>变更通知</w:t>
      </w:r>
      <w:r>
        <w:rPr>
          <w:rFonts w:hint="eastAsia"/>
          <w:color w:val="auto"/>
          <w:highlight w:val="none"/>
        </w:rPr>
        <w:t>流程详见图6</w:t>
      </w:r>
      <w:r>
        <w:rPr>
          <w:color w:val="auto"/>
          <w:highlight w:val="none"/>
        </w:rPr>
        <w:t>2</w:t>
      </w:r>
      <w:r>
        <w:rPr>
          <w:rFonts w:hint="eastAsia"/>
          <w:color w:val="auto"/>
          <w:highlight w:val="none"/>
        </w:rPr>
        <w:t>。</w:t>
      </w:r>
    </w:p>
    <w:p w14:paraId="64DA5476">
      <w:pPr>
        <w:rPr>
          <w:color w:val="auto"/>
          <w:highlight w:val="none"/>
        </w:rPr>
      </w:pPr>
      <w:r>
        <w:rPr>
          <w:color w:val="auto"/>
          <w:highlight w:val="none"/>
          <w:lang/>
        </w:rPr>
        <w:drawing>
          <wp:inline distT="0" distB="0" distL="114300" distR="114300">
            <wp:extent cx="3945890" cy="1971675"/>
            <wp:effectExtent l="0" t="0" r="16510" b="0"/>
            <wp:docPr id="6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5"/>
                    <pic:cNvPicPr>
                      <a:picLocks noChangeAspect="1"/>
                    </pic:cNvPicPr>
                  </pic:nvPicPr>
                  <pic:blipFill>
                    <a:blip r:embed="rId79"/>
                    <a:stretch>
                      <a:fillRect/>
                    </a:stretch>
                  </pic:blipFill>
                  <pic:spPr>
                    <a:xfrm>
                      <a:off x="0" y="0"/>
                      <a:ext cx="3945890" cy="1971675"/>
                    </a:xfrm>
                    <a:prstGeom prst="rect">
                      <a:avLst/>
                    </a:prstGeom>
                    <a:noFill/>
                    <a:ln>
                      <a:noFill/>
                    </a:ln>
                  </pic:spPr>
                </pic:pic>
              </a:graphicData>
            </a:graphic>
          </wp:inline>
        </w:drawing>
      </w:r>
    </w:p>
    <w:p w14:paraId="52C113EF">
      <w:pPr>
        <w:pStyle w:val="270"/>
        <w:rPr>
          <w:color w:val="auto"/>
          <w:highlight w:val="none"/>
        </w:rPr>
      </w:pPr>
      <w:r>
        <w:rPr>
          <w:rFonts w:hint="eastAsia"/>
          <w:color w:val="auto"/>
          <w:highlight w:val="none"/>
        </w:rPr>
        <w:t>AGM CA公钥</w:t>
      </w:r>
      <w:r>
        <w:rPr>
          <w:color w:val="auto"/>
          <w:highlight w:val="none"/>
        </w:rPr>
        <w:t>变更通知</w:t>
      </w:r>
      <w:r>
        <w:rPr>
          <w:rFonts w:hint="eastAsia"/>
          <w:color w:val="auto"/>
          <w:highlight w:val="none"/>
        </w:rPr>
        <w:t>流程</w:t>
      </w:r>
    </w:p>
    <w:p w14:paraId="596DD91A">
      <w:pPr>
        <w:pStyle w:val="41"/>
        <w:rPr>
          <w:color w:val="auto"/>
          <w:highlight w:val="none"/>
        </w:rPr>
      </w:pPr>
      <w:r>
        <w:rPr>
          <w:rFonts w:hint="eastAsia"/>
          <w:color w:val="auto"/>
          <w:highlight w:val="none"/>
        </w:rPr>
        <w:t>流程说明</w:t>
      </w:r>
      <w:r>
        <w:rPr>
          <w:color w:val="auto"/>
          <w:highlight w:val="none"/>
        </w:rPr>
        <w:t>：</w:t>
      </w:r>
    </w:p>
    <w:p w14:paraId="01D4827B">
      <w:pPr>
        <w:pStyle w:val="144"/>
        <w:rPr>
          <w:color w:val="auto"/>
          <w:highlight w:val="none"/>
        </w:rPr>
      </w:pPr>
      <w:r>
        <w:rPr>
          <w:rFonts w:hint="eastAsia"/>
          <w:color w:val="auto"/>
          <w:highlight w:val="none"/>
        </w:rPr>
        <w:t xml:space="preserve">ITP平台变更AGM </w:t>
      </w:r>
      <w:r>
        <w:rPr>
          <w:color w:val="auto"/>
          <w:highlight w:val="none"/>
        </w:rPr>
        <w:t>CA</w:t>
      </w:r>
      <w:r>
        <w:rPr>
          <w:rFonts w:hint="eastAsia"/>
          <w:color w:val="auto"/>
          <w:highlight w:val="none"/>
        </w:rPr>
        <w:t>公钥</w:t>
      </w:r>
      <w:r>
        <w:rPr>
          <w:color w:val="auto"/>
          <w:highlight w:val="none"/>
        </w:rPr>
        <w:t>后通知</w:t>
      </w:r>
      <w:r>
        <w:rPr>
          <w:rFonts w:hint="eastAsia"/>
          <w:color w:val="auto"/>
          <w:highlight w:val="none"/>
        </w:rPr>
        <w:t>APP_SERVER ,APP_SERVER收到</w:t>
      </w:r>
      <w:r>
        <w:rPr>
          <w:color w:val="auto"/>
          <w:highlight w:val="none"/>
        </w:rPr>
        <w:t>通知</w:t>
      </w:r>
      <w:r>
        <w:rPr>
          <w:rFonts w:hint="eastAsia"/>
          <w:color w:val="auto"/>
          <w:highlight w:val="none"/>
        </w:rPr>
        <w:t>后</w:t>
      </w:r>
      <w:r>
        <w:rPr>
          <w:color w:val="auto"/>
          <w:highlight w:val="none"/>
        </w:rPr>
        <w:t>，通知客户端同步用户密钥</w:t>
      </w:r>
      <w:r>
        <w:rPr>
          <w:rFonts w:hint="eastAsia"/>
          <w:color w:val="auto"/>
          <w:highlight w:val="none"/>
        </w:rPr>
        <w:t>。</w:t>
      </w:r>
    </w:p>
    <w:p w14:paraId="6FC42C1C">
      <w:pPr>
        <w:pStyle w:val="223"/>
        <w:rPr>
          <w:color w:val="auto"/>
          <w:highlight w:val="none"/>
        </w:rPr>
      </w:pPr>
      <w:bookmarkStart w:id="489" w:name="_Toc519178146"/>
      <w:r>
        <w:rPr>
          <w:rFonts w:hint="eastAsia"/>
          <w:color w:val="auto"/>
          <w:highlight w:val="none"/>
        </w:rPr>
        <w:t>设置</w:t>
      </w:r>
      <w:r>
        <w:rPr>
          <w:color w:val="auto"/>
          <w:highlight w:val="none"/>
        </w:rPr>
        <w:t>默认支付通道</w:t>
      </w:r>
      <w:bookmarkEnd w:id="489"/>
    </w:p>
    <w:p w14:paraId="50B77189">
      <w:pPr>
        <w:pStyle w:val="41"/>
        <w:rPr>
          <w:color w:val="auto"/>
          <w:highlight w:val="none"/>
        </w:rPr>
      </w:pPr>
      <w:r>
        <w:rPr>
          <w:rFonts w:hint="eastAsia"/>
          <w:color w:val="auto"/>
          <w:highlight w:val="none"/>
        </w:rPr>
        <w:t>设置</w:t>
      </w:r>
      <w:r>
        <w:rPr>
          <w:color w:val="auto"/>
          <w:highlight w:val="none"/>
        </w:rPr>
        <w:t>默认支付通道</w:t>
      </w:r>
      <w:r>
        <w:rPr>
          <w:rFonts w:hint="eastAsia"/>
          <w:color w:val="auto"/>
          <w:highlight w:val="none"/>
        </w:rPr>
        <w:t>流程详见图6</w:t>
      </w:r>
      <w:r>
        <w:rPr>
          <w:color w:val="auto"/>
          <w:highlight w:val="none"/>
        </w:rPr>
        <w:t>3</w:t>
      </w:r>
      <w:r>
        <w:rPr>
          <w:rFonts w:hint="eastAsia"/>
          <w:color w:val="auto"/>
          <w:highlight w:val="none"/>
        </w:rPr>
        <w:t>。</w:t>
      </w:r>
    </w:p>
    <w:p w14:paraId="3625900B">
      <w:pPr>
        <w:spacing w:line="360" w:lineRule="auto"/>
        <w:rPr>
          <w:color w:val="auto"/>
          <w:highlight w:val="none"/>
        </w:rPr>
      </w:pPr>
      <w:r>
        <w:rPr>
          <w:color w:val="auto"/>
          <w:highlight w:val="none"/>
          <w:lang/>
        </w:rPr>
        <w:drawing>
          <wp:inline distT="0" distB="0" distL="114300" distR="114300">
            <wp:extent cx="3945890" cy="1971675"/>
            <wp:effectExtent l="0" t="0" r="16510" b="0"/>
            <wp:docPr id="6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6"/>
                    <pic:cNvPicPr>
                      <a:picLocks noChangeAspect="1"/>
                    </pic:cNvPicPr>
                  </pic:nvPicPr>
                  <pic:blipFill>
                    <a:blip r:embed="rId80"/>
                    <a:stretch>
                      <a:fillRect/>
                    </a:stretch>
                  </pic:blipFill>
                  <pic:spPr>
                    <a:xfrm>
                      <a:off x="0" y="0"/>
                      <a:ext cx="3945890" cy="1971675"/>
                    </a:xfrm>
                    <a:prstGeom prst="rect">
                      <a:avLst/>
                    </a:prstGeom>
                    <a:noFill/>
                    <a:ln>
                      <a:noFill/>
                    </a:ln>
                  </pic:spPr>
                </pic:pic>
              </a:graphicData>
            </a:graphic>
          </wp:inline>
        </w:drawing>
      </w:r>
    </w:p>
    <w:p w14:paraId="59E14E57">
      <w:pPr>
        <w:pStyle w:val="270"/>
        <w:rPr>
          <w:color w:val="auto"/>
          <w:highlight w:val="none"/>
        </w:rPr>
      </w:pPr>
      <w:r>
        <w:rPr>
          <w:rFonts w:hint="eastAsia"/>
          <w:color w:val="auto"/>
          <w:highlight w:val="none"/>
        </w:rPr>
        <w:t>设置</w:t>
      </w:r>
      <w:r>
        <w:rPr>
          <w:color w:val="auto"/>
          <w:highlight w:val="none"/>
        </w:rPr>
        <w:t>默认支付通道</w:t>
      </w:r>
      <w:r>
        <w:rPr>
          <w:rFonts w:hint="eastAsia"/>
          <w:color w:val="auto"/>
          <w:highlight w:val="none"/>
        </w:rPr>
        <w:t>流程</w:t>
      </w:r>
    </w:p>
    <w:p w14:paraId="41CB9325">
      <w:pPr>
        <w:pStyle w:val="41"/>
        <w:rPr>
          <w:color w:val="auto"/>
          <w:highlight w:val="none"/>
        </w:rPr>
      </w:pPr>
      <w:r>
        <w:rPr>
          <w:rFonts w:hint="eastAsia"/>
          <w:color w:val="auto"/>
          <w:highlight w:val="none"/>
        </w:rPr>
        <w:t>流程</w:t>
      </w:r>
      <w:r>
        <w:rPr>
          <w:color w:val="auto"/>
          <w:highlight w:val="none"/>
        </w:rPr>
        <w:t>说明：</w:t>
      </w:r>
    </w:p>
    <w:p w14:paraId="1B779B43">
      <w:pPr>
        <w:pStyle w:val="144"/>
        <w:rPr>
          <w:color w:val="auto"/>
          <w:highlight w:val="none"/>
        </w:rPr>
      </w:pPr>
      <w:r>
        <w:rPr>
          <w:rFonts w:hint="eastAsia"/>
          <w:color w:val="auto"/>
          <w:highlight w:val="none"/>
        </w:rPr>
        <w:t>用户</w:t>
      </w:r>
      <w:r>
        <w:rPr>
          <w:color w:val="auto"/>
          <w:highlight w:val="none"/>
        </w:rPr>
        <w:t>在已经签约的支付通道列</w:t>
      </w:r>
      <w:r>
        <w:rPr>
          <w:rFonts w:hint="eastAsia"/>
          <w:color w:val="auto"/>
          <w:highlight w:val="none"/>
        </w:rPr>
        <w:t>选择</w:t>
      </w:r>
      <w:r>
        <w:rPr>
          <w:color w:val="auto"/>
          <w:highlight w:val="none"/>
        </w:rPr>
        <w:t>要设置的默认的支付通道。</w:t>
      </w:r>
    </w:p>
    <w:p w14:paraId="5E403A81">
      <w:pPr>
        <w:pStyle w:val="144"/>
        <w:rPr>
          <w:color w:val="auto"/>
          <w:highlight w:val="none"/>
        </w:rPr>
      </w:pPr>
      <w:r>
        <w:rPr>
          <w:rFonts w:hint="eastAsia"/>
          <w:color w:val="auto"/>
          <w:highlight w:val="none"/>
        </w:rPr>
        <w:t>地铁APP请求设置</w:t>
      </w:r>
      <w:r>
        <w:rPr>
          <w:color w:val="auto"/>
          <w:highlight w:val="none"/>
        </w:rPr>
        <w:t>默认支付通道接口，</w:t>
      </w:r>
      <w:r>
        <w:rPr>
          <w:rFonts w:hint="eastAsia"/>
          <w:color w:val="auto"/>
          <w:highlight w:val="none"/>
        </w:rPr>
        <w:t>ITP设置</w:t>
      </w:r>
      <w:r>
        <w:rPr>
          <w:color w:val="auto"/>
          <w:highlight w:val="none"/>
        </w:rPr>
        <w:t>用户默认支付通道。</w:t>
      </w:r>
    </w:p>
    <w:p w14:paraId="3283EDEE">
      <w:pPr>
        <w:pStyle w:val="144"/>
        <w:rPr>
          <w:color w:val="auto"/>
          <w:highlight w:val="none"/>
        </w:rPr>
      </w:pPr>
      <w:r>
        <w:rPr>
          <w:rFonts w:hint="eastAsia"/>
          <w:color w:val="auto"/>
          <w:highlight w:val="none"/>
        </w:rPr>
        <w:t>设置</w:t>
      </w:r>
      <w:r>
        <w:rPr>
          <w:color w:val="auto"/>
          <w:highlight w:val="none"/>
        </w:rPr>
        <w:t>默认通道成功后，客户端发起请求行业数据接口。</w:t>
      </w:r>
    </w:p>
    <w:p w14:paraId="6D73BAB7">
      <w:pPr>
        <w:pStyle w:val="41"/>
        <w:rPr>
          <w:color w:val="auto"/>
          <w:highlight w:val="none"/>
        </w:rPr>
      </w:pPr>
      <w:r>
        <w:rPr>
          <w:rFonts w:hint="eastAsia"/>
          <w:color w:val="auto"/>
          <w:highlight w:val="none"/>
        </w:rPr>
        <w:t>异常</w:t>
      </w:r>
      <w:r>
        <w:rPr>
          <w:color w:val="auto"/>
          <w:highlight w:val="none"/>
        </w:rPr>
        <w:t>流程</w:t>
      </w:r>
      <w:r>
        <w:rPr>
          <w:rFonts w:hint="eastAsia"/>
          <w:color w:val="auto"/>
          <w:highlight w:val="none"/>
        </w:rPr>
        <w:t>:</w:t>
      </w:r>
    </w:p>
    <w:p w14:paraId="7EF4B768">
      <w:pPr>
        <w:pStyle w:val="144"/>
        <w:numPr>
          <w:ilvl w:val="1"/>
          <w:numId w:val="68"/>
        </w:numPr>
        <w:rPr>
          <w:color w:val="auto"/>
          <w:highlight w:val="none"/>
        </w:rPr>
      </w:pPr>
      <w:r>
        <w:rPr>
          <w:rFonts w:hint="eastAsia"/>
          <w:color w:val="auto"/>
          <w:highlight w:val="none"/>
        </w:rPr>
        <w:t>接口传送</w:t>
      </w:r>
      <w:r>
        <w:rPr>
          <w:color w:val="auto"/>
          <w:highlight w:val="none"/>
        </w:rPr>
        <w:t>的逻辑卡号</w:t>
      </w:r>
      <w:r>
        <w:rPr>
          <w:rFonts w:hint="eastAsia"/>
          <w:color w:val="auto"/>
          <w:highlight w:val="none"/>
        </w:rPr>
        <w:t>不存在</w:t>
      </w:r>
      <w:r>
        <w:rPr>
          <w:color w:val="auto"/>
          <w:highlight w:val="none"/>
        </w:rPr>
        <w:t>，</w:t>
      </w:r>
      <w:r>
        <w:rPr>
          <w:rFonts w:hint="eastAsia"/>
          <w:color w:val="auto"/>
          <w:highlight w:val="none"/>
        </w:rPr>
        <w:t>接口</w:t>
      </w:r>
      <w:r>
        <w:rPr>
          <w:color w:val="auto"/>
          <w:highlight w:val="none"/>
        </w:rPr>
        <w:t>返回</w:t>
      </w:r>
      <w:r>
        <w:rPr>
          <w:rFonts w:hint="eastAsia"/>
          <w:color w:val="auto"/>
          <w:highlight w:val="none"/>
        </w:rPr>
        <w:t>没有账号卡片数据。</w:t>
      </w:r>
    </w:p>
    <w:p w14:paraId="5A2CAFC9">
      <w:pPr>
        <w:pStyle w:val="144"/>
        <w:numPr>
          <w:ilvl w:val="1"/>
          <w:numId w:val="69"/>
        </w:numPr>
        <w:rPr>
          <w:color w:val="auto"/>
          <w:highlight w:val="none"/>
        </w:rPr>
      </w:pPr>
      <w:r>
        <w:rPr>
          <w:rFonts w:hint="eastAsia"/>
          <w:color w:val="auto"/>
          <w:highlight w:val="none"/>
        </w:rPr>
        <w:t>接口</w:t>
      </w:r>
      <w:r>
        <w:rPr>
          <w:color w:val="auto"/>
          <w:highlight w:val="none"/>
        </w:rPr>
        <w:t>传送</w:t>
      </w:r>
      <w:r>
        <w:rPr>
          <w:rFonts w:hint="eastAsia"/>
          <w:color w:val="auto"/>
          <w:highlight w:val="none"/>
        </w:rPr>
        <w:t>要</w:t>
      </w:r>
      <w:r>
        <w:rPr>
          <w:color w:val="auto"/>
          <w:highlight w:val="none"/>
        </w:rPr>
        <w:t>设置的支付通道未签约，接口返回</w:t>
      </w:r>
      <w:r>
        <w:rPr>
          <w:rFonts w:hint="eastAsia"/>
          <w:color w:val="auto"/>
          <w:highlight w:val="none"/>
        </w:rPr>
        <w:t>无效的签约数据。</w:t>
      </w:r>
    </w:p>
    <w:p w14:paraId="018A89CC">
      <w:pPr>
        <w:pStyle w:val="144"/>
        <w:rPr>
          <w:color w:val="auto"/>
          <w:highlight w:val="none"/>
        </w:rPr>
      </w:pPr>
      <w:r>
        <w:rPr>
          <w:rFonts w:hint="eastAsia"/>
          <w:color w:val="auto"/>
          <w:highlight w:val="none"/>
        </w:rPr>
        <w:t>接口传送要</w:t>
      </w:r>
      <w:r>
        <w:rPr>
          <w:color w:val="auto"/>
          <w:highlight w:val="none"/>
        </w:rPr>
        <w:t>设置的支付通道</w:t>
      </w:r>
      <w:r>
        <w:rPr>
          <w:rFonts w:hint="eastAsia"/>
          <w:color w:val="auto"/>
          <w:highlight w:val="none"/>
        </w:rPr>
        <w:t>解约中</w:t>
      </w:r>
      <w:r>
        <w:rPr>
          <w:color w:val="auto"/>
          <w:highlight w:val="none"/>
        </w:rPr>
        <w:t>，接口返回</w:t>
      </w:r>
      <w:r>
        <w:rPr>
          <w:rFonts w:hint="eastAsia"/>
          <w:color w:val="auto"/>
          <w:highlight w:val="none"/>
        </w:rPr>
        <w:t>解约审核中。</w:t>
      </w:r>
    </w:p>
    <w:p w14:paraId="6AFD0872">
      <w:pPr>
        <w:pStyle w:val="146"/>
        <w:spacing w:before="156" w:after="156"/>
        <w:rPr>
          <w:color w:val="auto"/>
          <w:highlight w:val="none"/>
        </w:rPr>
      </w:pPr>
      <w:bookmarkStart w:id="490" w:name="_Toc519178147"/>
      <w:r>
        <w:rPr>
          <w:rFonts w:hint="eastAsia"/>
          <w:color w:val="auto"/>
          <w:highlight w:val="none"/>
        </w:rPr>
        <w:t>后付费HCE业务</w:t>
      </w:r>
      <w:bookmarkEnd w:id="490"/>
    </w:p>
    <w:p w14:paraId="3EB6F0A0">
      <w:pPr>
        <w:pStyle w:val="223"/>
        <w:numPr>
          <w:ilvl w:val="0"/>
          <w:numId w:val="70"/>
        </w:numPr>
        <w:rPr>
          <w:color w:val="auto"/>
          <w:highlight w:val="none"/>
        </w:rPr>
      </w:pPr>
      <w:bookmarkStart w:id="491" w:name="_Toc519178148"/>
      <w:r>
        <w:rPr>
          <w:rFonts w:hint="eastAsia"/>
          <w:color w:val="auto"/>
          <w:highlight w:val="none"/>
        </w:rPr>
        <w:t>请求</w:t>
      </w:r>
      <w:r>
        <w:rPr>
          <w:color w:val="auto"/>
          <w:highlight w:val="none"/>
        </w:rPr>
        <w:t>开户</w:t>
      </w:r>
      <w:r>
        <w:rPr>
          <w:rFonts w:hint="eastAsia"/>
          <w:color w:val="auto"/>
          <w:highlight w:val="none"/>
        </w:rPr>
        <w:t>HCE后付费</w:t>
      </w:r>
      <w:bookmarkEnd w:id="491"/>
    </w:p>
    <w:p w14:paraId="53BD4053">
      <w:pPr>
        <w:pStyle w:val="41"/>
        <w:rPr>
          <w:color w:val="auto"/>
          <w:highlight w:val="none"/>
        </w:rPr>
      </w:pPr>
      <w:r>
        <w:rPr>
          <w:rFonts w:hint="eastAsia"/>
          <w:color w:val="auto"/>
          <w:highlight w:val="none"/>
        </w:rPr>
        <w:t>请求</w:t>
      </w:r>
      <w:r>
        <w:rPr>
          <w:color w:val="auto"/>
          <w:highlight w:val="none"/>
        </w:rPr>
        <w:t>开户</w:t>
      </w:r>
      <w:r>
        <w:rPr>
          <w:rFonts w:hint="eastAsia"/>
          <w:color w:val="auto"/>
          <w:highlight w:val="none"/>
        </w:rPr>
        <w:t>HCE后付费流程详见图6</w:t>
      </w:r>
      <w:r>
        <w:rPr>
          <w:color w:val="auto"/>
          <w:highlight w:val="none"/>
        </w:rPr>
        <w:t>4</w:t>
      </w:r>
      <w:r>
        <w:rPr>
          <w:rFonts w:hint="eastAsia"/>
          <w:color w:val="auto"/>
          <w:highlight w:val="none"/>
        </w:rPr>
        <w:t>。</w:t>
      </w:r>
    </w:p>
    <w:p w14:paraId="3CFAE31E">
      <w:pPr>
        <w:rPr>
          <w:color w:val="auto"/>
          <w:highlight w:val="none"/>
        </w:rPr>
      </w:pPr>
      <w:r>
        <w:rPr>
          <w:color w:val="auto"/>
          <w:highlight w:val="none"/>
          <w:lang/>
        </w:rPr>
        <w:drawing>
          <wp:inline distT="0" distB="0" distL="114300" distR="114300">
            <wp:extent cx="5279390" cy="3936365"/>
            <wp:effectExtent l="0" t="0" r="3810" b="0"/>
            <wp:docPr id="68"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7"/>
                    <pic:cNvPicPr>
                      <a:picLocks noChangeAspect="1"/>
                    </pic:cNvPicPr>
                  </pic:nvPicPr>
                  <pic:blipFill>
                    <a:blip r:embed="rId81"/>
                    <a:stretch>
                      <a:fillRect/>
                    </a:stretch>
                  </pic:blipFill>
                  <pic:spPr>
                    <a:xfrm>
                      <a:off x="0" y="0"/>
                      <a:ext cx="5279390" cy="3936365"/>
                    </a:xfrm>
                    <a:prstGeom prst="rect">
                      <a:avLst/>
                    </a:prstGeom>
                    <a:noFill/>
                    <a:ln>
                      <a:noFill/>
                    </a:ln>
                  </pic:spPr>
                </pic:pic>
              </a:graphicData>
            </a:graphic>
          </wp:inline>
        </w:drawing>
      </w:r>
    </w:p>
    <w:p w14:paraId="64860EA6">
      <w:pPr>
        <w:pStyle w:val="270"/>
        <w:rPr>
          <w:color w:val="auto"/>
          <w:highlight w:val="none"/>
        </w:rPr>
      </w:pPr>
      <w:r>
        <w:rPr>
          <w:rFonts w:hint="eastAsia"/>
          <w:color w:val="auto"/>
          <w:highlight w:val="none"/>
        </w:rPr>
        <w:t>请求</w:t>
      </w:r>
      <w:r>
        <w:rPr>
          <w:color w:val="auto"/>
          <w:highlight w:val="none"/>
        </w:rPr>
        <w:t>开户</w:t>
      </w:r>
      <w:r>
        <w:rPr>
          <w:rFonts w:hint="eastAsia"/>
          <w:color w:val="auto"/>
          <w:highlight w:val="none"/>
        </w:rPr>
        <w:t>HCE后付费流程</w:t>
      </w:r>
    </w:p>
    <w:p w14:paraId="2EBA6077">
      <w:pPr>
        <w:pStyle w:val="41"/>
        <w:rPr>
          <w:color w:val="auto"/>
          <w:highlight w:val="none"/>
        </w:rPr>
      </w:pPr>
      <w:r>
        <w:rPr>
          <w:rFonts w:hint="eastAsia"/>
          <w:color w:val="auto"/>
          <w:highlight w:val="none"/>
        </w:rPr>
        <w:t>流程</w:t>
      </w:r>
      <w:r>
        <w:rPr>
          <w:color w:val="auto"/>
          <w:highlight w:val="none"/>
        </w:rPr>
        <w:t>说明：</w:t>
      </w:r>
    </w:p>
    <w:p w14:paraId="325E7298">
      <w:pPr>
        <w:pStyle w:val="144"/>
        <w:numPr>
          <w:ilvl w:val="1"/>
          <w:numId w:val="71"/>
        </w:numPr>
        <w:rPr>
          <w:color w:val="auto"/>
          <w:highlight w:val="none"/>
        </w:rPr>
      </w:pPr>
      <w:r>
        <w:rPr>
          <w:rFonts w:hint="eastAsia"/>
          <w:color w:val="auto"/>
          <w:highlight w:val="none"/>
        </w:rPr>
        <w:t>安卓</w:t>
      </w:r>
      <w:r>
        <w:rPr>
          <w:color w:val="auto"/>
          <w:highlight w:val="none"/>
        </w:rPr>
        <w:t>手机检查是否支持</w:t>
      </w:r>
      <w:r>
        <w:rPr>
          <w:rFonts w:hint="eastAsia"/>
          <w:color w:val="auto"/>
          <w:highlight w:val="none"/>
        </w:rPr>
        <w:t>NFC功能，如果</w:t>
      </w:r>
      <w:r>
        <w:rPr>
          <w:color w:val="auto"/>
          <w:highlight w:val="none"/>
        </w:rPr>
        <w:t>支持</w:t>
      </w:r>
      <w:r>
        <w:rPr>
          <w:rFonts w:hint="eastAsia"/>
          <w:color w:val="auto"/>
          <w:highlight w:val="none"/>
        </w:rPr>
        <w:t>引导</w:t>
      </w:r>
      <w:r>
        <w:rPr>
          <w:color w:val="auto"/>
          <w:highlight w:val="none"/>
        </w:rPr>
        <w:t>用户打开</w:t>
      </w:r>
      <w:r>
        <w:rPr>
          <w:rFonts w:hint="eastAsia"/>
          <w:color w:val="auto"/>
          <w:highlight w:val="none"/>
        </w:rPr>
        <w:t>NFC功能</w:t>
      </w:r>
      <w:r>
        <w:rPr>
          <w:color w:val="auto"/>
          <w:highlight w:val="none"/>
        </w:rPr>
        <w:t>。</w:t>
      </w:r>
    </w:p>
    <w:p w14:paraId="2C2670CC">
      <w:pPr>
        <w:pStyle w:val="144"/>
        <w:rPr>
          <w:color w:val="auto"/>
          <w:highlight w:val="none"/>
        </w:rPr>
      </w:pPr>
      <w:r>
        <w:rPr>
          <w:rFonts w:hint="eastAsia"/>
          <w:color w:val="auto"/>
          <w:highlight w:val="none"/>
        </w:rPr>
        <w:t>用户</w:t>
      </w:r>
      <w:r>
        <w:rPr>
          <w:color w:val="auto"/>
          <w:highlight w:val="none"/>
        </w:rPr>
        <w:t>同意</w:t>
      </w:r>
      <w:r>
        <w:rPr>
          <w:rFonts w:hint="eastAsia"/>
          <w:color w:val="auto"/>
          <w:highlight w:val="none"/>
        </w:rPr>
        <w:t>开通HCE后付费</w:t>
      </w:r>
      <w:r>
        <w:rPr>
          <w:color w:val="auto"/>
          <w:highlight w:val="none"/>
        </w:rPr>
        <w:t>业务。</w:t>
      </w:r>
    </w:p>
    <w:p w14:paraId="0FFBBF20">
      <w:pPr>
        <w:pStyle w:val="144"/>
        <w:rPr>
          <w:color w:val="auto"/>
          <w:highlight w:val="none"/>
        </w:rPr>
      </w:pPr>
      <w:r>
        <w:rPr>
          <w:color w:val="auto"/>
          <w:highlight w:val="none"/>
        </w:rPr>
        <w:t>APP</w:t>
      </w:r>
      <w:r>
        <w:rPr>
          <w:rFonts w:hint="eastAsia"/>
          <w:color w:val="auto"/>
          <w:highlight w:val="none"/>
        </w:rPr>
        <w:t>客户端</w:t>
      </w:r>
      <w:r>
        <w:rPr>
          <w:color w:val="auto"/>
          <w:highlight w:val="none"/>
        </w:rPr>
        <w:t>向</w:t>
      </w:r>
      <w:r>
        <w:rPr>
          <w:rFonts w:hint="eastAsia"/>
          <w:color w:val="auto"/>
          <w:highlight w:val="none"/>
        </w:rPr>
        <w:t>APP_SERVER请求</w:t>
      </w:r>
      <w:r>
        <w:rPr>
          <w:color w:val="auto"/>
          <w:highlight w:val="none"/>
        </w:rPr>
        <w:t>默认支付通道信息。</w:t>
      </w:r>
      <w:r>
        <w:rPr>
          <w:rFonts w:hint="eastAsia"/>
          <w:color w:val="auto"/>
          <w:highlight w:val="none"/>
        </w:rPr>
        <w:t>APP服务器</w:t>
      </w:r>
      <w:r>
        <w:rPr>
          <w:color w:val="auto"/>
          <w:highlight w:val="none"/>
        </w:rPr>
        <w:t>返回用户默认支付</w:t>
      </w:r>
      <w:r>
        <w:rPr>
          <w:rFonts w:hint="eastAsia"/>
          <w:color w:val="auto"/>
          <w:highlight w:val="none"/>
        </w:rPr>
        <w:t>通道</w:t>
      </w:r>
      <w:r>
        <w:rPr>
          <w:color w:val="auto"/>
          <w:highlight w:val="none"/>
        </w:rPr>
        <w:t>信息。</w:t>
      </w:r>
    </w:p>
    <w:p w14:paraId="762A4210">
      <w:pPr>
        <w:pStyle w:val="144"/>
        <w:rPr>
          <w:color w:val="auto"/>
          <w:highlight w:val="none"/>
        </w:rPr>
      </w:pPr>
      <w:r>
        <w:rPr>
          <w:rFonts w:hint="eastAsia"/>
          <w:color w:val="auto"/>
          <w:highlight w:val="none"/>
        </w:rPr>
        <w:t>APP客户端</w:t>
      </w:r>
      <w:r>
        <w:rPr>
          <w:color w:val="auto"/>
          <w:highlight w:val="none"/>
        </w:rPr>
        <w:t>向</w:t>
      </w:r>
      <w:r>
        <w:rPr>
          <w:rFonts w:hint="eastAsia"/>
          <w:color w:val="auto"/>
          <w:highlight w:val="none"/>
        </w:rPr>
        <w:t>APP_SERVER发起开户HCE后付费</w:t>
      </w:r>
      <w:r>
        <w:rPr>
          <w:color w:val="auto"/>
          <w:highlight w:val="none"/>
        </w:rPr>
        <w:t>信息。</w:t>
      </w:r>
      <w:r>
        <w:rPr>
          <w:rFonts w:hint="eastAsia"/>
          <w:color w:val="auto"/>
          <w:highlight w:val="none"/>
        </w:rPr>
        <w:t>APP_SERVER向ITP平台</w:t>
      </w:r>
      <w:r>
        <w:rPr>
          <w:color w:val="auto"/>
          <w:highlight w:val="none"/>
        </w:rPr>
        <w:t>发起开卡请求。</w:t>
      </w:r>
    </w:p>
    <w:p w14:paraId="1C344964">
      <w:pPr>
        <w:pStyle w:val="144"/>
        <w:rPr>
          <w:color w:val="auto"/>
          <w:highlight w:val="none"/>
        </w:rPr>
      </w:pPr>
      <w:r>
        <w:rPr>
          <w:color w:val="auto"/>
          <w:highlight w:val="none"/>
        </w:rPr>
        <w:t>ITP</w:t>
      </w:r>
      <w:r>
        <w:rPr>
          <w:rFonts w:hint="eastAsia"/>
          <w:color w:val="auto"/>
          <w:highlight w:val="none"/>
        </w:rPr>
        <w:t>平台</w:t>
      </w:r>
      <w:r>
        <w:rPr>
          <w:color w:val="auto"/>
          <w:highlight w:val="none"/>
        </w:rPr>
        <w:t>收到开户请求，</w:t>
      </w:r>
      <w:r>
        <w:rPr>
          <w:rFonts w:hint="eastAsia"/>
          <w:color w:val="auto"/>
          <w:highlight w:val="none"/>
        </w:rPr>
        <w:t>检查</w:t>
      </w:r>
      <w:r>
        <w:rPr>
          <w:color w:val="auto"/>
          <w:highlight w:val="none"/>
        </w:rPr>
        <w:t>支付通道信息，</w:t>
      </w:r>
      <w:r>
        <w:rPr>
          <w:rFonts w:hint="eastAsia"/>
          <w:color w:val="auto"/>
          <w:highlight w:val="none"/>
        </w:rPr>
        <w:t>完成</w:t>
      </w:r>
      <w:r>
        <w:rPr>
          <w:color w:val="auto"/>
          <w:highlight w:val="none"/>
        </w:rPr>
        <w:t>开户逻辑</w:t>
      </w:r>
      <w:r>
        <w:rPr>
          <w:rFonts w:hint="eastAsia"/>
          <w:color w:val="auto"/>
          <w:highlight w:val="none"/>
        </w:rPr>
        <w:t>，</w:t>
      </w:r>
      <w:r>
        <w:rPr>
          <w:color w:val="auto"/>
          <w:highlight w:val="none"/>
        </w:rPr>
        <w:t>返回给</w:t>
      </w:r>
      <w:r>
        <w:rPr>
          <w:rFonts w:hint="eastAsia"/>
          <w:color w:val="auto"/>
          <w:highlight w:val="none"/>
        </w:rPr>
        <w:t>APP_SERVER开户</w:t>
      </w:r>
      <w:r>
        <w:rPr>
          <w:color w:val="auto"/>
          <w:highlight w:val="none"/>
        </w:rPr>
        <w:t>结果，</w:t>
      </w:r>
      <w:r>
        <w:rPr>
          <w:rFonts w:hint="eastAsia"/>
          <w:color w:val="auto"/>
          <w:highlight w:val="none"/>
        </w:rPr>
        <w:t>APP_SERVER收到</w:t>
      </w:r>
      <w:r>
        <w:rPr>
          <w:color w:val="auto"/>
          <w:highlight w:val="none"/>
        </w:rPr>
        <w:t>开户结果</w:t>
      </w:r>
      <w:r>
        <w:rPr>
          <w:rFonts w:hint="eastAsia"/>
          <w:color w:val="auto"/>
          <w:highlight w:val="none"/>
        </w:rPr>
        <w:t>，</w:t>
      </w:r>
      <w:r>
        <w:rPr>
          <w:color w:val="auto"/>
          <w:highlight w:val="none"/>
        </w:rPr>
        <w:t>保存用户开通业务逻辑。返回</w:t>
      </w:r>
      <w:r>
        <w:rPr>
          <w:rFonts w:hint="eastAsia"/>
          <w:color w:val="auto"/>
          <w:highlight w:val="none"/>
        </w:rPr>
        <w:t>给APP客户</w:t>
      </w:r>
      <w:r>
        <w:rPr>
          <w:color w:val="auto"/>
          <w:highlight w:val="none"/>
        </w:rPr>
        <w:t>开户结果。</w:t>
      </w:r>
    </w:p>
    <w:p w14:paraId="3B9A782A">
      <w:pPr>
        <w:pStyle w:val="144"/>
        <w:rPr>
          <w:color w:val="auto"/>
          <w:highlight w:val="none"/>
        </w:rPr>
      </w:pPr>
      <w:r>
        <w:rPr>
          <w:rFonts w:hint="eastAsia"/>
          <w:color w:val="auto"/>
          <w:highlight w:val="none"/>
        </w:rPr>
        <w:t>A</w:t>
      </w:r>
      <w:r>
        <w:rPr>
          <w:color w:val="auto"/>
          <w:highlight w:val="none"/>
        </w:rPr>
        <w:t>PP</w:t>
      </w:r>
      <w:r>
        <w:rPr>
          <w:rFonts w:hint="eastAsia"/>
          <w:color w:val="auto"/>
          <w:highlight w:val="none"/>
        </w:rPr>
        <w:t>客户端</w:t>
      </w:r>
      <w:r>
        <w:rPr>
          <w:color w:val="auto"/>
          <w:highlight w:val="none"/>
        </w:rPr>
        <w:t>收到开户</w:t>
      </w:r>
      <w:r>
        <w:rPr>
          <w:rFonts w:hint="eastAsia"/>
          <w:color w:val="auto"/>
          <w:highlight w:val="none"/>
        </w:rPr>
        <w:t>成功</w:t>
      </w:r>
      <w:r>
        <w:rPr>
          <w:color w:val="auto"/>
          <w:highlight w:val="none"/>
        </w:rPr>
        <w:t>结果</w:t>
      </w:r>
      <w:r>
        <w:rPr>
          <w:rFonts w:hint="eastAsia"/>
          <w:color w:val="auto"/>
          <w:highlight w:val="none"/>
        </w:rPr>
        <w:t>，发起</w:t>
      </w:r>
      <w:r>
        <w:rPr>
          <w:color w:val="auto"/>
          <w:highlight w:val="none"/>
        </w:rPr>
        <w:t>请求密钥同步和请求</w:t>
      </w:r>
      <w:r>
        <w:rPr>
          <w:rFonts w:hint="eastAsia"/>
          <w:color w:val="auto"/>
          <w:highlight w:val="none"/>
        </w:rPr>
        <w:t>行业</w:t>
      </w:r>
      <w:r>
        <w:rPr>
          <w:color w:val="auto"/>
          <w:highlight w:val="none"/>
        </w:rPr>
        <w:t>数据接口。</w:t>
      </w:r>
      <w:r>
        <w:rPr>
          <w:rFonts w:hint="eastAsia"/>
          <w:color w:val="auto"/>
          <w:highlight w:val="none"/>
        </w:rPr>
        <w:t>收到</w:t>
      </w:r>
      <w:r>
        <w:rPr>
          <w:color w:val="auto"/>
          <w:highlight w:val="none"/>
        </w:rPr>
        <w:t>服务器返回的成功应答后。显示</w:t>
      </w:r>
      <w:r>
        <w:rPr>
          <w:rFonts w:hint="eastAsia"/>
          <w:color w:val="auto"/>
          <w:highlight w:val="none"/>
        </w:rPr>
        <w:t>开户</w:t>
      </w:r>
      <w:r>
        <w:rPr>
          <w:color w:val="auto"/>
          <w:highlight w:val="none"/>
        </w:rPr>
        <w:t>成功信息。</w:t>
      </w:r>
    </w:p>
    <w:p w14:paraId="519B3464">
      <w:pPr>
        <w:pStyle w:val="41"/>
        <w:rPr>
          <w:color w:val="auto"/>
          <w:highlight w:val="none"/>
        </w:rPr>
      </w:pPr>
      <w:r>
        <w:rPr>
          <w:rFonts w:hint="eastAsia"/>
          <w:color w:val="auto"/>
          <w:highlight w:val="none"/>
        </w:rPr>
        <w:t>异常</w:t>
      </w:r>
      <w:r>
        <w:rPr>
          <w:color w:val="auto"/>
          <w:highlight w:val="none"/>
        </w:rPr>
        <w:t>流程</w:t>
      </w:r>
      <w:r>
        <w:rPr>
          <w:rFonts w:hint="eastAsia"/>
          <w:color w:val="auto"/>
          <w:highlight w:val="none"/>
        </w:rPr>
        <w:t>:</w:t>
      </w:r>
    </w:p>
    <w:p w14:paraId="11881C2E">
      <w:pPr>
        <w:pStyle w:val="144"/>
        <w:numPr>
          <w:ilvl w:val="1"/>
          <w:numId w:val="72"/>
        </w:numPr>
        <w:rPr>
          <w:color w:val="auto"/>
          <w:highlight w:val="none"/>
        </w:rPr>
      </w:pPr>
      <w:r>
        <w:rPr>
          <w:rFonts w:hint="eastAsia"/>
          <w:color w:val="auto"/>
          <w:highlight w:val="none"/>
        </w:rPr>
        <w:t>如果安卓</w:t>
      </w:r>
      <w:r>
        <w:rPr>
          <w:color w:val="auto"/>
          <w:highlight w:val="none"/>
        </w:rPr>
        <w:t>手机不支持</w:t>
      </w:r>
      <w:r>
        <w:rPr>
          <w:rFonts w:hint="eastAsia"/>
          <w:color w:val="auto"/>
          <w:highlight w:val="none"/>
        </w:rPr>
        <w:t>NFC功能</w:t>
      </w:r>
      <w:r>
        <w:rPr>
          <w:color w:val="auto"/>
          <w:highlight w:val="none"/>
        </w:rPr>
        <w:t>，</w:t>
      </w:r>
      <w:r>
        <w:rPr>
          <w:rFonts w:hint="eastAsia"/>
          <w:color w:val="auto"/>
          <w:highlight w:val="none"/>
        </w:rPr>
        <w:t>APP可以</w:t>
      </w:r>
      <w:r>
        <w:rPr>
          <w:color w:val="auto"/>
          <w:highlight w:val="none"/>
        </w:rPr>
        <w:t>不显示开通</w:t>
      </w:r>
      <w:r>
        <w:rPr>
          <w:rFonts w:hint="eastAsia"/>
          <w:color w:val="auto"/>
          <w:highlight w:val="none"/>
        </w:rPr>
        <w:t>HCE业务</w:t>
      </w:r>
      <w:r>
        <w:rPr>
          <w:color w:val="auto"/>
          <w:highlight w:val="none"/>
        </w:rPr>
        <w:t>入口</w:t>
      </w:r>
      <w:r>
        <w:rPr>
          <w:rFonts w:hint="eastAsia"/>
          <w:color w:val="auto"/>
          <w:highlight w:val="none"/>
        </w:rPr>
        <w:t>后</w:t>
      </w:r>
      <w:r>
        <w:rPr>
          <w:color w:val="auto"/>
          <w:highlight w:val="none"/>
        </w:rPr>
        <w:t>有入口</w:t>
      </w:r>
      <w:r>
        <w:rPr>
          <w:rFonts w:hint="eastAsia"/>
          <w:color w:val="auto"/>
          <w:highlight w:val="none"/>
        </w:rPr>
        <w:t>提示手机</w:t>
      </w:r>
      <w:r>
        <w:rPr>
          <w:color w:val="auto"/>
          <w:highlight w:val="none"/>
        </w:rPr>
        <w:t>不支持</w:t>
      </w:r>
      <w:r>
        <w:rPr>
          <w:rFonts w:hint="eastAsia"/>
          <w:color w:val="auto"/>
          <w:highlight w:val="none"/>
        </w:rPr>
        <w:t>NFC。</w:t>
      </w:r>
    </w:p>
    <w:p w14:paraId="37194B47">
      <w:pPr>
        <w:pStyle w:val="144"/>
        <w:numPr>
          <w:ilvl w:val="1"/>
          <w:numId w:val="73"/>
        </w:numPr>
        <w:rPr>
          <w:color w:val="auto"/>
          <w:highlight w:val="none"/>
        </w:rPr>
      </w:pPr>
      <w:r>
        <w:rPr>
          <w:rFonts w:hint="eastAsia"/>
          <w:color w:val="auto"/>
          <w:highlight w:val="none"/>
        </w:rPr>
        <w:t>如果APP_SERVER返回</w:t>
      </w:r>
      <w:r>
        <w:rPr>
          <w:color w:val="auto"/>
          <w:highlight w:val="none"/>
        </w:rPr>
        <w:t>无支付通道信息</w:t>
      </w:r>
      <w:r>
        <w:rPr>
          <w:rFonts w:hint="eastAsia"/>
          <w:color w:val="auto"/>
          <w:highlight w:val="none"/>
        </w:rPr>
        <w:t>，</w:t>
      </w:r>
      <w:r>
        <w:rPr>
          <w:color w:val="auto"/>
          <w:highlight w:val="none"/>
        </w:rPr>
        <w:t>客户端发起认证</w:t>
      </w:r>
      <w:r>
        <w:rPr>
          <w:rFonts w:hint="eastAsia"/>
          <w:color w:val="auto"/>
          <w:highlight w:val="none"/>
        </w:rPr>
        <w:t>及</w:t>
      </w:r>
      <w:r>
        <w:rPr>
          <w:color w:val="auto"/>
          <w:highlight w:val="none"/>
        </w:rPr>
        <w:t>签约流程。</w:t>
      </w:r>
    </w:p>
    <w:p w14:paraId="22E4350F">
      <w:pPr>
        <w:pStyle w:val="144"/>
        <w:rPr>
          <w:color w:val="auto"/>
          <w:highlight w:val="none"/>
        </w:rPr>
      </w:pPr>
      <w:r>
        <w:rPr>
          <w:rFonts w:hint="eastAsia"/>
          <w:color w:val="auto"/>
          <w:highlight w:val="none"/>
        </w:rPr>
        <w:t>如果</w:t>
      </w:r>
      <w:r>
        <w:rPr>
          <w:color w:val="auto"/>
          <w:highlight w:val="none"/>
        </w:rPr>
        <w:t>开户返回超时，</w:t>
      </w:r>
      <w:r>
        <w:rPr>
          <w:rFonts w:hint="eastAsia"/>
          <w:color w:val="auto"/>
          <w:highlight w:val="none"/>
        </w:rPr>
        <w:t>APP_SERVER可以</w:t>
      </w:r>
      <w:r>
        <w:rPr>
          <w:color w:val="auto"/>
          <w:highlight w:val="none"/>
        </w:rPr>
        <w:t>重试开户逻辑，如果已经开户，返回已经开户，如果未</w:t>
      </w:r>
      <w:r>
        <w:rPr>
          <w:rFonts w:hint="eastAsia"/>
          <w:color w:val="auto"/>
          <w:highlight w:val="none"/>
        </w:rPr>
        <w:t>开户</w:t>
      </w:r>
      <w:r>
        <w:rPr>
          <w:color w:val="auto"/>
          <w:highlight w:val="none"/>
        </w:rPr>
        <w:t>，完成开户。</w:t>
      </w:r>
    </w:p>
    <w:p w14:paraId="38DDC597">
      <w:pPr>
        <w:pStyle w:val="223"/>
        <w:numPr>
          <w:ilvl w:val="0"/>
          <w:numId w:val="74"/>
        </w:numPr>
        <w:rPr>
          <w:color w:val="auto"/>
          <w:highlight w:val="none"/>
        </w:rPr>
      </w:pPr>
      <w:bookmarkStart w:id="492" w:name="_Toc519178149"/>
      <w:r>
        <w:rPr>
          <w:rFonts w:hint="eastAsia"/>
          <w:color w:val="auto"/>
          <w:highlight w:val="none"/>
        </w:rPr>
        <w:t>请求同步密钥</w:t>
      </w:r>
      <w:bookmarkEnd w:id="492"/>
    </w:p>
    <w:p w14:paraId="1DC4C3C2">
      <w:pPr>
        <w:pStyle w:val="41"/>
        <w:rPr>
          <w:color w:val="auto"/>
          <w:highlight w:val="none"/>
        </w:rPr>
      </w:pPr>
      <w:r>
        <w:rPr>
          <w:rFonts w:hint="eastAsia"/>
          <w:color w:val="auto"/>
          <w:highlight w:val="none"/>
        </w:rPr>
        <w:t>请求同步密钥流程详见图6</w:t>
      </w:r>
      <w:r>
        <w:rPr>
          <w:color w:val="auto"/>
          <w:highlight w:val="none"/>
        </w:rPr>
        <w:t>5</w:t>
      </w:r>
      <w:r>
        <w:rPr>
          <w:rFonts w:hint="eastAsia"/>
          <w:color w:val="auto"/>
          <w:highlight w:val="none"/>
        </w:rPr>
        <w:t>。</w:t>
      </w:r>
    </w:p>
    <w:p w14:paraId="4DC9E028">
      <w:pPr>
        <w:rPr>
          <w:color w:val="auto"/>
          <w:highlight w:val="none"/>
        </w:rPr>
      </w:pPr>
      <w:r>
        <w:rPr>
          <w:color w:val="auto"/>
          <w:highlight w:val="none"/>
          <w:lang/>
        </w:rPr>
        <w:drawing>
          <wp:inline distT="0" distB="0" distL="114300" distR="114300">
            <wp:extent cx="5274945" cy="3236595"/>
            <wp:effectExtent l="0" t="0" r="8255" b="0"/>
            <wp:docPr id="6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8"/>
                    <pic:cNvPicPr>
                      <a:picLocks noChangeAspect="1"/>
                    </pic:cNvPicPr>
                  </pic:nvPicPr>
                  <pic:blipFill>
                    <a:blip r:embed="rId82"/>
                    <a:stretch>
                      <a:fillRect/>
                    </a:stretch>
                  </pic:blipFill>
                  <pic:spPr>
                    <a:xfrm>
                      <a:off x="0" y="0"/>
                      <a:ext cx="5274945" cy="3236595"/>
                    </a:xfrm>
                    <a:prstGeom prst="rect">
                      <a:avLst/>
                    </a:prstGeom>
                    <a:noFill/>
                    <a:ln>
                      <a:noFill/>
                    </a:ln>
                  </pic:spPr>
                </pic:pic>
              </a:graphicData>
            </a:graphic>
          </wp:inline>
        </w:drawing>
      </w:r>
    </w:p>
    <w:p w14:paraId="64F64143">
      <w:pPr>
        <w:pStyle w:val="270"/>
        <w:rPr>
          <w:color w:val="auto"/>
          <w:highlight w:val="none"/>
        </w:rPr>
      </w:pPr>
      <w:r>
        <w:rPr>
          <w:rFonts w:hint="eastAsia"/>
          <w:color w:val="auto"/>
          <w:highlight w:val="none"/>
        </w:rPr>
        <w:t>请求同步密钥流程</w:t>
      </w:r>
    </w:p>
    <w:p w14:paraId="67AD6F03">
      <w:pPr>
        <w:pStyle w:val="41"/>
        <w:rPr>
          <w:color w:val="auto"/>
          <w:highlight w:val="none"/>
        </w:rPr>
      </w:pPr>
      <w:r>
        <w:rPr>
          <w:rFonts w:hint="eastAsia"/>
          <w:color w:val="auto"/>
          <w:highlight w:val="none"/>
        </w:rPr>
        <w:t>流程</w:t>
      </w:r>
      <w:r>
        <w:rPr>
          <w:color w:val="auto"/>
          <w:highlight w:val="none"/>
        </w:rPr>
        <w:t>说明</w:t>
      </w:r>
      <w:r>
        <w:rPr>
          <w:rFonts w:hint="eastAsia"/>
          <w:color w:val="auto"/>
          <w:highlight w:val="none"/>
        </w:rPr>
        <w:t>：</w:t>
      </w:r>
    </w:p>
    <w:p w14:paraId="08CEE628">
      <w:pPr>
        <w:pStyle w:val="144"/>
        <w:rPr>
          <w:color w:val="auto"/>
          <w:highlight w:val="none"/>
        </w:rPr>
      </w:pPr>
      <w:r>
        <w:rPr>
          <w:rFonts w:hint="eastAsia"/>
          <w:color w:val="auto"/>
          <w:highlight w:val="none"/>
        </w:rPr>
        <w:t>客户端</w:t>
      </w:r>
      <w:r>
        <w:rPr>
          <w:color w:val="auto"/>
          <w:highlight w:val="none"/>
        </w:rPr>
        <w:t>检查</w:t>
      </w:r>
      <w:r>
        <w:rPr>
          <w:rFonts w:hint="eastAsia"/>
          <w:color w:val="auto"/>
          <w:highlight w:val="none"/>
        </w:rPr>
        <w:t>HCE密钥</w:t>
      </w:r>
      <w:r>
        <w:rPr>
          <w:color w:val="auto"/>
          <w:highlight w:val="none"/>
        </w:rPr>
        <w:t>是否</w:t>
      </w:r>
      <w:r>
        <w:rPr>
          <w:rFonts w:hint="eastAsia"/>
          <w:color w:val="auto"/>
          <w:highlight w:val="none"/>
        </w:rPr>
        <w:t>存在</w:t>
      </w:r>
      <w:r>
        <w:rPr>
          <w:color w:val="auto"/>
          <w:highlight w:val="none"/>
        </w:rPr>
        <w:t>客户端本地</w:t>
      </w:r>
      <w:r>
        <w:rPr>
          <w:rFonts w:hint="eastAsia"/>
          <w:color w:val="auto"/>
          <w:highlight w:val="none"/>
        </w:rPr>
        <w:t>，如果</w:t>
      </w:r>
      <w:r>
        <w:rPr>
          <w:color w:val="auto"/>
          <w:highlight w:val="none"/>
        </w:rPr>
        <w:t>不在</w:t>
      </w:r>
      <w:r>
        <w:rPr>
          <w:rFonts w:hint="eastAsia"/>
          <w:color w:val="auto"/>
          <w:highlight w:val="none"/>
        </w:rPr>
        <w:t>APP客户端</w:t>
      </w:r>
      <w:r>
        <w:rPr>
          <w:color w:val="auto"/>
          <w:highlight w:val="none"/>
        </w:rPr>
        <w:t>向</w:t>
      </w:r>
      <w:r>
        <w:rPr>
          <w:rFonts w:hint="eastAsia"/>
          <w:color w:val="auto"/>
          <w:highlight w:val="none"/>
        </w:rPr>
        <w:t>APP发起</w:t>
      </w:r>
      <w:r>
        <w:rPr>
          <w:color w:val="auto"/>
          <w:highlight w:val="none"/>
        </w:rPr>
        <w:t>请求同步密钥接口。</w:t>
      </w:r>
      <w:r>
        <w:rPr>
          <w:rFonts w:hint="eastAsia"/>
          <w:color w:val="auto"/>
          <w:highlight w:val="none"/>
        </w:rPr>
        <w:t>如果APP_</w:t>
      </w:r>
      <w:r>
        <w:rPr>
          <w:color w:val="auto"/>
          <w:highlight w:val="none"/>
        </w:rPr>
        <w:t>SERVER</w:t>
      </w:r>
      <w:r>
        <w:rPr>
          <w:rFonts w:hint="eastAsia"/>
          <w:color w:val="auto"/>
          <w:highlight w:val="none"/>
        </w:rPr>
        <w:t>本地</w:t>
      </w:r>
      <w:r>
        <w:rPr>
          <w:color w:val="auto"/>
          <w:highlight w:val="none"/>
        </w:rPr>
        <w:t>也没有密钥，</w:t>
      </w:r>
      <w:r>
        <w:rPr>
          <w:rFonts w:hint="eastAsia"/>
          <w:color w:val="auto"/>
          <w:highlight w:val="none"/>
        </w:rPr>
        <w:t>APP_SERVER向ITP平台</w:t>
      </w:r>
      <w:r>
        <w:rPr>
          <w:color w:val="auto"/>
          <w:highlight w:val="none"/>
        </w:rPr>
        <w:t>发起密钥同步请求。</w:t>
      </w:r>
    </w:p>
    <w:p w14:paraId="2EC6CAE4">
      <w:pPr>
        <w:pStyle w:val="144"/>
        <w:rPr>
          <w:color w:val="auto"/>
          <w:highlight w:val="none"/>
        </w:rPr>
      </w:pPr>
      <w:r>
        <w:rPr>
          <w:rFonts w:hint="eastAsia"/>
          <w:color w:val="auto"/>
          <w:highlight w:val="none"/>
        </w:rPr>
        <w:t>ITP收到</w:t>
      </w:r>
      <w:r>
        <w:rPr>
          <w:color w:val="auto"/>
          <w:highlight w:val="none"/>
        </w:rPr>
        <w:t>密钥同步请求检查本地数据库是否保存</w:t>
      </w:r>
      <w:r>
        <w:rPr>
          <w:rFonts w:hint="eastAsia"/>
          <w:color w:val="auto"/>
          <w:highlight w:val="none"/>
        </w:rPr>
        <w:t>HCE密钥</w:t>
      </w:r>
      <w:r>
        <w:rPr>
          <w:color w:val="auto"/>
          <w:highlight w:val="none"/>
        </w:rPr>
        <w:t>，如果有直接用</w:t>
      </w:r>
      <w:r>
        <w:rPr>
          <w:rFonts w:hint="eastAsia"/>
          <w:color w:val="auto"/>
          <w:highlight w:val="none"/>
        </w:rPr>
        <w:t>APP_SERVER和ITP约定</w:t>
      </w:r>
      <w:r>
        <w:rPr>
          <w:color w:val="auto"/>
          <w:highlight w:val="none"/>
        </w:rPr>
        <w:t>的</w:t>
      </w:r>
      <w:r>
        <w:rPr>
          <w:rFonts w:hint="eastAsia"/>
          <w:color w:val="auto"/>
          <w:highlight w:val="none"/>
        </w:rPr>
        <w:t>KEK转</w:t>
      </w:r>
      <w:r>
        <w:rPr>
          <w:color w:val="auto"/>
          <w:highlight w:val="none"/>
        </w:rPr>
        <w:t>加密给</w:t>
      </w:r>
      <w:r>
        <w:rPr>
          <w:rFonts w:hint="eastAsia"/>
          <w:color w:val="auto"/>
          <w:highlight w:val="none"/>
        </w:rPr>
        <w:t>APP_SERVER</w:t>
      </w:r>
      <w:r>
        <w:rPr>
          <w:color w:val="auto"/>
          <w:highlight w:val="none"/>
        </w:rPr>
        <w:t>。</w:t>
      </w:r>
      <w:r>
        <w:rPr>
          <w:rFonts w:hint="eastAsia"/>
          <w:color w:val="auto"/>
          <w:highlight w:val="none"/>
        </w:rPr>
        <w:t>[密钥</w:t>
      </w:r>
      <w:r>
        <w:rPr>
          <w:color w:val="auto"/>
          <w:highlight w:val="none"/>
        </w:rPr>
        <w:t>类型</w:t>
      </w:r>
      <w:r>
        <w:rPr>
          <w:rFonts w:hint="eastAsia"/>
          <w:color w:val="auto"/>
          <w:highlight w:val="none"/>
        </w:rPr>
        <w:t>对称</w:t>
      </w:r>
      <w:r>
        <w:rPr>
          <w:color w:val="auto"/>
          <w:highlight w:val="none"/>
        </w:rPr>
        <w:t>密钥</w:t>
      </w:r>
      <w:r>
        <w:rPr>
          <w:rFonts w:hint="eastAsia"/>
          <w:color w:val="auto"/>
          <w:highlight w:val="none"/>
        </w:rPr>
        <w:t>]。</w:t>
      </w:r>
    </w:p>
    <w:p w14:paraId="03AA48FD">
      <w:pPr>
        <w:pStyle w:val="41"/>
        <w:rPr>
          <w:color w:val="auto"/>
          <w:highlight w:val="none"/>
        </w:rPr>
      </w:pPr>
      <w:r>
        <w:rPr>
          <w:rFonts w:hint="eastAsia"/>
          <w:color w:val="auto"/>
          <w:highlight w:val="none"/>
        </w:rPr>
        <w:t>异常</w:t>
      </w:r>
      <w:r>
        <w:rPr>
          <w:color w:val="auto"/>
          <w:highlight w:val="none"/>
        </w:rPr>
        <w:t>流程</w:t>
      </w:r>
      <w:r>
        <w:rPr>
          <w:rFonts w:hint="eastAsia"/>
          <w:color w:val="auto"/>
          <w:highlight w:val="none"/>
        </w:rPr>
        <w:t>：</w:t>
      </w:r>
    </w:p>
    <w:p w14:paraId="1CD2F656">
      <w:pPr>
        <w:pStyle w:val="144"/>
        <w:numPr>
          <w:ilvl w:val="1"/>
          <w:numId w:val="75"/>
        </w:numPr>
        <w:rPr>
          <w:color w:val="auto"/>
          <w:highlight w:val="none"/>
        </w:rPr>
      </w:pPr>
      <w:r>
        <w:rPr>
          <w:color w:val="auto"/>
          <w:highlight w:val="none"/>
        </w:rPr>
        <w:t>如果</w:t>
      </w:r>
      <w:r>
        <w:rPr>
          <w:rFonts w:hint="eastAsia"/>
          <w:color w:val="auto"/>
          <w:highlight w:val="none"/>
        </w:rPr>
        <w:t>ITP平台</w:t>
      </w:r>
      <w:r>
        <w:rPr>
          <w:color w:val="auto"/>
          <w:highlight w:val="none"/>
        </w:rPr>
        <w:t>无</w:t>
      </w:r>
      <w:r>
        <w:rPr>
          <w:rFonts w:hint="eastAsia"/>
          <w:color w:val="auto"/>
          <w:highlight w:val="none"/>
        </w:rPr>
        <w:t>缓存</w:t>
      </w:r>
      <w:r>
        <w:rPr>
          <w:color w:val="auto"/>
          <w:highlight w:val="none"/>
        </w:rPr>
        <w:t>的</w:t>
      </w:r>
      <w:r>
        <w:rPr>
          <w:rFonts w:hint="eastAsia"/>
          <w:color w:val="auto"/>
          <w:highlight w:val="none"/>
        </w:rPr>
        <w:t>HCE密钥</w:t>
      </w:r>
      <w:r>
        <w:rPr>
          <w:color w:val="auto"/>
          <w:highlight w:val="none"/>
        </w:rPr>
        <w:t>向</w:t>
      </w:r>
      <w:r>
        <w:rPr>
          <w:rFonts w:hint="eastAsia"/>
          <w:color w:val="auto"/>
          <w:highlight w:val="none"/>
        </w:rPr>
        <w:t>ACC发起请求HCE消费</w:t>
      </w:r>
      <w:r>
        <w:rPr>
          <w:color w:val="auto"/>
          <w:highlight w:val="none"/>
        </w:rPr>
        <w:t>密钥请求，</w:t>
      </w:r>
      <w:r>
        <w:rPr>
          <w:rFonts w:hint="eastAsia"/>
          <w:color w:val="auto"/>
          <w:highlight w:val="none"/>
        </w:rPr>
        <w:t>ACC返回</w:t>
      </w:r>
      <w:r>
        <w:rPr>
          <w:color w:val="auto"/>
          <w:highlight w:val="none"/>
        </w:rPr>
        <w:t>密钥</w:t>
      </w:r>
      <w:r>
        <w:rPr>
          <w:rFonts w:hint="eastAsia"/>
          <w:color w:val="auto"/>
          <w:highlight w:val="none"/>
        </w:rPr>
        <w:t>，ITP平台</w:t>
      </w:r>
      <w:r>
        <w:rPr>
          <w:color w:val="auto"/>
          <w:highlight w:val="none"/>
        </w:rPr>
        <w:t>保存密钥值</w:t>
      </w:r>
      <w:r>
        <w:rPr>
          <w:rFonts w:hint="eastAsia"/>
          <w:color w:val="auto"/>
          <w:highlight w:val="none"/>
        </w:rPr>
        <w:t>。</w:t>
      </w:r>
    </w:p>
    <w:p w14:paraId="15BFDECA">
      <w:pPr>
        <w:pStyle w:val="223"/>
        <w:rPr>
          <w:color w:val="auto"/>
          <w:highlight w:val="none"/>
        </w:rPr>
      </w:pPr>
      <w:bookmarkStart w:id="493" w:name="_Toc519178150"/>
      <w:r>
        <w:rPr>
          <w:rFonts w:hint="eastAsia"/>
          <w:color w:val="auto"/>
          <w:highlight w:val="none"/>
        </w:rPr>
        <w:t>请求</w:t>
      </w:r>
      <w:r>
        <w:rPr>
          <w:color w:val="auto"/>
          <w:highlight w:val="none"/>
        </w:rPr>
        <w:t>行业数据</w:t>
      </w:r>
      <w:bookmarkEnd w:id="493"/>
    </w:p>
    <w:p w14:paraId="6B64E5AE">
      <w:pPr>
        <w:pStyle w:val="41"/>
        <w:rPr>
          <w:color w:val="auto"/>
          <w:highlight w:val="none"/>
        </w:rPr>
      </w:pPr>
      <w:r>
        <w:rPr>
          <w:rFonts w:hint="eastAsia"/>
          <w:color w:val="auto"/>
          <w:highlight w:val="none"/>
        </w:rPr>
        <w:t>请求</w:t>
      </w:r>
      <w:r>
        <w:rPr>
          <w:color w:val="auto"/>
          <w:highlight w:val="none"/>
        </w:rPr>
        <w:t>行业数据</w:t>
      </w:r>
      <w:r>
        <w:rPr>
          <w:rFonts w:hint="eastAsia"/>
          <w:color w:val="auto"/>
          <w:highlight w:val="none"/>
        </w:rPr>
        <w:t>流程详见图6</w:t>
      </w:r>
      <w:r>
        <w:rPr>
          <w:color w:val="auto"/>
          <w:highlight w:val="none"/>
        </w:rPr>
        <w:t>6</w:t>
      </w:r>
      <w:r>
        <w:rPr>
          <w:rFonts w:hint="eastAsia"/>
          <w:color w:val="auto"/>
          <w:highlight w:val="none"/>
        </w:rPr>
        <w:t>。</w:t>
      </w:r>
    </w:p>
    <w:p w14:paraId="396DFD8D">
      <w:pPr>
        <w:rPr>
          <w:color w:val="auto"/>
          <w:highlight w:val="none"/>
        </w:rPr>
      </w:pPr>
      <w:r>
        <w:rPr>
          <w:color w:val="auto"/>
          <w:highlight w:val="none"/>
          <w:lang/>
        </w:rPr>
        <w:drawing>
          <wp:inline distT="0" distB="0" distL="114300" distR="114300">
            <wp:extent cx="5273040" cy="3232785"/>
            <wp:effectExtent l="0" t="0" r="10160" b="0"/>
            <wp:docPr id="7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9"/>
                    <pic:cNvPicPr>
                      <a:picLocks noChangeAspect="1"/>
                    </pic:cNvPicPr>
                  </pic:nvPicPr>
                  <pic:blipFill>
                    <a:blip r:embed="rId83"/>
                    <a:stretch>
                      <a:fillRect/>
                    </a:stretch>
                  </pic:blipFill>
                  <pic:spPr>
                    <a:xfrm>
                      <a:off x="0" y="0"/>
                      <a:ext cx="5273040" cy="3232785"/>
                    </a:xfrm>
                    <a:prstGeom prst="rect">
                      <a:avLst/>
                    </a:prstGeom>
                    <a:noFill/>
                    <a:ln>
                      <a:noFill/>
                    </a:ln>
                  </pic:spPr>
                </pic:pic>
              </a:graphicData>
            </a:graphic>
          </wp:inline>
        </w:drawing>
      </w:r>
    </w:p>
    <w:p w14:paraId="6EEAAF1F">
      <w:pPr>
        <w:pStyle w:val="270"/>
        <w:rPr>
          <w:color w:val="auto"/>
          <w:highlight w:val="none"/>
        </w:rPr>
      </w:pPr>
      <w:r>
        <w:rPr>
          <w:rFonts w:hint="eastAsia"/>
          <w:color w:val="auto"/>
          <w:highlight w:val="none"/>
        </w:rPr>
        <w:t>请求</w:t>
      </w:r>
      <w:r>
        <w:rPr>
          <w:color w:val="auto"/>
          <w:highlight w:val="none"/>
        </w:rPr>
        <w:t>行业数据</w:t>
      </w:r>
      <w:r>
        <w:rPr>
          <w:rFonts w:hint="eastAsia"/>
          <w:color w:val="auto"/>
          <w:highlight w:val="none"/>
        </w:rPr>
        <w:t>流程</w:t>
      </w:r>
    </w:p>
    <w:p w14:paraId="6B7FB505">
      <w:pPr>
        <w:pStyle w:val="41"/>
        <w:rPr>
          <w:color w:val="auto"/>
          <w:highlight w:val="none"/>
        </w:rPr>
      </w:pPr>
      <w:r>
        <w:rPr>
          <w:rFonts w:hint="eastAsia"/>
          <w:color w:val="auto"/>
          <w:highlight w:val="none"/>
        </w:rPr>
        <w:t>流程</w:t>
      </w:r>
      <w:r>
        <w:rPr>
          <w:color w:val="auto"/>
          <w:highlight w:val="none"/>
        </w:rPr>
        <w:t>说明</w:t>
      </w:r>
      <w:r>
        <w:rPr>
          <w:rFonts w:hint="eastAsia"/>
          <w:color w:val="auto"/>
          <w:highlight w:val="none"/>
        </w:rPr>
        <w:t>:</w:t>
      </w:r>
    </w:p>
    <w:p w14:paraId="253BF7BC">
      <w:pPr>
        <w:pStyle w:val="144"/>
        <w:rPr>
          <w:color w:val="auto"/>
          <w:highlight w:val="none"/>
        </w:rPr>
      </w:pPr>
      <w:r>
        <w:rPr>
          <w:rFonts w:hint="eastAsia"/>
          <w:color w:val="auto"/>
          <w:highlight w:val="none"/>
        </w:rPr>
        <w:t>用户</w:t>
      </w:r>
      <w:r>
        <w:rPr>
          <w:color w:val="auto"/>
          <w:highlight w:val="none"/>
        </w:rPr>
        <w:t>打开</w:t>
      </w:r>
      <w:r>
        <w:rPr>
          <w:rFonts w:hint="eastAsia"/>
          <w:color w:val="auto"/>
          <w:highlight w:val="none"/>
        </w:rPr>
        <w:t>HCE服务</w:t>
      </w:r>
      <w:r>
        <w:rPr>
          <w:color w:val="auto"/>
          <w:highlight w:val="none"/>
        </w:rPr>
        <w:t>，检查HCE</w:t>
      </w:r>
      <w:r>
        <w:rPr>
          <w:rFonts w:hint="eastAsia"/>
          <w:color w:val="auto"/>
          <w:highlight w:val="none"/>
        </w:rPr>
        <w:t>后</w:t>
      </w:r>
      <w:r>
        <w:rPr>
          <w:color w:val="auto"/>
          <w:highlight w:val="none"/>
        </w:rPr>
        <w:t>付费是否已经默认选中，如果没有选中</w:t>
      </w:r>
      <w:r>
        <w:rPr>
          <w:rFonts w:hint="eastAsia"/>
          <w:color w:val="auto"/>
          <w:highlight w:val="none"/>
        </w:rPr>
        <w:t>HCE票</w:t>
      </w:r>
      <w:r>
        <w:rPr>
          <w:color w:val="auto"/>
          <w:highlight w:val="none"/>
        </w:rPr>
        <w:t>，引导用户选择</w:t>
      </w:r>
      <w:r>
        <w:rPr>
          <w:rFonts w:hint="eastAsia"/>
          <w:color w:val="auto"/>
          <w:highlight w:val="none"/>
        </w:rPr>
        <w:t>HCE票</w:t>
      </w:r>
      <w:r>
        <w:rPr>
          <w:color w:val="auto"/>
          <w:highlight w:val="none"/>
        </w:rPr>
        <w:t>。</w:t>
      </w:r>
    </w:p>
    <w:p w14:paraId="1DC1BFB9">
      <w:pPr>
        <w:pStyle w:val="144"/>
        <w:rPr>
          <w:color w:val="auto"/>
          <w:highlight w:val="none"/>
        </w:rPr>
      </w:pPr>
      <w:r>
        <w:rPr>
          <w:rFonts w:hint="eastAsia"/>
          <w:color w:val="auto"/>
          <w:highlight w:val="none"/>
        </w:rPr>
        <w:t>客户端</w:t>
      </w:r>
      <w:r>
        <w:rPr>
          <w:color w:val="auto"/>
          <w:highlight w:val="none"/>
        </w:rPr>
        <w:t>发起信用</w:t>
      </w:r>
      <w:r>
        <w:rPr>
          <w:rFonts w:hint="eastAsia"/>
          <w:color w:val="auto"/>
          <w:highlight w:val="none"/>
        </w:rPr>
        <w:t>能力</w:t>
      </w:r>
      <w:r>
        <w:rPr>
          <w:color w:val="auto"/>
          <w:highlight w:val="none"/>
        </w:rPr>
        <w:t>咨询接口。服务器</w:t>
      </w:r>
      <w:r>
        <w:rPr>
          <w:rFonts w:hint="eastAsia"/>
          <w:color w:val="auto"/>
          <w:highlight w:val="none"/>
        </w:rPr>
        <w:t>返回</w:t>
      </w:r>
      <w:r>
        <w:rPr>
          <w:color w:val="auto"/>
          <w:highlight w:val="none"/>
        </w:rPr>
        <w:t>信用能力</w:t>
      </w:r>
      <w:r>
        <w:rPr>
          <w:rFonts w:hint="eastAsia"/>
          <w:color w:val="auto"/>
          <w:highlight w:val="none"/>
        </w:rPr>
        <w:t>结果</w:t>
      </w:r>
      <w:r>
        <w:rPr>
          <w:color w:val="auto"/>
          <w:highlight w:val="none"/>
        </w:rPr>
        <w:t>。</w:t>
      </w:r>
    </w:p>
    <w:p w14:paraId="5512524F">
      <w:pPr>
        <w:pStyle w:val="144"/>
        <w:rPr>
          <w:color w:val="auto"/>
          <w:highlight w:val="none"/>
        </w:rPr>
      </w:pPr>
      <w:r>
        <w:rPr>
          <w:rFonts w:hint="eastAsia"/>
          <w:color w:val="auto"/>
          <w:highlight w:val="none"/>
        </w:rPr>
        <w:t>客户端查找</w:t>
      </w:r>
      <w:r>
        <w:rPr>
          <w:color w:val="auto"/>
          <w:highlight w:val="none"/>
        </w:rPr>
        <w:t>本地缓存的</w:t>
      </w:r>
      <w:r>
        <w:rPr>
          <w:rFonts w:hint="eastAsia"/>
          <w:color w:val="auto"/>
          <w:highlight w:val="none"/>
        </w:rPr>
        <w:t>HCE数据</w:t>
      </w:r>
      <w:r>
        <w:rPr>
          <w:color w:val="auto"/>
          <w:highlight w:val="none"/>
        </w:rPr>
        <w:t>。</w:t>
      </w:r>
    </w:p>
    <w:p w14:paraId="32D5E70C">
      <w:pPr>
        <w:pStyle w:val="144"/>
        <w:rPr>
          <w:color w:val="auto"/>
          <w:highlight w:val="none"/>
        </w:rPr>
      </w:pPr>
      <w:r>
        <w:rPr>
          <w:rFonts w:hint="eastAsia"/>
          <w:color w:val="auto"/>
          <w:highlight w:val="none"/>
        </w:rPr>
        <w:t>显示HCE票卡</w:t>
      </w:r>
      <w:r>
        <w:rPr>
          <w:color w:val="auto"/>
          <w:highlight w:val="none"/>
        </w:rPr>
        <w:t>信息</w:t>
      </w:r>
      <w:r>
        <w:rPr>
          <w:rFonts w:hint="eastAsia"/>
          <w:color w:val="auto"/>
          <w:highlight w:val="none"/>
        </w:rPr>
        <w:t>。</w:t>
      </w:r>
    </w:p>
    <w:p w14:paraId="393FE9B5">
      <w:pPr>
        <w:pStyle w:val="41"/>
        <w:rPr>
          <w:color w:val="auto"/>
          <w:highlight w:val="none"/>
        </w:rPr>
      </w:pPr>
      <w:r>
        <w:rPr>
          <w:rFonts w:hint="eastAsia"/>
          <w:color w:val="auto"/>
          <w:highlight w:val="none"/>
        </w:rPr>
        <w:t>异常</w:t>
      </w:r>
      <w:r>
        <w:rPr>
          <w:color w:val="auto"/>
          <w:highlight w:val="none"/>
        </w:rPr>
        <w:t>流程</w:t>
      </w:r>
      <w:r>
        <w:rPr>
          <w:rFonts w:hint="eastAsia"/>
          <w:color w:val="auto"/>
          <w:highlight w:val="none"/>
        </w:rPr>
        <w:t>:</w:t>
      </w:r>
    </w:p>
    <w:p w14:paraId="65DE37C1">
      <w:pPr>
        <w:pStyle w:val="144"/>
        <w:numPr>
          <w:ilvl w:val="1"/>
          <w:numId w:val="76"/>
        </w:numPr>
        <w:rPr>
          <w:color w:val="auto"/>
          <w:highlight w:val="none"/>
        </w:rPr>
      </w:pPr>
      <w:r>
        <w:rPr>
          <w:rFonts w:hint="eastAsia"/>
          <w:color w:val="auto"/>
          <w:highlight w:val="none"/>
        </w:rPr>
        <w:t>超时1秒</w:t>
      </w:r>
      <w:r>
        <w:rPr>
          <w:color w:val="auto"/>
          <w:highlight w:val="none"/>
        </w:rPr>
        <w:t>没</w:t>
      </w:r>
      <w:r>
        <w:rPr>
          <w:rFonts w:hint="eastAsia"/>
          <w:color w:val="auto"/>
          <w:highlight w:val="none"/>
        </w:rPr>
        <w:t>返回</w:t>
      </w:r>
      <w:r>
        <w:rPr>
          <w:color w:val="auto"/>
          <w:highlight w:val="none"/>
        </w:rPr>
        <w:t>，</w:t>
      </w:r>
      <w:r>
        <w:rPr>
          <w:rFonts w:hint="eastAsia"/>
          <w:color w:val="auto"/>
          <w:highlight w:val="none"/>
        </w:rPr>
        <w:t>忽略</w:t>
      </w:r>
      <w:r>
        <w:rPr>
          <w:color w:val="auto"/>
          <w:highlight w:val="none"/>
        </w:rPr>
        <w:t>查询信用接口，直接往下走逻辑。</w:t>
      </w:r>
    </w:p>
    <w:p w14:paraId="16CCA7C3">
      <w:pPr>
        <w:pStyle w:val="144"/>
        <w:numPr>
          <w:ilvl w:val="1"/>
          <w:numId w:val="77"/>
        </w:numPr>
        <w:rPr>
          <w:color w:val="auto"/>
          <w:highlight w:val="none"/>
        </w:rPr>
      </w:pPr>
      <w:r>
        <w:rPr>
          <w:rFonts w:hint="eastAsia"/>
          <w:color w:val="auto"/>
          <w:highlight w:val="none"/>
        </w:rPr>
        <w:t>客户端</w:t>
      </w:r>
      <w:r>
        <w:rPr>
          <w:color w:val="auto"/>
          <w:highlight w:val="none"/>
        </w:rPr>
        <w:t>本地没有</w:t>
      </w:r>
      <w:r>
        <w:rPr>
          <w:rFonts w:hint="eastAsia"/>
          <w:color w:val="auto"/>
          <w:highlight w:val="none"/>
        </w:rPr>
        <w:t>HCE缓存</w:t>
      </w:r>
      <w:r>
        <w:rPr>
          <w:color w:val="auto"/>
          <w:highlight w:val="none"/>
        </w:rPr>
        <w:t>，</w:t>
      </w:r>
      <w:r>
        <w:rPr>
          <w:rFonts w:hint="eastAsia"/>
          <w:color w:val="auto"/>
          <w:highlight w:val="none"/>
        </w:rPr>
        <w:t>APP客户端</w:t>
      </w:r>
      <w:r>
        <w:rPr>
          <w:color w:val="auto"/>
          <w:highlight w:val="none"/>
        </w:rPr>
        <w:t>向</w:t>
      </w:r>
      <w:r>
        <w:rPr>
          <w:rFonts w:hint="eastAsia"/>
          <w:color w:val="auto"/>
          <w:highlight w:val="none"/>
        </w:rPr>
        <w:t>APP服务器</w:t>
      </w:r>
      <w:r>
        <w:rPr>
          <w:color w:val="auto"/>
          <w:highlight w:val="none"/>
        </w:rPr>
        <w:t>发起请求行业数据同步</w:t>
      </w:r>
      <w:r>
        <w:rPr>
          <w:rFonts w:hint="eastAsia"/>
          <w:color w:val="auto"/>
          <w:highlight w:val="none"/>
        </w:rPr>
        <w:t>HCE数据</w:t>
      </w:r>
      <w:r>
        <w:rPr>
          <w:color w:val="auto"/>
          <w:highlight w:val="none"/>
        </w:rPr>
        <w:t>。</w:t>
      </w:r>
    </w:p>
    <w:p w14:paraId="6AD6B72A">
      <w:pPr>
        <w:pStyle w:val="146"/>
        <w:spacing w:before="156" w:after="156"/>
        <w:rPr>
          <w:color w:val="auto"/>
          <w:highlight w:val="none"/>
        </w:rPr>
      </w:pPr>
      <w:bookmarkStart w:id="494" w:name="_Toc519178151"/>
      <w:r>
        <w:rPr>
          <w:rFonts w:hint="eastAsia"/>
          <w:color w:val="auto"/>
          <w:highlight w:val="none"/>
        </w:rPr>
        <w:t>互联网</w:t>
      </w:r>
      <w:r>
        <w:rPr>
          <w:color w:val="auto"/>
          <w:highlight w:val="none"/>
        </w:rPr>
        <w:t>售票业务</w:t>
      </w:r>
      <w:bookmarkEnd w:id="494"/>
    </w:p>
    <w:p w14:paraId="61F30EE6">
      <w:pPr>
        <w:pStyle w:val="223"/>
        <w:numPr>
          <w:ilvl w:val="0"/>
          <w:numId w:val="78"/>
        </w:numPr>
        <w:rPr>
          <w:color w:val="auto"/>
          <w:highlight w:val="none"/>
        </w:rPr>
      </w:pPr>
      <w:bookmarkStart w:id="495" w:name="_Toc519178152"/>
      <w:r>
        <w:rPr>
          <w:rFonts w:hint="eastAsia"/>
          <w:color w:val="auto"/>
          <w:highlight w:val="none"/>
        </w:rPr>
        <w:t>APP购票</w:t>
      </w:r>
      <w:bookmarkEnd w:id="495"/>
    </w:p>
    <w:p w14:paraId="71166E21">
      <w:pPr>
        <w:pStyle w:val="41"/>
        <w:rPr>
          <w:color w:val="auto"/>
          <w:highlight w:val="none"/>
        </w:rPr>
      </w:pPr>
      <w:r>
        <w:rPr>
          <w:rFonts w:hint="eastAsia"/>
          <w:color w:val="auto"/>
          <w:highlight w:val="none"/>
        </w:rPr>
        <w:t>APP购票流程详见图6</w:t>
      </w:r>
      <w:r>
        <w:rPr>
          <w:color w:val="auto"/>
          <w:highlight w:val="none"/>
        </w:rPr>
        <w:t>7</w:t>
      </w:r>
      <w:r>
        <w:rPr>
          <w:rFonts w:hint="eastAsia"/>
          <w:color w:val="auto"/>
          <w:highlight w:val="none"/>
        </w:rPr>
        <w:t>。</w:t>
      </w:r>
    </w:p>
    <w:p w14:paraId="0CCD2897">
      <w:pPr>
        <w:rPr>
          <w:color w:val="auto"/>
          <w:highlight w:val="none"/>
        </w:rPr>
      </w:pPr>
      <w:r>
        <w:rPr>
          <w:color w:val="auto"/>
          <w:highlight w:val="none"/>
          <w:lang/>
        </w:rPr>
        <w:drawing>
          <wp:inline distT="0" distB="0" distL="114300" distR="114300">
            <wp:extent cx="5280025" cy="5072380"/>
            <wp:effectExtent l="0" t="0" r="3175" b="0"/>
            <wp:docPr id="7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0"/>
                    <pic:cNvPicPr>
                      <a:picLocks noChangeAspect="1"/>
                    </pic:cNvPicPr>
                  </pic:nvPicPr>
                  <pic:blipFill>
                    <a:blip r:embed="rId84"/>
                    <a:stretch>
                      <a:fillRect/>
                    </a:stretch>
                  </pic:blipFill>
                  <pic:spPr>
                    <a:xfrm>
                      <a:off x="0" y="0"/>
                      <a:ext cx="5280025" cy="5072380"/>
                    </a:xfrm>
                    <a:prstGeom prst="rect">
                      <a:avLst/>
                    </a:prstGeom>
                    <a:noFill/>
                    <a:ln>
                      <a:noFill/>
                    </a:ln>
                  </pic:spPr>
                </pic:pic>
              </a:graphicData>
            </a:graphic>
          </wp:inline>
        </w:drawing>
      </w:r>
    </w:p>
    <w:p w14:paraId="062D8EA2">
      <w:pPr>
        <w:pStyle w:val="270"/>
        <w:rPr>
          <w:color w:val="auto"/>
          <w:highlight w:val="none"/>
        </w:rPr>
      </w:pPr>
      <w:r>
        <w:rPr>
          <w:rFonts w:hint="eastAsia"/>
          <w:color w:val="auto"/>
          <w:highlight w:val="none"/>
        </w:rPr>
        <w:t>APP购票流程</w:t>
      </w:r>
    </w:p>
    <w:p w14:paraId="630F8C8A">
      <w:pPr>
        <w:pStyle w:val="41"/>
        <w:rPr>
          <w:color w:val="auto"/>
          <w:highlight w:val="none"/>
        </w:rPr>
      </w:pPr>
      <w:r>
        <w:rPr>
          <w:rFonts w:hint="eastAsia"/>
          <w:color w:val="auto"/>
          <w:highlight w:val="none"/>
        </w:rPr>
        <w:t>处理流程：</w:t>
      </w:r>
    </w:p>
    <w:p w14:paraId="4724AAE7">
      <w:pPr>
        <w:pStyle w:val="144"/>
        <w:rPr>
          <w:color w:val="auto"/>
          <w:highlight w:val="none"/>
        </w:rPr>
      </w:pPr>
      <w:r>
        <w:rPr>
          <w:rFonts w:hint="eastAsia"/>
          <w:color w:val="auto"/>
          <w:highlight w:val="none"/>
        </w:rPr>
        <w:t>地铁</w:t>
      </w:r>
      <w:r>
        <w:rPr>
          <w:color w:val="auto"/>
          <w:highlight w:val="none"/>
        </w:rPr>
        <w:t>APP</w:t>
      </w:r>
      <w:r>
        <w:rPr>
          <w:rFonts w:hint="eastAsia"/>
          <w:color w:val="auto"/>
          <w:highlight w:val="none"/>
        </w:rPr>
        <w:t>获取线路编码。地铁</w:t>
      </w:r>
      <w:r>
        <w:rPr>
          <w:color w:val="auto"/>
          <w:highlight w:val="none"/>
        </w:rPr>
        <w:t>APP</w:t>
      </w:r>
      <w:r>
        <w:rPr>
          <w:rFonts w:hint="eastAsia"/>
          <w:color w:val="auto"/>
          <w:highlight w:val="none"/>
        </w:rPr>
        <w:t>请求A</w:t>
      </w:r>
      <w:r>
        <w:rPr>
          <w:color w:val="auto"/>
          <w:highlight w:val="none"/>
        </w:rPr>
        <w:t>PP_SERVER</w:t>
      </w:r>
      <w:r>
        <w:rPr>
          <w:rFonts w:hint="eastAsia"/>
          <w:color w:val="auto"/>
          <w:highlight w:val="none"/>
        </w:rPr>
        <w:t>获取线路代码，A</w:t>
      </w:r>
      <w:r>
        <w:rPr>
          <w:color w:val="auto"/>
          <w:highlight w:val="none"/>
        </w:rPr>
        <w:t>PP_SERVER</w:t>
      </w:r>
      <w:r>
        <w:rPr>
          <w:rFonts w:hint="eastAsia"/>
          <w:color w:val="auto"/>
          <w:highlight w:val="none"/>
        </w:rPr>
        <w:t>请求I</w:t>
      </w:r>
      <w:r>
        <w:rPr>
          <w:color w:val="auto"/>
          <w:highlight w:val="none"/>
        </w:rPr>
        <w:t>TP</w:t>
      </w:r>
      <w:r>
        <w:rPr>
          <w:rFonts w:hint="eastAsia"/>
          <w:color w:val="auto"/>
          <w:highlight w:val="none"/>
        </w:rPr>
        <w:t>，I</w:t>
      </w:r>
      <w:r>
        <w:rPr>
          <w:color w:val="auto"/>
          <w:highlight w:val="none"/>
        </w:rPr>
        <w:t>TP</w:t>
      </w:r>
      <w:r>
        <w:rPr>
          <w:rFonts w:hint="eastAsia"/>
          <w:color w:val="auto"/>
          <w:highlight w:val="none"/>
        </w:rPr>
        <w:t>存缓存中获取线路信息，并将线路信息返回。</w:t>
      </w:r>
    </w:p>
    <w:p w14:paraId="71D0D187">
      <w:pPr>
        <w:pStyle w:val="144"/>
        <w:rPr>
          <w:color w:val="auto"/>
          <w:highlight w:val="none"/>
        </w:rPr>
      </w:pPr>
      <w:r>
        <w:rPr>
          <w:rFonts w:hint="eastAsia"/>
          <w:color w:val="auto"/>
          <w:highlight w:val="none"/>
        </w:rPr>
        <w:t>地铁</w:t>
      </w:r>
      <w:r>
        <w:rPr>
          <w:color w:val="auto"/>
          <w:highlight w:val="none"/>
        </w:rPr>
        <w:t>APP</w:t>
      </w:r>
      <w:r>
        <w:rPr>
          <w:rFonts w:hint="eastAsia"/>
          <w:color w:val="auto"/>
          <w:highlight w:val="none"/>
        </w:rPr>
        <w:t>获取站点编码。地铁</w:t>
      </w:r>
      <w:r>
        <w:rPr>
          <w:color w:val="auto"/>
          <w:highlight w:val="none"/>
        </w:rPr>
        <w:t>APP</w:t>
      </w:r>
      <w:r>
        <w:rPr>
          <w:rFonts w:hint="eastAsia"/>
          <w:color w:val="auto"/>
          <w:highlight w:val="none"/>
        </w:rPr>
        <w:t>请求A</w:t>
      </w:r>
      <w:r>
        <w:rPr>
          <w:color w:val="auto"/>
          <w:highlight w:val="none"/>
        </w:rPr>
        <w:t>PP_SERVER</w:t>
      </w:r>
      <w:r>
        <w:rPr>
          <w:rFonts w:hint="eastAsia"/>
          <w:color w:val="auto"/>
          <w:highlight w:val="none"/>
        </w:rPr>
        <w:t>获取站点代码，A</w:t>
      </w:r>
      <w:r>
        <w:rPr>
          <w:color w:val="auto"/>
          <w:highlight w:val="none"/>
        </w:rPr>
        <w:t>PP_SERVER</w:t>
      </w:r>
      <w:r>
        <w:rPr>
          <w:rFonts w:hint="eastAsia"/>
          <w:color w:val="auto"/>
          <w:highlight w:val="none"/>
        </w:rPr>
        <w:t>请求I</w:t>
      </w:r>
      <w:r>
        <w:rPr>
          <w:color w:val="auto"/>
          <w:highlight w:val="none"/>
        </w:rPr>
        <w:t>TP</w:t>
      </w:r>
      <w:r>
        <w:rPr>
          <w:rFonts w:hint="eastAsia"/>
          <w:color w:val="auto"/>
          <w:highlight w:val="none"/>
        </w:rPr>
        <w:t>，I</w:t>
      </w:r>
      <w:r>
        <w:rPr>
          <w:color w:val="auto"/>
          <w:highlight w:val="none"/>
        </w:rPr>
        <w:t>TP</w:t>
      </w:r>
      <w:r>
        <w:rPr>
          <w:rFonts w:hint="eastAsia"/>
          <w:color w:val="auto"/>
          <w:highlight w:val="none"/>
        </w:rPr>
        <w:t>存缓存中获取站点信息，并将站点信息返回。</w:t>
      </w:r>
    </w:p>
    <w:p w14:paraId="0DD4BB70">
      <w:pPr>
        <w:pStyle w:val="144"/>
        <w:rPr>
          <w:color w:val="auto"/>
          <w:highlight w:val="none"/>
        </w:rPr>
      </w:pPr>
      <w:r>
        <w:rPr>
          <w:rFonts w:hint="eastAsia"/>
          <w:color w:val="auto"/>
          <w:highlight w:val="none"/>
        </w:rPr>
        <w:t>地铁</w:t>
      </w:r>
      <w:r>
        <w:rPr>
          <w:color w:val="auto"/>
          <w:highlight w:val="none"/>
        </w:rPr>
        <w:t>APP</w:t>
      </w:r>
      <w:r>
        <w:rPr>
          <w:rFonts w:hint="eastAsia"/>
          <w:color w:val="auto"/>
          <w:highlight w:val="none"/>
        </w:rPr>
        <w:t>获取最大购票数。地铁</w:t>
      </w:r>
      <w:r>
        <w:rPr>
          <w:color w:val="auto"/>
          <w:highlight w:val="none"/>
        </w:rPr>
        <w:t>APP</w:t>
      </w:r>
      <w:r>
        <w:rPr>
          <w:rFonts w:hint="eastAsia"/>
          <w:color w:val="auto"/>
          <w:highlight w:val="none"/>
        </w:rPr>
        <w:t>请求A</w:t>
      </w:r>
      <w:r>
        <w:rPr>
          <w:color w:val="auto"/>
          <w:highlight w:val="none"/>
        </w:rPr>
        <w:t>PP_SERVER</w:t>
      </w:r>
      <w:r>
        <w:rPr>
          <w:rFonts w:hint="eastAsia"/>
          <w:color w:val="auto"/>
          <w:highlight w:val="none"/>
        </w:rPr>
        <w:t>获取最大购票数，A</w:t>
      </w:r>
      <w:r>
        <w:rPr>
          <w:color w:val="auto"/>
          <w:highlight w:val="none"/>
        </w:rPr>
        <w:t>PP_SERVER</w:t>
      </w:r>
      <w:r>
        <w:rPr>
          <w:rFonts w:hint="eastAsia"/>
          <w:color w:val="auto"/>
          <w:highlight w:val="none"/>
        </w:rPr>
        <w:t>请求I</w:t>
      </w:r>
      <w:r>
        <w:rPr>
          <w:color w:val="auto"/>
          <w:highlight w:val="none"/>
        </w:rPr>
        <w:t>TP</w:t>
      </w:r>
      <w:r>
        <w:rPr>
          <w:rFonts w:hint="eastAsia"/>
          <w:color w:val="auto"/>
          <w:highlight w:val="none"/>
        </w:rPr>
        <w:t>，I</w:t>
      </w:r>
      <w:r>
        <w:rPr>
          <w:color w:val="auto"/>
          <w:highlight w:val="none"/>
        </w:rPr>
        <w:t>TP</w:t>
      </w:r>
      <w:r>
        <w:rPr>
          <w:rFonts w:hint="eastAsia"/>
          <w:color w:val="auto"/>
          <w:highlight w:val="none"/>
        </w:rPr>
        <w:t>存缓存中获取最大购票数，并将最大购票数返回。</w:t>
      </w:r>
    </w:p>
    <w:p w14:paraId="042D218D">
      <w:pPr>
        <w:pStyle w:val="144"/>
        <w:rPr>
          <w:color w:val="auto"/>
          <w:highlight w:val="none"/>
        </w:rPr>
      </w:pPr>
      <w:r>
        <w:rPr>
          <w:rFonts w:hint="eastAsia"/>
          <w:color w:val="auto"/>
          <w:highlight w:val="none"/>
        </w:rPr>
        <w:t>地铁</w:t>
      </w:r>
      <w:r>
        <w:rPr>
          <w:color w:val="auto"/>
          <w:highlight w:val="none"/>
        </w:rPr>
        <w:t>APP</w:t>
      </w:r>
      <w:r>
        <w:rPr>
          <w:rFonts w:hint="eastAsia"/>
          <w:color w:val="auto"/>
          <w:highlight w:val="none"/>
        </w:rPr>
        <w:t>计算票价。地铁</w:t>
      </w:r>
      <w:r>
        <w:rPr>
          <w:color w:val="auto"/>
          <w:highlight w:val="none"/>
        </w:rPr>
        <w:t>APP</w:t>
      </w:r>
      <w:r>
        <w:rPr>
          <w:rFonts w:hint="eastAsia"/>
          <w:color w:val="auto"/>
          <w:highlight w:val="none"/>
        </w:rPr>
        <w:t>请求A</w:t>
      </w:r>
      <w:r>
        <w:rPr>
          <w:color w:val="auto"/>
          <w:highlight w:val="none"/>
        </w:rPr>
        <w:t>PP_SERVER</w:t>
      </w:r>
      <w:r>
        <w:rPr>
          <w:rFonts w:hint="eastAsia"/>
          <w:color w:val="auto"/>
          <w:highlight w:val="none"/>
        </w:rPr>
        <w:t>计算票价，A</w:t>
      </w:r>
      <w:r>
        <w:rPr>
          <w:color w:val="auto"/>
          <w:highlight w:val="none"/>
        </w:rPr>
        <w:t>PP_SERVER</w:t>
      </w:r>
      <w:r>
        <w:rPr>
          <w:rFonts w:hint="eastAsia"/>
          <w:color w:val="auto"/>
          <w:highlight w:val="none"/>
        </w:rPr>
        <w:t>请求I</w:t>
      </w:r>
      <w:r>
        <w:rPr>
          <w:color w:val="auto"/>
          <w:highlight w:val="none"/>
        </w:rPr>
        <w:t>TP</w:t>
      </w:r>
      <w:r>
        <w:rPr>
          <w:rFonts w:hint="eastAsia"/>
          <w:color w:val="auto"/>
          <w:highlight w:val="none"/>
        </w:rPr>
        <w:t>，I</w:t>
      </w:r>
      <w:r>
        <w:rPr>
          <w:color w:val="auto"/>
          <w:highlight w:val="none"/>
        </w:rPr>
        <w:t>TP</w:t>
      </w:r>
      <w:r>
        <w:rPr>
          <w:rFonts w:hint="eastAsia"/>
          <w:color w:val="auto"/>
          <w:highlight w:val="none"/>
        </w:rPr>
        <w:t>根据起止站点计算票价，并将票价返回。</w:t>
      </w:r>
    </w:p>
    <w:p w14:paraId="7D590B1C">
      <w:pPr>
        <w:pStyle w:val="144"/>
        <w:rPr>
          <w:color w:val="auto"/>
          <w:highlight w:val="none"/>
        </w:rPr>
      </w:pPr>
      <w:r>
        <w:rPr>
          <w:rFonts w:hint="eastAsia"/>
          <w:color w:val="auto"/>
          <w:highlight w:val="none"/>
        </w:rPr>
        <w:t>选择支付通道。</w:t>
      </w:r>
    </w:p>
    <w:p w14:paraId="400C05CD">
      <w:pPr>
        <w:pStyle w:val="223"/>
        <w:rPr>
          <w:color w:val="auto"/>
          <w:highlight w:val="none"/>
        </w:rPr>
      </w:pPr>
      <w:bookmarkStart w:id="496" w:name="_Toc519178153"/>
      <w:r>
        <w:rPr>
          <w:rFonts w:hint="eastAsia"/>
          <w:color w:val="auto"/>
          <w:highlight w:val="none"/>
        </w:rPr>
        <w:t>支付</w:t>
      </w:r>
      <w:bookmarkEnd w:id="496"/>
    </w:p>
    <w:p w14:paraId="225DE532">
      <w:pPr>
        <w:pStyle w:val="41"/>
        <w:rPr>
          <w:color w:val="auto"/>
          <w:highlight w:val="none"/>
        </w:rPr>
      </w:pPr>
      <w:r>
        <w:rPr>
          <w:rFonts w:hint="eastAsia"/>
          <w:color w:val="auto"/>
          <w:highlight w:val="none"/>
        </w:rPr>
        <w:t>支付流程详见图6</w:t>
      </w:r>
      <w:r>
        <w:rPr>
          <w:color w:val="auto"/>
          <w:highlight w:val="none"/>
        </w:rPr>
        <w:t>8</w:t>
      </w:r>
      <w:r>
        <w:rPr>
          <w:rFonts w:hint="eastAsia"/>
          <w:color w:val="auto"/>
          <w:highlight w:val="none"/>
        </w:rPr>
        <w:t>。</w:t>
      </w:r>
    </w:p>
    <w:p w14:paraId="0F9CD347">
      <w:pPr>
        <w:rPr>
          <w:color w:val="auto"/>
          <w:highlight w:val="none"/>
        </w:rPr>
      </w:pPr>
      <w:r>
        <w:rPr>
          <w:color w:val="auto"/>
          <w:highlight w:val="none"/>
          <w:lang/>
        </w:rPr>
        <w:drawing>
          <wp:inline distT="0" distB="0" distL="114300" distR="114300">
            <wp:extent cx="5269230" cy="3865880"/>
            <wp:effectExtent l="0" t="0" r="13970" b="0"/>
            <wp:docPr id="7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1"/>
                    <pic:cNvPicPr>
                      <a:picLocks noChangeAspect="1"/>
                    </pic:cNvPicPr>
                  </pic:nvPicPr>
                  <pic:blipFill>
                    <a:blip r:embed="rId85"/>
                    <a:stretch>
                      <a:fillRect/>
                    </a:stretch>
                  </pic:blipFill>
                  <pic:spPr>
                    <a:xfrm>
                      <a:off x="0" y="0"/>
                      <a:ext cx="5269230" cy="3865880"/>
                    </a:xfrm>
                    <a:prstGeom prst="rect">
                      <a:avLst/>
                    </a:prstGeom>
                    <a:noFill/>
                    <a:ln>
                      <a:noFill/>
                    </a:ln>
                  </pic:spPr>
                </pic:pic>
              </a:graphicData>
            </a:graphic>
          </wp:inline>
        </w:drawing>
      </w:r>
    </w:p>
    <w:p w14:paraId="40694533">
      <w:pPr>
        <w:pStyle w:val="270"/>
        <w:rPr>
          <w:color w:val="auto"/>
          <w:highlight w:val="none"/>
        </w:rPr>
      </w:pPr>
      <w:r>
        <w:rPr>
          <w:rFonts w:hint="eastAsia"/>
          <w:color w:val="auto"/>
          <w:highlight w:val="none"/>
        </w:rPr>
        <w:t>支付流程</w:t>
      </w:r>
    </w:p>
    <w:p w14:paraId="24B3CE2B">
      <w:pPr>
        <w:pStyle w:val="41"/>
        <w:rPr>
          <w:color w:val="auto"/>
          <w:highlight w:val="none"/>
        </w:rPr>
      </w:pPr>
      <w:r>
        <w:rPr>
          <w:rFonts w:hint="eastAsia"/>
          <w:color w:val="auto"/>
          <w:highlight w:val="none"/>
        </w:rPr>
        <w:t>处理流程：</w:t>
      </w:r>
    </w:p>
    <w:p w14:paraId="046A1A2F">
      <w:pPr>
        <w:pStyle w:val="144"/>
        <w:rPr>
          <w:color w:val="auto"/>
          <w:highlight w:val="none"/>
        </w:rPr>
      </w:pPr>
      <w:r>
        <w:rPr>
          <w:rFonts w:hint="eastAsia"/>
          <w:color w:val="auto"/>
          <w:highlight w:val="none"/>
        </w:rPr>
        <w:t>请求支付。地铁APP向APP_SERVER请求支付，APP_SERVER请求ITP，ITP校验请求参数合法性，若参数不合法则返回错误码8001。如果参数合法创建订单，根据支付通道编码payChannelCode，创建商户订单号，请求对应的支付通道预下单，将预下单返回的支付信息签名，将签名后的订单信息返回。</w:t>
      </w:r>
    </w:p>
    <w:p w14:paraId="03A98FA3">
      <w:pPr>
        <w:pStyle w:val="144"/>
        <w:rPr>
          <w:color w:val="auto"/>
          <w:highlight w:val="none"/>
        </w:rPr>
      </w:pPr>
      <w:r>
        <w:rPr>
          <w:rFonts w:hint="eastAsia"/>
          <w:color w:val="auto"/>
          <w:highlight w:val="none"/>
        </w:rPr>
        <w:t>支付订单。地铁APP验签，请求支付通道支付订单。</w:t>
      </w:r>
    </w:p>
    <w:p w14:paraId="5DC5EB21">
      <w:pPr>
        <w:pStyle w:val="144"/>
        <w:rPr>
          <w:color w:val="auto"/>
          <w:highlight w:val="none"/>
        </w:rPr>
      </w:pPr>
      <w:r>
        <w:rPr>
          <w:rFonts w:hint="eastAsia"/>
          <w:color w:val="auto"/>
          <w:highlight w:val="none"/>
        </w:rPr>
        <w:t>支付结果通知。ITP收到支付结果通知，判断支付结果，如果支付成功将订单状态更新为已支付，记录支付时间，支付金额等。</w:t>
      </w:r>
    </w:p>
    <w:p w14:paraId="3CB8F24D">
      <w:pPr>
        <w:pStyle w:val="223"/>
        <w:rPr>
          <w:color w:val="auto"/>
          <w:highlight w:val="none"/>
        </w:rPr>
      </w:pPr>
      <w:bookmarkStart w:id="497" w:name="_Toc519178154"/>
      <w:r>
        <w:rPr>
          <w:rFonts w:hint="eastAsia"/>
          <w:color w:val="auto"/>
          <w:highlight w:val="none"/>
        </w:rPr>
        <w:t>支付结果</w:t>
      </w:r>
      <w:r>
        <w:rPr>
          <w:color w:val="auto"/>
          <w:highlight w:val="none"/>
        </w:rPr>
        <w:t>通知</w:t>
      </w:r>
      <w:bookmarkEnd w:id="497"/>
    </w:p>
    <w:p w14:paraId="2A895ECC">
      <w:pPr>
        <w:pStyle w:val="41"/>
        <w:rPr>
          <w:color w:val="auto"/>
          <w:highlight w:val="none"/>
        </w:rPr>
      </w:pPr>
      <w:r>
        <w:rPr>
          <w:rFonts w:hint="eastAsia"/>
          <w:color w:val="auto"/>
          <w:highlight w:val="none"/>
        </w:rPr>
        <w:t>付结果</w:t>
      </w:r>
      <w:r>
        <w:rPr>
          <w:color w:val="auto"/>
          <w:highlight w:val="none"/>
        </w:rPr>
        <w:t>通知</w:t>
      </w:r>
      <w:r>
        <w:rPr>
          <w:rFonts w:hint="eastAsia"/>
          <w:color w:val="auto"/>
          <w:highlight w:val="none"/>
        </w:rPr>
        <w:t>流程详见图6</w:t>
      </w:r>
      <w:r>
        <w:rPr>
          <w:color w:val="auto"/>
          <w:highlight w:val="none"/>
        </w:rPr>
        <w:t>9</w:t>
      </w:r>
      <w:r>
        <w:rPr>
          <w:rFonts w:hint="eastAsia"/>
          <w:color w:val="auto"/>
          <w:highlight w:val="none"/>
        </w:rPr>
        <w:t>。</w:t>
      </w:r>
    </w:p>
    <w:p w14:paraId="2C52D462">
      <w:pPr>
        <w:rPr>
          <w:color w:val="auto"/>
          <w:highlight w:val="none"/>
        </w:rPr>
      </w:pPr>
      <w:r>
        <w:rPr>
          <w:color w:val="auto"/>
          <w:highlight w:val="none"/>
          <w:lang/>
        </w:rPr>
        <w:drawing>
          <wp:inline distT="0" distB="0" distL="114300" distR="114300">
            <wp:extent cx="5279390" cy="4572635"/>
            <wp:effectExtent l="0" t="0" r="3810" b="0"/>
            <wp:docPr id="7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2"/>
                    <pic:cNvPicPr>
                      <a:picLocks noChangeAspect="1"/>
                    </pic:cNvPicPr>
                  </pic:nvPicPr>
                  <pic:blipFill>
                    <a:blip r:embed="rId86"/>
                    <a:stretch>
                      <a:fillRect/>
                    </a:stretch>
                  </pic:blipFill>
                  <pic:spPr>
                    <a:xfrm>
                      <a:off x="0" y="0"/>
                      <a:ext cx="5279390" cy="4572635"/>
                    </a:xfrm>
                    <a:prstGeom prst="rect">
                      <a:avLst/>
                    </a:prstGeom>
                    <a:noFill/>
                    <a:ln>
                      <a:noFill/>
                    </a:ln>
                  </pic:spPr>
                </pic:pic>
              </a:graphicData>
            </a:graphic>
          </wp:inline>
        </w:drawing>
      </w:r>
    </w:p>
    <w:p w14:paraId="18442036">
      <w:pPr>
        <w:pStyle w:val="270"/>
        <w:rPr>
          <w:color w:val="auto"/>
          <w:highlight w:val="none"/>
        </w:rPr>
      </w:pPr>
      <w:r>
        <w:rPr>
          <w:rFonts w:hint="eastAsia"/>
          <w:color w:val="auto"/>
          <w:highlight w:val="none"/>
        </w:rPr>
        <w:t>付结果</w:t>
      </w:r>
      <w:r>
        <w:rPr>
          <w:color w:val="auto"/>
          <w:highlight w:val="none"/>
        </w:rPr>
        <w:t>通知</w:t>
      </w:r>
      <w:r>
        <w:rPr>
          <w:rFonts w:hint="eastAsia"/>
          <w:color w:val="auto"/>
          <w:highlight w:val="none"/>
        </w:rPr>
        <w:t>流程</w:t>
      </w:r>
    </w:p>
    <w:p w14:paraId="33649BBB">
      <w:pPr>
        <w:pStyle w:val="41"/>
        <w:rPr>
          <w:color w:val="auto"/>
          <w:highlight w:val="none"/>
        </w:rPr>
      </w:pPr>
      <w:r>
        <w:rPr>
          <w:rFonts w:hint="eastAsia"/>
          <w:color w:val="auto"/>
          <w:highlight w:val="none"/>
        </w:rPr>
        <w:t>流程</w:t>
      </w:r>
      <w:r>
        <w:rPr>
          <w:color w:val="auto"/>
          <w:highlight w:val="none"/>
        </w:rPr>
        <w:t>说明：</w:t>
      </w:r>
    </w:p>
    <w:p w14:paraId="5FB6B347">
      <w:pPr>
        <w:pStyle w:val="144"/>
        <w:rPr>
          <w:color w:val="auto"/>
          <w:highlight w:val="none"/>
        </w:rPr>
      </w:pPr>
      <w:r>
        <w:rPr>
          <w:rFonts w:hint="eastAsia"/>
          <w:color w:val="auto"/>
          <w:highlight w:val="none"/>
        </w:rPr>
        <w:t>I</w:t>
      </w:r>
      <w:r>
        <w:rPr>
          <w:color w:val="auto"/>
          <w:highlight w:val="none"/>
        </w:rPr>
        <w:t>TP</w:t>
      </w:r>
      <w:r>
        <w:rPr>
          <w:rFonts w:hint="eastAsia"/>
          <w:color w:val="auto"/>
          <w:highlight w:val="none"/>
        </w:rPr>
        <w:t>收到支付通道的支付结果通知后，判断支付结果，如果支付成功将订单状态更新为已支付，记录支付时间，支付金额等。</w:t>
      </w:r>
    </w:p>
    <w:p w14:paraId="5A5F644F">
      <w:pPr>
        <w:pStyle w:val="144"/>
        <w:rPr>
          <w:color w:val="auto"/>
          <w:highlight w:val="none"/>
        </w:rPr>
      </w:pPr>
      <w:r>
        <w:rPr>
          <w:rFonts w:hint="eastAsia"/>
          <w:color w:val="auto"/>
          <w:highlight w:val="none"/>
        </w:rPr>
        <w:t>I</w:t>
      </w:r>
      <w:r>
        <w:rPr>
          <w:color w:val="auto"/>
          <w:highlight w:val="none"/>
        </w:rPr>
        <w:t>TP</w:t>
      </w:r>
      <w:r>
        <w:rPr>
          <w:rFonts w:hint="eastAsia"/>
          <w:color w:val="auto"/>
          <w:highlight w:val="none"/>
        </w:rPr>
        <w:t>将支付结果通知A</w:t>
      </w:r>
      <w:r>
        <w:rPr>
          <w:color w:val="auto"/>
          <w:highlight w:val="none"/>
        </w:rPr>
        <w:t>PP_SERVER</w:t>
      </w:r>
      <w:r>
        <w:rPr>
          <w:rFonts w:hint="eastAsia"/>
          <w:color w:val="auto"/>
          <w:highlight w:val="none"/>
        </w:rPr>
        <w:t>，A</w:t>
      </w:r>
      <w:r>
        <w:rPr>
          <w:color w:val="auto"/>
          <w:highlight w:val="none"/>
        </w:rPr>
        <w:t>PP_SERVER</w:t>
      </w:r>
      <w:r>
        <w:rPr>
          <w:rFonts w:hint="eastAsia"/>
          <w:color w:val="auto"/>
          <w:highlight w:val="none"/>
        </w:rPr>
        <w:t>更新对应的订单状态，支付时间支付金额等。</w:t>
      </w:r>
    </w:p>
    <w:p w14:paraId="02B178AF">
      <w:pPr>
        <w:pStyle w:val="144"/>
        <w:rPr>
          <w:color w:val="auto"/>
          <w:highlight w:val="none"/>
        </w:rPr>
      </w:pPr>
      <w:r>
        <w:rPr>
          <w:rFonts w:hint="eastAsia"/>
          <w:color w:val="auto"/>
          <w:highlight w:val="none"/>
        </w:rPr>
        <w:t>若订单在地铁A</w:t>
      </w:r>
      <w:r>
        <w:rPr>
          <w:color w:val="auto"/>
          <w:highlight w:val="none"/>
        </w:rPr>
        <w:t>PP</w:t>
      </w:r>
      <w:r>
        <w:rPr>
          <w:rFonts w:hint="eastAsia"/>
          <w:color w:val="auto"/>
          <w:highlight w:val="none"/>
        </w:rPr>
        <w:t>已经支付成功后，但订单状态还是已下单状态时，地铁A</w:t>
      </w:r>
      <w:r>
        <w:rPr>
          <w:color w:val="auto"/>
          <w:highlight w:val="none"/>
        </w:rPr>
        <w:t>PP</w:t>
      </w:r>
      <w:r>
        <w:rPr>
          <w:rFonts w:hint="eastAsia"/>
          <w:color w:val="auto"/>
          <w:highlight w:val="none"/>
        </w:rPr>
        <w:t>可主动发起订单状态查询，A</w:t>
      </w:r>
      <w:r>
        <w:rPr>
          <w:color w:val="auto"/>
          <w:highlight w:val="none"/>
        </w:rPr>
        <w:t>PP_SERVER</w:t>
      </w:r>
      <w:r>
        <w:rPr>
          <w:rFonts w:hint="eastAsia"/>
          <w:color w:val="auto"/>
          <w:highlight w:val="none"/>
        </w:rPr>
        <w:t>将请求I</w:t>
      </w:r>
      <w:r>
        <w:rPr>
          <w:color w:val="auto"/>
          <w:highlight w:val="none"/>
        </w:rPr>
        <w:t>TP</w:t>
      </w:r>
      <w:r>
        <w:rPr>
          <w:rFonts w:hint="eastAsia"/>
          <w:color w:val="auto"/>
          <w:highlight w:val="none"/>
        </w:rPr>
        <w:t>查询订单状态，如果I</w:t>
      </w:r>
      <w:r>
        <w:rPr>
          <w:color w:val="auto"/>
          <w:highlight w:val="none"/>
        </w:rPr>
        <w:t>TP</w:t>
      </w:r>
      <w:r>
        <w:rPr>
          <w:rFonts w:hint="eastAsia"/>
          <w:color w:val="auto"/>
          <w:highlight w:val="none"/>
        </w:rPr>
        <w:t>的订单状态是已下单状态，则请求对应的支付通道查询订单状态，根据返回结果将支付状态返回给A</w:t>
      </w:r>
      <w:r>
        <w:rPr>
          <w:color w:val="auto"/>
          <w:highlight w:val="none"/>
        </w:rPr>
        <w:t>PP_SERVER</w:t>
      </w:r>
      <w:r>
        <w:rPr>
          <w:rFonts w:hint="eastAsia"/>
          <w:color w:val="auto"/>
          <w:highlight w:val="none"/>
        </w:rPr>
        <w:t>。如果</w:t>
      </w:r>
      <w:r>
        <w:rPr>
          <w:color w:val="auto"/>
          <w:highlight w:val="none"/>
        </w:rPr>
        <w:t>ITP</w:t>
      </w:r>
      <w:r>
        <w:rPr>
          <w:rFonts w:hint="eastAsia"/>
          <w:color w:val="auto"/>
          <w:highlight w:val="none"/>
        </w:rPr>
        <w:t>中订单状态为已支付，建直接给A</w:t>
      </w:r>
      <w:r>
        <w:rPr>
          <w:color w:val="auto"/>
          <w:highlight w:val="none"/>
        </w:rPr>
        <w:t>PP_SERVER</w:t>
      </w:r>
      <w:r>
        <w:rPr>
          <w:rFonts w:hint="eastAsia"/>
          <w:color w:val="auto"/>
          <w:highlight w:val="none"/>
        </w:rPr>
        <w:t>返回订单支付成功。</w:t>
      </w:r>
    </w:p>
    <w:p w14:paraId="20E6B8DC">
      <w:pPr>
        <w:pStyle w:val="144"/>
        <w:rPr>
          <w:color w:val="auto"/>
          <w:highlight w:val="none"/>
        </w:rPr>
      </w:pPr>
      <w:r>
        <w:rPr>
          <w:rFonts w:hint="eastAsia"/>
          <w:color w:val="auto"/>
          <w:highlight w:val="none"/>
        </w:rPr>
        <w:t>当</w:t>
      </w:r>
      <w:r>
        <w:rPr>
          <w:color w:val="auto"/>
          <w:highlight w:val="none"/>
        </w:rPr>
        <w:t>ITP</w:t>
      </w:r>
      <w:r>
        <w:rPr>
          <w:rFonts w:hint="eastAsia"/>
          <w:color w:val="auto"/>
          <w:highlight w:val="none"/>
        </w:rPr>
        <w:t>收到T</w:t>
      </w:r>
      <w:r>
        <w:rPr>
          <w:color w:val="auto"/>
          <w:highlight w:val="none"/>
        </w:rPr>
        <w:t>VM</w:t>
      </w:r>
      <w:r>
        <w:rPr>
          <w:rFonts w:hint="eastAsia"/>
          <w:color w:val="auto"/>
          <w:highlight w:val="none"/>
        </w:rPr>
        <w:t>出票结果的通知后，</w:t>
      </w:r>
      <w:r>
        <w:rPr>
          <w:color w:val="auto"/>
          <w:highlight w:val="none"/>
        </w:rPr>
        <w:t>ITP</w:t>
      </w:r>
      <w:r>
        <w:rPr>
          <w:rFonts w:hint="eastAsia"/>
          <w:color w:val="auto"/>
          <w:highlight w:val="none"/>
        </w:rPr>
        <w:t>将出票结果通知推送到A</w:t>
      </w:r>
      <w:r>
        <w:rPr>
          <w:color w:val="auto"/>
          <w:highlight w:val="none"/>
        </w:rPr>
        <w:t>PP_SERVER</w:t>
      </w:r>
      <w:r>
        <w:rPr>
          <w:rFonts w:hint="eastAsia"/>
          <w:color w:val="auto"/>
          <w:highlight w:val="none"/>
        </w:rPr>
        <w:t>。</w:t>
      </w:r>
    </w:p>
    <w:p w14:paraId="1F577EED">
      <w:pPr>
        <w:pStyle w:val="223"/>
        <w:rPr>
          <w:color w:val="auto"/>
          <w:highlight w:val="none"/>
        </w:rPr>
      </w:pPr>
      <w:bookmarkStart w:id="498" w:name="_Toc519178155"/>
      <w:r>
        <w:rPr>
          <w:rFonts w:hint="eastAsia"/>
          <w:color w:val="auto"/>
          <w:highlight w:val="none"/>
        </w:rPr>
        <w:t>请求退款</w:t>
      </w:r>
      <w:bookmarkEnd w:id="498"/>
    </w:p>
    <w:p w14:paraId="508141EE">
      <w:pPr>
        <w:pStyle w:val="41"/>
        <w:rPr>
          <w:color w:val="auto"/>
          <w:highlight w:val="none"/>
        </w:rPr>
      </w:pPr>
      <w:r>
        <w:rPr>
          <w:rFonts w:hint="eastAsia"/>
          <w:color w:val="auto"/>
          <w:highlight w:val="none"/>
        </w:rPr>
        <w:t>请求退款流程详见图7</w:t>
      </w:r>
      <w:r>
        <w:rPr>
          <w:color w:val="auto"/>
          <w:highlight w:val="none"/>
        </w:rPr>
        <w:t>0</w:t>
      </w:r>
      <w:r>
        <w:rPr>
          <w:rFonts w:hint="eastAsia"/>
          <w:color w:val="auto"/>
          <w:highlight w:val="none"/>
        </w:rPr>
        <w:t>。</w:t>
      </w:r>
    </w:p>
    <w:p w14:paraId="23053B02">
      <w:pPr>
        <w:rPr>
          <w:color w:val="auto"/>
          <w:highlight w:val="none"/>
        </w:rPr>
      </w:pPr>
      <w:r>
        <w:rPr>
          <w:color w:val="auto"/>
          <w:highlight w:val="none"/>
          <w:lang/>
        </w:rPr>
        <w:drawing>
          <wp:inline distT="0" distB="0" distL="114300" distR="114300">
            <wp:extent cx="5271770" cy="3302000"/>
            <wp:effectExtent l="0" t="0" r="11430" b="0"/>
            <wp:docPr id="74" name="对象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对象 12"/>
                    <pic:cNvPicPr>
                      <a:picLocks noChangeAspect="1"/>
                    </pic:cNvPicPr>
                  </pic:nvPicPr>
                  <pic:blipFill>
                    <a:blip r:embed="rId87"/>
                    <a:stretch>
                      <a:fillRect/>
                    </a:stretch>
                  </pic:blipFill>
                  <pic:spPr>
                    <a:xfrm>
                      <a:off x="0" y="0"/>
                      <a:ext cx="5271770" cy="3302000"/>
                    </a:xfrm>
                    <a:prstGeom prst="rect">
                      <a:avLst/>
                    </a:prstGeom>
                    <a:noFill/>
                    <a:ln>
                      <a:noFill/>
                    </a:ln>
                  </pic:spPr>
                </pic:pic>
              </a:graphicData>
            </a:graphic>
          </wp:inline>
        </w:drawing>
      </w:r>
    </w:p>
    <w:p w14:paraId="0BF6B70E">
      <w:pPr>
        <w:pStyle w:val="270"/>
        <w:rPr>
          <w:color w:val="auto"/>
          <w:highlight w:val="none"/>
        </w:rPr>
      </w:pPr>
      <w:r>
        <w:rPr>
          <w:rFonts w:hint="eastAsia"/>
          <w:color w:val="auto"/>
          <w:highlight w:val="none"/>
        </w:rPr>
        <w:t>请求退款流程</w:t>
      </w:r>
    </w:p>
    <w:p w14:paraId="627DA810">
      <w:pPr>
        <w:pStyle w:val="41"/>
        <w:rPr>
          <w:color w:val="auto"/>
          <w:highlight w:val="none"/>
        </w:rPr>
      </w:pPr>
      <w:r>
        <w:rPr>
          <w:rFonts w:hint="eastAsia"/>
          <w:color w:val="auto"/>
          <w:highlight w:val="none"/>
        </w:rPr>
        <w:t>流程说明</w:t>
      </w:r>
      <w:r>
        <w:rPr>
          <w:color w:val="auto"/>
          <w:highlight w:val="none"/>
        </w:rPr>
        <w:t>：</w:t>
      </w:r>
    </w:p>
    <w:p w14:paraId="73CC05E2">
      <w:pPr>
        <w:pStyle w:val="144"/>
        <w:rPr>
          <w:rFonts w:cs="宋体"/>
          <w:color w:val="auto"/>
          <w:highlight w:val="none"/>
          <w:lang w:bidi="ar"/>
        </w:rPr>
      </w:pPr>
      <w:r>
        <w:rPr>
          <w:rFonts w:hint="eastAsia"/>
          <w:color w:val="auto"/>
          <w:highlight w:val="none"/>
        </w:rPr>
        <w:t>地铁A</w:t>
      </w:r>
      <w:r>
        <w:rPr>
          <w:color w:val="auto"/>
          <w:highlight w:val="none"/>
        </w:rPr>
        <w:t>PP</w:t>
      </w:r>
      <w:r>
        <w:rPr>
          <w:rFonts w:hint="eastAsia"/>
          <w:color w:val="auto"/>
          <w:highlight w:val="none"/>
        </w:rPr>
        <w:t>请求退款时，A</w:t>
      </w:r>
      <w:r>
        <w:rPr>
          <w:color w:val="auto"/>
          <w:highlight w:val="none"/>
        </w:rPr>
        <w:t>PP_SERVER</w:t>
      </w:r>
      <w:r>
        <w:rPr>
          <w:rFonts w:hint="eastAsia"/>
          <w:color w:val="auto"/>
          <w:highlight w:val="none"/>
        </w:rPr>
        <w:t>将退款请求发送到</w:t>
      </w:r>
      <w:r>
        <w:rPr>
          <w:color w:val="auto"/>
          <w:highlight w:val="none"/>
        </w:rPr>
        <w:t>ITP</w:t>
      </w:r>
      <w:r>
        <w:rPr>
          <w:rFonts w:hint="eastAsia"/>
          <w:color w:val="auto"/>
          <w:highlight w:val="none"/>
        </w:rPr>
        <w:t>，</w:t>
      </w:r>
      <w:r>
        <w:rPr>
          <w:color w:val="auto"/>
          <w:highlight w:val="none"/>
        </w:rPr>
        <w:t>ITP</w:t>
      </w:r>
      <w:r>
        <w:rPr>
          <w:rFonts w:hint="eastAsia"/>
          <w:color w:val="auto"/>
          <w:highlight w:val="none"/>
        </w:rPr>
        <w:t>收到请求后判断用户的user</w:t>
      </w:r>
      <w:r>
        <w:rPr>
          <w:color w:val="auto"/>
          <w:highlight w:val="none"/>
        </w:rPr>
        <w:t>_id</w:t>
      </w:r>
      <w:r>
        <w:rPr>
          <w:rFonts w:hint="eastAsia"/>
          <w:color w:val="auto"/>
          <w:highlight w:val="none"/>
        </w:rPr>
        <w:t>是否与订单信息中的user</w:t>
      </w:r>
      <w:r>
        <w:rPr>
          <w:color w:val="auto"/>
          <w:highlight w:val="none"/>
        </w:rPr>
        <w:t>_id</w:t>
      </w:r>
      <w:r>
        <w:rPr>
          <w:rFonts w:hint="eastAsia"/>
          <w:color w:val="auto"/>
          <w:highlight w:val="none"/>
        </w:rPr>
        <w:t>是否一致，如果不一致则返回</w:t>
      </w:r>
      <w:r>
        <w:rPr>
          <w:rFonts w:hint="eastAsia" w:cs="宋体"/>
          <w:color w:val="auto"/>
          <w:highlight w:val="none"/>
          <w:lang w:bidi="ar"/>
        </w:rPr>
        <w:t>8001，如果一致则判断订单状态是否为已支付状态，如果不是则返回830</w:t>
      </w:r>
      <w:r>
        <w:rPr>
          <w:rFonts w:cs="宋体"/>
          <w:color w:val="auto"/>
          <w:highlight w:val="none"/>
          <w:lang w:bidi="ar"/>
        </w:rPr>
        <w:t>5</w:t>
      </w:r>
      <w:r>
        <w:rPr>
          <w:rFonts w:hint="eastAsia" w:cs="宋体"/>
          <w:color w:val="auto"/>
          <w:highlight w:val="none"/>
          <w:lang w:bidi="ar"/>
        </w:rPr>
        <w:t>，如果订单状态为已支付，则请求支付通道请求退款。</w:t>
      </w:r>
    </w:p>
    <w:p w14:paraId="709CE401">
      <w:pPr>
        <w:pStyle w:val="144"/>
        <w:rPr>
          <w:color w:val="auto"/>
          <w:highlight w:val="none"/>
        </w:rPr>
      </w:pPr>
      <w:r>
        <w:rPr>
          <w:color w:val="auto"/>
          <w:highlight w:val="none"/>
        </w:rPr>
        <w:t>ITP</w:t>
      </w:r>
      <w:r>
        <w:rPr>
          <w:rFonts w:hint="eastAsia"/>
          <w:color w:val="auto"/>
          <w:highlight w:val="none"/>
        </w:rPr>
        <w:t>收到支付通道退款结果通知后，更新订单状态为已退款，记录退款时间。并将退款结果通知给A</w:t>
      </w:r>
      <w:r>
        <w:rPr>
          <w:color w:val="auto"/>
          <w:highlight w:val="none"/>
        </w:rPr>
        <w:t>PP_SERVER</w:t>
      </w:r>
      <w:r>
        <w:rPr>
          <w:rFonts w:hint="eastAsia"/>
          <w:color w:val="auto"/>
          <w:highlight w:val="none"/>
        </w:rPr>
        <w:t>。</w:t>
      </w:r>
    </w:p>
    <w:p w14:paraId="2F9089DD">
      <w:pPr>
        <w:pStyle w:val="144"/>
        <w:rPr>
          <w:color w:val="auto"/>
          <w:highlight w:val="none"/>
        </w:rPr>
      </w:pPr>
      <w:r>
        <w:rPr>
          <w:rFonts w:hint="eastAsia"/>
          <w:color w:val="auto"/>
          <w:highlight w:val="none"/>
        </w:rPr>
        <w:t>A</w:t>
      </w:r>
      <w:r>
        <w:rPr>
          <w:color w:val="auto"/>
          <w:highlight w:val="none"/>
        </w:rPr>
        <w:t>PP_SERVER</w:t>
      </w:r>
      <w:r>
        <w:rPr>
          <w:rFonts w:hint="eastAsia"/>
          <w:color w:val="auto"/>
          <w:highlight w:val="none"/>
        </w:rPr>
        <w:t>收到退款结果通知后，将订单状态更新为已退款，记录退款时间，退款金额。</w:t>
      </w:r>
    </w:p>
    <w:p w14:paraId="183DA471">
      <w:pPr>
        <w:pStyle w:val="144"/>
        <w:rPr>
          <w:color w:val="auto"/>
          <w:highlight w:val="none"/>
        </w:rPr>
      </w:pPr>
      <w:r>
        <w:rPr>
          <w:rFonts w:hint="eastAsia"/>
          <w:color w:val="auto"/>
          <w:highlight w:val="none"/>
        </w:rPr>
        <w:t>若当日的单程票在当日未使用，则在次日凌晨发起批量退款，若退款成功，I</w:t>
      </w:r>
      <w:r>
        <w:rPr>
          <w:color w:val="auto"/>
          <w:highlight w:val="none"/>
        </w:rPr>
        <w:t>TP</w:t>
      </w:r>
      <w:r>
        <w:rPr>
          <w:rFonts w:hint="eastAsia"/>
          <w:color w:val="auto"/>
          <w:highlight w:val="none"/>
        </w:rPr>
        <w:t>将退款结果通知给A</w:t>
      </w:r>
      <w:r>
        <w:rPr>
          <w:color w:val="auto"/>
          <w:highlight w:val="none"/>
        </w:rPr>
        <w:t>PP_SERVER</w:t>
      </w:r>
      <w:r>
        <w:rPr>
          <w:rFonts w:hint="eastAsia"/>
          <w:color w:val="auto"/>
          <w:highlight w:val="none"/>
        </w:rPr>
        <w:t>。</w:t>
      </w:r>
    </w:p>
    <w:p w14:paraId="13A60164">
      <w:pPr>
        <w:pStyle w:val="223"/>
        <w:rPr>
          <w:color w:val="auto"/>
          <w:highlight w:val="none"/>
        </w:rPr>
      </w:pPr>
      <w:bookmarkStart w:id="499" w:name="_Toc519178156"/>
      <w:r>
        <w:rPr>
          <w:rFonts w:hint="eastAsia"/>
          <w:color w:val="auto"/>
          <w:highlight w:val="none"/>
        </w:rPr>
        <w:t>激活取票</w:t>
      </w:r>
      <w:r>
        <w:rPr>
          <w:color w:val="auto"/>
          <w:highlight w:val="none"/>
        </w:rPr>
        <w:t>订单</w:t>
      </w:r>
      <w:bookmarkEnd w:id="499"/>
    </w:p>
    <w:p w14:paraId="39A4751B">
      <w:pPr>
        <w:pStyle w:val="41"/>
        <w:rPr>
          <w:color w:val="auto"/>
          <w:highlight w:val="none"/>
        </w:rPr>
      </w:pPr>
      <w:r>
        <w:rPr>
          <w:rFonts w:hint="eastAsia"/>
          <w:color w:val="auto"/>
          <w:highlight w:val="none"/>
        </w:rPr>
        <w:t>激活取票</w:t>
      </w:r>
      <w:r>
        <w:rPr>
          <w:color w:val="auto"/>
          <w:highlight w:val="none"/>
        </w:rPr>
        <w:t>订单</w:t>
      </w:r>
      <w:r>
        <w:rPr>
          <w:rFonts w:hint="eastAsia"/>
          <w:color w:val="auto"/>
          <w:highlight w:val="none"/>
        </w:rPr>
        <w:t>流程详见图7</w:t>
      </w:r>
      <w:r>
        <w:rPr>
          <w:color w:val="auto"/>
          <w:highlight w:val="none"/>
        </w:rPr>
        <w:t>1</w:t>
      </w:r>
      <w:r>
        <w:rPr>
          <w:rFonts w:hint="eastAsia"/>
          <w:color w:val="auto"/>
          <w:highlight w:val="none"/>
        </w:rPr>
        <w:t>。</w:t>
      </w:r>
    </w:p>
    <w:p w14:paraId="52E25DCA">
      <w:pPr>
        <w:rPr>
          <w:color w:val="auto"/>
          <w:highlight w:val="none"/>
        </w:rPr>
      </w:pPr>
      <w:r>
        <w:rPr>
          <w:color w:val="auto"/>
          <w:highlight w:val="none"/>
          <w:lang/>
        </w:rPr>
        <w:drawing>
          <wp:inline distT="0" distB="0" distL="114300" distR="114300">
            <wp:extent cx="5288915" cy="4652010"/>
            <wp:effectExtent l="0" t="0" r="19685" b="0"/>
            <wp:docPr id="7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4"/>
                    <pic:cNvPicPr>
                      <a:picLocks noChangeAspect="1"/>
                    </pic:cNvPicPr>
                  </pic:nvPicPr>
                  <pic:blipFill>
                    <a:blip r:embed="rId88"/>
                    <a:stretch>
                      <a:fillRect/>
                    </a:stretch>
                  </pic:blipFill>
                  <pic:spPr>
                    <a:xfrm>
                      <a:off x="0" y="0"/>
                      <a:ext cx="5288915" cy="4652010"/>
                    </a:xfrm>
                    <a:prstGeom prst="rect">
                      <a:avLst/>
                    </a:prstGeom>
                    <a:noFill/>
                    <a:ln>
                      <a:noFill/>
                    </a:ln>
                  </pic:spPr>
                </pic:pic>
              </a:graphicData>
            </a:graphic>
          </wp:inline>
        </w:drawing>
      </w:r>
    </w:p>
    <w:p w14:paraId="05ED69F3">
      <w:pPr>
        <w:pStyle w:val="270"/>
        <w:rPr>
          <w:color w:val="auto"/>
          <w:highlight w:val="none"/>
        </w:rPr>
      </w:pPr>
      <w:r>
        <w:rPr>
          <w:rFonts w:hint="eastAsia"/>
          <w:color w:val="auto"/>
          <w:highlight w:val="none"/>
        </w:rPr>
        <w:t>激活取票</w:t>
      </w:r>
      <w:r>
        <w:rPr>
          <w:color w:val="auto"/>
          <w:highlight w:val="none"/>
        </w:rPr>
        <w:t>订单</w:t>
      </w:r>
      <w:r>
        <w:rPr>
          <w:rFonts w:hint="eastAsia"/>
          <w:color w:val="auto"/>
          <w:highlight w:val="none"/>
        </w:rPr>
        <w:t>流程</w:t>
      </w:r>
    </w:p>
    <w:p w14:paraId="12AF80FD">
      <w:pPr>
        <w:pStyle w:val="41"/>
        <w:rPr>
          <w:color w:val="auto"/>
          <w:highlight w:val="none"/>
        </w:rPr>
      </w:pPr>
      <w:r>
        <w:rPr>
          <w:rFonts w:hint="eastAsia"/>
          <w:color w:val="auto"/>
          <w:highlight w:val="none"/>
        </w:rPr>
        <w:t>流程</w:t>
      </w:r>
      <w:r>
        <w:rPr>
          <w:color w:val="auto"/>
          <w:highlight w:val="none"/>
        </w:rPr>
        <w:t>说明：</w:t>
      </w:r>
    </w:p>
    <w:p w14:paraId="3696E2D7">
      <w:pPr>
        <w:pStyle w:val="144"/>
        <w:rPr>
          <w:color w:val="auto"/>
          <w:highlight w:val="none"/>
        </w:rPr>
      </w:pPr>
      <w:r>
        <w:rPr>
          <w:rFonts w:hint="eastAsia"/>
          <w:color w:val="auto"/>
          <w:highlight w:val="none"/>
        </w:rPr>
        <w:t>取票订单激活。用户在地铁A</w:t>
      </w:r>
      <w:r>
        <w:rPr>
          <w:color w:val="auto"/>
          <w:highlight w:val="none"/>
        </w:rPr>
        <w:t>PP</w:t>
      </w:r>
      <w:r>
        <w:rPr>
          <w:rFonts w:hint="eastAsia"/>
          <w:color w:val="auto"/>
          <w:highlight w:val="none"/>
        </w:rPr>
        <w:t>上查询待取票的订单列表，选择需要取票的订单，打开扫一扫，对T</w:t>
      </w:r>
      <w:r>
        <w:rPr>
          <w:color w:val="auto"/>
          <w:highlight w:val="none"/>
        </w:rPr>
        <w:t>VM</w:t>
      </w:r>
      <w:r>
        <w:rPr>
          <w:rFonts w:hint="eastAsia"/>
          <w:color w:val="auto"/>
          <w:highlight w:val="none"/>
        </w:rPr>
        <w:t>上的取票码扫码，点击激活。</w:t>
      </w:r>
    </w:p>
    <w:p w14:paraId="4D6E5467">
      <w:pPr>
        <w:pStyle w:val="144"/>
        <w:rPr>
          <w:color w:val="auto"/>
          <w:highlight w:val="none"/>
        </w:rPr>
      </w:pPr>
      <w:r>
        <w:rPr>
          <w:rFonts w:hint="eastAsia"/>
          <w:color w:val="auto"/>
          <w:highlight w:val="none"/>
        </w:rPr>
        <w:t>A</w:t>
      </w:r>
      <w:r>
        <w:rPr>
          <w:color w:val="auto"/>
          <w:highlight w:val="none"/>
        </w:rPr>
        <w:t>PP_SERVER</w:t>
      </w:r>
      <w:r>
        <w:rPr>
          <w:rFonts w:hint="eastAsia"/>
          <w:color w:val="auto"/>
          <w:highlight w:val="none"/>
        </w:rPr>
        <w:t>将订单激活请求发送到I</w:t>
      </w:r>
      <w:r>
        <w:rPr>
          <w:color w:val="auto"/>
          <w:highlight w:val="none"/>
        </w:rPr>
        <w:t>TP</w:t>
      </w:r>
      <w:r>
        <w:rPr>
          <w:rFonts w:hint="eastAsia"/>
          <w:color w:val="auto"/>
          <w:highlight w:val="none"/>
        </w:rPr>
        <w:t>。</w:t>
      </w:r>
    </w:p>
    <w:p w14:paraId="27352D35">
      <w:pPr>
        <w:pStyle w:val="144"/>
        <w:rPr>
          <w:color w:val="auto"/>
          <w:highlight w:val="none"/>
        </w:rPr>
      </w:pPr>
      <w:r>
        <w:rPr>
          <w:rFonts w:hint="eastAsia"/>
          <w:color w:val="auto"/>
          <w:highlight w:val="none"/>
        </w:rPr>
        <w:t>I</w:t>
      </w:r>
      <w:r>
        <w:rPr>
          <w:color w:val="auto"/>
          <w:highlight w:val="none"/>
        </w:rPr>
        <w:t>TP</w:t>
      </w:r>
      <w:r>
        <w:rPr>
          <w:rFonts w:hint="eastAsia"/>
          <w:color w:val="auto"/>
          <w:highlight w:val="none"/>
        </w:rPr>
        <w:t>收到激活订单的请求后先判断用户所扫的设备是否属于订单中起点站的设备,如果不是则返回错误码</w:t>
      </w:r>
      <w:r>
        <w:rPr>
          <w:rFonts w:hint="eastAsia" w:cs="宋体"/>
          <w:color w:val="auto"/>
          <w:highlight w:val="none"/>
          <w:lang w:bidi="ar"/>
        </w:rPr>
        <w:t>830</w:t>
      </w:r>
      <w:r>
        <w:rPr>
          <w:rFonts w:cs="宋体"/>
          <w:color w:val="auto"/>
          <w:highlight w:val="none"/>
          <w:lang w:bidi="ar"/>
        </w:rPr>
        <w:t>6</w:t>
      </w:r>
      <w:r>
        <w:rPr>
          <w:rFonts w:hint="eastAsia" w:cs="宋体"/>
          <w:color w:val="auto"/>
          <w:highlight w:val="none"/>
          <w:lang w:bidi="ar"/>
        </w:rPr>
        <w:t>，</w:t>
      </w:r>
      <w:r>
        <w:rPr>
          <w:rFonts w:hint="eastAsia"/>
          <w:color w:val="auto"/>
          <w:highlight w:val="none"/>
        </w:rPr>
        <w:t xml:space="preserve"> 判断用户的user</w:t>
      </w:r>
      <w:r>
        <w:rPr>
          <w:color w:val="auto"/>
          <w:highlight w:val="none"/>
        </w:rPr>
        <w:t>_id</w:t>
      </w:r>
      <w:r>
        <w:rPr>
          <w:rFonts w:hint="eastAsia"/>
          <w:color w:val="auto"/>
          <w:highlight w:val="none"/>
        </w:rPr>
        <w:t>是否与订单信息中的user</w:t>
      </w:r>
      <w:r>
        <w:rPr>
          <w:color w:val="auto"/>
          <w:highlight w:val="none"/>
        </w:rPr>
        <w:t>_id</w:t>
      </w:r>
      <w:r>
        <w:rPr>
          <w:rFonts w:hint="eastAsia"/>
          <w:color w:val="auto"/>
          <w:highlight w:val="none"/>
        </w:rPr>
        <w:t>是否一致，如果不一致则返回</w:t>
      </w:r>
      <w:r>
        <w:rPr>
          <w:rFonts w:hint="eastAsia" w:cs="宋体"/>
          <w:color w:val="auto"/>
          <w:highlight w:val="none"/>
          <w:lang w:bidi="ar"/>
        </w:rPr>
        <w:t>8001，</w:t>
      </w:r>
      <w:r>
        <w:rPr>
          <w:rFonts w:hint="eastAsia"/>
          <w:color w:val="auto"/>
          <w:highlight w:val="none"/>
        </w:rPr>
        <w:t>判断订单状态是否为已支付如果订单状态未支付则返回错误码</w:t>
      </w:r>
      <w:r>
        <w:rPr>
          <w:rFonts w:hint="eastAsia" w:cs="宋体"/>
          <w:color w:val="auto"/>
          <w:highlight w:val="none"/>
          <w:lang w:bidi="ar"/>
        </w:rPr>
        <w:t>830</w:t>
      </w:r>
      <w:r>
        <w:rPr>
          <w:rFonts w:cs="宋体"/>
          <w:color w:val="auto"/>
          <w:highlight w:val="none"/>
          <w:lang w:bidi="ar"/>
        </w:rPr>
        <w:t>5</w:t>
      </w:r>
      <w:r>
        <w:rPr>
          <w:rFonts w:hint="eastAsia" w:cs="宋体"/>
          <w:color w:val="auto"/>
          <w:highlight w:val="none"/>
          <w:lang w:bidi="ar"/>
        </w:rPr>
        <w:t>。如果验证通过后将激活的订单号与设备编码和设备校验码绑定保存在数据库中。</w:t>
      </w:r>
    </w:p>
    <w:p w14:paraId="78E0470C">
      <w:pPr>
        <w:pStyle w:val="144"/>
        <w:rPr>
          <w:color w:val="auto"/>
          <w:highlight w:val="none"/>
        </w:rPr>
      </w:pPr>
      <w:r>
        <w:rPr>
          <w:rFonts w:hint="eastAsia"/>
          <w:color w:val="auto"/>
          <w:highlight w:val="none"/>
        </w:rPr>
        <w:t>T</w:t>
      </w:r>
      <w:r>
        <w:rPr>
          <w:color w:val="auto"/>
          <w:highlight w:val="none"/>
        </w:rPr>
        <w:t>VM</w:t>
      </w:r>
      <w:r>
        <w:rPr>
          <w:rFonts w:hint="eastAsia"/>
          <w:color w:val="auto"/>
          <w:highlight w:val="none"/>
        </w:rPr>
        <w:t>查询取票订单。I</w:t>
      </w:r>
      <w:r>
        <w:rPr>
          <w:color w:val="auto"/>
          <w:highlight w:val="none"/>
        </w:rPr>
        <w:t>TP</w:t>
      </w:r>
      <w:r>
        <w:rPr>
          <w:rFonts w:hint="eastAsia"/>
          <w:color w:val="auto"/>
          <w:highlight w:val="none"/>
        </w:rPr>
        <w:t>校验请求对象中设备编号是否合法，如果不合法返回错误码2</w:t>
      </w:r>
      <w:r>
        <w:rPr>
          <w:color w:val="auto"/>
          <w:highlight w:val="none"/>
        </w:rPr>
        <w:t>001</w:t>
      </w:r>
      <w:r>
        <w:rPr>
          <w:rFonts w:hint="eastAsia"/>
          <w:color w:val="auto"/>
          <w:highlight w:val="none"/>
        </w:rPr>
        <w:t>（非法设备）。如果设备合法根据请求的设备编号及校验码查询已激活的订单，如果有已激活的订单，则返回订单信息。如果没有，则返回错误码2</w:t>
      </w:r>
      <w:r>
        <w:rPr>
          <w:color w:val="auto"/>
          <w:highlight w:val="none"/>
        </w:rPr>
        <w:t>003</w:t>
      </w:r>
      <w:r>
        <w:rPr>
          <w:rFonts w:hint="eastAsia"/>
          <w:color w:val="auto"/>
          <w:highlight w:val="none"/>
        </w:rPr>
        <w:t>。</w:t>
      </w:r>
    </w:p>
    <w:p w14:paraId="1E469035">
      <w:pPr>
        <w:pStyle w:val="144"/>
        <w:rPr>
          <w:color w:val="auto"/>
          <w:highlight w:val="none"/>
        </w:rPr>
      </w:pPr>
      <w:r>
        <w:rPr>
          <w:rFonts w:hint="eastAsia"/>
          <w:color w:val="auto"/>
          <w:highlight w:val="none"/>
        </w:rPr>
        <w:t>设备判断返回码。如果没有该设备对应的已激活的订单将继续向I</w:t>
      </w:r>
      <w:r>
        <w:rPr>
          <w:color w:val="auto"/>
          <w:highlight w:val="none"/>
        </w:rPr>
        <w:t>TP</w:t>
      </w:r>
      <w:r>
        <w:rPr>
          <w:rFonts w:hint="eastAsia"/>
          <w:color w:val="auto"/>
          <w:highlight w:val="none"/>
        </w:rPr>
        <w:t>发起取票订单查询，超过一定时间T</w:t>
      </w:r>
      <w:r>
        <w:rPr>
          <w:color w:val="auto"/>
          <w:highlight w:val="none"/>
        </w:rPr>
        <w:t>VM</w:t>
      </w:r>
      <w:r>
        <w:rPr>
          <w:rFonts w:hint="eastAsia"/>
          <w:color w:val="auto"/>
          <w:highlight w:val="none"/>
        </w:rPr>
        <w:t>放弃查询。如果有已激活的订单则开始出票。</w:t>
      </w:r>
    </w:p>
    <w:p w14:paraId="6462382B">
      <w:pPr>
        <w:pStyle w:val="144"/>
        <w:rPr>
          <w:color w:val="auto"/>
          <w:highlight w:val="none"/>
        </w:rPr>
      </w:pPr>
      <w:r>
        <w:rPr>
          <w:rFonts w:hint="eastAsia"/>
          <w:color w:val="auto"/>
          <w:highlight w:val="none"/>
        </w:rPr>
        <w:t>T</w:t>
      </w:r>
      <w:r>
        <w:rPr>
          <w:color w:val="auto"/>
          <w:highlight w:val="none"/>
        </w:rPr>
        <w:t>VM</w:t>
      </w:r>
      <w:r>
        <w:rPr>
          <w:rFonts w:hint="eastAsia"/>
          <w:color w:val="auto"/>
          <w:highlight w:val="none"/>
        </w:rPr>
        <w:t>出票成功。I</w:t>
      </w:r>
      <w:r>
        <w:rPr>
          <w:color w:val="auto"/>
          <w:highlight w:val="none"/>
        </w:rPr>
        <w:t>TP</w:t>
      </w:r>
      <w:r>
        <w:rPr>
          <w:rFonts w:hint="eastAsia"/>
          <w:color w:val="auto"/>
          <w:highlight w:val="none"/>
        </w:rPr>
        <w:t>校验请求对象中设备编号是否合法，如果不合法返回错误码2</w:t>
      </w:r>
      <w:r>
        <w:rPr>
          <w:color w:val="auto"/>
          <w:highlight w:val="none"/>
        </w:rPr>
        <w:t>001</w:t>
      </w:r>
      <w:r>
        <w:rPr>
          <w:rFonts w:hint="eastAsia"/>
          <w:color w:val="auto"/>
          <w:highlight w:val="none"/>
        </w:rPr>
        <w:t>（非法设备）。将订单状态更新为已出票，记录出票时间，出票张数。向A</w:t>
      </w:r>
      <w:r>
        <w:rPr>
          <w:color w:val="auto"/>
          <w:highlight w:val="none"/>
        </w:rPr>
        <w:t>PP_SERVER</w:t>
      </w:r>
      <w:r>
        <w:rPr>
          <w:rFonts w:hint="eastAsia"/>
          <w:color w:val="auto"/>
          <w:highlight w:val="none"/>
        </w:rPr>
        <w:t>推送出票结果。</w:t>
      </w:r>
    </w:p>
    <w:p w14:paraId="411E460D">
      <w:pPr>
        <w:pStyle w:val="144"/>
        <w:rPr>
          <w:color w:val="auto"/>
          <w:highlight w:val="none"/>
        </w:rPr>
      </w:pPr>
      <w:r>
        <w:rPr>
          <w:color w:val="auto"/>
          <w:highlight w:val="none"/>
        </w:rPr>
        <w:t>TVM</w:t>
      </w:r>
      <w:r>
        <w:rPr>
          <w:rFonts w:hint="eastAsia"/>
          <w:color w:val="auto"/>
          <w:highlight w:val="none"/>
        </w:rPr>
        <w:t>出票故障。记录故障信息，及出票张数，出票时间，并计算未出票的金额向支付通道发起退款，根据支付通道返回的退款结果更新订单状态，如果退款成功将订单状态更新为已退款。向A</w:t>
      </w:r>
      <w:r>
        <w:rPr>
          <w:color w:val="auto"/>
          <w:highlight w:val="none"/>
        </w:rPr>
        <w:t>PP_SERVER</w:t>
      </w:r>
      <w:r>
        <w:rPr>
          <w:rFonts w:hint="eastAsia"/>
          <w:color w:val="auto"/>
          <w:highlight w:val="none"/>
        </w:rPr>
        <w:t>推送退款结果。</w:t>
      </w:r>
    </w:p>
    <w:p w14:paraId="67B8EE08">
      <w:pPr>
        <w:pStyle w:val="144"/>
        <w:rPr>
          <w:color w:val="auto"/>
          <w:highlight w:val="none"/>
        </w:rPr>
      </w:pPr>
      <w:r>
        <w:rPr>
          <w:color w:val="auto"/>
          <w:highlight w:val="none"/>
        </w:rPr>
        <w:t>TVM</w:t>
      </w:r>
      <w:r>
        <w:rPr>
          <w:rFonts w:hint="eastAsia"/>
          <w:color w:val="auto"/>
          <w:highlight w:val="none"/>
        </w:rPr>
        <w:t>生成本地交易记录。</w:t>
      </w:r>
    </w:p>
    <w:p w14:paraId="6D1EA300">
      <w:pPr>
        <w:pStyle w:val="147"/>
        <w:spacing w:before="156" w:after="156"/>
        <w:rPr>
          <w:color w:val="auto"/>
          <w:highlight w:val="none"/>
        </w:rPr>
      </w:pPr>
      <w:bookmarkStart w:id="500" w:name="_Toc519178157"/>
      <w:bookmarkStart w:id="501" w:name="_Toc522489332"/>
      <w:r>
        <w:rPr>
          <w:rFonts w:hint="eastAsia"/>
          <w:color w:val="auto"/>
          <w:highlight w:val="none"/>
        </w:rPr>
        <w:t>数据接口</w:t>
      </w:r>
      <w:bookmarkEnd w:id="500"/>
      <w:bookmarkEnd w:id="501"/>
    </w:p>
    <w:p w14:paraId="7F6815FB">
      <w:pPr>
        <w:pStyle w:val="146"/>
        <w:spacing w:before="156" w:after="156"/>
        <w:rPr>
          <w:color w:val="auto"/>
          <w:highlight w:val="none"/>
        </w:rPr>
      </w:pPr>
      <w:bookmarkStart w:id="502" w:name="_Toc519178158"/>
      <w:r>
        <w:rPr>
          <w:color w:val="auto"/>
          <w:highlight w:val="none"/>
        </w:rPr>
        <w:t xml:space="preserve">IF8A-01 </w:t>
      </w:r>
      <w:r>
        <w:rPr>
          <w:rFonts w:hint="eastAsia"/>
          <w:color w:val="auto"/>
          <w:highlight w:val="none"/>
        </w:rPr>
        <w:t>请求</w:t>
      </w:r>
      <w:r>
        <w:rPr>
          <w:color w:val="auto"/>
          <w:highlight w:val="none"/>
        </w:rPr>
        <w:t>开户</w:t>
      </w:r>
      <w:bookmarkEnd w:id="502"/>
    </w:p>
    <w:p w14:paraId="0B97F968">
      <w:pPr>
        <w:pStyle w:val="175"/>
        <w:rPr>
          <w:color w:val="auto"/>
          <w:highlight w:val="none"/>
        </w:rPr>
      </w:pPr>
      <w:bookmarkStart w:id="503" w:name="_Toc519178159"/>
      <w:r>
        <w:rPr>
          <w:rFonts w:hint="eastAsia"/>
          <w:color w:val="auto"/>
          <w:highlight w:val="none"/>
        </w:rPr>
        <w:t>接口地址</w:t>
      </w:r>
      <w:bookmarkEnd w:id="503"/>
    </w:p>
    <w:p w14:paraId="6BF36294">
      <w:pPr>
        <w:pStyle w:val="41"/>
        <w:rPr>
          <w:color w:val="auto"/>
          <w:highlight w:val="none"/>
        </w:rPr>
      </w:pPr>
      <w:r>
        <w:rPr>
          <w:color w:val="auto"/>
          <w:highlight w:val="none"/>
        </w:rPr>
        <w:t>http//:[ip]:[port]/[project]/ ci/app/requestApplication</w:t>
      </w:r>
    </w:p>
    <w:p w14:paraId="18496A4E">
      <w:pPr>
        <w:pStyle w:val="175"/>
        <w:rPr>
          <w:color w:val="auto"/>
          <w:highlight w:val="none"/>
        </w:rPr>
      </w:pPr>
      <w:bookmarkStart w:id="504" w:name="_Toc519178160"/>
      <w:r>
        <w:rPr>
          <w:rFonts w:hint="eastAsia"/>
          <w:color w:val="auto"/>
          <w:highlight w:val="none"/>
        </w:rPr>
        <w:t>接口</w:t>
      </w:r>
      <w:r>
        <w:rPr>
          <w:color w:val="auto"/>
          <w:highlight w:val="none"/>
        </w:rPr>
        <w:t>说明</w:t>
      </w:r>
      <w:bookmarkEnd w:id="504"/>
    </w:p>
    <w:p w14:paraId="18543EE9">
      <w:pPr>
        <w:pStyle w:val="41"/>
        <w:rPr>
          <w:color w:val="auto"/>
          <w:highlight w:val="none"/>
        </w:rPr>
      </w:pPr>
      <w:r>
        <w:rPr>
          <w:rFonts w:hint="eastAsia"/>
          <w:color w:val="auto"/>
          <w:highlight w:val="none"/>
        </w:rPr>
        <w:t>实名开户</w:t>
      </w:r>
      <w:r>
        <w:rPr>
          <w:color w:val="auto"/>
          <w:highlight w:val="none"/>
        </w:rPr>
        <w:t>预付费二维码接口</w:t>
      </w:r>
    </w:p>
    <w:p w14:paraId="6BE16379">
      <w:pPr>
        <w:pStyle w:val="175"/>
        <w:rPr>
          <w:color w:val="auto"/>
          <w:highlight w:val="none"/>
        </w:rPr>
      </w:pPr>
      <w:bookmarkStart w:id="505" w:name="_Toc519178161"/>
      <w:r>
        <w:rPr>
          <w:rFonts w:hint="eastAsia"/>
          <w:color w:val="auto"/>
          <w:highlight w:val="none"/>
        </w:rPr>
        <w:t>请求参数</w:t>
      </w:r>
      <w:bookmarkEnd w:id="505"/>
    </w:p>
    <w:p w14:paraId="50ACE2A1">
      <w:pPr>
        <w:pStyle w:val="41"/>
        <w:rPr>
          <w:color w:val="auto"/>
          <w:highlight w:val="none"/>
        </w:rPr>
      </w:pPr>
      <w:r>
        <w:rPr>
          <w:rFonts w:hint="eastAsia"/>
          <w:color w:val="auto"/>
          <w:highlight w:val="none"/>
        </w:rPr>
        <w:t>请求</w:t>
      </w:r>
      <w:r>
        <w:rPr>
          <w:color w:val="auto"/>
          <w:highlight w:val="none"/>
        </w:rPr>
        <w:t>开户</w:t>
      </w:r>
      <w:r>
        <w:rPr>
          <w:rFonts w:hint="eastAsia"/>
          <w:color w:val="auto"/>
          <w:highlight w:val="none"/>
        </w:rPr>
        <w:t>请求参数详见表9</w:t>
      </w:r>
      <w:r>
        <w:rPr>
          <w:color w:val="auto"/>
          <w:highlight w:val="none"/>
        </w:rPr>
        <w:t>5</w:t>
      </w:r>
      <w:r>
        <w:rPr>
          <w:rFonts w:hint="eastAsia"/>
          <w:color w:val="auto"/>
          <w:highlight w:val="none"/>
        </w:rPr>
        <w:t>。</w:t>
      </w:r>
    </w:p>
    <w:p w14:paraId="0686139F">
      <w:pPr>
        <w:pStyle w:val="160"/>
        <w:rPr>
          <w:color w:val="auto"/>
          <w:highlight w:val="none"/>
        </w:rPr>
      </w:pPr>
      <w:r>
        <w:rPr>
          <w:rFonts w:hint="eastAsia"/>
          <w:color w:val="auto"/>
          <w:highlight w:val="none"/>
        </w:rPr>
        <w:t>请求</w:t>
      </w:r>
      <w:r>
        <w:rPr>
          <w:color w:val="auto"/>
          <w:highlight w:val="none"/>
        </w:rPr>
        <w:t>开户</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975C9E2">
        <w:trPr>
          <w:wBefore w:w="0" w:type="dxa"/>
          <w:jc w:val="center"/>
        </w:trPr>
        <w:tc>
          <w:tcPr>
            <w:tcW w:w="2840" w:type="dxa"/>
            <w:noWrap w:val="0"/>
            <w:vAlign w:val="top"/>
          </w:tcPr>
          <w:p w14:paraId="090EACED">
            <w:pPr>
              <w:rPr>
                <w:rFonts w:ascii="宋体" w:hAnsi="宋体"/>
                <w:color w:val="auto"/>
                <w:sz w:val="18"/>
                <w:szCs w:val="18"/>
                <w:highlight w:val="none"/>
              </w:rPr>
            </w:pPr>
            <w:r>
              <w:rPr>
                <w:rFonts w:hint="eastAsia" w:ascii="宋体" w:hAnsi="宋体"/>
                <w:color w:val="auto"/>
                <w:sz w:val="18"/>
                <w:szCs w:val="18"/>
                <w:highlight w:val="none"/>
              </w:rPr>
              <w:t>字段</w:t>
            </w:r>
          </w:p>
        </w:tc>
        <w:tc>
          <w:tcPr>
            <w:tcW w:w="2841" w:type="dxa"/>
            <w:noWrap w:val="0"/>
            <w:vAlign w:val="top"/>
          </w:tcPr>
          <w:p w14:paraId="74C205F4">
            <w:pPr>
              <w:rPr>
                <w:rFonts w:ascii="宋体" w:hAnsi="宋体"/>
                <w:color w:val="auto"/>
                <w:sz w:val="18"/>
                <w:szCs w:val="18"/>
                <w:highlight w:val="none"/>
              </w:rPr>
            </w:pPr>
            <w:r>
              <w:rPr>
                <w:rFonts w:hint="eastAsia" w:ascii="宋体" w:hAnsi="宋体"/>
                <w:color w:val="auto"/>
                <w:sz w:val="18"/>
                <w:szCs w:val="18"/>
                <w:highlight w:val="none"/>
              </w:rPr>
              <w:t>类型</w:t>
            </w:r>
          </w:p>
        </w:tc>
        <w:tc>
          <w:tcPr>
            <w:tcW w:w="2841" w:type="dxa"/>
            <w:noWrap w:val="0"/>
            <w:vAlign w:val="top"/>
          </w:tcPr>
          <w:p w14:paraId="2E82E42A">
            <w:pPr>
              <w:rPr>
                <w:rFonts w:ascii="宋体" w:hAnsi="宋体"/>
                <w:color w:val="auto"/>
                <w:sz w:val="18"/>
                <w:szCs w:val="18"/>
                <w:highlight w:val="none"/>
              </w:rPr>
            </w:pPr>
            <w:r>
              <w:rPr>
                <w:rFonts w:hint="eastAsia" w:ascii="宋体" w:hAnsi="宋体"/>
                <w:color w:val="auto"/>
                <w:sz w:val="18"/>
                <w:szCs w:val="18"/>
                <w:highlight w:val="none"/>
              </w:rPr>
              <w:t>说明</w:t>
            </w:r>
          </w:p>
        </w:tc>
      </w:tr>
      <w:tr w14:paraId="144FAE5E">
        <w:trPr>
          <w:wBefore w:w="0" w:type="dxa"/>
          <w:jc w:val="center"/>
        </w:trPr>
        <w:tc>
          <w:tcPr>
            <w:tcW w:w="2840" w:type="dxa"/>
            <w:noWrap w:val="0"/>
            <w:vAlign w:val="top"/>
          </w:tcPr>
          <w:p w14:paraId="1D79AAB2">
            <w:pPr>
              <w:rPr>
                <w:rFonts w:ascii="宋体" w:hAnsi="宋体"/>
                <w:color w:val="auto"/>
                <w:sz w:val="18"/>
                <w:szCs w:val="18"/>
                <w:highlight w:val="none"/>
              </w:rPr>
            </w:pPr>
            <w:r>
              <w:rPr>
                <w:rFonts w:hint="eastAsia" w:ascii="宋体" w:hAnsi="宋体"/>
                <w:color w:val="auto"/>
                <w:sz w:val="18"/>
                <w:szCs w:val="18"/>
                <w:highlight w:val="none"/>
              </w:rPr>
              <w:t>thirdUserId</w:t>
            </w:r>
          </w:p>
        </w:tc>
        <w:tc>
          <w:tcPr>
            <w:tcW w:w="2841" w:type="dxa"/>
            <w:noWrap w:val="0"/>
            <w:vAlign w:val="top"/>
          </w:tcPr>
          <w:p w14:paraId="2FA1A2E4">
            <w:pPr>
              <w:rPr>
                <w:rFonts w:ascii="宋体" w:hAnsi="宋体"/>
                <w:color w:val="auto"/>
                <w:sz w:val="18"/>
                <w:szCs w:val="18"/>
                <w:highlight w:val="none"/>
              </w:rPr>
            </w:pPr>
            <w:r>
              <w:rPr>
                <w:rFonts w:hint="eastAsia" w:ascii="宋体" w:hAnsi="宋体"/>
                <w:color w:val="auto"/>
                <w:sz w:val="18"/>
                <w:szCs w:val="18"/>
                <w:highlight w:val="none"/>
              </w:rPr>
              <w:t>String</w:t>
            </w:r>
          </w:p>
        </w:tc>
        <w:tc>
          <w:tcPr>
            <w:tcW w:w="2841" w:type="dxa"/>
            <w:noWrap w:val="0"/>
            <w:vAlign w:val="top"/>
          </w:tcPr>
          <w:p w14:paraId="22383579">
            <w:pPr>
              <w:rPr>
                <w:rFonts w:ascii="宋体" w:hAnsi="宋体"/>
                <w:color w:val="auto"/>
                <w:sz w:val="18"/>
                <w:szCs w:val="18"/>
                <w:highlight w:val="none"/>
              </w:rPr>
            </w:pPr>
            <w:r>
              <w:rPr>
                <w:rFonts w:hint="eastAsia" w:ascii="宋体" w:hAnsi="宋体"/>
                <w:color w:val="auto"/>
                <w:sz w:val="18"/>
                <w:szCs w:val="18"/>
                <w:highlight w:val="none"/>
              </w:rPr>
              <w:t>第三方用户id</w:t>
            </w:r>
          </w:p>
        </w:tc>
      </w:tr>
      <w:tr w14:paraId="67D9AA7C">
        <w:trPr>
          <w:wBefore w:w="0" w:type="dxa"/>
          <w:jc w:val="center"/>
        </w:trPr>
        <w:tc>
          <w:tcPr>
            <w:tcW w:w="2840" w:type="dxa"/>
            <w:noWrap w:val="0"/>
            <w:vAlign w:val="top"/>
          </w:tcPr>
          <w:p w14:paraId="7269F8E3">
            <w:pPr>
              <w:rPr>
                <w:rFonts w:ascii="宋体" w:hAnsi="宋体"/>
                <w:color w:val="auto"/>
                <w:sz w:val="18"/>
                <w:szCs w:val="18"/>
                <w:highlight w:val="none"/>
              </w:rPr>
            </w:pPr>
            <w:r>
              <w:rPr>
                <w:rFonts w:hint="eastAsia" w:ascii="宋体" w:hAnsi="宋体"/>
                <w:color w:val="auto"/>
                <w:sz w:val="18"/>
                <w:szCs w:val="18"/>
                <w:highlight w:val="none"/>
              </w:rPr>
              <w:t>t</w:t>
            </w:r>
            <w:r>
              <w:rPr>
                <w:rFonts w:ascii="宋体" w:hAnsi="宋体"/>
                <w:color w:val="auto"/>
                <w:sz w:val="18"/>
                <w:szCs w:val="18"/>
                <w:highlight w:val="none"/>
              </w:rPr>
              <w:t>hirdPayId</w:t>
            </w:r>
          </w:p>
        </w:tc>
        <w:tc>
          <w:tcPr>
            <w:tcW w:w="2841" w:type="dxa"/>
            <w:noWrap w:val="0"/>
            <w:vAlign w:val="top"/>
          </w:tcPr>
          <w:p w14:paraId="1705FE04">
            <w:pPr>
              <w:rPr>
                <w:rFonts w:ascii="宋体" w:hAnsi="宋体"/>
                <w:color w:val="auto"/>
                <w:sz w:val="18"/>
                <w:szCs w:val="18"/>
                <w:highlight w:val="none"/>
              </w:rPr>
            </w:pPr>
            <w:r>
              <w:rPr>
                <w:rFonts w:hint="eastAsia" w:ascii="宋体" w:hAnsi="宋体"/>
                <w:color w:val="auto"/>
                <w:sz w:val="18"/>
                <w:szCs w:val="18"/>
                <w:highlight w:val="none"/>
              </w:rPr>
              <w:t>String</w:t>
            </w:r>
          </w:p>
        </w:tc>
        <w:tc>
          <w:tcPr>
            <w:tcW w:w="2841" w:type="dxa"/>
            <w:noWrap w:val="0"/>
            <w:vAlign w:val="top"/>
          </w:tcPr>
          <w:p w14:paraId="0EF1AA28">
            <w:pPr>
              <w:rPr>
                <w:rFonts w:ascii="宋体" w:hAnsi="宋体"/>
                <w:color w:val="auto"/>
                <w:sz w:val="18"/>
                <w:szCs w:val="18"/>
                <w:highlight w:val="none"/>
              </w:rPr>
            </w:pPr>
            <w:r>
              <w:rPr>
                <w:rFonts w:hint="eastAsia" w:ascii="宋体" w:hAnsi="宋体"/>
                <w:color w:val="auto"/>
                <w:sz w:val="18"/>
                <w:szCs w:val="18"/>
                <w:highlight w:val="none"/>
              </w:rPr>
              <w:t>支付账户id（签约</w:t>
            </w:r>
            <w:r>
              <w:rPr>
                <w:rFonts w:ascii="宋体" w:hAnsi="宋体"/>
                <w:color w:val="auto"/>
                <w:sz w:val="18"/>
                <w:szCs w:val="18"/>
                <w:highlight w:val="none"/>
              </w:rPr>
              <w:t>回调</w:t>
            </w:r>
            <w:r>
              <w:rPr>
                <w:rFonts w:hint="eastAsia" w:ascii="宋体" w:hAnsi="宋体"/>
                <w:color w:val="auto"/>
                <w:sz w:val="18"/>
                <w:szCs w:val="18"/>
                <w:highlight w:val="none"/>
              </w:rPr>
              <w:t>）</w:t>
            </w:r>
          </w:p>
        </w:tc>
      </w:tr>
      <w:tr w14:paraId="27128F0D">
        <w:trPr>
          <w:wBefore w:w="0" w:type="dxa"/>
          <w:jc w:val="center"/>
        </w:trPr>
        <w:tc>
          <w:tcPr>
            <w:tcW w:w="2840" w:type="dxa"/>
            <w:noWrap w:val="0"/>
            <w:vAlign w:val="top"/>
          </w:tcPr>
          <w:p w14:paraId="25A51287">
            <w:pPr>
              <w:rPr>
                <w:rFonts w:ascii="宋体" w:hAnsi="宋体"/>
                <w:color w:val="auto"/>
                <w:sz w:val="18"/>
                <w:szCs w:val="18"/>
                <w:highlight w:val="none"/>
              </w:rPr>
            </w:pPr>
            <w:r>
              <w:rPr>
                <w:rFonts w:ascii="宋体" w:hAnsi="宋体"/>
                <w:color w:val="auto"/>
                <w:sz w:val="18"/>
                <w:szCs w:val="18"/>
                <w:highlight w:val="none"/>
              </w:rPr>
              <w:t>channel</w:t>
            </w:r>
          </w:p>
        </w:tc>
        <w:tc>
          <w:tcPr>
            <w:tcW w:w="2841" w:type="dxa"/>
            <w:noWrap w:val="0"/>
            <w:vAlign w:val="top"/>
          </w:tcPr>
          <w:p w14:paraId="00A897E9">
            <w:pPr>
              <w:rPr>
                <w:rFonts w:ascii="宋体" w:hAnsi="宋体"/>
                <w:color w:val="auto"/>
                <w:sz w:val="18"/>
                <w:szCs w:val="18"/>
                <w:highlight w:val="none"/>
              </w:rPr>
            </w:pPr>
            <w:r>
              <w:rPr>
                <w:rFonts w:hint="eastAsia" w:ascii="宋体" w:hAnsi="宋体"/>
                <w:color w:val="auto"/>
                <w:sz w:val="18"/>
                <w:szCs w:val="18"/>
                <w:highlight w:val="none"/>
              </w:rPr>
              <w:t>String</w:t>
            </w:r>
          </w:p>
        </w:tc>
        <w:tc>
          <w:tcPr>
            <w:tcW w:w="2841" w:type="dxa"/>
            <w:noWrap w:val="0"/>
            <w:vAlign w:val="top"/>
          </w:tcPr>
          <w:p w14:paraId="6D4D35CD">
            <w:pPr>
              <w:rPr>
                <w:rFonts w:ascii="宋体" w:hAnsi="宋体"/>
                <w:color w:val="auto"/>
                <w:sz w:val="18"/>
                <w:szCs w:val="18"/>
                <w:highlight w:val="none"/>
              </w:rPr>
            </w:pPr>
            <w:r>
              <w:rPr>
                <w:rFonts w:hint="eastAsia" w:ascii="宋体" w:hAnsi="宋体"/>
                <w:color w:val="auto"/>
                <w:sz w:val="18"/>
                <w:szCs w:val="18"/>
                <w:highlight w:val="none"/>
              </w:rPr>
              <w:t>支付通道编码</w:t>
            </w:r>
            <w:r>
              <w:rPr>
                <w:rFonts w:ascii="宋体" w:hAnsi="宋体"/>
                <w:color w:val="auto"/>
                <w:sz w:val="18"/>
                <w:szCs w:val="18"/>
                <w:highlight w:val="none"/>
              </w:rPr>
              <w:t xml:space="preserve"> </w:t>
            </w:r>
          </w:p>
        </w:tc>
      </w:tr>
      <w:tr w14:paraId="55041B05">
        <w:trPr>
          <w:wBefore w:w="0" w:type="dxa"/>
          <w:jc w:val="center"/>
        </w:trPr>
        <w:tc>
          <w:tcPr>
            <w:tcW w:w="2840" w:type="dxa"/>
            <w:noWrap w:val="0"/>
            <w:vAlign w:val="top"/>
          </w:tcPr>
          <w:p w14:paraId="229C8657">
            <w:pPr>
              <w:rPr>
                <w:rFonts w:ascii="宋体" w:hAnsi="宋体"/>
                <w:color w:val="auto"/>
                <w:sz w:val="18"/>
                <w:szCs w:val="18"/>
                <w:highlight w:val="none"/>
              </w:rPr>
            </w:pPr>
            <w:r>
              <w:rPr>
                <w:rFonts w:ascii="宋体" w:hAnsi="宋体"/>
                <w:color w:val="auto"/>
                <w:sz w:val="18"/>
                <w:szCs w:val="18"/>
                <w:highlight w:val="none"/>
              </w:rPr>
              <w:t>reqContractNo</w:t>
            </w:r>
          </w:p>
        </w:tc>
        <w:tc>
          <w:tcPr>
            <w:tcW w:w="2841" w:type="dxa"/>
            <w:noWrap w:val="0"/>
            <w:vAlign w:val="top"/>
          </w:tcPr>
          <w:p w14:paraId="08635EFC">
            <w:pPr>
              <w:rPr>
                <w:rFonts w:ascii="宋体" w:hAnsi="宋体"/>
                <w:color w:val="auto"/>
                <w:sz w:val="18"/>
                <w:szCs w:val="18"/>
                <w:highlight w:val="none"/>
              </w:rPr>
            </w:pPr>
            <w:r>
              <w:rPr>
                <w:rFonts w:hint="eastAsia" w:ascii="宋体" w:hAnsi="宋体"/>
                <w:color w:val="auto"/>
                <w:sz w:val="18"/>
                <w:szCs w:val="18"/>
                <w:highlight w:val="none"/>
              </w:rPr>
              <w:t>String</w:t>
            </w:r>
          </w:p>
        </w:tc>
        <w:tc>
          <w:tcPr>
            <w:tcW w:w="2841" w:type="dxa"/>
            <w:noWrap w:val="0"/>
            <w:vAlign w:val="top"/>
          </w:tcPr>
          <w:p w14:paraId="3E16479E">
            <w:pPr>
              <w:rPr>
                <w:rFonts w:ascii="宋体" w:hAnsi="宋体"/>
                <w:color w:val="auto"/>
                <w:sz w:val="18"/>
                <w:szCs w:val="18"/>
                <w:highlight w:val="none"/>
              </w:rPr>
            </w:pPr>
            <w:r>
              <w:rPr>
                <w:rFonts w:hint="eastAsia" w:ascii="宋体" w:hAnsi="宋体"/>
                <w:color w:val="auto"/>
                <w:sz w:val="18"/>
                <w:szCs w:val="18"/>
                <w:highlight w:val="none"/>
              </w:rPr>
              <w:t>第三方签约流水号（请求签约</w:t>
            </w:r>
            <w:r>
              <w:rPr>
                <w:rFonts w:ascii="宋体" w:hAnsi="宋体"/>
                <w:color w:val="auto"/>
                <w:sz w:val="18"/>
                <w:szCs w:val="18"/>
                <w:highlight w:val="none"/>
              </w:rPr>
              <w:t>流水</w:t>
            </w:r>
            <w:r>
              <w:rPr>
                <w:rFonts w:hint="eastAsia" w:ascii="宋体" w:hAnsi="宋体"/>
                <w:color w:val="auto"/>
                <w:sz w:val="18"/>
                <w:szCs w:val="18"/>
                <w:highlight w:val="none"/>
              </w:rPr>
              <w:t>）</w:t>
            </w:r>
          </w:p>
        </w:tc>
      </w:tr>
      <w:tr w14:paraId="5CD73098">
        <w:trPr>
          <w:wBefore w:w="0" w:type="dxa"/>
          <w:jc w:val="center"/>
        </w:trPr>
        <w:tc>
          <w:tcPr>
            <w:tcW w:w="2840" w:type="dxa"/>
            <w:noWrap w:val="0"/>
            <w:vAlign w:val="top"/>
          </w:tcPr>
          <w:p w14:paraId="2E4DAEFA">
            <w:pPr>
              <w:rPr>
                <w:rFonts w:ascii="宋体" w:hAnsi="宋体"/>
                <w:color w:val="auto"/>
                <w:sz w:val="18"/>
                <w:szCs w:val="18"/>
                <w:highlight w:val="none"/>
              </w:rPr>
            </w:pPr>
            <w:r>
              <w:rPr>
                <w:rFonts w:hint="eastAsia" w:ascii="宋体" w:hAnsi="宋体"/>
                <w:color w:val="auto"/>
                <w:sz w:val="18"/>
                <w:szCs w:val="18"/>
                <w:highlight w:val="none"/>
              </w:rPr>
              <w:t>card</w:t>
            </w:r>
            <w:r>
              <w:rPr>
                <w:rFonts w:ascii="宋体" w:hAnsi="宋体"/>
                <w:color w:val="auto"/>
                <w:sz w:val="18"/>
                <w:szCs w:val="18"/>
                <w:highlight w:val="none"/>
              </w:rPr>
              <w:t>Type</w:t>
            </w:r>
          </w:p>
        </w:tc>
        <w:tc>
          <w:tcPr>
            <w:tcW w:w="2841" w:type="dxa"/>
            <w:noWrap w:val="0"/>
            <w:vAlign w:val="top"/>
          </w:tcPr>
          <w:p w14:paraId="4A0EF3E4">
            <w:pPr>
              <w:rPr>
                <w:rFonts w:ascii="宋体" w:hAnsi="宋体"/>
                <w:color w:val="auto"/>
                <w:sz w:val="18"/>
                <w:szCs w:val="18"/>
                <w:highlight w:val="none"/>
              </w:rPr>
            </w:pPr>
            <w:r>
              <w:rPr>
                <w:rFonts w:hint="eastAsia" w:ascii="宋体" w:hAnsi="宋体"/>
                <w:color w:val="auto"/>
                <w:sz w:val="18"/>
                <w:szCs w:val="18"/>
                <w:highlight w:val="none"/>
              </w:rPr>
              <w:t>String</w:t>
            </w:r>
          </w:p>
        </w:tc>
        <w:tc>
          <w:tcPr>
            <w:tcW w:w="2841" w:type="dxa"/>
            <w:noWrap w:val="0"/>
            <w:vAlign w:val="top"/>
          </w:tcPr>
          <w:p w14:paraId="56FD39F0">
            <w:pPr>
              <w:rPr>
                <w:rFonts w:ascii="宋体" w:hAnsi="宋体"/>
                <w:color w:val="auto"/>
                <w:sz w:val="18"/>
                <w:szCs w:val="18"/>
                <w:highlight w:val="none"/>
              </w:rPr>
            </w:pPr>
            <w:r>
              <w:rPr>
                <w:rFonts w:hint="eastAsia" w:ascii="宋体" w:hAnsi="宋体"/>
                <w:color w:val="auto"/>
                <w:sz w:val="18"/>
                <w:szCs w:val="18"/>
                <w:highlight w:val="none"/>
              </w:rPr>
              <w:t>卡类型编码</w:t>
            </w:r>
          </w:p>
        </w:tc>
      </w:tr>
      <w:tr w14:paraId="266DF790">
        <w:trPr>
          <w:wBefore w:w="0" w:type="dxa"/>
          <w:jc w:val="center"/>
        </w:trPr>
        <w:tc>
          <w:tcPr>
            <w:tcW w:w="2840" w:type="dxa"/>
            <w:noWrap w:val="0"/>
            <w:vAlign w:val="top"/>
          </w:tcPr>
          <w:p w14:paraId="2F83FAC2">
            <w:pPr>
              <w:rPr>
                <w:rFonts w:ascii="宋体" w:hAnsi="宋体"/>
                <w:color w:val="auto"/>
                <w:sz w:val="18"/>
                <w:szCs w:val="18"/>
                <w:highlight w:val="none"/>
              </w:rPr>
            </w:pPr>
            <w:r>
              <w:rPr>
                <w:rFonts w:ascii="宋体" w:hAnsi="宋体"/>
                <w:color w:val="auto"/>
                <w:sz w:val="18"/>
                <w:szCs w:val="18"/>
                <w:highlight w:val="none"/>
              </w:rPr>
              <w:t>msisdn</w:t>
            </w:r>
          </w:p>
        </w:tc>
        <w:tc>
          <w:tcPr>
            <w:tcW w:w="2841" w:type="dxa"/>
            <w:noWrap w:val="0"/>
            <w:vAlign w:val="top"/>
          </w:tcPr>
          <w:p w14:paraId="24F3A457">
            <w:pPr>
              <w:rPr>
                <w:rFonts w:ascii="宋体" w:hAnsi="宋体"/>
                <w:color w:val="auto"/>
                <w:sz w:val="18"/>
                <w:szCs w:val="18"/>
                <w:highlight w:val="none"/>
              </w:rPr>
            </w:pPr>
            <w:r>
              <w:rPr>
                <w:rFonts w:ascii="宋体" w:hAnsi="宋体"/>
                <w:color w:val="auto"/>
                <w:sz w:val="18"/>
                <w:szCs w:val="18"/>
                <w:highlight w:val="none"/>
              </w:rPr>
              <w:t>S</w:t>
            </w:r>
            <w:r>
              <w:rPr>
                <w:rFonts w:hint="eastAsia" w:ascii="宋体" w:hAnsi="宋体"/>
                <w:color w:val="auto"/>
                <w:sz w:val="18"/>
                <w:szCs w:val="18"/>
                <w:highlight w:val="none"/>
              </w:rPr>
              <w:t>tring</w:t>
            </w:r>
          </w:p>
        </w:tc>
        <w:tc>
          <w:tcPr>
            <w:tcW w:w="2841" w:type="dxa"/>
            <w:noWrap w:val="0"/>
            <w:vAlign w:val="top"/>
          </w:tcPr>
          <w:p w14:paraId="224D8CE8">
            <w:pPr>
              <w:rPr>
                <w:rFonts w:ascii="宋体" w:hAnsi="宋体"/>
                <w:color w:val="auto"/>
                <w:sz w:val="18"/>
                <w:szCs w:val="18"/>
                <w:highlight w:val="none"/>
              </w:rPr>
            </w:pPr>
            <w:r>
              <w:rPr>
                <w:rFonts w:hint="eastAsia" w:ascii="宋体" w:hAnsi="宋体"/>
                <w:color w:val="auto"/>
                <w:sz w:val="18"/>
                <w:szCs w:val="18"/>
                <w:highlight w:val="none"/>
              </w:rPr>
              <w:t>手机号</w:t>
            </w:r>
          </w:p>
        </w:tc>
      </w:tr>
      <w:tr w14:paraId="28FA7492">
        <w:trPr>
          <w:wBefore w:w="0" w:type="dxa"/>
          <w:jc w:val="center"/>
        </w:trPr>
        <w:tc>
          <w:tcPr>
            <w:tcW w:w="2840" w:type="dxa"/>
            <w:noWrap w:val="0"/>
            <w:vAlign w:val="top"/>
          </w:tcPr>
          <w:p w14:paraId="24595FAD">
            <w:pPr>
              <w:rPr>
                <w:rFonts w:ascii="宋体" w:hAnsi="宋体"/>
                <w:color w:val="auto"/>
                <w:sz w:val="18"/>
                <w:szCs w:val="18"/>
                <w:highlight w:val="none"/>
              </w:rPr>
            </w:pPr>
            <w:r>
              <w:rPr>
                <w:rFonts w:hint="eastAsia" w:ascii="宋体" w:hAnsi="宋体"/>
                <w:color w:val="auto"/>
                <w:sz w:val="18"/>
                <w:szCs w:val="18"/>
                <w:highlight w:val="none"/>
              </w:rPr>
              <w:t>userName</w:t>
            </w:r>
          </w:p>
        </w:tc>
        <w:tc>
          <w:tcPr>
            <w:tcW w:w="2841" w:type="dxa"/>
            <w:noWrap w:val="0"/>
            <w:vAlign w:val="top"/>
          </w:tcPr>
          <w:p w14:paraId="1F327DF0">
            <w:pPr>
              <w:rPr>
                <w:rFonts w:ascii="宋体" w:hAnsi="宋体"/>
                <w:color w:val="auto"/>
                <w:sz w:val="18"/>
                <w:szCs w:val="18"/>
                <w:highlight w:val="none"/>
              </w:rPr>
            </w:pPr>
            <w:r>
              <w:rPr>
                <w:rFonts w:hint="eastAsia" w:ascii="宋体" w:hAnsi="宋体"/>
                <w:color w:val="auto"/>
                <w:sz w:val="18"/>
                <w:szCs w:val="18"/>
                <w:highlight w:val="none"/>
              </w:rPr>
              <w:t>String</w:t>
            </w:r>
          </w:p>
        </w:tc>
        <w:tc>
          <w:tcPr>
            <w:tcW w:w="2841" w:type="dxa"/>
            <w:noWrap w:val="0"/>
            <w:vAlign w:val="top"/>
          </w:tcPr>
          <w:p w14:paraId="0D2373CB">
            <w:pPr>
              <w:rPr>
                <w:rFonts w:ascii="宋体" w:hAnsi="宋体"/>
                <w:color w:val="auto"/>
                <w:sz w:val="18"/>
                <w:szCs w:val="18"/>
                <w:highlight w:val="none"/>
              </w:rPr>
            </w:pPr>
            <w:r>
              <w:rPr>
                <w:rFonts w:hint="eastAsia" w:ascii="宋体" w:hAnsi="宋体"/>
                <w:color w:val="auto"/>
                <w:sz w:val="18"/>
                <w:szCs w:val="18"/>
                <w:highlight w:val="none"/>
              </w:rPr>
              <w:t>姓名 青岛APP可以默认空</w:t>
            </w:r>
          </w:p>
        </w:tc>
      </w:tr>
      <w:tr w14:paraId="7462EC2C">
        <w:trPr>
          <w:wBefore w:w="0" w:type="dxa"/>
          <w:trHeight w:val="90" w:hRule="atLeast"/>
          <w:jc w:val="center"/>
        </w:trPr>
        <w:tc>
          <w:tcPr>
            <w:tcW w:w="2840" w:type="dxa"/>
            <w:noWrap w:val="0"/>
            <w:vAlign w:val="top"/>
          </w:tcPr>
          <w:p w14:paraId="12AEBEEB">
            <w:pPr>
              <w:rPr>
                <w:rFonts w:ascii="宋体" w:hAnsi="宋体"/>
                <w:color w:val="auto"/>
                <w:sz w:val="18"/>
                <w:szCs w:val="18"/>
                <w:highlight w:val="none"/>
              </w:rPr>
            </w:pPr>
            <w:r>
              <w:rPr>
                <w:rFonts w:hint="eastAsia" w:ascii="宋体" w:hAnsi="宋体"/>
                <w:color w:val="auto"/>
                <w:sz w:val="18"/>
                <w:szCs w:val="18"/>
                <w:highlight w:val="none"/>
              </w:rPr>
              <w:t>userId</w:t>
            </w:r>
          </w:p>
        </w:tc>
        <w:tc>
          <w:tcPr>
            <w:tcW w:w="2841" w:type="dxa"/>
            <w:noWrap w:val="0"/>
            <w:vAlign w:val="top"/>
          </w:tcPr>
          <w:p w14:paraId="3B369CB2">
            <w:pPr>
              <w:rPr>
                <w:rFonts w:ascii="宋体" w:hAnsi="宋体"/>
                <w:color w:val="auto"/>
                <w:sz w:val="18"/>
                <w:szCs w:val="18"/>
                <w:highlight w:val="none"/>
              </w:rPr>
            </w:pPr>
            <w:r>
              <w:rPr>
                <w:rFonts w:hint="eastAsia" w:ascii="宋体" w:hAnsi="宋体"/>
                <w:color w:val="auto"/>
                <w:sz w:val="18"/>
                <w:szCs w:val="18"/>
                <w:highlight w:val="none"/>
              </w:rPr>
              <w:t>String</w:t>
            </w:r>
          </w:p>
        </w:tc>
        <w:tc>
          <w:tcPr>
            <w:tcW w:w="2841" w:type="dxa"/>
            <w:noWrap w:val="0"/>
            <w:vAlign w:val="top"/>
          </w:tcPr>
          <w:p w14:paraId="12528E6E">
            <w:pPr>
              <w:rPr>
                <w:rFonts w:ascii="宋体" w:hAnsi="宋体"/>
                <w:color w:val="auto"/>
                <w:sz w:val="18"/>
                <w:szCs w:val="18"/>
                <w:highlight w:val="none"/>
              </w:rPr>
            </w:pPr>
            <w:r>
              <w:rPr>
                <w:rFonts w:hint="eastAsia" w:ascii="宋体" w:hAnsi="宋体"/>
                <w:color w:val="auto"/>
                <w:sz w:val="18"/>
                <w:szCs w:val="18"/>
                <w:highlight w:val="none"/>
              </w:rPr>
              <w:t>用户身份证</w:t>
            </w:r>
            <w:r>
              <w:rPr>
                <w:rFonts w:ascii="宋体" w:hAnsi="宋体"/>
                <w:color w:val="auto"/>
                <w:sz w:val="18"/>
                <w:szCs w:val="18"/>
                <w:highlight w:val="none"/>
              </w:rPr>
              <w:t>号</w:t>
            </w:r>
            <w:r>
              <w:rPr>
                <w:rFonts w:hint="eastAsia" w:ascii="宋体" w:hAnsi="宋体"/>
                <w:color w:val="auto"/>
                <w:sz w:val="18"/>
                <w:szCs w:val="18"/>
                <w:highlight w:val="none"/>
              </w:rPr>
              <w:t>青岛</w:t>
            </w:r>
          </w:p>
          <w:p w14:paraId="7143E5DE">
            <w:pPr>
              <w:rPr>
                <w:rFonts w:ascii="宋体" w:hAnsi="宋体"/>
                <w:color w:val="auto"/>
                <w:sz w:val="18"/>
                <w:szCs w:val="18"/>
                <w:highlight w:val="none"/>
              </w:rPr>
            </w:pPr>
            <w:r>
              <w:rPr>
                <w:rFonts w:hint="eastAsia" w:ascii="宋体" w:hAnsi="宋体"/>
                <w:color w:val="auto"/>
                <w:sz w:val="18"/>
                <w:szCs w:val="18"/>
                <w:highlight w:val="none"/>
              </w:rPr>
              <w:t>APP可以默认空</w:t>
            </w:r>
          </w:p>
        </w:tc>
      </w:tr>
      <w:tr w14:paraId="1A22EB07">
        <w:trPr>
          <w:wBefore w:w="0" w:type="dxa"/>
          <w:jc w:val="center"/>
        </w:trPr>
        <w:tc>
          <w:tcPr>
            <w:tcW w:w="2840" w:type="dxa"/>
            <w:noWrap w:val="0"/>
            <w:vAlign w:val="top"/>
          </w:tcPr>
          <w:p w14:paraId="2EF57D90">
            <w:pPr>
              <w:rPr>
                <w:rFonts w:ascii="宋体" w:hAnsi="宋体"/>
                <w:color w:val="auto"/>
                <w:sz w:val="18"/>
                <w:szCs w:val="18"/>
                <w:highlight w:val="none"/>
              </w:rPr>
            </w:pPr>
            <w:r>
              <w:rPr>
                <w:rFonts w:ascii="宋体" w:hAnsi="宋体"/>
                <w:color w:val="auto"/>
                <w:sz w:val="18"/>
                <w:szCs w:val="18"/>
                <w:highlight w:val="none"/>
              </w:rPr>
              <w:t>extend1</w:t>
            </w:r>
          </w:p>
        </w:tc>
        <w:tc>
          <w:tcPr>
            <w:tcW w:w="2841" w:type="dxa"/>
            <w:noWrap w:val="0"/>
            <w:vAlign w:val="top"/>
          </w:tcPr>
          <w:p w14:paraId="5B6912F6">
            <w:pPr>
              <w:rPr>
                <w:rFonts w:ascii="宋体" w:hAnsi="宋体"/>
                <w:color w:val="auto"/>
                <w:sz w:val="18"/>
                <w:szCs w:val="18"/>
                <w:highlight w:val="none"/>
              </w:rPr>
            </w:pPr>
            <w:r>
              <w:rPr>
                <w:rFonts w:hint="eastAsia" w:ascii="宋体" w:hAnsi="宋体"/>
                <w:color w:val="auto"/>
                <w:sz w:val="18"/>
                <w:szCs w:val="18"/>
                <w:highlight w:val="none"/>
              </w:rPr>
              <w:t>String</w:t>
            </w:r>
          </w:p>
        </w:tc>
        <w:tc>
          <w:tcPr>
            <w:tcW w:w="2841" w:type="dxa"/>
            <w:noWrap w:val="0"/>
            <w:vAlign w:val="top"/>
          </w:tcPr>
          <w:p w14:paraId="45FC08A8">
            <w:pPr>
              <w:rPr>
                <w:rFonts w:ascii="宋体" w:hAnsi="宋体"/>
                <w:color w:val="auto"/>
                <w:sz w:val="18"/>
                <w:szCs w:val="18"/>
                <w:highlight w:val="none"/>
              </w:rPr>
            </w:pPr>
            <w:r>
              <w:rPr>
                <w:rFonts w:hint="eastAsia" w:ascii="宋体" w:hAnsi="宋体"/>
                <w:color w:val="auto"/>
                <w:sz w:val="18"/>
                <w:szCs w:val="18"/>
                <w:highlight w:val="none"/>
              </w:rPr>
              <w:t>扩展字段</w:t>
            </w:r>
          </w:p>
        </w:tc>
      </w:tr>
      <w:tr w14:paraId="7B8D396C">
        <w:trPr>
          <w:wBefore w:w="0" w:type="dxa"/>
          <w:jc w:val="center"/>
        </w:trPr>
        <w:tc>
          <w:tcPr>
            <w:tcW w:w="2840" w:type="dxa"/>
            <w:noWrap w:val="0"/>
            <w:vAlign w:val="top"/>
          </w:tcPr>
          <w:p w14:paraId="2733A76F">
            <w:pPr>
              <w:rPr>
                <w:rFonts w:ascii="宋体" w:hAnsi="宋体"/>
                <w:color w:val="auto"/>
                <w:sz w:val="18"/>
                <w:szCs w:val="18"/>
                <w:highlight w:val="none"/>
              </w:rPr>
            </w:pPr>
            <w:r>
              <w:rPr>
                <w:rFonts w:ascii="宋体" w:hAnsi="宋体"/>
                <w:color w:val="auto"/>
                <w:sz w:val="18"/>
                <w:szCs w:val="18"/>
                <w:highlight w:val="none"/>
              </w:rPr>
              <w:t>extend2</w:t>
            </w:r>
          </w:p>
        </w:tc>
        <w:tc>
          <w:tcPr>
            <w:tcW w:w="2841" w:type="dxa"/>
            <w:noWrap w:val="0"/>
            <w:vAlign w:val="top"/>
          </w:tcPr>
          <w:p w14:paraId="3C3A9B81">
            <w:pPr>
              <w:rPr>
                <w:rFonts w:ascii="宋体" w:hAnsi="宋体"/>
                <w:color w:val="auto"/>
                <w:sz w:val="18"/>
                <w:szCs w:val="18"/>
                <w:highlight w:val="none"/>
              </w:rPr>
            </w:pPr>
            <w:r>
              <w:rPr>
                <w:rFonts w:hint="eastAsia" w:ascii="宋体" w:hAnsi="宋体"/>
                <w:color w:val="auto"/>
                <w:sz w:val="18"/>
                <w:szCs w:val="18"/>
                <w:highlight w:val="none"/>
              </w:rPr>
              <w:t>String</w:t>
            </w:r>
          </w:p>
        </w:tc>
        <w:tc>
          <w:tcPr>
            <w:tcW w:w="2841" w:type="dxa"/>
            <w:noWrap w:val="0"/>
            <w:vAlign w:val="top"/>
          </w:tcPr>
          <w:p w14:paraId="05C11DCC">
            <w:pPr>
              <w:rPr>
                <w:rFonts w:ascii="宋体" w:hAnsi="宋体"/>
                <w:color w:val="auto"/>
                <w:sz w:val="18"/>
                <w:szCs w:val="18"/>
                <w:highlight w:val="none"/>
              </w:rPr>
            </w:pPr>
            <w:r>
              <w:rPr>
                <w:rFonts w:hint="eastAsia" w:ascii="宋体" w:hAnsi="宋体"/>
                <w:color w:val="auto"/>
                <w:sz w:val="18"/>
                <w:szCs w:val="18"/>
                <w:highlight w:val="none"/>
              </w:rPr>
              <w:t>扩展字段</w:t>
            </w:r>
          </w:p>
        </w:tc>
      </w:tr>
    </w:tbl>
    <w:p w14:paraId="3185CD0B">
      <w:pPr>
        <w:pStyle w:val="175"/>
        <w:rPr>
          <w:color w:val="auto"/>
          <w:highlight w:val="none"/>
        </w:rPr>
      </w:pPr>
      <w:bookmarkStart w:id="506" w:name="_Toc519178162"/>
      <w:r>
        <w:rPr>
          <w:rFonts w:hint="eastAsia"/>
          <w:color w:val="auto"/>
          <w:highlight w:val="none"/>
        </w:rPr>
        <w:t>应答参数</w:t>
      </w:r>
      <w:bookmarkEnd w:id="506"/>
    </w:p>
    <w:p w14:paraId="4FC9FF6C">
      <w:pPr>
        <w:pStyle w:val="41"/>
        <w:rPr>
          <w:color w:val="auto"/>
          <w:highlight w:val="none"/>
        </w:rPr>
      </w:pPr>
      <w:r>
        <w:rPr>
          <w:rFonts w:hint="eastAsia"/>
          <w:color w:val="auto"/>
          <w:highlight w:val="none"/>
        </w:rPr>
        <w:t>请求</w:t>
      </w:r>
      <w:r>
        <w:rPr>
          <w:color w:val="auto"/>
          <w:highlight w:val="none"/>
        </w:rPr>
        <w:t>开户</w:t>
      </w:r>
      <w:r>
        <w:rPr>
          <w:rFonts w:hint="eastAsia"/>
          <w:color w:val="auto"/>
          <w:highlight w:val="none"/>
        </w:rPr>
        <w:t>应答参数详见表9</w:t>
      </w:r>
      <w:r>
        <w:rPr>
          <w:color w:val="auto"/>
          <w:highlight w:val="none"/>
        </w:rPr>
        <w:t>6</w:t>
      </w:r>
      <w:r>
        <w:rPr>
          <w:rFonts w:hint="eastAsia"/>
          <w:color w:val="auto"/>
          <w:highlight w:val="none"/>
        </w:rPr>
        <w:t>。</w:t>
      </w:r>
    </w:p>
    <w:p w14:paraId="084B1876">
      <w:pPr>
        <w:pStyle w:val="160"/>
        <w:rPr>
          <w:color w:val="auto"/>
          <w:highlight w:val="none"/>
        </w:rPr>
      </w:pPr>
      <w:r>
        <w:rPr>
          <w:rFonts w:hint="eastAsia"/>
          <w:color w:val="auto"/>
          <w:highlight w:val="none"/>
        </w:rPr>
        <w:t>请求</w:t>
      </w:r>
      <w:r>
        <w:rPr>
          <w:color w:val="auto"/>
          <w:highlight w:val="none"/>
        </w:rPr>
        <w:t>开户</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B276E62">
        <w:trPr>
          <w:wBefore w:w="0" w:type="dxa"/>
          <w:jc w:val="center"/>
        </w:trPr>
        <w:tc>
          <w:tcPr>
            <w:tcW w:w="2840" w:type="dxa"/>
            <w:noWrap w:val="0"/>
            <w:vAlign w:val="top"/>
          </w:tcPr>
          <w:p w14:paraId="2A4ECC6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3116548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973FAA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29ACA360">
        <w:trPr>
          <w:wBefore w:w="0" w:type="dxa"/>
          <w:jc w:val="center"/>
        </w:trPr>
        <w:tc>
          <w:tcPr>
            <w:tcW w:w="2840" w:type="dxa"/>
            <w:noWrap w:val="0"/>
            <w:vAlign w:val="top"/>
          </w:tcPr>
          <w:p w14:paraId="7504C08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4150881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D01F89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3B5D9755">
        <w:trPr>
          <w:wBefore w:w="0" w:type="dxa"/>
          <w:jc w:val="center"/>
        </w:trPr>
        <w:tc>
          <w:tcPr>
            <w:tcW w:w="2840" w:type="dxa"/>
            <w:noWrap w:val="0"/>
            <w:vAlign w:val="top"/>
          </w:tcPr>
          <w:p w14:paraId="4A56F28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7180A8F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B1C63C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79676B8B">
        <w:trPr>
          <w:wBefore w:w="0" w:type="dxa"/>
          <w:jc w:val="center"/>
        </w:trPr>
        <w:tc>
          <w:tcPr>
            <w:tcW w:w="2840" w:type="dxa"/>
            <w:noWrap w:val="0"/>
            <w:vAlign w:val="top"/>
          </w:tcPr>
          <w:p w14:paraId="7F9526D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w:t>
            </w:r>
            <w:r>
              <w:rPr>
                <w:rFonts w:ascii="宋体" w:hAnsi="宋体" w:cs="微软雅黑"/>
                <w:color w:val="auto"/>
                <w:sz w:val="18"/>
                <w:szCs w:val="18"/>
                <w:highlight w:val="none"/>
              </w:rPr>
              <w:t>Id</w:t>
            </w:r>
          </w:p>
        </w:tc>
        <w:tc>
          <w:tcPr>
            <w:tcW w:w="2841" w:type="dxa"/>
            <w:noWrap w:val="0"/>
            <w:vAlign w:val="top"/>
          </w:tcPr>
          <w:p w14:paraId="1D76981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291584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地铁</w:t>
            </w:r>
            <w:r>
              <w:rPr>
                <w:rFonts w:ascii="宋体" w:hAnsi="宋体" w:cs="微软雅黑"/>
                <w:color w:val="auto"/>
                <w:sz w:val="18"/>
                <w:szCs w:val="18"/>
                <w:highlight w:val="none"/>
              </w:rPr>
              <w:t>会员卡号</w:t>
            </w:r>
          </w:p>
        </w:tc>
      </w:tr>
      <w:tr w14:paraId="0139E48B">
        <w:trPr>
          <w:wBefore w:w="0" w:type="dxa"/>
          <w:jc w:val="center"/>
        </w:trPr>
        <w:tc>
          <w:tcPr>
            <w:tcW w:w="2840" w:type="dxa"/>
            <w:noWrap w:val="0"/>
            <w:vAlign w:val="top"/>
          </w:tcPr>
          <w:p w14:paraId="3488071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cardType</w:t>
            </w:r>
          </w:p>
        </w:tc>
        <w:tc>
          <w:tcPr>
            <w:tcW w:w="2841" w:type="dxa"/>
            <w:noWrap w:val="0"/>
            <w:vAlign w:val="top"/>
          </w:tcPr>
          <w:p w14:paraId="77B330A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1881425">
            <w:pPr>
              <w:rPr>
                <w:color w:val="auto"/>
                <w:sz w:val="18"/>
                <w:szCs w:val="18"/>
                <w:highlight w:val="none"/>
              </w:rPr>
            </w:pPr>
            <w:r>
              <w:rPr>
                <w:rFonts w:hint="eastAsia"/>
                <w:color w:val="auto"/>
                <w:sz w:val="18"/>
                <w:szCs w:val="18"/>
                <w:highlight w:val="none"/>
              </w:rPr>
              <w:t>卡类型编码</w:t>
            </w:r>
          </w:p>
        </w:tc>
      </w:tr>
      <w:tr w14:paraId="65844DF9">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77933FC4">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signType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3AE33D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719EEC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00</w:t>
            </w:r>
            <w:r>
              <w:rPr>
                <w:rFonts w:hint="eastAsia" w:ascii="宋体" w:hAnsi="宋体" w:cs="微软雅黑"/>
                <w:color w:val="auto"/>
                <w:sz w:val="18"/>
                <w:szCs w:val="18"/>
                <w:highlight w:val="none"/>
              </w:rPr>
              <w:t>：不签名</w:t>
            </w:r>
          </w:p>
          <w:p w14:paraId="17FA7624">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01</w:t>
            </w:r>
            <w:r>
              <w:rPr>
                <w:rFonts w:hint="eastAsia" w:ascii="宋体" w:hAnsi="宋体" w:cs="微软雅黑"/>
                <w:color w:val="auto"/>
                <w:sz w:val="18"/>
                <w:szCs w:val="18"/>
                <w:highlight w:val="none"/>
              </w:rPr>
              <w:t>：sha1withrsa</w:t>
            </w:r>
          </w:p>
          <w:p w14:paraId="6DA57D3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02</w:t>
            </w:r>
            <w:r>
              <w:rPr>
                <w:rFonts w:hint="eastAsia" w:ascii="宋体" w:hAnsi="宋体" w:cs="微软雅黑"/>
                <w:color w:val="auto"/>
                <w:sz w:val="18"/>
                <w:szCs w:val="18"/>
                <w:highlight w:val="none"/>
              </w:rPr>
              <w:t>：MD5</w:t>
            </w:r>
          </w:p>
        </w:tc>
      </w:tr>
      <w:tr w14:paraId="560A591E">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6C0C981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w:t>
            </w:r>
            <w:r>
              <w:rPr>
                <w:rFonts w:ascii="宋体" w:hAnsi="宋体" w:cs="微软雅黑"/>
                <w:color w:val="auto"/>
                <w:sz w:val="18"/>
                <w:szCs w:val="18"/>
                <w:highlight w:val="none"/>
              </w:rPr>
              <w:t>ign</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FE8D79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27952E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私钥签名sha1withrsa</w:t>
            </w:r>
          </w:p>
        </w:tc>
      </w:tr>
    </w:tbl>
    <w:p w14:paraId="777AFBB0">
      <w:pPr>
        <w:pStyle w:val="146"/>
        <w:spacing w:before="156" w:after="156"/>
        <w:rPr>
          <w:color w:val="auto"/>
          <w:highlight w:val="none"/>
        </w:rPr>
      </w:pPr>
      <w:bookmarkStart w:id="507" w:name="_Toc519178163"/>
      <w:r>
        <w:rPr>
          <w:color w:val="auto"/>
          <w:highlight w:val="none"/>
        </w:rPr>
        <w:t xml:space="preserve">IF8A-02 </w:t>
      </w:r>
      <w:r>
        <w:rPr>
          <w:rFonts w:hint="eastAsia"/>
          <w:color w:val="auto"/>
          <w:highlight w:val="none"/>
        </w:rPr>
        <w:t>请求</w:t>
      </w:r>
      <w:r>
        <w:rPr>
          <w:color w:val="auto"/>
          <w:highlight w:val="none"/>
        </w:rPr>
        <w:t>同步密钥</w:t>
      </w:r>
      <w:bookmarkEnd w:id="507"/>
    </w:p>
    <w:p w14:paraId="6CC3E96C">
      <w:pPr>
        <w:pStyle w:val="175"/>
        <w:rPr>
          <w:color w:val="auto"/>
          <w:highlight w:val="none"/>
        </w:rPr>
      </w:pPr>
      <w:bookmarkStart w:id="508" w:name="_Toc519178164"/>
      <w:r>
        <w:rPr>
          <w:rFonts w:hint="eastAsia"/>
          <w:color w:val="auto"/>
          <w:highlight w:val="none"/>
        </w:rPr>
        <w:t>接口地址</w:t>
      </w:r>
      <w:bookmarkEnd w:id="508"/>
    </w:p>
    <w:p w14:paraId="5B192D1F">
      <w:pPr>
        <w:pStyle w:val="41"/>
        <w:rPr>
          <w:color w:val="auto"/>
          <w:highlight w:val="none"/>
        </w:rPr>
      </w:pPr>
      <w:r>
        <w:rPr>
          <w:color w:val="auto"/>
          <w:highlight w:val="none"/>
        </w:rPr>
        <w:t>http//:[ip]:[port]/[project]/ ci/app/requestKeyList</w:t>
      </w:r>
    </w:p>
    <w:p w14:paraId="458C4BDD">
      <w:pPr>
        <w:pStyle w:val="175"/>
        <w:rPr>
          <w:color w:val="auto"/>
          <w:highlight w:val="none"/>
        </w:rPr>
      </w:pPr>
      <w:bookmarkStart w:id="509" w:name="_Toc519178165"/>
      <w:r>
        <w:rPr>
          <w:rFonts w:hint="eastAsia"/>
          <w:color w:val="auto"/>
          <w:highlight w:val="none"/>
        </w:rPr>
        <w:t>接口</w:t>
      </w:r>
      <w:r>
        <w:rPr>
          <w:color w:val="auto"/>
          <w:highlight w:val="none"/>
        </w:rPr>
        <w:t>说明</w:t>
      </w:r>
      <w:bookmarkEnd w:id="509"/>
    </w:p>
    <w:p w14:paraId="1EDBC117">
      <w:pPr>
        <w:pStyle w:val="41"/>
        <w:rPr>
          <w:color w:val="auto"/>
          <w:highlight w:val="none"/>
        </w:rPr>
      </w:pPr>
      <w:r>
        <w:rPr>
          <w:rFonts w:hint="eastAsia"/>
          <w:color w:val="auto"/>
          <w:highlight w:val="none"/>
        </w:rPr>
        <w:t>请求</w:t>
      </w:r>
      <w:r>
        <w:rPr>
          <w:color w:val="auto"/>
          <w:highlight w:val="none"/>
        </w:rPr>
        <w:t>用户密钥</w:t>
      </w:r>
    </w:p>
    <w:p w14:paraId="098734D3">
      <w:pPr>
        <w:pStyle w:val="175"/>
        <w:rPr>
          <w:color w:val="auto"/>
          <w:highlight w:val="none"/>
        </w:rPr>
      </w:pPr>
      <w:bookmarkStart w:id="510" w:name="_Toc519178166"/>
      <w:r>
        <w:rPr>
          <w:rFonts w:hint="eastAsia"/>
          <w:color w:val="auto"/>
          <w:highlight w:val="none"/>
        </w:rPr>
        <w:t>请求参数</w:t>
      </w:r>
      <w:bookmarkEnd w:id="510"/>
    </w:p>
    <w:p w14:paraId="35746894">
      <w:pPr>
        <w:pStyle w:val="41"/>
        <w:rPr>
          <w:color w:val="auto"/>
          <w:highlight w:val="none"/>
        </w:rPr>
      </w:pPr>
      <w:r>
        <w:rPr>
          <w:rFonts w:hint="eastAsia"/>
          <w:color w:val="auto"/>
          <w:highlight w:val="none"/>
        </w:rPr>
        <w:t>请求</w:t>
      </w:r>
      <w:r>
        <w:rPr>
          <w:color w:val="auto"/>
          <w:highlight w:val="none"/>
        </w:rPr>
        <w:t>同步密钥</w:t>
      </w:r>
      <w:r>
        <w:rPr>
          <w:rFonts w:hint="eastAsia"/>
          <w:color w:val="auto"/>
          <w:highlight w:val="none"/>
        </w:rPr>
        <w:t>请求参数详见表9</w:t>
      </w:r>
      <w:r>
        <w:rPr>
          <w:color w:val="auto"/>
          <w:highlight w:val="none"/>
        </w:rPr>
        <w:t>7</w:t>
      </w:r>
      <w:r>
        <w:rPr>
          <w:rFonts w:hint="eastAsia"/>
          <w:color w:val="auto"/>
          <w:highlight w:val="none"/>
        </w:rPr>
        <w:t>。</w:t>
      </w:r>
    </w:p>
    <w:p w14:paraId="62967048">
      <w:pPr>
        <w:pStyle w:val="160"/>
        <w:rPr>
          <w:color w:val="auto"/>
          <w:highlight w:val="none"/>
        </w:rPr>
      </w:pPr>
      <w:r>
        <w:rPr>
          <w:rFonts w:hint="eastAsia"/>
          <w:color w:val="auto"/>
          <w:highlight w:val="none"/>
        </w:rPr>
        <w:t>请求</w:t>
      </w:r>
      <w:r>
        <w:rPr>
          <w:color w:val="auto"/>
          <w:highlight w:val="none"/>
        </w:rPr>
        <w:t>同步密钥</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E9865F0">
        <w:trPr>
          <w:wBefore w:w="0" w:type="dxa"/>
          <w:jc w:val="center"/>
        </w:trPr>
        <w:tc>
          <w:tcPr>
            <w:tcW w:w="2840" w:type="dxa"/>
            <w:noWrap w:val="0"/>
            <w:vAlign w:val="top"/>
          </w:tcPr>
          <w:p w14:paraId="00D472CD">
            <w:pPr>
              <w:rPr>
                <w:rFonts w:ascii="宋体" w:hAnsi="宋体"/>
                <w:color w:val="auto"/>
                <w:sz w:val="18"/>
                <w:szCs w:val="18"/>
                <w:highlight w:val="none"/>
              </w:rPr>
            </w:pPr>
            <w:r>
              <w:rPr>
                <w:rFonts w:hint="eastAsia" w:ascii="宋体" w:hAnsi="宋体"/>
                <w:color w:val="auto"/>
                <w:sz w:val="18"/>
                <w:szCs w:val="18"/>
                <w:highlight w:val="none"/>
              </w:rPr>
              <w:t>字段</w:t>
            </w:r>
          </w:p>
        </w:tc>
        <w:tc>
          <w:tcPr>
            <w:tcW w:w="2841" w:type="dxa"/>
            <w:noWrap w:val="0"/>
            <w:vAlign w:val="top"/>
          </w:tcPr>
          <w:p w14:paraId="49F4063D">
            <w:pPr>
              <w:rPr>
                <w:rFonts w:ascii="宋体" w:hAnsi="宋体"/>
                <w:color w:val="auto"/>
                <w:sz w:val="18"/>
                <w:szCs w:val="18"/>
                <w:highlight w:val="none"/>
              </w:rPr>
            </w:pPr>
            <w:r>
              <w:rPr>
                <w:rFonts w:hint="eastAsia" w:ascii="宋体" w:hAnsi="宋体"/>
                <w:color w:val="auto"/>
                <w:sz w:val="18"/>
                <w:szCs w:val="18"/>
                <w:highlight w:val="none"/>
              </w:rPr>
              <w:t>类型</w:t>
            </w:r>
          </w:p>
        </w:tc>
        <w:tc>
          <w:tcPr>
            <w:tcW w:w="2841" w:type="dxa"/>
            <w:noWrap w:val="0"/>
            <w:vAlign w:val="top"/>
          </w:tcPr>
          <w:p w14:paraId="4D5606C0">
            <w:pPr>
              <w:rPr>
                <w:rFonts w:ascii="宋体" w:hAnsi="宋体"/>
                <w:color w:val="auto"/>
                <w:sz w:val="18"/>
                <w:szCs w:val="18"/>
                <w:highlight w:val="none"/>
              </w:rPr>
            </w:pPr>
            <w:r>
              <w:rPr>
                <w:rFonts w:hint="eastAsia" w:ascii="宋体" w:hAnsi="宋体"/>
                <w:color w:val="auto"/>
                <w:sz w:val="18"/>
                <w:szCs w:val="18"/>
                <w:highlight w:val="none"/>
              </w:rPr>
              <w:t>说明</w:t>
            </w:r>
          </w:p>
        </w:tc>
      </w:tr>
      <w:tr w14:paraId="3D7DB08F">
        <w:trPr>
          <w:wBefore w:w="0" w:type="dxa"/>
          <w:jc w:val="center"/>
        </w:trPr>
        <w:tc>
          <w:tcPr>
            <w:tcW w:w="2840" w:type="dxa"/>
            <w:noWrap w:val="0"/>
            <w:vAlign w:val="top"/>
          </w:tcPr>
          <w:p w14:paraId="330EC2E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thirdUserId</w:t>
            </w:r>
          </w:p>
        </w:tc>
        <w:tc>
          <w:tcPr>
            <w:tcW w:w="2841" w:type="dxa"/>
            <w:noWrap w:val="0"/>
            <w:vAlign w:val="top"/>
          </w:tcPr>
          <w:p w14:paraId="66B479F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2728C6A">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第三方用户id</w:t>
            </w:r>
          </w:p>
        </w:tc>
      </w:tr>
      <w:tr w14:paraId="289C8665">
        <w:trPr>
          <w:wBefore w:w="0" w:type="dxa"/>
          <w:jc w:val="center"/>
        </w:trPr>
        <w:tc>
          <w:tcPr>
            <w:tcW w:w="2840" w:type="dxa"/>
            <w:noWrap w:val="0"/>
            <w:vAlign w:val="top"/>
          </w:tcPr>
          <w:p w14:paraId="3B70454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w:t>
            </w:r>
            <w:r>
              <w:rPr>
                <w:rFonts w:ascii="宋体" w:hAnsi="宋体" w:cs="微软雅黑"/>
                <w:color w:val="auto"/>
                <w:sz w:val="18"/>
                <w:szCs w:val="18"/>
                <w:highlight w:val="none"/>
              </w:rPr>
              <w:t>Id</w:t>
            </w:r>
          </w:p>
        </w:tc>
        <w:tc>
          <w:tcPr>
            <w:tcW w:w="2841" w:type="dxa"/>
            <w:noWrap w:val="0"/>
            <w:vAlign w:val="top"/>
          </w:tcPr>
          <w:p w14:paraId="7EC20C3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581E77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地铁</w:t>
            </w:r>
            <w:r>
              <w:rPr>
                <w:rFonts w:ascii="宋体" w:hAnsi="宋体" w:cs="微软雅黑"/>
                <w:color w:val="auto"/>
                <w:sz w:val="18"/>
                <w:szCs w:val="18"/>
                <w:highlight w:val="none"/>
              </w:rPr>
              <w:t>会员卡号</w:t>
            </w:r>
          </w:p>
        </w:tc>
      </w:tr>
      <w:tr w14:paraId="2F2B001E">
        <w:trPr>
          <w:wBefore w:w="0" w:type="dxa"/>
          <w:jc w:val="center"/>
        </w:trPr>
        <w:tc>
          <w:tcPr>
            <w:tcW w:w="2840" w:type="dxa"/>
            <w:noWrap w:val="0"/>
            <w:vAlign w:val="top"/>
          </w:tcPr>
          <w:p w14:paraId="351DED3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cardType</w:t>
            </w:r>
          </w:p>
        </w:tc>
        <w:tc>
          <w:tcPr>
            <w:tcW w:w="2841" w:type="dxa"/>
            <w:noWrap w:val="0"/>
            <w:vAlign w:val="top"/>
          </w:tcPr>
          <w:p w14:paraId="11945EB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DE84B6E">
            <w:pPr>
              <w:rPr>
                <w:rFonts w:ascii="宋体" w:hAnsi="宋体"/>
                <w:color w:val="auto"/>
                <w:sz w:val="18"/>
                <w:szCs w:val="18"/>
                <w:highlight w:val="none"/>
              </w:rPr>
            </w:pPr>
            <w:r>
              <w:rPr>
                <w:rFonts w:hint="eastAsia" w:ascii="宋体" w:hAnsi="宋体"/>
                <w:color w:val="auto"/>
                <w:sz w:val="18"/>
                <w:szCs w:val="18"/>
                <w:highlight w:val="none"/>
              </w:rPr>
              <w:t>2.8</w:t>
            </w:r>
            <w:r>
              <w:rPr>
                <w:rFonts w:hint="eastAsia" w:ascii="宋体" w:hAnsi="宋体"/>
                <w:color w:val="auto"/>
                <w:sz w:val="18"/>
                <w:szCs w:val="18"/>
                <w:highlight w:val="none"/>
              </w:rPr>
              <w:tab/>
            </w:r>
            <w:r>
              <w:rPr>
                <w:rFonts w:hint="eastAsia" w:ascii="宋体" w:hAnsi="宋体"/>
                <w:color w:val="auto"/>
                <w:sz w:val="18"/>
                <w:szCs w:val="18"/>
                <w:highlight w:val="none"/>
              </w:rPr>
              <w:t>卡类型编码</w:t>
            </w:r>
          </w:p>
        </w:tc>
      </w:tr>
    </w:tbl>
    <w:p w14:paraId="0FB04C0C">
      <w:pPr>
        <w:pStyle w:val="175"/>
        <w:rPr>
          <w:color w:val="auto"/>
          <w:highlight w:val="none"/>
        </w:rPr>
      </w:pPr>
      <w:bookmarkStart w:id="511" w:name="_Toc519178167"/>
      <w:r>
        <w:rPr>
          <w:rFonts w:hint="eastAsia"/>
          <w:color w:val="auto"/>
          <w:highlight w:val="none"/>
        </w:rPr>
        <w:t>应答参数</w:t>
      </w:r>
      <w:bookmarkEnd w:id="511"/>
    </w:p>
    <w:p w14:paraId="5EFEB372">
      <w:pPr>
        <w:pStyle w:val="41"/>
        <w:rPr>
          <w:color w:val="auto"/>
          <w:highlight w:val="none"/>
        </w:rPr>
      </w:pPr>
      <w:r>
        <w:rPr>
          <w:rFonts w:hint="eastAsia"/>
          <w:color w:val="auto"/>
          <w:highlight w:val="none"/>
        </w:rPr>
        <w:t>请求</w:t>
      </w:r>
      <w:r>
        <w:rPr>
          <w:color w:val="auto"/>
          <w:highlight w:val="none"/>
        </w:rPr>
        <w:t>同步密钥</w:t>
      </w:r>
      <w:r>
        <w:rPr>
          <w:rFonts w:hint="eastAsia"/>
          <w:color w:val="auto"/>
          <w:highlight w:val="none"/>
        </w:rPr>
        <w:t>应答参数详见表9</w:t>
      </w:r>
      <w:r>
        <w:rPr>
          <w:color w:val="auto"/>
          <w:highlight w:val="none"/>
        </w:rPr>
        <w:t>8</w:t>
      </w:r>
      <w:r>
        <w:rPr>
          <w:rFonts w:hint="eastAsia"/>
          <w:color w:val="auto"/>
          <w:highlight w:val="none"/>
        </w:rPr>
        <w:t>。</w:t>
      </w:r>
    </w:p>
    <w:p w14:paraId="66C4C4DC">
      <w:pPr>
        <w:pStyle w:val="160"/>
        <w:rPr>
          <w:color w:val="auto"/>
          <w:highlight w:val="none"/>
        </w:rPr>
      </w:pPr>
      <w:r>
        <w:rPr>
          <w:rFonts w:hint="eastAsia"/>
          <w:color w:val="auto"/>
          <w:highlight w:val="none"/>
        </w:rPr>
        <w:t>请求</w:t>
      </w:r>
      <w:r>
        <w:rPr>
          <w:color w:val="auto"/>
          <w:highlight w:val="none"/>
        </w:rPr>
        <w:t>同步密钥</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1EF6E1C">
        <w:trPr>
          <w:wBefore w:w="0" w:type="dxa"/>
          <w:jc w:val="center"/>
        </w:trPr>
        <w:tc>
          <w:tcPr>
            <w:tcW w:w="2840" w:type="dxa"/>
            <w:noWrap w:val="0"/>
            <w:vAlign w:val="top"/>
          </w:tcPr>
          <w:p w14:paraId="5ACA21E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1473C86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616639E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2E4ADE7">
        <w:trPr>
          <w:wBefore w:w="0" w:type="dxa"/>
          <w:jc w:val="center"/>
        </w:trPr>
        <w:tc>
          <w:tcPr>
            <w:tcW w:w="2840" w:type="dxa"/>
            <w:noWrap w:val="0"/>
            <w:vAlign w:val="top"/>
          </w:tcPr>
          <w:p w14:paraId="12FCD7A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3504688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8BFBE9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6E33C338">
        <w:trPr>
          <w:wBefore w:w="0" w:type="dxa"/>
          <w:jc w:val="center"/>
        </w:trPr>
        <w:tc>
          <w:tcPr>
            <w:tcW w:w="2840" w:type="dxa"/>
            <w:noWrap w:val="0"/>
            <w:vAlign w:val="top"/>
          </w:tcPr>
          <w:p w14:paraId="0BB3E3A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4AB5392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40BED2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70D89E30">
        <w:trPr>
          <w:wBefore w:w="0" w:type="dxa"/>
          <w:jc w:val="center"/>
        </w:trPr>
        <w:tc>
          <w:tcPr>
            <w:tcW w:w="2840" w:type="dxa"/>
            <w:noWrap w:val="0"/>
            <w:vAlign w:val="top"/>
          </w:tcPr>
          <w:p w14:paraId="10B24E3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keyList</w:t>
            </w:r>
          </w:p>
        </w:tc>
        <w:tc>
          <w:tcPr>
            <w:tcW w:w="2841" w:type="dxa"/>
            <w:noWrap w:val="0"/>
            <w:vAlign w:val="top"/>
          </w:tcPr>
          <w:p w14:paraId="4A4AC9F7">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j</w:t>
            </w:r>
            <w:r>
              <w:rPr>
                <w:rFonts w:hint="eastAsia" w:ascii="宋体" w:hAnsi="宋体" w:cs="微软雅黑"/>
                <w:color w:val="auto"/>
                <w:sz w:val="18"/>
                <w:szCs w:val="18"/>
                <w:highlight w:val="none"/>
              </w:rPr>
              <w:t>son数字</w:t>
            </w:r>
          </w:p>
        </w:tc>
        <w:tc>
          <w:tcPr>
            <w:tcW w:w="2841" w:type="dxa"/>
            <w:noWrap w:val="0"/>
            <w:vAlign w:val="top"/>
          </w:tcPr>
          <w:p w14:paraId="4AABFAB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密钥</w:t>
            </w:r>
            <w:r>
              <w:rPr>
                <w:rFonts w:ascii="宋体" w:hAnsi="宋体" w:cs="微软雅黑"/>
                <w:color w:val="auto"/>
                <w:sz w:val="18"/>
                <w:szCs w:val="18"/>
                <w:highlight w:val="none"/>
              </w:rPr>
              <w:t>列表</w:t>
            </w:r>
          </w:p>
        </w:tc>
      </w:tr>
      <w:tr w14:paraId="1CB67966">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DA2D53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signType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03137B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48F1E2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00</w:t>
            </w:r>
            <w:r>
              <w:rPr>
                <w:rFonts w:hint="eastAsia" w:ascii="宋体" w:hAnsi="宋体" w:cs="微软雅黑"/>
                <w:color w:val="auto"/>
                <w:sz w:val="18"/>
                <w:szCs w:val="18"/>
                <w:highlight w:val="none"/>
              </w:rPr>
              <w:t>：MD5</w:t>
            </w:r>
          </w:p>
          <w:p w14:paraId="36C9E50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01</w:t>
            </w:r>
            <w:r>
              <w:rPr>
                <w:rFonts w:hint="eastAsia" w:ascii="宋体" w:hAnsi="宋体" w:cs="微软雅黑"/>
                <w:color w:val="auto"/>
                <w:sz w:val="18"/>
                <w:szCs w:val="18"/>
                <w:highlight w:val="none"/>
              </w:rPr>
              <w:t>：sha1withrsa</w:t>
            </w:r>
          </w:p>
        </w:tc>
      </w:tr>
      <w:tr w14:paraId="41F68D2F">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7ABA61F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w:t>
            </w:r>
            <w:r>
              <w:rPr>
                <w:rFonts w:ascii="宋体" w:hAnsi="宋体" w:cs="微软雅黑"/>
                <w:color w:val="auto"/>
                <w:sz w:val="18"/>
                <w:szCs w:val="18"/>
                <w:highlight w:val="none"/>
              </w:rPr>
              <w:t>ign</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518069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F69582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私钥签名sha1withrsa</w:t>
            </w:r>
          </w:p>
        </w:tc>
      </w:tr>
    </w:tbl>
    <w:p w14:paraId="42D4F704">
      <w:pPr>
        <w:pStyle w:val="41"/>
        <w:rPr>
          <w:color w:val="auto"/>
          <w:highlight w:val="none"/>
        </w:rPr>
      </w:pPr>
      <w:r>
        <w:rPr>
          <w:rFonts w:hint="eastAsia"/>
          <w:color w:val="auto"/>
          <w:highlight w:val="none"/>
        </w:rPr>
        <w:t>单条密钥</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C0020BE">
        <w:trPr>
          <w:wBefore w:w="0" w:type="dxa"/>
          <w:jc w:val="center"/>
        </w:trPr>
        <w:tc>
          <w:tcPr>
            <w:tcW w:w="2840" w:type="dxa"/>
            <w:noWrap w:val="0"/>
            <w:vAlign w:val="top"/>
          </w:tcPr>
          <w:p w14:paraId="6FE2CEA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5283698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7E8856C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DAFB250">
        <w:trPr>
          <w:wBefore w:w="0" w:type="dxa"/>
          <w:jc w:val="center"/>
        </w:trPr>
        <w:tc>
          <w:tcPr>
            <w:tcW w:w="2840" w:type="dxa"/>
            <w:noWrap w:val="0"/>
            <w:vAlign w:val="top"/>
          </w:tcPr>
          <w:p w14:paraId="1638227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keyId</w:t>
            </w:r>
          </w:p>
        </w:tc>
        <w:tc>
          <w:tcPr>
            <w:tcW w:w="2841" w:type="dxa"/>
            <w:noWrap w:val="0"/>
            <w:vAlign w:val="top"/>
          </w:tcPr>
          <w:p w14:paraId="59CE4B4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54F906F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密钥</w:t>
            </w:r>
            <w:r>
              <w:rPr>
                <w:rFonts w:ascii="宋体" w:hAnsi="宋体" w:cs="微软雅黑"/>
                <w:color w:val="auto"/>
                <w:sz w:val="18"/>
                <w:szCs w:val="18"/>
                <w:highlight w:val="none"/>
              </w:rPr>
              <w:t>编码</w:t>
            </w:r>
          </w:p>
          <w:p w14:paraId="0105157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00：</w:t>
            </w:r>
            <w:r>
              <w:rPr>
                <w:rFonts w:ascii="宋体" w:hAnsi="宋体" w:cs="微软雅黑"/>
                <w:color w:val="auto"/>
                <w:sz w:val="18"/>
                <w:szCs w:val="18"/>
                <w:highlight w:val="none"/>
              </w:rPr>
              <w:t>工作密钥</w:t>
            </w:r>
          </w:p>
          <w:p w14:paraId="0DFE1B1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01：</w:t>
            </w:r>
            <w:r>
              <w:rPr>
                <w:rFonts w:ascii="宋体" w:hAnsi="宋体" w:cs="微软雅黑"/>
                <w:color w:val="auto"/>
                <w:sz w:val="18"/>
                <w:szCs w:val="18"/>
                <w:highlight w:val="none"/>
              </w:rPr>
              <w:t>用户非对称密钥对</w:t>
            </w:r>
          </w:p>
        </w:tc>
      </w:tr>
      <w:tr w14:paraId="7AA3D90B">
        <w:trPr>
          <w:wBefore w:w="0" w:type="dxa"/>
          <w:jc w:val="center"/>
        </w:trPr>
        <w:tc>
          <w:tcPr>
            <w:tcW w:w="2840" w:type="dxa"/>
            <w:noWrap w:val="0"/>
            <w:vAlign w:val="top"/>
          </w:tcPr>
          <w:p w14:paraId="7D03BB5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keyType</w:t>
            </w:r>
          </w:p>
        </w:tc>
        <w:tc>
          <w:tcPr>
            <w:tcW w:w="2841" w:type="dxa"/>
            <w:noWrap w:val="0"/>
            <w:vAlign w:val="top"/>
          </w:tcPr>
          <w:p w14:paraId="3A54608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E953C1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密钥类型</w:t>
            </w:r>
          </w:p>
          <w:p w14:paraId="1070AE9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 xml:space="preserve"> 0：对称密钥 </w:t>
            </w:r>
          </w:p>
          <w:p w14:paraId="08F4B3C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 xml:space="preserve"> 1：非对称密钥</w:t>
            </w:r>
          </w:p>
        </w:tc>
      </w:tr>
      <w:tr w14:paraId="25A80621">
        <w:trPr>
          <w:wBefore w:w="0" w:type="dxa"/>
          <w:jc w:val="center"/>
        </w:trPr>
        <w:tc>
          <w:tcPr>
            <w:tcW w:w="2840" w:type="dxa"/>
            <w:noWrap w:val="0"/>
            <w:vAlign w:val="top"/>
          </w:tcPr>
          <w:p w14:paraId="77BFD02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keyUserId</w:t>
            </w:r>
          </w:p>
        </w:tc>
        <w:tc>
          <w:tcPr>
            <w:tcW w:w="2841" w:type="dxa"/>
            <w:noWrap w:val="0"/>
            <w:vAlign w:val="top"/>
          </w:tcPr>
          <w:p w14:paraId="1447468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865FC9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非对称</w:t>
            </w:r>
            <w:r>
              <w:rPr>
                <w:rFonts w:ascii="宋体" w:hAnsi="宋体" w:cs="微软雅黑"/>
                <w:color w:val="auto"/>
                <w:sz w:val="18"/>
                <w:szCs w:val="18"/>
                <w:highlight w:val="none"/>
              </w:rPr>
              <w:t>密钥运算</w:t>
            </w:r>
            <w:r>
              <w:rPr>
                <w:rFonts w:hint="eastAsia" w:ascii="宋体" w:hAnsi="宋体" w:cs="微软雅黑"/>
                <w:color w:val="auto"/>
                <w:sz w:val="18"/>
                <w:szCs w:val="18"/>
                <w:highlight w:val="none"/>
              </w:rPr>
              <w:t>的</w:t>
            </w:r>
            <w:r>
              <w:rPr>
                <w:rFonts w:ascii="宋体" w:hAnsi="宋体" w:cs="微软雅黑"/>
                <w:color w:val="auto"/>
                <w:sz w:val="18"/>
                <w:szCs w:val="18"/>
                <w:highlight w:val="none"/>
              </w:rPr>
              <w:t>用户标识</w:t>
            </w:r>
          </w:p>
        </w:tc>
      </w:tr>
      <w:tr w14:paraId="52148A23">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845AA8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keyPrivate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92BB3D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C3F3B4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非对称用户私钥</w:t>
            </w:r>
          </w:p>
        </w:tc>
      </w:tr>
      <w:tr w14:paraId="19622BD1">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7BFFFBE9">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keyPublic</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009114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6750FB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非对称用户公钥X</w:t>
            </w:r>
          </w:p>
        </w:tc>
      </w:tr>
      <w:tr w14:paraId="60E0650A">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8BE80E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keyPublicEffectiveDate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20AF8B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BD414F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公钥有效期</w:t>
            </w:r>
            <w:r>
              <w:rPr>
                <w:rFonts w:ascii="宋体" w:hAnsi="宋体" w:cs="微软雅黑"/>
                <w:color w:val="auto"/>
                <w:sz w:val="18"/>
                <w:szCs w:val="18"/>
                <w:highlight w:val="none"/>
              </w:rPr>
              <w:t>默认</w:t>
            </w:r>
            <w:r>
              <w:rPr>
                <w:rFonts w:hint="eastAsia" w:ascii="宋体" w:hAnsi="宋体" w:cs="微软雅黑"/>
                <w:color w:val="auto"/>
                <w:sz w:val="18"/>
                <w:szCs w:val="18"/>
                <w:highlight w:val="none"/>
              </w:rPr>
              <w:t>7天</w:t>
            </w:r>
          </w:p>
        </w:tc>
      </w:tr>
      <w:tr w14:paraId="064984A1">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6DD7813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signData</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96B3AF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7113147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非对称用户公钥签名数据</w:t>
            </w:r>
          </w:p>
        </w:tc>
      </w:tr>
      <w:tr w14:paraId="5C329524">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27B5AA7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caIdx</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0DE1B0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F04162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非对称公钥</w:t>
            </w:r>
            <w:r>
              <w:rPr>
                <w:rFonts w:ascii="宋体" w:hAnsi="宋体" w:cs="微软雅黑"/>
                <w:color w:val="auto"/>
                <w:sz w:val="18"/>
                <w:szCs w:val="18"/>
                <w:highlight w:val="none"/>
              </w:rPr>
              <w:t>验签密钥索引</w:t>
            </w:r>
          </w:p>
        </w:tc>
      </w:tr>
      <w:tr w14:paraId="1E458884">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6CD7B76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keyWrapValue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210E78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D88A885">
            <w:pPr>
              <w:rPr>
                <w:rFonts w:ascii="宋体" w:hAnsi="宋体" w:cs="微软雅黑"/>
                <w:color w:val="auto"/>
                <w:sz w:val="18"/>
                <w:szCs w:val="18"/>
                <w:highlight w:val="none"/>
              </w:rPr>
            </w:pPr>
            <w:r>
              <w:rPr>
                <w:rFonts w:hint="eastAsia" w:ascii="宋体" w:hAnsi="宋体" w:cs="微软雅黑"/>
                <w:color w:val="auto"/>
                <w:sz w:val="18"/>
                <w:szCs w:val="18"/>
                <w:highlight w:val="none"/>
              </w:rPr>
              <w:t>对称密钥值</w:t>
            </w:r>
          </w:p>
        </w:tc>
      </w:tr>
      <w:tr w14:paraId="7D07ABC6">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409DD70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keyEffectiveDate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480509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165299A">
            <w:pPr>
              <w:rPr>
                <w:rFonts w:ascii="宋体" w:hAnsi="宋体" w:cs="微软雅黑"/>
                <w:color w:val="auto"/>
                <w:sz w:val="18"/>
                <w:szCs w:val="18"/>
                <w:highlight w:val="none"/>
              </w:rPr>
            </w:pPr>
            <w:r>
              <w:rPr>
                <w:rFonts w:hint="eastAsia" w:ascii="宋体" w:hAnsi="宋体" w:cs="微软雅黑"/>
                <w:color w:val="auto"/>
                <w:sz w:val="18"/>
                <w:szCs w:val="18"/>
                <w:highlight w:val="none"/>
              </w:rPr>
              <w:t>对称密钥有效期</w:t>
            </w:r>
          </w:p>
        </w:tc>
      </w:tr>
      <w:tr w14:paraId="118159EE">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518543B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kvc</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241D85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6B7096B">
            <w:pPr>
              <w:rPr>
                <w:rFonts w:ascii="宋体" w:hAnsi="宋体" w:cs="微软雅黑"/>
                <w:color w:val="auto"/>
                <w:sz w:val="18"/>
                <w:szCs w:val="18"/>
                <w:highlight w:val="none"/>
              </w:rPr>
            </w:pPr>
            <w:r>
              <w:rPr>
                <w:rFonts w:hint="eastAsia" w:ascii="宋体" w:hAnsi="宋体" w:cs="微软雅黑"/>
                <w:color w:val="auto"/>
                <w:sz w:val="18"/>
                <w:szCs w:val="18"/>
                <w:highlight w:val="none"/>
              </w:rPr>
              <w:t>对称密钥KVC</w:t>
            </w:r>
          </w:p>
        </w:tc>
      </w:tr>
      <w:tr w14:paraId="6539C9F5">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14B4F274">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reserve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4CD6FB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0F04558">
            <w:pPr>
              <w:rPr>
                <w:rFonts w:ascii="宋体" w:hAnsi="宋体" w:cs="微软雅黑"/>
                <w:color w:val="auto"/>
                <w:sz w:val="18"/>
                <w:szCs w:val="18"/>
                <w:highlight w:val="none"/>
              </w:rPr>
            </w:pPr>
            <w:r>
              <w:rPr>
                <w:rFonts w:hint="eastAsia" w:ascii="宋体" w:hAnsi="宋体" w:cs="微软雅黑"/>
                <w:color w:val="auto"/>
                <w:sz w:val="18"/>
                <w:szCs w:val="18"/>
                <w:highlight w:val="none"/>
              </w:rPr>
              <w:t>预留字段</w:t>
            </w:r>
          </w:p>
        </w:tc>
      </w:tr>
    </w:tbl>
    <w:p w14:paraId="5F5C271A">
      <w:pPr>
        <w:pStyle w:val="146"/>
        <w:spacing w:before="156" w:after="156"/>
        <w:rPr>
          <w:color w:val="auto"/>
          <w:highlight w:val="none"/>
        </w:rPr>
      </w:pPr>
      <w:bookmarkStart w:id="512" w:name="_Toc519178168"/>
      <w:r>
        <w:rPr>
          <w:color w:val="auto"/>
          <w:highlight w:val="none"/>
        </w:rPr>
        <w:t xml:space="preserve">IF8A-03 </w:t>
      </w:r>
      <w:r>
        <w:rPr>
          <w:rFonts w:hint="eastAsia"/>
          <w:color w:val="auto"/>
          <w:highlight w:val="none"/>
        </w:rPr>
        <w:t>请求行业数据</w:t>
      </w:r>
      <w:bookmarkEnd w:id="512"/>
    </w:p>
    <w:p w14:paraId="1461E019">
      <w:pPr>
        <w:pStyle w:val="175"/>
        <w:rPr>
          <w:color w:val="auto"/>
          <w:highlight w:val="none"/>
        </w:rPr>
      </w:pPr>
      <w:bookmarkStart w:id="513" w:name="_Toc519178169"/>
      <w:r>
        <w:rPr>
          <w:rFonts w:hint="eastAsia"/>
          <w:color w:val="auto"/>
          <w:highlight w:val="none"/>
        </w:rPr>
        <w:t>接口地址</w:t>
      </w:r>
      <w:bookmarkEnd w:id="513"/>
    </w:p>
    <w:p w14:paraId="1F679393">
      <w:pPr>
        <w:pStyle w:val="41"/>
        <w:rPr>
          <w:color w:val="auto"/>
          <w:highlight w:val="none"/>
        </w:rPr>
      </w:pPr>
      <w:r>
        <w:rPr>
          <w:color w:val="auto"/>
          <w:highlight w:val="none"/>
        </w:rPr>
        <w:t>http//:[ip]:[port]/[project]/ci/app/request</w:t>
      </w:r>
      <w:r>
        <w:rPr>
          <w:rFonts w:hint="eastAsia"/>
          <w:color w:val="auto"/>
          <w:highlight w:val="none"/>
        </w:rPr>
        <w:t>IndustryData</w:t>
      </w:r>
    </w:p>
    <w:p w14:paraId="565835B4">
      <w:pPr>
        <w:pStyle w:val="175"/>
        <w:rPr>
          <w:color w:val="auto"/>
          <w:highlight w:val="none"/>
        </w:rPr>
      </w:pPr>
      <w:bookmarkStart w:id="514" w:name="_Toc519178170"/>
      <w:r>
        <w:rPr>
          <w:rFonts w:hint="eastAsia"/>
          <w:color w:val="auto"/>
          <w:highlight w:val="none"/>
        </w:rPr>
        <w:t>接口</w:t>
      </w:r>
      <w:r>
        <w:rPr>
          <w:color w:val="auto"/>
          <w:highlight w:val="none"/>
        </w:rPr>
        <w:t>说明</w:t>
      </w:r>
      <w:bookmarkEnd w:id="514"/>
    </w:p>
    <w:p w14:paraId="4146D5A8">
      <w:pPr>
        <w:pStyle w:val="41"/>
        <w:rPr>
          <w:color w:val="auto"/>
          <w:highlight w:val="none"/>
        </w:rPr>
      </w:pPr>
      <w:r>
        <w:rPr>
          <w:rFonts w:hint="eastAsia"/>
          <w:color w:val="auto"/>
          <w:highlight w:val="none"/>
        </w:rPr>
        <w:t>请求</w:t>
      </w:r>
      <w:r>
        <w:rPr>
          <w:color w:val="auto"/>
          <w:highlight w:val="none"/>
        </w:rPr>
        <w:t>ITP</w:t>
      </w:r>
      <w:r>
        <w:rPr>
          <w:rFonts w:hint="eastAsia"/>
          <w:color w:val="auto"/>
          <w:highlight w:val="none"/>
        </w:rPr>
        <w:t>行业</w:t>
      </w:r>
      <w:r>
        <w:rPr>
          <w:color w:val="auto"/>
          <w:highlight w:val="none"/>
        </w:rPr>
        <w:t>数据</w:t>
      </w:r>
    </w:p>
    <w:p w14:paraId="4FCE272D">
      <w:pPr>
        <w:pStyle w:val="175"/>
        <w:rPr>
          <w:color w:val="auto"/>
          <w:highlight w:val="none"/>
        </w:rPr>
      </w:pPr>
      <w:bookmarkStart w:id="515" w:name="_Toc519178171"/>
      <w:r>
        <w:rPr>
          <w:rFonts w:hint="eastAsia"/>
          <w:color w:val="auto"/>
          <w:highlight w:val="none"/>
        </w:rPr>
        <w:t>请求参数</w:t>
      </w:r>
      <w:bookmarkEnd w:id="515"/>
    </w:p>
    <w:p w14:paraId="3CD529F9">
      <w:pPr>
        <w:pStyle w:val="41"/>
        <w:rPr>
          <w:color w:val="auto"/>
          <w:highlight w:val="none"/>
        </w:rPr>
      </w:pPr>
      <w:r>
        <w:rPr>
          <w:rFonts w:hint="eastAsia"/>
          <w:color w:val="auto"/>
          <w:highlight w:val="none"/>
        </w:rPr>
        <w:t>请求行业数据请求参数详见表9</w:t>
      </w:r>
      <w:r>
        <w:rPr>
          <w:color w:val="auto"/>
          <w:highlight w:val="none"/>
        </w:rPr>
        <w:t>9</w:t>
      </w:r>
      <w:r>
        <w:rPr>
          <w:rFonts w:hint="eastAsia"/>
          <w:color w:val="auto"/>
          <w:highlight w:val="none"/>
        </w:rPr>
        <w:t>。</w:t>
      </w:r>
    </w:p>
    <w:p w14:paraId="65742DCF">
      <w:pPr>
        <w:pStyle w:val="160"/>
        <w:rPr>
          <w:color w:val="auto"/>
          <w:highlight w:val="none"/>
        </w:rPr>
      </w:pPr>
      <w:r>
        <w:rPr>
          <w:rFonts w:hint="eastAsia"/>
          <w:color w:val="auto"/>
          <w:highlight w:val="none"/>
        </w:rPr>
        <w:t>请求行业数据请求参数信息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3149A38">
        <w:trPr>
          <w:wBefore w:w="0" w:type="dxa"/>
          <w:trHeight w:val="331" w:hRule="atLeast"/>
          <w:jc w:val="center"/>
        </w:trPr>
        <w:tc>
          <w:tcPr>
            <w:tcW w:w="2840" w:type="dxa"/>
            <w:noWrap w:val="0"/>
            <w:vAlign w:val="top"/>
          </w:tcPr>
          <w:p w14:paraId="572DFC32">
            <w:pPr>
              <w:rPr>
                <w:rFonts w:ascii="宋体" w:hAnsi="宋体"/>
                <w:color w:val="auto"/>
                <w:sz w:val="18"/>
                <w:szCs w:val="18"/>
                <w:highlight w:val="none"/>
              </w:rPr>
            </w:pPr>
            <w:r>
              <w:rPr>
                <w:rFonts w:hint="eastAsia" w:ascii="宋体" w:hAnsi="宋体"/>
                <w:color w:val="auto"/>
                <w:sz w:val="18"/>
                <w:szCs w:val="18"/>
                <w:highlight w:val="none"/>
              </w:rPr>
              <w:t>字段</w:t>
            </w:r>
          </w:p>
        </w:tc>
        <w:tc>
          <w:tcPr>
            <w:tcW w:w="2841" w:type="dxa"/>
            <w:noWrap w:val="0"/>
            <w:vAlign w:val="top"/>
          </w:tcPr>
          <w:p w14:paraId="30F59DB8">
            <w:pPr>
              <w:rPr>
                <w:rFonts w:ascii="宋体" w:hAnsi="宋体"/>
                <w:color w:val="auto"/>
                <w:sz w:val="18"/>
                <w:szCs w:val="18"/>
                <w:highlight w:val="none"/>
              </w:rPr>
            </w:pPr>
            <w:r>
              <w:rPr>
                <w:rFonts w:hint="eastAsia" w:ascii="宋体" w:hAnsi="宋体"/>
                <w:color w:val="auto"/>
                <w:sz w:val="18"/>
                <w:szCs w:val="18"/>
                <w:highlight w:val="none"/>
              </w:rPr>
              <w:t>类型</w:t>
            </w:r>
          </w:p>
        </w:tc>
        <w:tc>
          <w:tcPr>
            <w:tcW w:w="2841" w:type="dxa"/>
            <w:noWrap w:val="0"/>
            <w:vAlign w:val="top"/>
          </w:tcPr>
          <w:p w14:paraId="40112BA5">
            <w:pPr>
              <w:rPr>
                <w:rFonts w:ascii="宋体" w:hAnsi="宋体"/>
                <w:color w:val="auto"/>
                <w:sz w:val="18"/>
                <w:szCs w:val="18"/>
                <w:highlight w:val="none"/>
              </w:rPr>
            </w:pPr>
            <w:r>
              <w:rPr>
                <w:rFonts w:hint="eastAsia" w:ascii="宋体" w:hAnsi="宋体"/>
                <w:color w:val="auto"/>
                <w:sz w:val="18"/>
                <w:szCs w:val="18"/>
                <w:highlight w:val="none"/>
              </w:rPr>
              <w:t>说明</w:t>
            </w:r>
          </w:p>
        </w:tc>
      </w:tr>
      <w:tr w14:paraId="0F19341F">
        <w:trPr>
          <w:wBefore w:w="0" w:type="dxa"/>
          <w:jc w:val="center"/>
        </w:trPr>
        <w:tc>
          <w:tcPr>
            <w:tcW w:w="2840" w:type="dxa"/>
            <w:noWrap w:val="0"/>
            <w:vAlign w:val="top"/>
          </w:tcPr>
          <w:p w14:paraId="273BEBC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thirdUserId</w:t>
            </w:r>
          </w:p>
        </w:tc>
        <w:tc>
          <w:tcPr>
            <w:tcW w:w="2841" w:type="dxa"/>
            <w:noWrap w:val="0"/>
            <w:vAlign w:val="top"/>
          </w:tcPr>
          <w:p w14:paraId="59D6A00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8BC665B">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第三方用户id</w:t>
            </w:r>
          </w:p>
        </w:tc>
      </w:tr>
      <w:tr w14:paraId="743B5645">
        <w:trPr>
          <w:wBefore w:w="0" w:type="dxa"/>
          <w:jc w:val="center"/>
        </w:trPr>
        <w:tc>
          <w:tcPr>
            <w:tcW w:w="2840" w:type="dxa"/>
            <w:noWrap w:val="0"/>
            <w:vAlign w:val="top"/>
          </w:tcPr>
          <w:p w14:paraId="160E1A1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w:t>
            </w:r>
            <w:r>
              <w:rPr>
                <w:rFonts w:ascii="宋体" w:hAnsi="宋体" w:cs="微软雅黑"/>
                <w:color w:val="auto"/>
                <w:sz w:val="18"/>
                <w:szCs w:val="18"/>
                <w:highlight w:val="none"/>
              </w:rPr>
              <w:t>Id</w:t>
            </w:r>
          </w:p>
        </w:tc>
        <w:tc>
          <w:tcPr>
            <w:tcW w:w="2841" w:type="dxa"/>
            <w:noWrap w:val="0"/>
            <w:vAlign w:val="top"/>
          </w:tcPr>
          <w:p w14:paraId="69A23C4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014316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地铁</w:t>
            </w:r>
            <w:r>
              <w:rPr>
                <w:rFonts w:ascii="宋体" w:hAnsi="宋体" w:cs="微软雅黑"/>
                <w:color w:val="auto"/>
                <w:sz w:val="18"/>
                <w:szCs w:val="18"/>
                <w:highlight w:val="none"/>
              </w:rPr>
              <w:t>会员卡号</w:t>
            </w:r>
          </w:p>
        </w:tc>
      </w:tr>
      <w:tr w14:paraId="0FB58F09">
        <w:trPr>
          <w:wBefore w:w="0" w:type="dxa"/>
          <w:jc w:val="center"/>
        </w:trPr>
        <w:tc>
          <w:tcPr>
            <w:tcW w:w="2840" w:type="dxa"/>
            <w:noWrap w:val="0"/>
            <w:vAlign w:val="top"/>
          </w:tcPr>
          <w:p w14:paraId="5B49BCA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cardType</w:t>
            </w:r>
          </w:p>
        </w:tc>
        <w:tc>
          <w:tcPr>
            <w:tcW w:w="2841" w:type="dxa"/>
            <w:noWrap w:val="0"/>
            <w:vAlign w:val="top"/>
          </w:tcPr>
          <w:p w14:paraId="38C018D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F6F3751">
            <w:pPr>
              <w:rPr>
                <w:rFonts w:ascii="宋体" w:hAnsi="宋体"/>
                <w:color w:val="auto"/>
                <w:sz w:val="18"/>
                <w:szCs w:val="18"/>
                <w:highlight w:val="none"/>
              </w:rPr>
            </w:pPr>
            <w:r>
              <w:rPr>
                <w:rFonts w:hint="eastAsia" w:ascii="宋体" w:hAnsi="宋体"/>
                <w:color w:val="auto"/>
                <w:sz w:val="18"/>
                <w:szCs w:val="18"/>
                <w:highlight w:val="none"/>
              </w:rPr>
              <w:t>2.8</w:t>
            </w:r>
            <w:r>
              <w:rPr>
                <w:rFonts w:hint="eastAsia" w:ascii="宋体" w:hAnsi="宋体"/>
                <w:color w:val="auto"/>
                <w:sz w:val="18"/>
                <w:szCs w:val="18"/>
                <w:highlight w:val="none"/>
              </w:rPr>
              <w:tab/>
            </w:r>
            <w:r>
              <w:rPr>
                <w:rFonts w:hint="eastAsia" w:ascii="宋体" w:hAnsi="宋体"/>
                <w:color w:val="auto"/>
                <w:sz w:val="18"/>
                <w:szCs w:val="18"/>
                <w:highlight w:val="none"/>
              </w:rPr>
              <w:t>卡类型编码</w:t>
            </w:r>
          </w:p>
        </w:tc>
      </w:tr>
    </w:tbl>
    <w:p w14:paraId="045CE18D">
      <w:pPr>
        <w:pStyle w:val="175"/>
        <w:rPr>
          <w:color w:val="auto"/>
          <w:highlight w:val="none"/>
        </w:rPr>
      </w:pPr>
      <w:bookmarkStart w:id="516" w:name="_Toc519178172"/>
      <w:r>
        <w:rPr>
          <w:rFonts w:hint="eastAsia"/>
          <w:color w:val="auto"/>
          <w:highlight w:val="none"/>
        </w:rPr>
        <w:t>应答参数</w:t>
      </w:r>
      <w:bookmarkEnd w:id="516"/>
    </w:p>
    <w:p w14:paraId="4E7D07F2">
      <w:pPr>
        <w:pStyle w:val="41"/>
        <w:rPr>
          <w:color w:val="auto"/>
          <w:highlight w:val="none"/>
        </w:rPr>
      </w:pPr>
      <w:r>
        <w:rPr>
          <w:rFonts w:hint="eastAsia"/>
          <w:color w:val="auto"/>
          <w:highlight w:val="none"/>
        </w:rPr>
        <w:t>请求行业数据应答参数详见表1</w:t>
      </w:r>
      <w:r>
        <w:rPr>
          <w:color w:val="auto"/>
          <w:highlight w:val="none"/>
        </w:rPr>
        <w:t>00</w:t>
      </w:r>
      <w:r>
        <w:rPr>
          <w:rFonts w:hint="eastAsia"/>
          <w:color w:val="auto"/>
          <w:highlight w:val="none"/>
        </w:rPr>
        <w:t>。</w:t>
      </w:r>
    </w:p>
    <w:p w14:paraId="4BAB2787">
      <w:pPr>
        <w:pStyle w:val="160"/>
        <w:rPr>
          <w:color w:val="auto"/>
          <w:highlight w:val="none"/>
        </w:rPr>
      </w:pPr>
      <w:r>
        <w:rPr>
          <w:rFonts w:hint="eastAsia"/>
          <w:color w:val="auto"/>
          <w:highlight w:val="none"/>
        </w:rPr>
        <w:t>请求行业数据应答参数信息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F5B6E14">
        <w:trPr>
          <w:wBefore w:w="0" w:type="dxa"/>
          <w:jc w:val="center"/>
        </w:trPr>
        <w:tc>
          <w:tcPr>
            <w:tcW w:w="2840" w:type="dxa"/>
            <w:noWrap w:val="0"/>
            <w:vAlign w:val="top"/>
          </w:tcPr>
          <w:p w14:paraId="243E9F2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D298E2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0A7076D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162B79C7">
        <w:trPr>
          <w:wBefore w:w="0" w:type="dxa"/>
          <w:jc w:val="center"/>
        </w:trPr>
        <w:tc>
          <w:tcPr>
            <w:tcW w:w="2840" w:type="dxa"/>
            <w:noWrap w:val="0"/>
            <w:vAlign w:val="top"/>
          </w:tcPr>
          <w:p w14:paraId="1F9254B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022A4BB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5F88E1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0ABAE00E">
        <w:trPr>
          <w:wBefore w:w="0" w:type="dxa"/>
          <w:jc w:val="center"/>
        </w:trPr>
        <w:tc>
          <w:tcPr>
            <w:tcW w:w="2840" w:type="dxa"/>
            <w:noWrap w:val="0"/>
            <w:vAlign w:val="top"/>
          </w:tcPr>
          <w:p w14:paraId="2D6514D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3FDB5B1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99A946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186DFBF5">
        <w:trPr>
          <w:wBefore w:w="0" w:type="dxa"/>
          <w:jc w:val="center"/>
        </w:trPr>
        <w:tc>
          <w:tcPr>
            <w:tcW w:w="2840" w:type="dxa"/>
            <w:noWrap w:val="0"/>
            <w:vAlign w:val="top"/>
          </w:tcPr>
          <w:p w14:paraId="449F8FD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cardData</w:t>
            </w:r>
          </w:p>
        </w:tc>
        <w:tc>
          <w:tcPr>
            <w:tcW w:w="2841" w:type="dxa"/>
            <w:noWrap w:val="0"/>
            <w:vAlign w:val="top"/>
          </w:tcPr>
          <w:p w14:paraId="40A4883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1614AB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行业</w:t>
            </w:r>
            <w:r>
              <w:rPr>
                <w:rFonts w:ascii="宋体" w:hAnsi="宋体" w:cs="微软雅黑"/>
                <w:color w:val="auto"/>
                <w:sz w:val="18"/>
                <w:szCs w:val="18"/>
                <w:highlight w:val="none"/>
              </w:rPr>
              <w:t>数据</w:t>
            </w:r>
            <w:r>
              <w:rPr>
                <w:rFonts w:hint="eastAsia" w:ascii="宋体" w:hAnsi="宋体" w:cs="微软雅黑"/>
                <w:color w:val="auto"/>
                <w:sz w:val="18"/>
                <w:szCs w:val="18"/>
                <w:highlight w:val="none"/>
              </w:rPr>
              <w:t xml:space="preserve"> 编码</w:t>
            </w:r>
            <w:r>
              <w:rPr>
                <w:rFonts w:ascii="宋体" w:hAnsi="宋体" w:cs="微软雅黑"/>
                <w:color w:val="auto"/>
                <w:sz w:val="18"/>
                <w:szCs w:val="18"/>
                <w:highlight w:val="none"/>
              </w:rPr>
              <w:t>格式Hexstring</w:t>
            </w:r>
          </w:p>
        </w:tc>
      </w:tr>
      <w:tr w14:paraId="3BF22170">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76940B4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signType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B59748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D53DFD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00</w:t>
            </w:r>
            <w:r>
              <w:rPr>
                <w:rFonts w:hint="eastAsia" w:ascii="宋体" w:hAnsi="宋体" w:cs="微软雅黑"/>
                <w:color w:val="auto"/>
                <w:sz w:val="18"/>
                <w:szCs w:val="18"/>
                <w:highlight w:val="none"/>
              </w:rPr>
              <w:t>：不签名</w:t>
            </w:r>
          </w:p>
          <w:p w14:paraId="107E022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01</w:t>
            </w:r>
            <w:r>
              <w:rPr>
                <w:rFonts w:hint="eastAsia" w:ascii="宋体" w:hAnsi="宋体" w:cs="微软雅黑"/>
                <w:color w:val="auto"/>
                <w:sz w:val="18"/>
                <w:szCs w:val="18"/>
                <w:highlight w:val="none"/>
              </w:rPr>
              <w:t>：sha1withrsa</w:t>
            </w:r>
          </w:p>
          <w:p w14:paraId="6B64CE73">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02</w:t>
            </w:r>
            <w:r>
              <w:rPr>
                <w:rFonts w:hint="eastAsia" w:ascii="宋体" w:hAnsi="宋体" w:cs="微软雅黑"/>
                <w:color w:val="auto"/>
                <w:sz w:val="18"/>
                <w:szCs w:val="18"/>
                <w:highlight w:val="none"/>
              </w:rPr>
              <w:t>：MD5</w:t>
            </w:r>
          </w:p>
        </w:tc>
      </w:tr>
      <w:tr w14:paraId="1618C05D">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12E5E0E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w:t>
            </w:r>
            <w:r>
              <w:rPr>
                <w:rFonts w:ascii="宋体" w:hAnsi="宋体" w:cs="微软雅黑"/>
                <w:color w:val="auto"/>
                <w:sz w:val="18"/>
                <w:szCs w:val="18"/>
                <w:highlight w:val="none"/>
              </w:rPr>
              <w:t>ign</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7A7EB6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56C172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私钥签名sha1withrsa</w:t>
            </w:r>
          </w:p>
        </w:tc>
      </w:tr>
    </w:tbl>
    <w:p w14:paraId="33030CB9">
      <w:pPr>
        <w:pStyle w:val="146"/>
        <w:spacing w:before="156" w:after="156"/>
        <w:rPr>
          <w:color w:val="auto"/>
          <w:highlight w:val="none"/>
        </w:rPr>
      </w:pPr>
      <w:bookmarkStart w:id="517" w:name="_Toc519178173"/>
      <w:r>
        <w:rPr>
          <w:color w:val="auto"/>
          <w:highlight w:val="none"/>
        </w:rPr>
        <w:t xml:space="preserve">IF8A-04 </w:t>
      </w:r>
      <w:r>
        <w:rPr>
          <w:rFonts w:hint="eastAsia"/>
          <w:color w:val="auto"/>
          <w:highlight w:val="none"/>
        </w:rPr>
        <w:t>请求用户自助补</w:t>
      </w:r>
      <w:r>
        <w:rPr>
          <w:color w:val="auto"/>
          <w:highlight w:val="none"/>
        </w:rPr>
        <w:t>站</w:t>
      </w:r>
      <w:bookmarkEnd w:id="517"/>
    </w:p>
    <w:p w14:paraId="5CC012ED">
      <w:pPr>
        <w:pStyle w:val="175"/>
        <w:rPr>
          <w:color w:val="auto"/>
          <w:highlight w:val="none"/>
        </w:rPr>
      </w:pPr>
      <w:bookmarkStart w:id="518" w:name="_Toc519178174"/>
      <w:r>
        <w:rPr>
          <w:rFonts w:hint="eastAsia"/>
          <w:color w:val="auto"/>
          <w:highlight w:val="none"/>
        </w:rPr>
        <w:t>接口地址</w:t>
      </w:r>
      <w:bookmarkEnd w:id="518"/>
    </w:p>
    <w:p w14:paraId="2822040A">
      <w:pPr>
        <w:pStyle w:val="41"/>
        <w:rPr>
          <w:color w:val="auto"/>
          <w:highlight w:val="none"/>
        </w:rPr>
      </w:pPr>
      <w:r>
        <w:rPr>
          <w:color w:val="auto"/>
          <w:highlight w:val="none"/>
        </w:rPr>
        <w:t>http//:[ip]:[port]/[project]/ci/app/requestExcessFare</w:t>
      </w:r>
    </w:p>
    <w:p w14:paraId="772D3CC4">
      <w:pPr>
        <w:pStyle w:val="175"/>
        <w:rPr>
          <w:color w:val="auto"/>
          <w:highlight w:val="none"/>
        </w:rPr>
      </w:pPr>
      <w:bookmarkStart w:id="519" w:name="_Toc519178175"/>
      <w:r>
        <w:rPr>
          <w:rFonts w:hint="eastAsia"/>
          <w:color w:val="auto"/>
          <w:highlight w:val="none"/>
        </w:rPr>
        <w:t>接口</w:t>
      </w:r>
      <w:r>
        <w:rPr>
          <w:color w:val="auto"/>
          <w:highlight w:val="none"/>
        </w:rPr>
        <w:t>说明</w:t>
      </w:r>
      <w:bookmarkEnd w:id="519"/>
    </w:p>
    <w:p w14:paraId="72BA183D">
      <w:pPr>
        <w:pStyle w:val="41"/>
        <w:rPr>
          <w:color w:val="auto"/>
          <w:highlight w:val="none"/>
        </w:rPr>
      </w:pPr>
      <w:r>
        <w:rPr>
          <w:rFonts w:hint="eastAsia"/>
          <w:color w:val="auto"/>
          <w:highlight w:val="none"/>
        </w:rPr>
        <w:t>请求自助</w:t>
      </w:r>
      <w:r>
        <w:rPr>
          <w:color w:val="auto"/>
          <w:highlight w:val="none"/>
        </w:rPr>
        <w:t>补票</w:t>
      </w:r>
    </w:p>
    <w:p w14:paraId="4D42AB6C">
      <w:pPr>
        <w:pStyle w:val="175"/>
        <w:rPr>
          <w:color w:val="auto"/>
          <w:highlight w:val="none"/>
        </w:rPr>
      </w:pPr>
      <w:bookmarkStart w:id="520" w:name="_Toc519178176"/>
      <w:r>
        <w:rPr>
          <w:rFonts w:hint="eastAsia"/>
          <w:color w:val="auto"/>
          <w:highlight w:val="none"/>
        </w:rPr>
        <w:t>请求参数</w:t>
      </w:r>
      <w:bookmarkEnd w:id="520"/>
    </w:p>
    <w:p w14:paraId="3BBD0767">
      <w:pPr>
        <w:pStyle w:val="41"/>
        <w:rPr>
          <w:color w:val="auto"/>
          <w:highlight w:val="none"/>
        </w:rPr>
      </w:pPr>
      <w:r>
        <w:rPr>
          <w:rFonts w:hint="eastAsia"/>
          <w:color w:val="auto"/>
          <w:highlight w:val="none"/>
        </w:rPr>
        <w:t>请求用户自助补</w:t>
      </w:r>
      <w:r>
        <w:rPr>
          <w:color w:val="auto"/>
          <w:highlight w:val="none"/>
        </w:rPr>
        <w:t>站</w:t>
      </w:r>
      <w:r>
        <w:rPr>
          <w:rFonts w:hint="eastAsia"/>
          <w:color w:val="auto"/>
          <w:highlight w:val="none"/>
        </w:rPr>
        <w:t>请求参数详见表1</w:t>
      </w:r>
      <w:r>
        <w:rPr>
          <w:color w:val="auto"/>
          <w:highlight w:val="none"/>
        </w:rPr>
        <w:t>01</w:t>
      </w:r>
      <w:r>
        <w:rPr>
          <w:rFonts w:hint="eastAsia"/>
          <w:color w:val="auto"/>
          <w:highlight w:val="none"/>
        </w:rPr>
        <w:t>。</w:t>
      </w:r>
    </w:p>
    <w:p w14:paraId="26FBD35C">
      <w:pPr>
        <w:pStyle w:val="160"/>
        <w:rPr>
          <w:color w:val="auto"/>
          <w:highlight w:val="none"/>
        </w:rPr>
      </w:pPr>
      <w:r>
        <w:rPr>
          <w:rFonts w:hint="eastAsia"/>
          <w:color w:val="auto"/>
          <w:highlight w:val="none"/>
        </w:rPr>
        <w:t>请求用户自助补</w:t>
      </w:r>
      <w:r>
        <w:rPr>
          <w:color w:val="auto"/>
          <w:highlight w:val="none"/>
        </w:rPr>
        <w:t>站</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40B0951">
        <w:trPr>
          <w:wBefore w:w="0" w:type="dxa"/>
          <w:jc w:val="center"/>
        </w:trPr>
        <w:tc>
          <w:tcPr>
            <w:tcW w:w="2840" w:type="dxa"/>
            <w:noWrap w:val="0"/>
            <w:vAlign w:val="top"/>
          </w:tcPr>
          <w:p w14:paraId="04C62224">
            <w:pPr>
              <w:rPr>
                <w:rFonts w:ascii="宋体" w:hAnsi="宋体"/>
                <w:color w:val="auto"/>
                <w:sz w:val="18"/>
                <w:szCs w:val="18"/>
                <w:highlight w:val="none"/>
              </w:rPr>
            </w:pPr>
            <w:r>
              <w:rPr>
                <w:rFonts w:hint="eastAsia" w:ascii="宋体" w:hAnsi="宋体"/>
                <w:color w:val="auto"/>
                <w:sz w:val="18"/>
                <w:szCs w:val="18"/>
                <w:highlight w:val="none"/>
              </w:rPr>
              <w:t>字段</w:t>
            </w:r>
          </w:p>
        </w:tc>
        <w:tc>
          <w:tcPr>
            <w:tcW w:w="2841" w:type="dxa"/>
            <w:noWrap w:val="0"/>
            <w:vAlign w:val="top"/>
          </w:tcPr>
          <w:p w14:paraId="3D892F97">
            <w:pPr>
              <w:rPr>
                <w:rFonts w:ascii="宋体" w:hAnsi="宋体"/>
                <w:color w:val="auto"/>
                <w:sz w:val="18"/>
                <w:szCs w:val="18"/>
                <w:highlight w:val="none"/>
              </w:rPr>
            </w:pPr>
            <w:r>
              <w:rPr>
                <w:rFonts w:hint="eastAsia" w:ascii="宋体" w:hAnsi="宋体"/>
                <w:color w:val="auto"/>
                <w:sz w:val="18"/>
                <w:szCs w:val="18"/>
                <w:highlight w:val="none"/>
              </w:rPr>
              <w:t>类型</w:t>
            </w:r>
          </w:p>
        </w:tc>
        <w:tc>
          <w:tcPr>
            <w:tcW w:w="2841" w:type="dxa"/>
            <w:noWrap w:val="0"/>
            <w:vAlign w:val="top"/>
          </w:tcPr>
          <w:p w14:paraId="68E55B82">
            <w:pPr>
              <w:rPr>
                <w:rFonts w:ascii="宋体" w:hAnsi="宋体"/>
                <w:color w:val="auto"/>
                <w:sz w:val="18"/>
                <w:szCs w:val="18"/>
                <w:highlight w:val="none"/>
              </w:rPr>
            </w:pPr>
            <w:r>
              <w:rPr>
                <w:rFonts w:hint="eastAsia" w:ascii="宋体" w:hAnsi="宋体"/>
                <w:color w:val="auto"/>
                <w:sz w:val="18"/>
                <w:szCs w:val="18"/>
                <w:highlight w:val="none"/>
              </w:rPr>
              <w:t>说明</w:t>
            </w:r>
          </w:p>
        </w:tc>
      </w:tr>
      <w:tr w14:paraId="2855FA9A">
        <w:trPr>
          <w:wBefore w:w="0" w:type="dxa"/>
          <w:jc w:val="center"/>
        </w:trPr>
        <w:tc>
          <w:tcPr>
            <w:tcW w:w="2840" w:type="dxa"/>
            <w:noWrap w:val="0"/>
            <w:vAlign w:val="top"/>
          </w:tcPr>
          <w:p w14:paraId="0CE4FE0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thirdUserId</w:t>
            </w:r>
          </w:p>
        </w:tc>
        <w:tc>
          <w:tcPr>
            <w:tcW w:w="2841" w:type="dxa"/>
            <w:noWrap w:val="0"/>
            <w:vAlign w:val="top"/>
          </w:tcPr>
          <w:p w14:paraId="0F2763D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1C58DC1">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第三方用户id</w:t>
            </w:r>
          </w:p>
        </w:tc>
      </w:tr>
      <w:tr w14:paraId="5B166131">
        <w:trPr>
          <w:wBefore w:w="0" w:type="dxa"/>
          <w:jc w:val="center"/>
        </w:trPr>
        <w:tc>
          <w:tcPr>
            <w:tcW w:w="2840" w:type="dxa"/>
            <w:noWrap w:val="0"/>
            <w:vAlign w:val="top"/>
          </w:tcPr>
          <w:p w14:paraId="0BAD351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w:t>
            </w:r>
            <w:r>
              <w:rPr>
                <w:rFonts w:ascii="宋体" w:hAnsi="宋体" w:cs="微软雅黑"/>
                <w:color w:val="auto"/>
                <w:sz w:val="18"/>
                <w:szCs w:val="18"/>
                <w:highlight w:val="none"/>
              </w:rPr>
              <w:t>Id</w:t>
            </w:r>
          </w:p>
        </w:tc>
        <w:tc>
          <w:tcPr>
            <w:tcW w:w="2841" w:type="dxa"/>
            <w:noWrap w:val="0"/>
            <w:vAlign w:val="top"/>
          </w:tcPr>
          <w:p w14:paraId="1A7A711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E42913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地铁</w:t>
            </w:r>
            <w:r>
              <w:rPr>
                <w:rFonts w:ascii="宋体" w:hAnsi="宋体" w:cs="微软雅黑"/>
                <w:color w:val="auto"/>
                <w:sz w:val="18"/>
                <w:szCs w:val="18"/>
                <w:highlight w:val="none"/>
              </w:rPr>
              <w:t>会员卡号</w:t>
            </w:r>
          </w:p>
        </w:tc>
      </w:tr>
      <w:tr w14:paraId="7AD61FFD">
        <w:trPr>
          <w:wBefore w:w="0" w:type="dxa"/>
          <w:jc w:val="center"/>
        </w:trPr>
        <w:tc>
          <w:tcPr>
            <w:tcW w:w="2840" w:type="dxa"/>
            <w:noWrap w:val="0"/>
            <w:vAlign w:val="top"/>
          </w:tcPr>
          <w:p w14:paraId="10221EA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cardType</w:t>
            </w:r>
          </w:p>
        </w:tc>
        <w:tc>
          <w:tcPr>
            <w:tcW w:w="2841" w:type="dxa"/>
            <w:noWrap w:val="0"/>
            <w:vAlign w:val="top"/>
          </w:tcPr>
          <w:p w14:paraId="0248055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05B8448">
            <w:pPr>
              <w:rPr>
                <w:rFonts w:ascii="宋体" w:hAnsi="宋体"/>
                <w:color w:val="auto"/>
                <w:sz w:val="18"/>
                <w:szCs w:val="18"/>
                <w:highlight w:val="none"/>
              </w:rPr>
            </w:pPr>
            <w:r>
              <w:rPr>
                <w:rFonts w:hint="eastAsia" w:ascii="宋体" w:hAnsi="宋体"/>
                <w:color w:val="auto"/>
                <w:sz w:val="18"/>
                <w:szCs w:val="18"/>
                <w:highlight w:val="none"/>
              </w:rPr>
              <w:t>2.8</w:t>
            </w:r>
            <w:r>
              <w:rPr>
                <w:rFonts w:hint="eastAsia" w:ascii="宋体" w:hAnsi="宋体"/>
                <w:color w:val="auto"/>
                <w:sz w:val="18"/>
                <w:szCs w:val="18"/>
                <w:highlight w:val="none"/>
              </w:rPr>
              <w:tab/>
            </w:r>
            <w:r>
              <w:rPr>
                <w:rFonts w:hint="eastAsia" w:ascii="宋体" w:hAnsi="宋体"/>
                <w:color w:val="auto"/>
                <w:sz w:val="18"/>
                <w:szCs w:val="18"/>
                <w:highlight w:val="none"/>
              </w:rPr>
              <w:t>卡类型编码</w:t>
            </w:r>
          </w:p>
        </w:tc>
      </w:tr>
      <w:tr w14:paraId="09852EB3">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773D280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u</w:t>
            </w:r>
            <w:r>
              <w:rPr>
                <w:rFonts w:hint="eastAsia" w:ascii="宋体" w:hAnsi="宋体" w:cs="微软雅黑"/>
                <w:color w:val="auto"/>
                <w:sz w:val="18"/>
                <w:szCs w:val="18"/>
                <w:highlight w:val="none"/>
              </w:rPr>
              <w:t>pgrade</w:t>
            </w:r>
            <w:r>
              <w:rPr>
                <w:rFonts w:ascii="宋体" w:hAnsi="宋体" w:cs="微软雅黑"/>
                <w:color w:val="auto"/>
                <w:sz w:val="18"/>
                <w:szCs w:val="18"/>
                <w:highlight w:val="none"/>
              </w:rPr>
              <w:t>AreaType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37F289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w:t>
            </w:r>
            <w:r>
              <w:rPr>
                <w:rFonts w:ascii="宋体" w:hAnsi="宋体" w:cs="微软雅黑"/>
                <w:color w:val="auto"/>
                <w:sz w:val="18"/>
                <w:szCs w:val="18"/>
                <w:highlight w:val="none"/>
              </w:rPr>
              <w:t>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FA40D0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01：补</w:t>
            </w:r>
            <w:r>
              <w:rPr>
                <w:rFonts w:ascii="宋体" w:hAnsi="宋体" w:cs="微软雅黑"/>
                <w:color w:val="auto"/>
                <w:sz w:val="18"/>
                <w:szCs w:val="18"/>
                <w:highlight w:val="none"/>
              </w:rPr>
              <w:t>进站</w:t>
            </w:r>
          </w:p>
          <w:p w14:paraId="61D812D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02：补</w:t>
            </w:r>
            <w:r>
              <w:rPr>
                <w:rFonts w:ascii="宋体" w:hAnsi="宋体" w:cs="微软雅黑"/>
                <w:color w:val="auto"/>
                <w:sz w:val="18"/>
                <w:szCs w:val="18"/>
                <w:highlight w:val="none"/>
              </w:rPr>
              <w:t>出站</w:t>
            </w:r>
          </w:p>
        </w:tc>
      </w:tr>
      <w:tr w14:paraId="3F39B861">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23EA1F5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u</w:t>
            </w:r>
            <w:r>
              <w:rPr>
                <w:rFonts w:hint="eastAsia" w:ascii="宋体" w:hAnsi="宋体" w:cs="微软雅黑"/>
                <w:color w:val="auto"/>
                <w:sz w:val="18"/>
                <w:szCs w:val="18"/>
                <w:highlight w:val="none"/>
              </w:rPr>
              <w:t>pgrade</w:t>
            </w:r>
            <w:r>
              <w:rPr>
                <w:rFonts w:ascii="宋体" w:hAnsi="宋体" w:cs="微软雅黑"/>
                <w:color w:val="auto"/>
                <w:sz w:val="18"/>
                <w:szCs w:val="18"/>
                <w:highlight w:val="none"/>
              </w:rPr>
              <w:t>StationCode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8B4462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w:t>
            </w:r>
            <w:r>
              <w:rPr>
                <w:rFonts w:ascii="宋体" w:hAnsi="宋体" w:cs="微软雅黑"/>
                <w:color w:val="auto"/>
                <w:sz w:val="18"/>
                <w:szCs w:val="18"/>
                <w:highlight w:val="none"/>
              </w:rPr>
              <w:t>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F9223A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补</w:t>
            </w:r>
            <w:r>
              <w:rPr>
                <w:rFonts w:ascii="宋体" w:hAnsi="宋体" w:cs="微软雅黑"/>
                <w:color w:val="auto"/>
                <w:sz w:val="18"/>
                <w:szCs w:val="18"/>
                <w:highlight w:val="none"/>
              </w:rPr>
              <w:t>进</w:t>
            </w:r>
            <w:r>
              <w:rPr>
                <w:rFonts w:hint="eastAsia" w:ascii="宋体" w:hAnsi="宋体" w:cs="微软雅黑"/>
                <w:color w:val="auto"/>
                <w:sz w:val="18"/>
                <w:szCs w:val="18"/>
                <w:highlight w:val="none"/>
              </w:rPr>
              <w:t>/出</w:t>
            </w:r>
            <w:r>
              <w:rPr>
                <w:rFonts w:ascii="宋体" w:hAnsi="宋体" w:cs="微软雅黑"/>
                <w:color w:val="auto"/>
                <w:sz w:val="18"/>
                <w:szCs w:val="18"/>
                <w:highlight w:val="none"/>
              </w:rPr>
              <w:t>站</w:t>
            </w:r>
            <w:r>
              <w:rPr>
                <w:rFonts w:hint="eastAsia" w:ascii="宋体" w:hAnsi="宋体" w:cs="微软雅黑"/>
                <w:color w:val="auto"/>
                <w:sz w:val="18"/>
                <w:szCs w:val="18"/>
                <w:highlight w:val="none"/>
              </w:rPr>
              <w:t>编码</w:t>
            </w:r>
          </w:p>
        </w:tc>
      </w:tr>
      <w:tr w14:paraId="18C158CD">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41331FD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u</w:t>
            </w:r>
            <w:r>
              <w:rPr>
                <w:rFonts w:hint="eastAsia" w:ascii="宋体" w:hAnsi="宋体" w:cs="微软雅黑"/>
                <w:color w:val="auto"/>
                <w:sz w:val="18"/>
                <w:szCs w:val="18"/>
                <w:highlight w:val="none"/>
              </w:rPr>
              <w:t>pgrade</w:t>
            </w:r>
            <w:r>
              <w:rPr>
                <w:rFonts w:ascii="宋体" w:hAnsi="宋体" w:cs="微软雅黑"/>
                <w:color w:val="auto"/>
                <w:sz w:val="18"/>
                <w:szCs w:val="18"/>
                <w:highlight w:val="none"/>
              </w:rPr>
              <w:t>Reason</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18ACE8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w:t>
            </w:r>
            <w:r>
              <w:rPr>
                <w:rFonts w:ascii="宋体" w:hAnsi="宋体" w:cs="微软雅黑"/>
                <w:color w:val="auto"/>
                <w:sz w:val="18"/>
                <w:szCs w:val="18"/>
                <w:highlight w:val="none"/>
              </w:rPr>
              <w:t>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D5B455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更新</w:t>
            </w:r>
            <w:r>
              <w:rPr>
                <w:rFonts w:ascii="宋体" w:hAnsi="宋体" w:cs="微软雅黑"/>
                <w:color w:val="auto"/>
                <w:sz w:val="18"/>
                <w:szCs w:val="18"/>
                <w:highlight w:val="none"/>
              </w:rPr>
              <w:t>原因预留</w:t>
            </w:r>
          </w:p>
        </w:tc>
      </w:tr>
      <w:tr w14:paraId="08ABAB38">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546B172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u</w:t>
            </w:r>
            <w:r>
              <w:rPr>
                <w:rFonts w:hint="eastAsia" w:ascii="宋体" w:hAnsi="宋体" w:cs="微软雅黑"/>
                <w:color w:val="auto"/>
                <w:sz w:val="18"/>
                <w:szCs w:val="18"/>
                <w:highlight w:val="none"/>
              </w:rPr>
              <w:t>pgrade</w:t>
            </w:r>
            <w:r>
              <w:rPr>
                <w:rFonts w:ascii="宋体" w:hAnsi="宋体" w:cs="微软雅黑"/>
                <w:color w:val="auto"/>
                <w:sz w:val="18"/>
                <w:szCs w:val="18"/>
                <w:highlight w:val="none"/>
              </w:rPr>
              <w:t>DateTime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DE7D62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w:t>
            </w:r>
            <w:r>
              <w:rPr>
                <w:rFonts w:ascii="宋体" w:hAnsi="宋体" w:cs="微软雅黑"/>
                <w:color w:val="auto"/>
                <w:sz w:val="18"/>
                <w:szCs w:val="18"/>
                <w:highlight w:val="none"/>
              </w:rPr>
              <w:t>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0A9CAC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更新</w:t>
            </w:r>
            <w:r>
              <w:rPr>
                <w:rFonts w:ascii="宋体" w:hAnsi="宋体" w:cs="微软雅黑"/>
                <w:color w:val="auto"/>
                <w:sz w:val="18"/>
                <w:szCs w:val="18"/>
                <w:highlight w:val="none"/>
              </w:rPr>
              <w:t>操作时间</w:t>
            </w:r>
            <w:r>
              <w:rPr>
                <w:rFonts w:hint="eastAsia" w:ascii="宋体" w:hAnsi="宋体" w:cs="微软雅黑"/>
                <w:color w:val="auto"/>
                <w:sz w:val="18"/>
                <w:szCs w:val="18"/>
                <w:highlight w:val="none"/>
              </w:rPr>
              <w:t>YYYYMMDD24</w:t>
            </w:r>
            <w:r>
              <w:rPr>
                <w:rFonts w:ascii="宋体" w:hAnsi="宋体" w:cs="微软雅黑"/>
                <w:color w:val="auto"/>
                <w:sz w:val="18"/>
                <w:szCs w:val="18"/>
                <w:highlight w:val="none"/>
              </w:rPr>
              <w:t>mmss</w:t>
            </w:r>
          </w:p>
        </w:tc>
      </w:tr>
    </w:tbl>
    <w:p w14:paraId="01E38830">
      <w:pPr>
        <w:pStyle w:val="175"/>
        <w:rPr>
          <w:color w:val="auto"/>
          <w:highlight w:val="none"/>
        </w:rPr>
      </w:pPr>
      <w:bookmarkStart w:id="521" w:name="_Toc519178177"/>
      <w:r>
        <w:rPr>
          <w:rFonts w:hint="eastAsia"/>
          <w:color w:val="auto"/>
          <w:highlight w:val="none"/>
        </w:rPr>
        <w:t>应答参数</w:t>
      </w:r>
      <w:bookmarkEnd w:id="521"/>
    </w:p>
    <w:p w14:paraId="63B41EF6">
      <w:pPr>
        <w:pStyle w:val="41"/>
        <w:rPr>
          <w:color w:val="auto"/>
          <w:highlight w:val="none"/>
        </w:rPr>
      </w:pPr>
      <w:r>
        <w:rPr>
          <w:rFonts w:hint="eastAsia"/>
          <w:color w:val="auto"/>
          <w:highlight w:val="none"/>
        </w:rPr>
        <w:t>请求用户自助补</w:t>
      </w:r>
      <w:r>
        <w:rPr>
          <w:color w:val="auto"/>
          <w:highlight w:val="none"/>
        </w:rPr>
        <w:t>站</w:t>
      </w:r>
      <w:r>
        <w:rPr>
          <w:rFonts w:hint="eastAsia"/>
          <w:color w:val="auto"/>
          <w:highlight w:val="none"/>
        </w:rPr>
        <w:t>应答参数详见表1</w:t>
      </w:r>
      <w:r>
        <w:rPr>
          <w:color w:val="auto"/>
          <w:highlight w:val="none"/>
        </w:rPr>
        <w:t>02</w:t>
      </w:r>
      <w:r>
        <w:rPr>
          <w:rFonts w:hint="eastAsia"/>
          <w:color w:val="auto"/>
          <w:highlight w:val="none"/>
        </w:rPr>
        <w:t>。</w:t>
      </w:r>
    </w:p>
    <w:p w14:paraId="34C4D3B5">
      <w:pPr>
        <w:pStyle w:val="160"/>
        <w:rPr>
          <w:color w:val="auto"/>
          <w:highlight w:val="none"/>
        </w:rPr>
      </w:pPr>
      <w:r>
        <w:rPr>
          <w:rFonts w:hint="eastAsia"/>
          <w:color w:val="auto"/>
          <w:highlight w:val="none"/>
        </w:rPr>
        <w:t>请求用户自助补</w:t>
      </w:r>
      <w:r>
        <w:rPr>
          <w:color w:val="auto"/>
          <w:highlight w:val="none"/>
        </w:rPr>
        <w:t>站</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16DA377">
        <w:trPr>
          <w:wBefore w:w="0" w:type="dxa"/>
          <w:jc w:val="center"/>
        </w:trPr>
        <w:tc>
          <w:tcPr>
            <w:tcW w:w="2840" w:type="dxa"/>
            <w:noWrap w:val="0"/>
            <w:vAlign w:val="top"/>
          </w:tcPr>
          <w:p w14:paraId="1C4B9FB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022249F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17678F8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1C3446F0">
        <w:trPr>
          <w:wBefore w:w="0" w:type="dxa"/>
          <w:trHeight w:val="304" w:hRule="atLeast"/>
          <w:jc w:val="center"/>
        </w:trPr>
        <w:tc>
          <w:tcPr>
            <w:tcW w:w="2840" w:type="dxa"/>
            <w:noWrap w:val="0"/>
            <w:vAlign w:val="top"/>
          </w:tcPr>
          <w:p w14:paraId="0A04556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5FCEBCF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85BB5A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6F9110B0">
        <w:trPr>
          <w:wBefore w:w="0" w:type="dxa"/>
          <w:jc w:val="center"/>
        </w:trPr>
        <w:tc>
          <w:tcPr>
            <w:tcW w:w="2840" w:type="dxa"/>
            <w:noWrap w:val="0"/>
            <w:vAlign w:val="top"/>
          </w:tcPr>
          <w:p w14:paraId="7599EDF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45057D8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FA52BF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12C9BFC8">
      <w:pPr>
        <w:pStyle w:val="146"/>
        <w:spacing w:before="156" w:after="156"/>
        <w:rPr>
          <w:color w:val="auto"/>
          <w:highlight w:val="none"/>
        </w:rPr>
      </w:pPr>
      <w:bookmarkStart w:id="522" w:name="_Toc519178178"/>
      <w:r>
        <w:rPr>
          <w:color w:val="auto"/>
          <w:highlight w:val="none"/>
        </w:rPr>
        <w:t xml:space="preserve">IF8A-05 </w:t>
      </w:r>
      <w:r>
        <w:rPr>
          <w:rFonts w:hint="eastAsia"/>
          <w:color w:val="auto"/>
          <w:highlight w:val="none"/>
        </w:rPr>
        <w:t>请求</w:t>
      </w:r>
      <w:r>
        <w:rPr>
          <w:color w:val="auto"/>
          <w:highlight w:val="none"/>
        </w:rPr>
        <w:t>查询交易</w:t>
      </w:r>
      <w:r>
        <w:rPr>
          <w:rFonts w:hint="eastAsia"/>
          <w:color w:val="auto"/>
          <w:highlight w:val="none"/>
        </w:rPr>
        <w:t>记录</w:t>
      </w:r>
      <w:bookmarkEnd w:id="522"/>
    </w:p>
    <w:p w14:paraId="6A1C09EE">
      <w:pPr>
        <w:pStyle w:val="175"/>
        <w:rPr>
          <w:color w:val="auto"/>
          <w:highlight w:val="none"/>
        </w:rPr>
      </w:pPr>
      <w:bookmarkStart w:id="523" w:name="_Toc519178179"/>
      <w:r>
        <w:rPr>
          <w:rFonts w:hint="eastAsia"/>
          <w:color w:val="auto"/>
          <w:highlight w:val="none"/>
        </w:rPr>
        <w:t>接口地址</w:t>
      </w:r>
      <w:bookmarkEnd w:id="523"/>
    </w:p>
    <w:p w14:paraId="1D43A51C">
      <w:pPr>
        <w:pStyle w:val="41"/>
        <w:rPr>
          <w:color w:val="auto"/>
          <w:highlight w:val="none"/>
        </w:rPr>
      </w:pPr>
      <w:r>
        <w:rPr>
          <w:color w:val="auto"/>
          <w:highlight w:val="none"/>
        </w:rPr>
        <w:t>http//:[ip]:[port]/[project]/ci/app/requestTransList</w:t>
      </w:r>
    </w:p>
    <w:p w14:paraId="1A9B81DD">
      <w:pPr>
        <w:pStyle w:val="175"/>
        <w:rPr>
          <w:color w:val="auto"/>
          <w:highlight w:val="none"/>
        </w:rPr>
      </w:pPr>
      <w:bookmarkStart w:id="524" w:name="_Toc519178180"/>
      <w:r>
        <w:rPr>
          <w:rFonts w:hint="eastAsia"/>
          <w:color w:val="auto"/>
          <w:highlight w:val="none"/>
        </w:rPr>
        <w:t>接口</w:t>
      </w:r>
      <w:r>
        <w:rPr>
          <w:color w:val="auto"/>
          <w:highlight w:val="none"/>
        </w:rPr>
        <w:t>说明</w:t>
      </w:r>
      <w:bookmarkEnd w:id="524"/>
    </w:p>
    <w:p w14:paraId="158B132F">
      <w:pPr>
        <w:pStyle w:val="41"/>
        <w:rPr>
          <w:color w:val="auto"/>
          <w:highlight w:val="none"/>
        </w:rPr>
      </w:pPr>
      <w:r>
        <w:rPr>
          <w:rFonts w:hint="eastAsia"/>
          <w:color w:val="auto"/>
          <w:highlight w:val="none"/>
        </w:rPr>
        <w:t>请求交易</w:t>
      </w:r>
      <w:r>
        <w:rPr>
          <w:color w:val="auto"/>
          <w:highlight w:val="none"/>
        </w:rPr>
        <w:t>记录</w:t>
      </w:r>
    </w:p>
    <w:p w14:paraId="44A01CCB">
      <w:pPr>
        <w:pStyle w:val="175"/>
        <w:rPr>
          <w:color w:val="auto"/>
          <w:highlight w:val="none"/>
        </w:rPr>
      </w:pPr>
      <w:bookmarkStart w:id="525" w:name="_Toc519178181"/>
      <w:r>
        <w:rPr>
          <w:rFonts w:hint="eastAsia"/>
          <w:color w:val="auto"/>
          <w:highlight w:val="none"/>
        </w:rPr>
        <w:t>请求参数</w:t>
      </w:r>
      <w:bookmarkEnd w:id="525"/>
    </w:p>
    <w:p w14:paraId="1B5E5A30">
      <w:pPr>
        <w:pStyle w:val="41"/>
        <w:rPr>
          <w:color w:val="auto"/>
          <w:highlight w:val="none"/>
        </w:rPr>
      </w:pPr>
      <w:r>
        <w:rPr>
          <w:rFonts w:hint="eastAsia"/>
          <w:color w:val="auto"/>
          <w:highlight w:val="none"/>
        </w:rPr>
        <w:t>请求</w:t>
      </w:r>
      <w:r>
        <w:rPr>
          <w:color w:val="auto"/>
          <w:highlight w:val="none"/>
        </w:rPr>
        <w:t>查询交易</w:t>
      </w:r>
      <w:r>
        <w:rPr>
          <w:rFonts w:hint="eastAsia"/>
          <w:color w:val="auto"/>
          <w:highlight w:val="none"/>
        </w:rPr>
        <w:t>记录请求参数详见表1</w:t>
      </w:r>
      <w:r>
        <w:rPr>
          <w:color w:val="auto"/>
          <w:highlight w:val="none"/>
        </w:rPr>
        <w:t>03</w:t>
      </w:r>
      <w:r>
        <w:rPr>
          <w:rFonts w:hint="eastAsia"/>
          <w:color w:val="auto"/>
          <w:highlight w:val="none"/>
        </w:rPr>
        <w:t>。</w:t>
      </w:r>
    </w:p>
    <w:p w14:paraId="24EFFCF0">
      <w:pPr>
        <w:pStyle w:val="160"/>
        <w:rPr>
          <w:color w:val="auto"/>
          <w:highlight w:val="none"/>
        </w:rPr>
      </w:pPr>
      <w:r>
        <w:rPr>
          <w:rFonts w:hint="eastAsia"/>
          <w:color w:val="auto"/>
          <w:highlight w:val="none"/>
        </w:rPr>
        <w:t>请求</w:t>
      </w:r>
      <w:r>
        <w:rPr>
          <w:color w:val="auto"/>
          <w:highlight w:val="none"/>
        </w:rPr>
        <w:t>查询交易</w:t>
      </w:r>
      <w:r>
        <w:rPr>
          <w:rFonts w:hint="eastAsia"/>
          <w:color w:val="auto"/>
          <w:highlight w:val="none"/>
        </w:rPr>
        <w:t>记录请求参数信息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E821496">
        <w:trPr>
          <w:wBefore w:w="0" w:type="dxa"/>
          <w:jc w:val="center"/>
        </w:trPr>
        <w:tc>
          <w:tcPr>
            <w:tcW w:w="2840" w:type="dxa"/>
            <w:noWrap w:val="0"/>
            <w:vAlign w:val="top"/>
          </w:tcPr>
          <w:p w14:paraId="5FADF4E3">
            <w:pPr>
              <w:rPr>
                <w:rFonts w:ascii="宋体" w:hAnsi="宋体"/>
                <w:color w:val="auto"/>
                <w:sz w:val="18"/>
                <w:szCs w:val="18"/>
                <w:highlight w:val="none"/>
              </w:rPr>
            </w:pPr>
            <w:r>
              <w:rPr>
                <w:rFonts w:hint="eastAsia" w:ascii="宋体" w:hAnsi="宋体"/>
                <w:color w:val="auto"/>
                <w:sz w:val="18"/>
                <w:szCs w:val="18"/>
                <w:highlight w:val="none"/>
              </w:rPr>
              <w:t>字段</w:t>
            </w:r>
          </w:p>
        </w:tc>
        <w:tc>
          <w:tcPr>
            <w:tcW w:w="2841" w:type="dxa"/>
            <w:noWrap w:val="0"/>
            <w:vAlign w:val="top"/>
          </w:tcPr>
          <w:p w14:paraId="18812972">
            <w:pPr>
              <w:rPr>
                <w:rFonts w:ascii="宋体" w:hAnsi="宋体"/>
                <w:color w:val="auto"/>
                <w:sz w:val="18"/>
                <w:szCs w:val="18"/>
                <w:highlight w:val="none"/>
              </w:rPr>
            </w:pPr>
            <w:r>
              <w:rPr>
                <w:rFonts w:hint="eastAsia" w:ascii="宋体" w:hAnsi="宋体"/>
                <w:color w:val="auto"/>
                <w:sz w:val="18"/>
                <w:szCs w:val="18"/>
                <w:highlight w:val="none"/>
              </w:rPr>
              <w:t>类型</w:t>
            </w:r>
          </w:p>
        </w:tc>
        <w:tc>
          <w:tcPr>
            <w:tcW w:w="2841" w:type="dxa"/>
            <w:noWrap w:val="0"/>
            <w:vAlign w:val="top"/>
          </w:tcPr>
          <w:p w14:paraId="0620AD9E">
            <w:pPr>
              <w:rPr>
                <w:rFonts w:ascii="宋体" w:hAnsi="宋体"/>
                <w:color w:val="auto"/>
                <w:sz w:val="18"/>
                <w:szCs w:val="18"/>
                <w:highlight w:val="none"/>
              </w:rPr>
            </w:pPr>
            <w:r>
              <w:rPr>
                <w:rFonts w:hint="eastAsia" w:ascii="宋体" w:hAnsi="宋体"/>
                <w:color w:val="auto"/>
                <w:sz w:val="18"/>
                <w:szCs w:val="18"/>
                <w:highlight w:val="none"/>
              </w:rPr>
              <w:t>说明</w:t>
            </w:r>
          </w:p>
        </w:tc>
      </w:tr>
      <w:tr w14:paraId="79A6BE22">
        <w:trPr>
          <w:wBefore w:w="0" w:type="dxa"/>
          <w:jc w:val="center"/>
        </w:trPr>
        <w:tc>
          <w:tcPr>
            <w:tcW w:w="2840" w:type="dxa"/>
            <w:noWrap w:val="0"/>
            <w:vAlign w:val="top"/>
          </w:tcPr>
          <w:p w14:paraId="2E502CF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thirdUserId</w:t>
            </w:r>
          </w:p>
        </w:tc>
        <w:tc>
          <w:tcPr>
            <w:tcW w:w="2841" w:type="dxa"/>
            <w:noWrap w:val="0"/>
            <w:vAlign w:val="top"/>
          </w:tcPr>
          <w:p w14:paraId="680A1AF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94C6BEE">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第三方用户id</w:t>
            </w:r>
          </w:p>
        </w:tc>
      </w:tr>
      <w:tr w14:paraId="47C58B69">
        <w:trPr>
          <w:wBefore w:w="0" w:type="dxa"/>
          <w:jc w:val="center"/>
        </w:trPr>
        <w:tc>
          <w:tcPr>
            <w:tcW w:w="2840" w:type="dxa"/>
            <w:noWrap w:val="0"/>
            <w:vAlign w:val="top"/>
          </w:tcPr>
          <w:p w14:paraId="4A9C029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w:t>
            </w:r>
            <w:r>
              <w:rPr>
                <w:rFonts w:ascii="宋体" w:hAnsi="宋体" w:cs="微软雅黑"/>
                <w:color w:val="auto"/>
                <w:sz w:val="18"/>
                <w:szCs w:val="18"/>
                <w:highlight w:val="none"/>
              </w:rPr>
              <w:t>Id</w:t>
            </w:r>
          </w:p>
        </w:tc>
        <w:tc>
          <w:tcPr>
            <w:tcW w:w="2841" w:type="dxa"/>
            <w:noWrap w:val="0"/>
            <w:vAlign w:val="top"/>
          </w:tcPr>
          <w:p w14:paraId="3EF8447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FD35C8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地铁</w:t>
            </w:r>
            <w:r>
              <w:rPr>
                <w:rFonts w:ascii="宋体" w:hAnsi="宋体" w:cs="微软雅黑"/>
                <w:color w:val="auto"/>
                <w:sz w:val="18"/>
                <w:szCs w:val="18"/>
                <w:highlight w:val="none"/>
              </w:rPr>
              <w:t>会员卡号</w:t>
            </w:r>
          </w:p>
        </w:tc>
      </w:tr>
      <w:tr w14:paraId="4CC953F0">
        <w:trPr>
          <w:wBefore w:w="0" w:type="dxa"/>
          <w:jc w:val="center"/>
        </w:trPr>
        <w:tc>
          <w:tcPr>
            <w:tcW w:w="2840" w:type="dxa"/>
            <w:noWrap w:val="0"/>
            <w:vAlign w:val="top"/>
          </w:tcPr>
          <w:p w14:paraId="07C5E59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cardType</w:t>
            </w:r>
          </w:p>
        </w:tc>
        <w:tc>
          <w:tcPr>
            <w:tcW w:w="2841" w:type="dxa"/>
            <w:noWrap w:val="0"/>
            <w:vAlign w:val="top"/>
          </w:tcPr>
          <w:p w14:paraId="66FBAA7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49FD74A">
            <w:pPr>
              <w:rPr>
                <w:rFonts w:ascii="宋体" w:hAnsi="宋体"/>
                <w:color w:val="auto"/>
                <w:sz w:val="18"/>
                <w:szCs w:val="18"/>
                <w:highlight w:val="none"/>
              </w:rPr>
            </w:pPr>
            <w:r>
              <w:rPr>
                <w:rFonts w:hint="eastAsia" w:ascii="宋体" w:hAnsi="宋体"/>
                <w:color w:val="auto"/>
                <w:sz w:val="18"/>
                <w:szCs w:val="18"/>
                <w:highlight w:val="none"/>
              </w:rPr>
              <w:t>卡类型编码</w:t>
            </w:r>
          </w:p>
        </w:tc>
      </w:tr>
      <w:tr w14:paraId="537F0B0B">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D05D514">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pageNumber</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B38A79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I</w:t>
            </w:r>
            <w:r>
              <w:rPr>
                <w:rFonts w:hint="eastAsia" w:ascii="宋体" w:hAnsi="宋体" w:cs="微软雅黑"/>
                <w:color w:val="auto"/>
                <w:sz w:val="18"/>
                <w:szCs w:val="18"/>
                <w:highlight w:val="none"/>
              </w:rPr>
              <w:t>nt</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457721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当前</w:t>
            </w:r>
            <w:r>
              <w:rPr>
                <w:rFonts w:ascii="宋体" w:hAnsi="宋体" w:cs="微软雅黑"/>
                <w:color w:val="auto"/>
                <w:sz w:val="18"/>
                <w:szCs w:val="18"/>
                <w:highlight w:val="none"/>
              </w:rPr>
              <w:t>页</w:t>
            </w:r>
          </w:p>
        </w:tc>
      </w:tr>
      <w:tr w14:paraId="5CF3466D">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1343E4C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pageSize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B27AD5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I</w:t>
            </w:r>
            <w:r>
              <w:rPr>
                <w:rFonts w:hint="eastAsia" w:ascii="宋体" w:hAnsi="宋体" w:cs="微软雅黑"/>
                <w:color w:val="auto"/>
                <w:sz w:val="18"/>
                <w:szCs w:val="18"/>
                <w:highlight w:val="none"/>
              </w:rPr>
              <w:t>nt</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94F4C6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一页记录</w:t>
            </w:r>
            <w:r>
              <w:rPr>
                <w:rFonts w:ascii="宋体" w:hAnsi="宋体" w:cs="微软雅黑"/>
                <w:color w:val="auto"/>
                <w:sz w:val="18"/>
                <w:szCs w:val="18"/>
                <w:highlight w:val="none"/>
              </w:rPr>
              <w:t>条数</w:t>
            </w:r>
          </w:p>
        </w:tc>
      </w:tr>
      <w:tr w14:paraId="40035B30">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58EAD3D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totalPage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6F87A1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I</w:t>
            </w:r>
            <w:r>
              <w:rPr>
                <w:rFonts w:hint="eastAsia" w:ascii="宋体" w:hAnsi="宋体" w:cs="微软雅黑"/>
                <w:color w:val="auto"/>
                <w:sz w:val="18"/>
                <w:szCs w:val="18"/>
                <w:highlight w:val="none"/>
              </w:rPr>
              <w:t>nt</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733DB69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总页数</w:t>
            </w:r>
          </w:p>
        </w:tc>
      </w:tr>
    </w:tbl>
    <w:p w14:paraId="584B8774">
      <w:pPr>
        <w:pStyle w:val="175"/>
        <w:rPr>
          <w:color w:val="auto"/>
          <w:highlight w:val="none"/>
        </w:rPr>
      </w:pPr>
      <w:bookmarkStart w:id="526" w:name="_Toc519178182"/>
      <w:r>
        <w:rPr>
          <w:rFonts w:hint="eastAsia"/>
          <w:color w:val="auto"/>
          <w:highlight w:val="none"/>
        </w:rPr>
        <w:t>应答参数</w:t>
      </w:r>
      <w:bookmarkEnd w:id="526"/>
    </w:p>
    <w:p w14:paraId="077BA3FC">
      <w:pPr>
        <w:pStyle w:val="41"/>
        <w:rPr>
          <w:color w:val="auto"/>
          <w:highlight w:val="none"/>
        </w:rPr>
      </w:pPr>
      <w:r>
        <w:rPr>
          <w:rFonts w:hint="eastAsia"/>
          <w:color w:val="auto"/>
          <w:highlight w:val="none"/>
        </w:rPr>
        <w:t>请求</w:t>
      </w:r>
      <w:r>
        <w:rPr>
          <w:color w:val="auto"/>
          <w:highlight w:val="none"/>
        </w:rPr>
        <w:t>查询交易</w:t>
      </w:r>
      <w:r>
        <w:rPr>
          <w:rFonts w:hint="eastAsia"/>
          <w:color w:val="auto"/>
          <w:highlight w:val="none"/>
        </w:rPr>
        <w:t>记录应答参数详见表1</w:t>
      </w:r>
      <w:r>
        <w:rPr>
          <w:color w:val="auto"/>
          <w:highlight w:val="none"/>
        </w:rPr>
        <w:t>04</w:t>
      </w:r>
      <w:r>
        <w:rPr>
          <w:rFonts w:hint="eastAsia"/>
          <w:color w:val="auto"/>
          <w:highlight w:val="none"/>
        </w:rPr>
        <w:t>。</w:t>
      </w:r>
    </w:p>
    <w:p w14:paraId="6D6DC088">
      <w:pPr>
        <w:pStyle w:val="160"/>
        <w:rPr>
          <w:color w:val="auto"/>
          <w:highlight w:val="none"/>
        </w:rPr>
      </w:pPr>
      <w:r>
        <w:rPr>
          <w:rFonts w:hint="eastAsia"/>
          <w:color w:val="auto"/>
          <w:highlight w:val="none"/>
        </w:rPr>
        <w:t>请求</w:t>
      </w:r>
      <w:r>
        <w:rPr>
          <w:color w:val="auto"/>
          <w:highlight w:val="none"/>
        </w:rPr>
        <w:t>查询交易</w:t>
      </w:r>
      <w:r>
        <w:rPr>
          <w:rFonts w:hint="eastAsia"/>
          <w:color w:val="auto"/>
          <w:highlight w:val="none"/>
        </w:rPr>
        <w:t>记录应答参数信息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27FC559">
        <w:trPr>
          <w:wBefore w:w="0" w:type="dxa"/>
          <w:jc w:val="center"/>
        </w:trPr>
        <w:tc>
          <w:tcPr>
            <w:tcW w:w="2840" w:type="dxa"/>
            <w:noWrap w:val="0"/>
            <w:vAlign w:val="top"/>
          </w:tcPr>
          <w:p w14:paraId="753879D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5A39173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753C535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347772EB">
        <w:trPr>
          <w:wBefore w:w="0" w:type="dxa"/>
          <w:jc w:val="center"/>
        </w:trPr>
        <w:tc>
          <w:tcPr>
            <w:tcW w:w="2840" w:type="dxa"/>
            <w:noWrap w:val="0"/>
            <w:vAlign w:val="top"/>
          </w:tcPr>
          <w:p w14:paraId="46FF774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7301319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9DF195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0A63C7F5">
        <w:trPr>
          <w:wBefore w:w="0" w:type="dxa"/>
          <w:jc w:val="center"/>
        </w:trPr>
        <w:tc>
          <w:tcPr>
            <w:tcW w:w="2840" w:type="dxa"/>
            <w:noWrap w:val="0"/>
            <w:vAlign w:val="top"/>
          </w:tcPr>
          <w:p w14:paraId="0E3E674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79D4F2B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0D0148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6B69F166">
        <w:trPr>
          <w:wBefore w:w="0" w:type="dxa"/>
          <w:jc w:val="center"/>
        </w:trPr>
        <w:tc>
          <w:tcPr>
            <w:tcW w:w="2840" w:type="dxa"/>
            <w:noWrap w:val="0"/>
            <w:vAlign w:val="top"/>
          </w:tcPr>
          <w:p w14:paraId="0785AA3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pageNumber</w:t>
            </w:r>
          </w:p>
        </w:tc>
        <w:tc>
          <w:tcPr>
            <w:tcW w:w="2841" w:type="dxa"/>
            <w:noWrap w:val="0"/>
            <w:vAlign w:val="top"/>
          </w:tcPr>
          <w:p w14:paraId="2E8B091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F70E50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当前</w:t>
            </w:r>
            <w:r>
              <w:rPr>
                <w:rFonts w:ascii="宋体" w:hAnsi="宋体" w:cs="微软雅黑"/>
                <w:color w:val="auto"/>
                <w:sz w:val="18"/>
                <w:szCs w:val="18"/>
                <w:highlight w:val="none"/>
              </w:rPr>
              <w:t>页</w:t>
            </w:r>
          </w:p>
        </w:tc>
      </w:tr>
      <w:tr w14:paraId="3542BCF2">
        <w:trPr>
          <w:wBefore w:w="0" w:type="dxa"/>
          <w:jc w:val="center"/>
        </w:trPr>
        <w:tc>
          <w:tcPr>
            <w:tcW w:w="2840" w:type="dxa"/>
            <w:noWrap w:val="0"/>
            <w:vAlign w:val="top"/>
          </w:tcPr>
          <w:p w14:paraId="71A9F4B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pageSize</w:t>
            </w:r>
          </w:p>
        </w:tc>
        <w:tc>
          <w:tcPr>
            <w:tcW w:w="2841" w:type="dxa"/>
            <w:noWrap w:val="0"/>
            <w:vAlign w:val="top"/>
          </w:tcPr>
          <w:p w14:paraId="77C6BB7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0CA69B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一页记录</w:t>
            </w:r>
            <w:r>
              <w:rPr>
                <w:rFonts w:ascii="宋体" w:hAnsi="宋体" w:cs="微软雅黑"/>
                <w:color w:val="auto"/>
                <w:sz w:val="18"/>
                <w:szCs w:val="18"/>
                <w:highlight w:val="none"/>
              </w:rPr>
              <w:t>条数</w:t>
            </w:r>
          </w:p>
        </w:tc>
      </w:tr>
      <w:tr w14:paraId="7A8A1BC8">
        <w:trPr>
          <w:wBefore w:w="0" w:type="dxa"/>
          <w:jc w:val="center"/>
        </w:trPr>
        <w:tc>
          <w:tcPr>
            <w:tcW w:w="2840" w:type="dxa"/>
            <w:noWrap w:val="0"/>
            <w:vAlign w:val="top"/>
          </w:tcPr>
          <w:p w14:paraId="6C2A690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totalPage</w:t>
            </w:r>
          </w:p>
        </w:tc>
        <w:tc>
          <w:tcPr>
            <w:tcW w:w="2841" w:type="dxa"/>
            <w:noWrap w:val="0"/>
            <w:vAlign w:val="top"/>
          </w:tcPr>
          <w:p w14:paraId="50111E6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74B3F7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总页数</w:t>
            </w:r>
          </w:p>
        </w:tc>
      </w:tr>
      <w:tr w14:paraId="767D2970">
        <w:trPr>
          <w:wBefore w:w="0" w:type="dxa"/>
          <w:jc w:val="center"/>
        </w:trPr>
        <w:tc>
          <w:tcPr>
            <w:tcW w:w="2840" w:type="dxa"/>
            <w:noWrap w:val="0"/>
            <w:vAlign w:val="top"/>
          </w:tcPr>
          <w:p w14:paraId="7DE690E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ticketTransRecord</w:t>
            </w:r>
          </w:p>
        </w:tc>
        <w:tc>
          <w:tcPr>
            <w:tcW w:w="2841" w:type="dxa"/>
            <w:noWrap w:val="0"/>
            <w:vAlign w:val="top"/>
          </w:tcPr>
          <w:p w14:paraId="09286E69">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j</w:t>
            </w:r>
            <w:r>
              <w:rPr>
                <w:rFonts w:hint="eastAsia" w:ascii="宋体" w:hAnsi="宋体" w:cs="微软雅黑"/>
                <w:color w:val="auto"/>
                <w:sz w:val="18"/>
                <w:szCs w:val="18"/>
                <w:highlight w:val="none"/>
              </w:rPr>
              <w:t>son数组</w:t>
            </w:r>
          </w:p>
        </w:tc>
        <w:tc>
          <w:tcPr>
            <w:tcW w:w="2841" w:type="dxa"/>
            <w:noWrap w:val="0"/>
            <w:vAlign w:val="top"/>
          </w:tcPr>
          <w:p w14:paraId="6E20F8FB">
            <w:pPr>
              <w:snapToGrid w:val="0"/>
              <w:spacing w:line="288" w:lineRule="auto"/>
              <w:rPr>
                <w:rFonts w:ascii="宋体" w:hAnsi="宋体" w:cs="微软雅黑"/>
                <w:color w:val="auto"/>
                <w:sz w:val="18"/>
                <w:szCs w:val="18"/>
                <w:highlight w:val="none"/>
              </w:rPr>
            </w:pPr>
          </w:p>
        </w:tc>
      </w:tr>
      <w:tr w14:paraId="1D7B0B93">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1FC77C49">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signType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CAFE26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8257C4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00</w:t>
            </w:r>
            <w:r>
              <w:rPr>
                <w:rFonts w:hint="eastAsia" w:ascii="宋体" w:hAnsi="宋体" w:cs="微软雅黑"/>
                <w:color w:val="auto"/>
                <w:sz w:val="18"/>
                <w:szCs w:val="18"/>
                <w:highlight w:val="none"/>
              </w:rPr>
              <w:t>：不签名</w:t>
            </w:r>
          </w:p>
          <w:p w14:paraId="25EF87F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01</w:t>
            </w:r>
            <w:r>
              <w:rPr>
                <w:rFonts w:hint="eastAsia" w:ascii="宋体" w:hAnsi="宋体" w:cs="微软雅黑"/>
                <w:color w:val="auto"/>
                <w:sz w:val="18"/>
                <w:szCs w:val="18"/>
                <w:highlight w:val="none"/>
              </w:rPr>
              <w:t>：sha1withrsa</w:t>
            </w:r>
          </w:p>
          <w:p w14:paraId="6FDBF2C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02</w:t>
            </w:r>
            <w:r>
              <w:rPr>
                <w:rFonts w:hint="eastAsia" w:ascii="宋体" w:hAnsi="宋体" w:cs="微软雅黑"/>
                <w:color w:val="auto"/>
                <w:sz w:val="18"/>
                <w:szCs w:val="18"/>
                <w:highlight w:val="none"/>
              </w:rPr>
              <w:t>：MD5</w:t>
            </w:r>
          </w:p>
        </w:tc>
      </w:tr>
      <w:tr w14:paraId="7C559369">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6954C64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w:t>
            </w:r>
            <w:r>
              <w:rPr>
                <w:rFonts w:ascii="宋体" w:hAnsi="宋体" w:cs="微软雅黑"/>
                <w:color w:val="auto"/>
                <w:sz w:val="18"/>
                <w:szCs w:val="18"/>
                <w:highlight w:val="none"/>
              </w:rPr>
              <w:t>ign</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31D1EA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76F4A93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私钥签名sha1withrsa</w:t>
            </w:r>
          </w:p>
        </w:tc>
      </w:tr>
    </w:tbl>
    <w:p w14:paraId="6290171E">
      <w:pPr>
        <w:pStyle w:val="41"/>
        <w:rPr>
          <w:color w:val="auto"/>
          <w:highlight w:val="none"/>
        </w:rPr>
      </w:pPr>
      <w:r>
        <w:rPr>
          <w:rFonts w:hint="eastAsia"/>
          <w:color w:val="auto"/>
          <w:highlight w:val="none"/>
        </w:rPr>
        <w:t>单条</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24A6ABB">
        <w:trPr>
          <w:wBefore w:w="0" w:type="dxa"/>
          <w:jc w:val="center"/>
        </w:trPr>
        <w:tc>
          <w:tcPr>
            <w:tcW w:w="2840" w:type="dxa"/>
            <w:noWrap w:val="0"/>
            <w:vAlign w:val="top"/>
          </w:tcPr>
          <w:p w14:paraId="078B219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433BE63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753787C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6DD6B1CE">
        <w:trPr>
          <w:wBefore w:w="0" w:type="dxa"/>
          <w:jc w:val="center"/>
        </w:trPr>
        <w:tc>
          <w:tcPr>
            <w:tcW w:w="2840" w:type="dxa"/>
            <w:noWrap w:val="0"/>
            <w:vAlign w:val="top"/>
          </w:tcPr>
          <w:p w14:paraId="583A510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entryStationName</w:t>
            </w:r>
          </w:p>
        </w:tc>
        <w:tc>
          <w:tcPr>
            <w:tcW w:w="2841" w:type="dxa"/>
            <w:noWrap w:val="0"/>
            <w:vAlign w:val="top"/>
          </w:tcPr>
          <w:p w14:paraId="2057B1A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top"/>
          </w:tcPr>
          <w:p w14:paraId="4EF3624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进站</w:t>
            </w:r>
            <w:r>
              <w:rPr>
                <w:rFonts w:ascii="宋体" w:hAnsi="宋体" w:cs="微软雅黑"/>
                <w:color w:val="auto"/>
                <w:sz w:val="18"/>
                <w:szCs w:val="18"/>
                <w:highlight w:val="none"/>
              </w:rPr>
              <w:t>名称</w:t>
            </w:r>
          </w:p>
        </w:tc>
      </w:tr>
      <w:tr w14:paraId="5018AFB1">
        <w:trPr>
          <w:wBefore w:w="0" w:type="dxa"/>
          <w:jc w:val="center"/>
        </w:trPr>
        <w:tc>
          <w:tcPr>
            <w:tcW w:w="2840" w:type="dxa"/>
            <w:noWrap w:val="0"/>
            <w:vAlign w:val="top"/>
          </w:tcPr>
          <w:p w14:paraId="6BFC545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entryDate</w:t>
            </w:r>
          </w:p>
        </w:tc>
        <w:tc>
          <w:tcPr>
            <w:tcW w:w="2841" w:type="dxa"/>
            <w:noWrap w:val="0"/>
            <w:vAlign w:val="top"/>
          </w:tcPr>
          <w:p w14:paraId="51A8652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top"/>
          </w:tcPr>
          <w:p w14:paraId="1ADB493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进站</w:t>
            </w:r>
            <w:r>
              <w:rPr>
                <w:rFonts w:ascii="宋体" w:hAnsi="宋体" w:cs="微软雅黑"/>
                <w:color w:val="auto"/>
                <w:sz w:val="18"/>
                <w:szCs w:val="18"/>
                <w:highlight w:val="none"/>
              </w:rPr>
              <w:t>时间</w:t>
            </w:r>
            <w:r>
              <w:rPr>
                <w:rFonts w:ascii="宋体" w:hAnsi="宋体" w:cs="Arial"/>
                <w:color w:val="auto"/>
                <w:sz w:val="18"/>
                <w:szCs w:val="18"/>
                <w:highlight w:val="none"/>
              </w:rPr>
              <w:t>YYYYMMDD</w:t>
            </w:r>
            <w:r>
              <w:rPr>
                <w:rFonts w:hint="eastAsia" w:ascii="宋体" w:hAnsi="宋体" w:cs="Arial"/>
                <w:color w:val="auto"/>
                <w:sz w:val="18"/>
                <w:szCs w:val="18"/>
                <w:highlight w:val="none"/>
              </w:rPr>
              <w:t>HH24mmss</w:t>
            </w:r>
          </w:p>
        </w:tc>
      </w:tr>
      <w:tr w14:paraId="47FE97D6">
        <w:trPr>
          <w:wBefore w:w="0" w:type="dxa"/>
          <w:jc w:val="center"/>
        </w:trPr>
        <w:tc>
          <w:tcPr>
            <w:tcW w:w="2840" w:type="dxa"/>
            <w:noWrap w:val="0"/>
            <w:vAlign w:val="top"/>
          </w:tcPr>
          <w:p w14:paraId="0654222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exitStationName</w:t>
            </w:r>
          </w:p>
        </w:tc>
        <w:tc>
          <w:tcPr>
            <w:tcW w:w="2841" w:type="dxa"/>
            <w:noWrap w:val="0"/>
            <w:vAlign w:val="top"/>
          </w:tcPr>
          <w:p w14:paraId="1633919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top"/>
          </w:tcPr>
          <w:p w14:paraId="2347CD3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出站</w:t>
            </w:r>
            <w:r>
              <w:rPr>
                <w:rFonts w:ascii="宋体" w:hAnsi="宋体" w:cs="微软雅黑"/>
                <w:color w:val="auto"/>
                <w:sz w:val="18"/>
                <w:szCs w:val="18"/>
                <w:highlight w:val="none"/>
              </w:rPr>
              <w:t>名称</w:t>
            </w:r>
          </w:p>
        </w:tc>
      </w:tr>
      <w:tr w14:paraId="45355525">
        <w:trPr>
          <w:wBefore w:w="0" w:type="dxa"/>
          <w:jc w:val="center"/>
        </w:trPr>
        <w:tc>
          <w:tcPr>
            <w:tcW w:w="2840" w:type="dxa"/>
            <w:noWrap w:val="0"/>
            <w:vAlign w:val="top"/>
          </w:tcPr>
          <w:p w14:paraId="3EEA2A4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exitDate</w:t>
            </w:r>
          </w:p>
        </w:tc>
        <w:tc>
          <w:tcPr>
            <w:tcW w:w="2841" w:type="dxa"/>
            <w:noWrap w:val="0"/>
            <w:vAlign w:val="top"/>
          </w:tcPr>
          <w:p w14:paraId="79ACE757">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noWrap w:val="0"/>
            <w:vAlign w:val="top"/>
          </w:tcPr>
          <w:p w14:paraId="13AB627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出站</w:t>
            </w:r>
            <w:r>
              <w:rPr>
                <w:rFonts w:ascii="宋体" w:hAnsi="宋体" w:cs="微软雅黑"/>
                <w:color w:val="auto"/>
                <w:sz w:val="18"/>
                <w:szCs w:val="18"/>
                <w:highlight w:val="none"/>
              </w:rPr>
              <w:t>时间</w:t>
            </w:r>
            <w:r>
              <w:rPr>
                <w:rFonts w:ascii="宋体" w:hAnsi="宋体" w:cs="Arial"/>
                <w:color w:val="auto"/>
                <w:sz w:val="18"/>
                <w:szCs w:val="18"/>
                <w:highlight w:val="none"/>
              </w:rPr>
              <w:t>YYYYMMDD</w:t>
            </w:r>
            <w:r>
              <w:rPr>
                <w:rFonts w:hint="eastAsia" w:ascii="宋体" w:hAnsi="宋体" w:cs="Arial"/>
                <w:color w:val="auto"/>
                <w:sz w:val="18"/>
                <w:szCs w:val="18"/>
                <w:highlight w:val="none"/>
              </w:rPr>
              <w:t>HH24mmss</w:t>
            </w:r>
          </w:p>
        </w:tc>
      </w:tr>
      <w:tr w14:paraId="15F20FC5">
        <w:trPr>
          <w:wBefore w:w="0" w:type="dxa"/>
          <w:jc w:val="center"/>
        </w:trPr>
        <w:tc>
          <w:tcPr>
            <w:tcW w:w="2840" w:type="dxa"/>
            <w:noWrap w:val="0"/>
            <w:vAlign w:val="top"/>
          </w:tcPr>
          <w:p w14:paraId="1DCB8E1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payAmount</w:t>
            </w:r>
          </w:p>
        </w:tc>
        <w:tc>
          <w:tcPr>
            <w:tcW w:w="2841" w:type="dxa"/>
            <w:noWrap w:val="0"/>
            <w:vAlign w:val="top"/>
          </w:tcPr>
          <w:p w14:paraId="374CA8A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5644A8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金额（</w:t>
            </w:r>
            <w:r>
              <w:rPr>
                <w:rFonts w:hint="eastAsia" w:ascii="宋体" w:hAnsi="宋体" w:cs="微软雅黑"/>
                <w:color w:val="auto"/>
                <w:sz w:val="18"/>
                <w:szCs w:val="18"/>
                <w:highlight w:val="none"/>
              </w:rPr>
              <w:t>单位</w:t>
            </w:r>
            <w:r>
              <w:rPr>
                <w:rFonts w:ascii="宋体" w:hAnsi="宋体" w:cs="微软雅黑"/>
                <w:color w:val="auto"/>
                <w:sz w:val="18"/>
                <w:szCs w:val="18"/>
                <w:highlight w:val="none"/>
              </w:rPr>
              <w:t>分）</w:t>
            </w:r>
          </w:p>
        </w:tc>
      </w:tr>
      <w:tr w14:paraId="243A30F5">
        <w:trPr>
          <w:wBefore w:w="0" w:type="dxa"/>
          <w:jc w:val="center"/>
        </w:trPr>
        <w:tc>
          <w:tcPr>
            <w:tcW w:w="2840" w:type="dxa"/>
            <w:noWrap w:val="0"/>
            <w:vAlign w:val="top"/>
          </w:tcPr>
          <w:p w14:paraId="30B25CE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orderExpType</w:t>
            </w:r>
          </w:p>
        </w:tc>
        <w:tc>
          <w:tcPr>
            <w:tcW w:w="2841" w:type="dxa"/>
            <w:noWrap w:val="0"/>
            <w:vAlign w:val="top"/>
          </w:tcPr>
          <w:p w14:paraId="7692A50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C05781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w:t>
            </w:r>
            <w:r>
              <w:rPr>
                <w:rFonts w:ascii="宋体" w:hAnsi="宋体" w:cs="微软雅黑"/>
                <w:color w:val="auto"/>
                <w:sz w:val="18"/>
                <w:szCs w:val="18"/>
                <w:highlight w:val="none"/>
              </w:rPr>
              <w:t>异常类型</w:t>
            </w:r>
          </w:p>
          <w:p w14:paraId="2887DCC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 正常</w:t>
            </w:r>
          </w:p>
          <w:p w14:paraId="4EEB8D5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1 单边账(入站)</w:t>
            </w:r>
          </w:p>
          <w:p w14:paraId="3829553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2 单边账(出站)</w:t>
            </w:r>
          </w:p>
          <w:p w14:paraId="71A5226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3 单边入站(人工处理单)</w:t>
            </w:r>
          </w:p>
          <w:p w14:paraId="2DD8283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4 单边出站(人工处理单)</w:t>
            </w:r>
          </w:p>
          <w:p w14:paraId="0442973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5 双段计费正常订单_行程超时</w:t>
            </w:r>
          </w:p>
        </w:tc>
      </w:tr>
      <w:tr w14:paraId="66E7A177">
        <w:trPr>
          <w:wBefore w:w="0" w:type="dxa"/>
          <w:jc w:val="center"/>
        </w:trPr>
        <w:tc>
          <w:tcPr>
            <w:tcW w:w="2840" w:type="dxa"/>
            <w:noWrap w:val="0"/>
            <w:vAlign w:val="top"/>
          </w:tcPr>
          <w:p w14:paraId="2E502FB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tradeOrderNo</w:t>
            </w:r>
          </w:p>
        </w:tc>
        <w:tc>
          <w:tcPr>
            <w:tcW w:w="2841" w:type="dxa"/>
            <w:noWrap w:val="0"/>
            <w:vAlign w:val="top"/>
          </w:tcPr>
          <w:p w14:paraId="7CFBC18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EAD5A8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商户</w:t>
            </w:r>
            <w:r>
              <w:rPr>
                <w:rFonts w:ascii="宋体" w:hAnsi="宋体" w:cs="微软雅黑"/>
                <w:color w:val="auto"/>
                <w:sz w:val="18"/>
                <w:szCs w:val="18"/>
                <w:highlight w:val="none"/>
              </w:rPr>
              <w:t>订单号</w:t>
            </w:r>
          </w:p>
        </w:tc>
      </w:tr>
      <w:tr w14:paraId="419BEC51">
        <w:trPr>
          <w:wBefore w:w="0" w:type="dxa"/>
          <w:jc w:val="center"/>
        </w:trPr>
        <w:tc>
          <w:tcPr>
            <w:tcW w:w="2840" w:type="dxa"/>
            <w:noWrap w:val="0"/>
            <w:vAlign w:val="top"/>
          </w:tcPr>
          <w:p w14:paraId="66DAEAF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pay</w:t>
            </w:r>
            <w:r>
              <w:rPr>
                <w:rFonts w:ascii="宋体" w:hAnsi="宋体" w:cs="微软雅黑"/>
                <w:color w:val="auto"/>
                <w:sz w:val="18"/>
                <w:szCs w:val="18"/>
                <w:highlight w:val="none"/>
              </w:rPr>
              <w:t>TradeOrderNo</w:t>
            </w:r>
          </w:p>
        </w:tc>
        <w:tc>
          <w:tcPr>
            <w:tcW w:w="2841" w:type="dxa"/>
            <w:noWrap w:val="0"/>
            <w:vAlign w:val="top"/>
          </w:tcPr>
          <w:p w14:paraId="40B9945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924323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支付交易订单</w:t>
            </w:r>
            <w:r>
              <w:rPr>
                <w:rFonts w:ascii="宋体" w:hAnsi="宋体" w:cs="微软雅黑"/>
                <w:color w:val="auto"/>
                <w:sz w:val="18"/>
                <w:szCs w:val="18"/>
                <w:highlight w:val="none"/>
              </w:rPr>
              <w:t>号</w:t>
            </w:r>
          </w:p>
        </w:tc>
      </w:tr>
      <w:tr w14:paraId="052B2DCA">
        <w:trPr>
          <w:wBefore w:w="0" w:type="dxa"/>
          <w:jc w:val="center"/>
        </w:trPr>
        <w:tc>
          <w:tcPr>
            <w:tcW w:w="2840" w:type="dxa"/>
            <w:noWrap w:val="0"/>
            <w:vAlign w:val="top"/>
          </w:tcPr>
          <w:p w14:paraId="2526A5D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payOrderNoDate</w:t>
            </w:r>
          </w:p>
        </w:tc>
        <w:tc>
          <w:tcPr>
            <w:tcW w:w="2841" w:type="dxa"/>
            <w:noWrap w:val="0"/>
            <w:vAlign w:val="top"/>
          </w:tcPr>
          <w:p w14:paraId="3584C3B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DE5C8B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扣款</w:t>
            </w:r>
            <w:r>
              <w:rPr>
                <w:rFonts w:ascii="宋体" w:hAnsi="宋体" w:cs="微软雅黑"/>
                <w:color w:val="auto"/>
                <w:sz w:val="18"/>
                <w:szCs w:val="18"/>
                <w:highlight w:val="none"/>
              </w:rPr>
              <w:t>时间</w:t>
            </w:r>
          </w:p>
        </w:tc>
      </w:tr>
      <w:tr w14:paraId="23F67432">
        <w:trPr>
          <w:wBefore w:w="0" w:type="dxa"/>
          <w:jc w:val="center"/>
        </w:trPr>
        <w:tc>
          <w:tcPr>
            <w:tcW w:w="2840" w:type="dxa"/>
            <w:noWrap w:val="0"/>
            <w:vAlign w:val="top"/>
          </w:tcPr>
          <w:p w14:paraId="7389F0C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payChannel</w:t>
            </w:r>
            <w:r>
              <w:rPr>
                <w:rFonts w:ascii="宋体" w:hAnsi="宋体" w:cs="微软雅黑"/>
                <w:color w:val="auto"/>
                <w:sz w:val="18"/>
                <w:szCs w:val="18"/>
                <w:highlight w:val="none"/>
              </w:rPr>
              <w:t>Code</w:t>
            </w:r>
          </w:p>
        </w:tc>
        <w:tc>
          <w:tcPr>
            <w:tcW w:w="2841" w:type="dxa"/>
            <w:noWrap w:val="0"/>
            <w:vAlign w:val="top"/>
          </w:tcPr>
          <w:p w14:paraId="283F0D6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C65A6DA">
            <w:pPr>
              <w:snapToGrid w:val="0"/>
              <w:spacing w:line="288" w:lineRule="auto"/>
              <w:rPr>
                <w:rFonts w:ascii="宋体" w:hAnsi="宋体"/>
                <w:color w:val="auto"/>
                <w:sz w:val="18"/>
                <w:szCs w:val="18"/>
                <w:highlight w:val="none"/>
              </w:rPr>
            </w:pPr>
            <w:r>
              <w:rPr>
                <w:rFonts w:hint="eastAsia" w:ascii="宋体" w:hAnsi="宋体"/>
                <w:color w:val="auto"/>
                <w:sz w:val="18"/>
                <w:szCs w:val="18"/>
                <w:highlight w:val="none"/>
              </w:rPr>
              <w:t>2.7</w:t>
            </w:r>
            <w:r>
              <w:rPr>
                <w:rFonts w:hint="eastAsia" w:ascii="宋体" w:hAnsi="宋体"/>
                <w:color w:val="auto"/>
                <w:sz w:val="18"/>
                <w:szCs w:val="18"/>
                <w:highlight w:val="none"/>
              </w:rPr>
              <w:tab/>
            </w:r>
            <w:r>
              <w:rPr>
                <w:rFonts w:hint="eastAsia" w:ascii="宋体" w:hAnsi="宋体"/>
                <w:color w:val="auto"/>
                <w:sz w:val="18"/>
                <w:szCs w:val="18"/>
                <w:highlight w:val="none"/>
              </w:rPr>
              <w:t>支付通道编码</w:t>
            </w:r>
          </w:p>
        </w:tc>
      </w:tr>
    </w:tbl>
    <w:p w14:paraId="77AF36AB">
      <w:pPr>
        <w:pStyle w:val="146"/>
        <w:spacing w:before="156" w:after="156"/>
        <w:rPr>
          <w:color w:val="auto"/>
          <w:highlight w:val="none"/>
        </w:rPr>
      </w:pPr>
      <w:bookmarkStart w:id="527" w:name="_Toc519178183"/>
      <w:r>
        <w:rPr>
          <w:color w:val="auto"/>
          <w:highlight w:val="none"/>
        </w:rPr>
        <w:t xml:space="preserve">IF8A-06 </w:t>
      </w:r>
      <w:r>
        <w:rPr>
          <w:rFonts w:hint="eastAsia"/>
          <w:color w:val="auto"/>
          <w:highlight w:val="none"/>
        </w:rPr>
        <w:t>请求解约</w:t>
      </w:r>
      <w:bookmarkEnd w:id="527"/>
    </w:p>
    <w:p w14:paraId="43F849DC">
      <w:pPr>
        <w:pStyle w:val="175"/>
        <w:rPr>
          <w:color w:val="auto"/>
          <w:highlight w:val="none"/>
        </w:rPr>
      </w:pPr>
      <w:bookmarkStart w:id="528" w:name="_Toc519178184"/>
      <w:r>
        <w:rPr>
          <w:rFonts w:hint="eastAsia"/>
          <w:color w:val="auto"/>
          <w:highlight w:val="none"/>
        </w:rPr>
        <w:t>接口地址</w:t>
      </w:r>
      <w:bookmarkEnd w:id="528"/>
    </w:p>
    <w:p w14:paraId="6D94A5A4">
      <w:pPr>
        <w:pStyle w:val="41"/>
        <w:rPr>
          <w:color w:val="auto"/>
          <w:highlight w:val="none"/>
        </w:rPr>
      </w:pPr>
      <w:r>
        <w:rPr>
          <w:color w:val="auto"/>
          <w:highlight w:val="none"/>
        </w:rPr>
        <w:t>http//:[ip]:[port]/[project]/ci/app/requestTermination</w:t>
      </w:r>
    </w:p>
    <w:p w14:paraId="505F23C2">
      <w:pPr>
        <w:pStyle w:val="175"/>
        <w:rPr>
          <w:color w:val="auto"/>
          <w:highlight w:val="none"/>
        </w:rPr>
      </w:pPr>
      <w:bookmarkStart w:id="529" w:name="_Toc519178185"/>
      <w:r>
        <w:rPr>
          <w:rFonts w:hint="eastAsia"/>
          <w:color w:val="auto"/>
          <w:highlight w:val="none"/>
        </w:rPr>
        <w:t>接口</w:t>
      </w:r>
      <w:r>
        <w:rPr>
          <w:color w:val="auto"/>
          <w:highlight w:val="none"/>
        </w:rPr>
        <w:t>说明</w:t>
      </w:r>
      <w:bookmarkEnd w:id="529"/>
    </w:p>
    <w:p w14:paraId="12C3F89B">
      <w:pPr>
        <w:pStyle w:val="41"/>
        <w:rPr>
          <w:color w:val="auto"/>
          <w:highlight w:val="none"/>
        </w:rPr>
      </w:pPr>
      <w:r>
        <w:rPr>
          <w:rFonts w:hint="eastAsia"/>
          <w:color w:val="auto"/>
          <w:highlight w:val="none"/>
        </w:rPr>
        <w:t>请求解约</w:t>
      </w:r>
    </w:p>
    <w:p w14:paraId="103A88F6">
      <w:pPr>
        <w:pStyle w:val="175"/>
        <w:rPr>
          <w:color w:val="auto"/>
          <w:highlight w:val="none"/>
        </w:rPr>
      </w:pPr>
      <w:bookmarkStart w:id="530" w:name="_Toc519178186"/>
      <w:r>
        <w:rPr>
          <w:rFonts w:hint="eastAsia"/>
          <w:color w:val="auto"/>
          <w:highlight w:val="none"/>
        </w:rPr>
        <w:t>请求参数</w:t>
      </w:r>
      <w:bookmarkEnd w:id="530"/>
    </w:p>
    <w:p w14:paraId="7616FEF3">
      <w:pPr>
        <w:pStyle w:val="41"/>
        <w:rPr>
          <w:color w:val="auto"/>
          <w:highlight w:val="none"/>
        </w:rPr>
      </w:pPr>
      <w:r>
        <w:rPr>
          <w:rFonts w:hint="eastAsia"/>
          <w:color w:val="auto"/>
          <w:highlight w:val="none"/>
        </w:rPr>
        <w:t>请求解约请求参数详见表1</w:t>
      </w:r>
      <w:r>
        <w:rPr>
          <w:color w:val="auto"/>
          <w:highlight w:val="none"/>
        </w:rPr>
        <w:t>05</w:t>
      </w:r>
      <w:r>
        <w:rPr>
          <w:rFonts w:hint="eastAsia"/>
          <w:color w:val="auto"/>
          <w:highlight w:val="none"/>
        </w:rPr>
        <w:t>。</w:t>
      </w:r>
    </w:p>
    <w:p w14:paraId="519EDA33">
      <w:pPr>
        <w:pStyle w:val="160"/>
        <w:rPr>
          <w:color w:val="auto"/>
          <w:highlight w:val="none"/>
        </w:rPr>
      </w:pPr>
      <w:r>
        <w:rPr>
          <w:rFonts w:hint="eastAsia"/>
          <w:color w:val="auto"/>
          <w:highlight w:val="none"/>
        </w:rPr>
        <w:t>请求解约请求参数信息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0C892AD">
        <w:trPr>
          <w:wBefore w:w="0" w:type="dxa"/>
          <w:jc w:val="center"/>
        </w:trPr>
        <w:tc>
          <w:tcPr>
            <w:tcW w:w="2840" w:type="dxa"/>
            <w:noWrap w:val="0"/>
            <w:vAlign w:val="top"/>
          </w:tcPr>
          <w:p w14:paraId="67C763B9">
            <w:pPr>
              <w:rPr>
                <w:rFonts w:ascii="宋体" w:hAnsi="宋体"/>
                <w:color w:val="auto"/>
                <w:sz w:val="18"/>
                <w:szCs w:val="18"/>
                <w:highlight w:val="none"/>
              </w:rPr>
            </w:pPr>
            <w:r>
              <w:rPr>
                <w:rFonts w:hint="eastAsia" w:ascii="宋体" w:hAnsi="宋体"/>
                <w:color w:val="auto"/>
                <w:sz w:val="18"/>
                <w:szCs w:val="18"/>
                <w:highlight w:val="none"/>
              </w:rPr>
              <w:t>字段</w:t>
            </w:r>
          </w:p>
        </w:tc>
        <w:tc>
          <w:tcPr>
            <w:tcW w:w="2841" w:type="dxa"/>
            <w:noWrap w:val="0"/>
            <w:vAlign w:val="top"/>
          </w:tcPr>
          <w:p w14:paraId="06108ED9">
            <w:pPr>
              <w:rPr>
                <w:rFonts w:ascii="宋体" w:hAnsi="宋体"/>
                <w:color w:val="auto"/>
                <w:sz w:val="18"/>
                <w:szCs w:val="18"/>
                <w:highlight w:val="none"/>
              </w:rPr>
            </w:pPr>
            <w:r>
              <w:rPr>
                <w:rFonts w:hint="eastAsia" w:ascii="宋体" w:hAnsi="宋体"/>
                <w:color w:val="auto"/>
                <w:sz w:val="18"/>
                <w:szCs w:val="18"/>
                <w:highlight w:val="none"/>
              </w:rPr>
              <w:t>类型</w:t>
            </w:r>
          </w:p>
        </w:tc>
        <w:tc>
          <w:tcPr>
            <w:tcW w:w="2841" w:type="dxa"/>
            <w:noWrap w:val="0"/>
            <w:vAlign w:val="top"/>
          </w:tcPr>
          <w:p w14:paraId="6EBDB77C">
            <w:pPr>
              <w:rPr>
                <w:rFonts w:ascii="宋体" w:hAnsi="宋体"/>
                <w:color w:val="auto"/>
                <w:sz w:val="18"/>
                <w:szCs w:val="18"/>
                <w:highlight w:val="none"/>
              </w:rPr>
            </w:pPr>
            <w:r>
              <w:rPr>
                <w:rFonts w:hint="eastAsia" w:ascii="宋体" w:hAnsi="宋体"/>
                <w:color w:val="auto"/>
                <w:sz w:val="18"/>
                <w:szCs w:val="18"/>
                <w:highlight w:val="none"/>
              </w:rPr>
              <w:t>说明</w:t>
            </w:r>
          </w:p>
        </w:tc>
      </w:tr>
      <w:tr w14:paraId="3E43E50E">
        <w:trPr>
          <w:wBefore w:w="0" w:type="dxa"/>
          <w:jc w:val="center"/>
        </w:trPr>
        <w:tc>
          <w:tcPr>
            <w:tcW w:w="2840" w:type="dxa"/>
            <w:noWrap w:val="0"/>
            <w:vAlign w:val="top"/>
          </w:tcPr>
          <w:p w14:paraId="72E9D9F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thirdUserId</w:t>
            </w:r>
          </w:p>
        </w:tc>
        <w:tc>
          <w:tcPr>
            <w:tcW w:w="2841" w:type="dxa"/>
            <w:noWrap w:val="0"/>
            <w:vAlign w:val="top"/>
          </w:tcPr>
          <w:p w14:paraId="0BF4D24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4E99447">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第三方用户id</w:t>
            </w:r>
          </w:p>
        </w:tc>
      </w:tr>
      <w:tr w14:paraId="10706BD7">
        <w:trPr>
          <w:wBefore w:w="0" w:type="dxa"/>
          <w:jc w:val="center"/>
        </w:trPr>
        <w:tc>
          <w:tcPr>
            <w:tcW w:w="2840" w:type="dxa"/>
            <w:noWrap w:val="0"/>
            <w:vAlign w:val="top"/>
          </w:tcPr>
          <w:p w14:paraId="2EA3F28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w:t>
            </w:r>
            <w:r>
              <w:rPr>
                <w:rFonts w:ascii="宋体" w:hAnsi="宋体" w:cs="微软雅黑"/>
                <w:color w:val="auto"/>
                <w:sz w:val="18"/>
                <w:szCs w:val="18"/>
                <w:highlight w:val="none"/>
              </w:rPr>
              <w:t>Id</w:t>
            </w:r>
          </w:p>
        </w:tc>
        <w:tc>
          <w:tcPr>
            <w:tcW w:w="2841" w:type="dxa"/>
            <w:noWrap w:val="0"/>
            <w:vAlign w:val="top"/>
          </w:tcPr>
          <w:p w14:paraId="316FEA4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FB3AA1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地铁</w:t>
            </w:r>
            <w:r>
              <w:rPr>
                <w:rFonts w:ascii="宋体" w:hAnsi="宋体" w:cs="微软雅黑"/>
                <w:color w:val="auto"/>
                <w:sz w:val="18"/>
                <w:szCs w:val="18"/>
                <w:highlight w:val="none"/>
              </w:rPr>
              <w:t>会员卡号</w:t>
            </w:r>
          </w:p>
        </w:tc>
      </w:tr>
      <w:tr w14:paraId="00E31AE4">
        <w:trPr>
          <w:wBefore w:w="0" w:type="dxa"/>
          <w:jc w:val="center"/>
        </w:trPr>
        <w:tc>
          <w:tcPr>
            <w:tcW w:w="2840" w:type="dxa"/>
            <w:noWrap w:val="0"/>
            <w:vAlign w:val="top"/>
          </w:tcPr>
          <w:p w14:paraId="4A8D9B5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cardType</w:t>
            </w:r>
          </w:p>
        </w:tc>
        <w:tc>
          <w:tcPr>
            <w:tcW w:w="2841" w:type="dxa"/>
            <w:noWrap w:val="0"/>
            <w:vAlign w:val="top"/>
          </w:tcPr>
          <w:p w14:paraId="1450DA3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9D1DB6B">
            <w:pPr>
              <w:rPr>
                <w:rFonts w:ascii="宋体" w:hAnsi="宋体"/>
                <w:color w:val="auto"/>
                <w:sz w:val="18"/>
                <w:szCs w:val="18"/>
                <w:highlight w:val="none"/>
              </w:rPr>
            </w:pPr>
            <w:r>
              <w:rPr>
                <w:rFonts w:hint="eastAsia" w:ascii="宋体" w:hAnsi="宋体"/>
                <w:color w:val="auto"/>
                <w:sz w:val="18"/>
                <w:szCs w:val="18"/>
                <w:highlight w:val="none"/>
              </w:rPr>
              <w:t>卡类型编码</w:t>
            </w:r>
          </w:p>
        </w:tc>
      </w:tr>
      <w:tr w14:paraId="185491FB">
        <w:trPr>
          <w:wBefore w:w="0" w:type="dxa"/>
          <w:jc w:val="center"/>
        </w:trPr>
        <w:tc>
          <w:tcPr>
            <w:tcW w:w="2840" w:type="dxa"/>
            <w:noWrap w:val="0"/>
            <w:vAlign w:val="top"/>
          </w:tcPr>
          <w:p w14:paraId="10A07E07">
            <w:pPr>
              <w:rPr>
                <w:rFonts w:ascii="宋体" w:hAnsi="宋体" w:cs="微软雅黑"/>
                <w:color w:val="auto"/>
                <w:sz w:val="18"/>
                <w:szCs w:val="18"/>
                <w:highlight w:val="none"/>
              </w:rPr>
            </w:pPr>
            <w:r>
              <w:rPr>
                <w:rFonts w:hint="eastAsia" w:ascii="宋体" w:hAnsi="宋体" w:cs="微软雅黑"/>
                <w:color w:val="auto"/>
                <w:sz w:val="18"/>
                <w:szCs w:val="18"/>
                <w:highlight w:val="none"/>
              </w:rPr>
              <w:t>requestSignSeq</w:t>
            </w:r>
          </w:p>
        </w:tc>
        <w:tc>
          <w:tcPr>
            <w:tcW w:w="2841" w:type="dxa"/>
            <w:noWrap w:val="0"/>
            <w:vAlign w:val="top"/>
          </w:tcPr>
          <w:p w14:paraId="7DF6E7D9">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0E812B0">
            <w:pPr>
              <w:rPr>
                <w:rFonts w:ascii="宋体" w:hAnsi="宋体" w:cs="微软雅黑"/>
                <w:color w:val="auto"/>
                <w:sz w:val="18"/>
                <w:szCs w:val="18"/>
                <w:highlight w:val="none"/>
              </w:rPr>
            </w:pPr>
            <w:r>
              <w:rPr>
                <w:rFonts w:hint="eastAsia" w:ascii="宋体" w:hAnsi="宋体" w:cs="微软雅黑"/>
                <w:color w:val="auto"/>
                <w:sz w:val="18"/>
                <w:szCs w:val="18"/>
                <w:highlight w:val="none"/>
              </w:rPr>
              <w:t>签约</w:t>
            </w:r>
            <w:r>
              <w:rPr>
                <w:rFonts w:ascii="宋体" w:hAnsi="宋体" w:cs="微软雅黑"/>
                <w:color w:val="auto"/>
                <w:sz w:val="18"/>
                <w:szCs w:val="18"/>
                <w:highlight w:val="none"/>
              </w:rPr>
              <w:t>请求流水号</w:t>
            </w:r>
          </w:p>
        </w:tc>
      </w:tr>
    </w:tbl>
    <w:p w14:paraId="38C7CC0D">
      <w:pPr>
        <w:pStyle w:val="175"/>
        <w:rPr>
          <w:color w:val="auto"/>
          <w:highlight w:val="none"/>
        </w:rPr>
      </w:pPr>
      <w:bookmarkStart w:id="531" w:name="_Toc519178187"/>
      <w:r>
        <w:rPr>
          <w:rFonts w:hint="eastAsia"/>
          <w:color w:val="auto"/>
          <w:highlight w:val="none"/>
        </w:rPr>
        <w:t>应答参数</w:t>
      </w:r>
      <w:bookmarkEnd w:id="531"/>
    </w:p>
    <w:p w14:paraId="76D732DC">
      <w:pPr>
        <w:pStyle w:val="41"/>
        <w:rPr>
          <w:color w:val="auto"/>
          <w:highlight w:val="none"/>
        </w:rPr>
      </w:pPr>
      <w:r>
        <w:rPr>
          <w:rFonts w:hint="eastAsia"/>
          <w:color w:val="auto"/>
          <w:highlight w:val="none"/>
        </w:rPr>
        <w:t>请求解约应答参数详见表1</w:t>
      </w:r>
      <w:r>
        <w:rPr>
          <w:color w:val="auto"/>
          <w:highlight w:val="none"/>
        </w:rPr>
        <w:t>06</w:t>
      </w:r>
      <w:r>
        <w:rPr>
          <w:rFonts w:hint="eastAsia"/>
          <w:color w:val="auto"/>
          <w:highlight w:val="none"/>
        </w:rPr>
        <w:t>。</w:t>
      </w:r>
    </w:p>
    <w:p w14:paraId="508224FF">
      <w:pPr>
        <w:pStyle w:val="160"/>
        <w:rPr>
          <w:color w:val="auto"/>
          <w:highlight w:val="none"/>
        </w:rPr>
      </w:pPr>
      <w:r>
        <w:rPr>
          <w:rFonts w:hint="eastAsia"/>
          <w:color w:val="auto"/>
          <w:highlight w:val="none"/>
        </w:rPr>
        <w:t>请求解约应答参数信息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131FF2C">
        <w:trPr>
          <w:wBefore w:w="0" w:type="dxa"/>
          <w:jc w:val="center"/>
        </w:trPr>
        <w:tc>
          <w:tcPr>
            <w:tcW w:w="2840" w:type="dxa"/>
            <w:noWrap w:val="0"/>
            <w:vAlign w:val="top"/>
          </w:tcPr>
          <w:p w14:paraId="1E27C33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52DFE0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5F0D70B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73ABB544">
        <w:trPr>
          <w:wBefore w:w="0" w:type="dxa"/>
          <w:jc w:val="center"/>
        </w:trPr>
        <w:tc>
          <w:tcPr>
            <w:tcW w:w="2840" w:type="dxa"/>
            <w:noWrap w:val="0"/>
            <w:vAlign w:val="top"/>
          </w:tcPr>
          <w:p w14:paraId="6C9C8C5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03FB14D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66CBA9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53CC130C">
        <w:trPr>
          <w:wBefore w:w="0" w:type="dxa"/>
          <w:jc w:val="center"/>
        </w:trPr>
        <w:tc>
          <w:tcPr>
            <w:tcW w:w="2840" w:type="dxa"/>
            <w:noWrap w:val="0"/>
            <w:vAlign w:val="top"/>
          </w:tcPr>
          <w:p w14:paraId="1F6FFA1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75C8A12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C20CF0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03E1BF90">
      <w:pPr>
        <w:pStyle w:val="146"/>
        <w:spacing w:before="156" w:after="156"/>
        <w:rPr>
          <w:color w:val="auto"/>
          <w:highlight w:val="none"/>
        </w:rPr>
      </w:pPr>
      <w:bookmarkStart w:id="532" w:name="_Toc519178188"/>
      <w:r>
        <w:rPr>
          <w:color w:val="auto"/>
          <w:highlight w:val="none"/>
        </w:rPr>
        <w:t xml:space="preserve">IF8A-07 </w:t>
      </w:r>
      <w:r>
        <w:rPr>
          <w:rFonts w:hint="eastAsia"/>
          <w:color w:val="auto"/>
          <w:highlight w:val="none"/>
        </w:rPr>
        <w:t>获取线路代码</w:t>
      </w:r>
      <w:bookmarkEnd w:id="532"/>
    </w:p>
    <w:p w14:paraId="6DDE1792">
      <w:pPr>
        <w:pStyle w:val="175"/>
        <w:rPr>
          <w:color w:val="auto"/>
          <w:highlight w:val="none"/>
        </w:rPr>
      </w:pPr>
      <w:bookmarkStart w:id="533" w:name="_Toc519178189"/>
      <w:r>
        <w:rPr>
          <w:rFonts w:hint="eastAsia"/>
          <w:color w:val="auto"/>
          <w:highlight w:val="none"/>
        </w:rPr>
        <w:t>接口地址</w:t>
      </w:r>
      <w:bookmarkEnd w:id="533"/>
    </w:p>
    <w:p w14:paraId="06DAE20B">
      <w:pPr>
        <w:pStyle w:val="41"/>
        <w:rPr>
          <w:color w:val="auto"/>
          <w:highlight w:val="none"/>
        </w:rPr>
      </w:pPr>
      <w:r>
        <w:rPr>
          <w:color w:val="auto"/>
          <w:highlight w:val="none"/>
        </w:rPr>
        <w:t>http//:[ip]:[port]/[project]/ci/app/requestLineCodeList</w:t>
      </w:r>
    </w:p>
    <w:p w14:paraId="14AD744C">
      <w:pPr>
        <w:pStyle w:val="175"/>
        <w:rPr>
          <w:color w:val="auto"/>
          <w:highlight w:val="none"/>
        </w:rPr>
      </w:pPr>
      <w:bookmarkStart w:id="534" w:name="_Toc519178190"/>
      <w:r>
        <w:rPr>
          <w:rFonts w:hint="eastAsia"/>
          <w:color w:val="auto"/>
          <w:highlight w:val="none"/>
        </w:rPr>
        <w:t>接口</w:t>
      </w:r>
      <w:r>
        <w:rPr>
          <w:color w:val="auto"/>
          <w:highlight w:val="none"/>
        </w:rPr>
        <w:t>说明</w:t>
      </w:r>
      <w:bookmarkEnd w:id="534"/>
    </w:p>
    <w:p w14:paraId="54881990">
      <w:pPr>
        <w:pStyle w:val="41"/>
        <w:rPr>
          <w:color w:val="auto"/>
          <w:highlight w:val="none"/>
        </w:rPr>
      </w:pPr>
      <w:r>
        <w:rPr>
          <w:rFonts w:hint="eastAsia"/>
          <w:color w:val="auto"/>
          <w:highlight w:val="none"/>
        </w:rPr>
        <w:t>获取线路代码信息列表</w:t>
      </w:r>
    </w:p>
    <w:p w14:paraId="14592F53">
      <w:pPr>
        <w:pStyle w:val="175"/>
        <w:rPr>
          <w:color w:val="auto"/>
          <w:highlight w:val="none"/>
        </w:rPr>
      </w:pPr>
      <w:bookmarkStart w:id="535" w:name="_Toc519178191"/>
      <w:r>
        <w:rPr>
          <w:rFonts w:hint="eastAsia"/>
          <w:color w:val="auto"/>
          <w:highlight w:val="none"/>
        </w:rPr>
        <w:t>请求参数</w:t>
      </w:r>
      <w:bookmarkEnd w:id="535"/>
    </w:p>
    <w:p w14:paraId="5D5EB868">
      <w:pPr>
        <w:pStyle w:val="41"/>
        <w:rPr>
          <w:color w:val="auto"/>
          <w:highlight w:val="none"/>
        </w:rPr>
      </w:pPr>
      <w:r>
        <w:rPr>
          <w:rFonts w:hint="eastAsia"/>
          <w:color w:val="auto"/>
          <w:highlight w:val="none"/>
        </w:rPr>
        <w:t>获取线路代码请求参数详见表1</w:t>
      </w:r>
      <w:r>
        <w:rPr>
          <w:color w:val="auto"/>
          <w:highlight w:val="none"/>
        </w:rPr>
        <w:t>07</w:t>
      </w:r>
      <w:r>
        <w:rPr>
          <w:rFonts w:hint="eastAsia"/>
          <w:color w:val="auto"/>
          <w:highlight w:val="none"/>
        </w:rPr>
        <w:t>。</w:t>
      </w:r>
    </w:p>
    <w:p w14:paraId="09402B32">
      <w:pPr>
        <w:pStyle w:val="160"/>
        <w:rPr>
          <w:color w:val="auto"/>
          <w:highlight w:val="none"/>
        </w:rPr>
      </w:pPr>
      <w:r>
        <w:rPr>
          <w:rFonts w:hint="eastAsia"/>
          <w:color w:val="auto"/>
          <w:highlight w:val="none"/>
        </w:rPr>
        <w:t>获取线路代码请求参数信息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BC61460">
        <w:trPr>
          <w:wBefore w:w="0" w:type="dxa"/>
          <w:jc w:val="center"/>
        </w:trPr>
        <w:tc>
          <w:tcPr>
            <w:tcW w:w="2840" w:type="dxa"/>
            <w:noWrap w:val="0"/>
            <w:vAlign w:val="top"/>
          </w:tcPr>
          <w:p w14:paraId="58D3A823">
            <w:pPr>
              <w:rPr>
                <w:color w:val="auto"/>
                <w:sz w:val="18"/>
                <w:szCs w:val="18"/>
                <w:highlight w:val="none"/>
              </w:rPr>
            </w:pPr>
            <w:r>
              <w:rPr>
                <w:rFonts w:hint="eastAsia"/>
                <w:color w:val="auto"/>
                <w:sz w:val="18"/>
                <w:szCs w:val="18"/>
                <w:highlight w:val="none"/>
              </w:rPr>
              <w:t>字段</w:t>
            </w:r>
          </w:p>
        </w:tc>
        <w:tc>
          <w:tcPr>
            <w:tcW w:w="2841" w:type="dxa"/>
            <w:noWrap w:val="0"/>
            <w:vAlign w:val="top"/>
          </w:tcPr>
          <w:p w14:paraId="5F3CBB48">
            <w:pPr>
              <w:rPr>
                <w:color w:val="auto"/>
                <w:sz w:val="18"/>
                <w:szCs w:val="18"/>
                <w:highlight w:val="none"/>
              </w:rPr>
            </w:pPr>
            <w:r>
              <w:rPr>
                <w:rFonts w:hint="eastAsia"/>
                <w:color w:val="auto"/>
                <w:sz w:val="18"/>
                <w:szCs w:val="18"/>
                <w:highlight w:val="none"/>
              </w:rPr>
              <w:t>类型</w:t>
            </w:r>
          </w:p>
        </w:tc>
        <w:tc>
          <w:tcPr>
            <w:tcW w:w="2841" w:type="dxa"/>
            <w:noWrap w:val="0"/>
            <w:vAlign w:val="top"/>
          </w:tcPr>
          <w:p w14:paraId="1E57D92A">
            <w:pPr>
              <w:rPr>
                <w:color w:val="auto"/>
                <w:sz w:val="18"/>
                <w:szCs w:val="18"/>
                <w:highlight w:val="none"/>
              </w:rPr>
            </w:pPr>
            <w:r>
              <w:rPr>
                <w:rFonts w:hint="eastAsia"/>
                <w:color w:val="auto"/>
                <w:sz w:val="18"/>
                <w:szCs w:val="18"/>
                <w:highlight w:val="none"/>
              </w:rPr>
              <w:t>说明</w:t>
            </w:r>
          </w:p>
        </w:tc>
      </w:tr>
      <w:tr w14:paraId="39B4CB5F">
        <w:trPr>
          <w:wBefore w:w="0" w:type="dxa"/>
          <w:jc w:val="center"/>
        </w:trPr>
        <w:tc>
          <w:tcPr>
            <w:tcW w:w="2840" w:type="dxa"/>
            <w:noWrap w:val="0"/>
            <w:vAlign w:val="top"/>
          </w:tcPr>
          <w:p w14:paraId="44336935">
            <w:pPr>
              <w:snapToGrid w:val="0"/>
              <w:spacing w:line="288" w:lineRule="auto"/>
              <w:rPr>
                <w:rFonts w:ascii="宋体" w:hAnsi="宋体" w:cs="微软雅黑"/>
                <w:color w:val="auto"/>
                <w:sz w:val="18"/>
                <w:szCs w:val="18"/>
                <w:highlight w:val="none"/>
              </w:rPr>
            </w:pPr>
          </w:p>
        </w:tc>
        <w:tc>
          <w:tcPr>
            <w:tcW w:w="2841" w:type="dxa"/>
            <w:noWrap w:val="0"/>
            <w:vAlign w:val="top"/>
          </w:tcPr>
          <w:p w14:paraId="3558BE80">
            <w:pPr>
              <w:snapToGrid w:val="0"/>
              <w:spacing w:line="288" w:lineRule="auto"/>
              <w:rPr>
                <w:rFonts w:ascii="宋体" w:hAnsi="宋体" w:cs="微软雅黑"/>
                <w:color w:val="auto"/>
                <w:sz w:val="18"/>
                <w:szCs w:val="18"/>
                <w:highlight w:val="none"/>
              </w:rPr>
            </w:pPr>
          </w:p>
        </w:tc>
        <w:tc>
          <w:tcPr>
            <w:tcW w:w="2841" w:type="dxa"/>
            <w:noWrap w:val="0"/>
            <w:vAlign w:val="top"/>
          </w:tcPr>
          <w:p w14:paraId="09408779">
            <w:pPr>
              <w:snapToGrid w:val="0"/>
              <w:spacing w:line="288" w:lineRule="auto"/>
              <w:rPr>
                <w:rFonts w:ascii="宋体" w:hAnsi="宋体" w:cs="微软雅黑"/>
                <w:color w:val="auto"/>
                <w:sz w:val="18"/>
                <w:szCs w:val="18"/>
                <w:highlight w:val="none"/>
              </w:rPr>
            </w:pPr>
          </w:p>
        </w:tc>
      </w:tr>
    </w:tbl>
    <w:p w14:paraId="55A3B1E0">
      <w:pPr>
        <w:pStyle w:val="175"/>
        <w:rPr>
          <w:color w:val="auto"/>
          <w:highlight w:val="none"/>
        </w:rPr>
      </w:pPr>
      <w:bookmarkStart w:id="536" w:name="_Toc519178192"/>
      <w:r>
        <w:rPr>
          <w:rFonts w:hint="eastAsia"/>
          <w:color w:val="auto"/>
          <w:highlight w:val="none"/>
        </w:rPr>
        <w:t>应答参数</w:t>
      </w:r>
      <w:bookmarkEnd w:id="536"/>
    </w:p>
    <w:p w14:paraId="080A7BD2">
      <w:pPr>
        <w:pStyle w:val="41"/>
        <w:rPr>
          <w:color w:val="auto"/>
          <w:highlight w:val="none"/>
        </w:rPr>
      </w:pPr>
      <w:r>
        <w:rPr>
          <w:rFonts w:hint="eastAsia"/>
          <w:color w:val="auto"/>
          <w:highlight w:val="none"/>
        </w:rPr>
        <w:t>获取线路代码应答参数详见表1</w:t>
      </w:r>
      <w:r>
        <w:rPr>
          <w:color w:val="auto"/>
          <w:highlight w:val="none"/>
        </w:rPr>
        <w:t>08</w:t>
      </w:r>
      <w:r>
        <w:rPr>
          <w:rFonts w:hint="eastAsia"/>
          <w:color w:val="auto"/>
          <w:highlight w:val="none"/>
        </w:rPr>
        <w:t>。</w:t>
      </w:r>
    </w:p>
    <w:p w14:paraId="6E55C7E5">
      <w:pPr>
        <w:pStyle w:val="160"/>
        <w:rPr>
          <w:color w:val="auto"/>
          <w:highlight w:val="none"/>
        </w:rPr>
      </w:pPr>
      <w:r>
        <w:rPr>
          <w:rFonts w:hint="eastAsia"/>
          <w:color w:val="auto"/>
          <w:highlight w:val="none"/>
        </w:rPr>
        <w:t>获取线路代码应答参数信息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74334E2">
        <w:trPr>
          <w:wBefore w:w="0" w:type="dxa"/>
          <w:jc w:val="center"/>
        </w:trPr>
        <w:tc>
          <w:tcPr>
            <w:tcW w:w="2840" w:type="dxa"/>
            <w:noWrap w:val="0"/>
            <w:vAlign w:val="top"/>
          </w:tcPr>
          <w:p w14:paraId="58A2BE6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322ABF7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389BB04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7F15856C">
        <w:trPr>
          <w:wBefore w:w="0" w:type="dxa"/>
          <w:jc w:val="center"/>
        </w:trPr>
        <w:tc>
          <w:tcPr>
            <w:tcW w:w="2840" w:type="dxa"/>
            <w:noWrap w:val="0"/>
            <w:vAlign w:val="top"/>
          </w:tcPr>
          <w:p w14:paraId="51BCC42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7B0D2DD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FF99E7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71C8B1B2">
        <w:trPr>
          <w:wBefore w:w="0" w:type="dxa"/>
          <w:jc w:val="center"/>
        </w:trPr>
        <w:tc>
          <w:tcPr>
            <w:tcW w:w="2840" w:type="dxa"/>
            <w:noWrap w:val="0"/>
            <w:vAlign w:val="top"/>
          </w:tcPr>
          <w:p w14:paraId="371819B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2207FB6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388E86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0C4E5987">
        <w:trPr>
          <w:wBefore w:w="0" w:type="dxa"/>
          <w:jc w:val="center"/>
        </w:trPr>
        <w:tc>
          <w:tcPr>
            <w:tcW w:w="2840" w:type="dxa"/>
            <w:noWrap w:val="0"/>
            <w:vAlign w:val="top"/>
          </w:tcPr>
          <w:p w14:paraId="253D858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lineCodeRecord</w:t>
            </w:r>
          </w:p>
        </w:tc>
        <w:tc>
          <w:tcPr>
            <w:tcW w:w="2841" w:type="dxa"/>
            <w:noWrap w:val="0"/>
            <w:vAlign w:val="top"/>
          </w:tcPr>
          <w:p w14:paraId="269FB79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Json数组</w:t>
            </w:r>
          </w:p>
        </w:tc>
        <w:tc>
          <w:tcPr>
            <w:tcW w:w="2841" w:type="dxa"/>
            <w:noWrap w:val="0"/>
            <w:vAlign w:val="top"/>
          </w:tcPr>
          <w:p w14:paraId="2657BDA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线路列表</w:t>
            </w:r>
          </w:p>
        </w:tc>
      </w:tr>
    </w:tbl>
    <w:p w14:paraId="33C865BC">
      <w:pPr>
        <w:pStyle w:val="41"/>
        <w:rPr>
          <w:color w:val="auto"/>
          <w:highlight w:val="none"/>
        </w:rPr>
      </w:pPr>
      <w:r>
        <w:rPr>
          <w:rFonts w:hint="eastAsia"/>
          <w:color w:val="auto"/>
          <w:highlight w:val="none"/>
        </w:rPr>
        <w:t>单条</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2DCA348">
        <w:trPr>
          <w:wBefore w:w="0" w:type="dxa"/>
          <w:jc w:val="center"/>
        </w:trPr>
        <w:tc>
          <w:tcPr>
            <w:tcW w:w="2840" w:type="dxa"/>
            <w:noWrap w:val="0"/>
            <w:vAlign w:val="top"/>
          </w:tcPr>
          <w:p w14:paraId="0725CB2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056D666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14DAAF2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672C1D93">
        <w:trPr>
          <w:wBefore w:w="0" w:type="dxa"/>
          <w:jc w:val="center"/>
        </w:trPr>
        <w:tc>
          <w:tcPr>
            <w:tcW w:w="2840" w:type="dxa"/>
            <w:noWrap w:val="0"/>
            <w:vAlign w:val="center"/>
          </w:tcPr>
          <w:p w14:paraId="1BC4616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lineCode</w:t>
            </w:r>
          </w:p>
        </w:tc>
        <w:tc>
          <w:tcPr>
            <w:tcW w:w="2841" w:type="dxa"/>
            <w:noWrap w:val="0"/>
            <w:vAlign w:val="top"/>
          </w:tcPr>
          <w:p w14:paraId="6FB982E3">
            <w:pPr>
              <w:rPr>
                <w:color w:val="auto"/>
                <w:highlight w:val="none"/>
              </w:rPr>
            </w:pPr>
            <w:r>
              <w:rPr>
                <w:rFonts w:hint="eastAsia" w:ascii="宋体" w:hAnsi="宋体" w:cs="微软雅黑"/>
                <w:color w:val="auto"/>
                <w:sz w:val="18"/>
                <w:szCs w:val="18"/>
                <w:highlight w:val="none"/>
              </w:rPr>
              <w:t>string</w:t>
            </w:r>
          </w:p>
        </w:tc>
        <w:tc>
          <w:tcPr>
            <w:tcW w:w="2841" w:type="dxa"/>
            <w:noWrap w:val="0"/>
            <w:vAlign w:val="center"/>
          </w:tcPr>
          <w:p w14:paraId="58AAB7FE">
            <w:pPr>
              <w:widowControl/>
              <w:jc w:val="left"/>
              <w:rPr>
                <w:rFonts w:ascii="宋体" w:hAnsi="宋体" w:cs="微软雅黑"/>
                <w:color w:val="auto"/>
                <w:sz w:val="18"/>
                <w:szCs w:val="18"/>
                <w:highlight w:val="none"/>
              </w:rPr>
            </w:pPr>
            <w:r>
              <w:rPr>
                <w:rFonts w:hint="eastAsia" w:ascii="宋体" w:hAnsi="宋体" w:cs="微软雅黑"/>
                <w:color w:val="auto"/>
                <w:sz w:val="18"/>
                <w:szCs w:val="18"/>
                <w:highlight w:val="none"/>
              </w:rPr>
              <w:t>线路代码</w:t>
            </w:r>
          </w:p>
        </w:tc>
      </w:tr>
      <w:tr w14:paraId="1998070B">
        <w:trPr>
          <w:wBefore w:w="0" w:type="dxa"/>
          <w:jc w:val="center"/>
        </w:trPr>
        <w:tc>
          <w:tcPr>
            <w:tcW w:w="2840" w:type="dxa"/>
            <w:noWrap w:val="0"/>
            <w:vAlign w:val="center"/>
          </w:tcPr>
          <w:p w14:paraId="6B9F8B5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lineNameZH</w:t>
            </w:r>
          </w:p>
        </w:tc>
        <w:tc>
          <w:tcPr>
            <w:tcW w:w="2841" w:type="dxa"/>
            <w:noWrap w:val="0"/>
            <w:vAlign w:val="top"/>
          </w:tcPr>
          <w:p w14:paraId="0C4CEB3F">
            <w:pPr>
              <w:rPr>
                <w:color w:val="auto"/>
                <w:highlight w:val="none"/>
              </w:rPr>
            </w:pPr>
            <w:r>
              <w:rPr>
                <w:rFonts w:hint="eastAsia" w:ascii="宋体" w:hAnsi="宋体" w:cs="微软雅黑"/>
                <w:color w:val="auto"/>
                <w:sz w:val="18"/>
                <w:szCs w:val="18"/>
                <w:highlight w:val="none"/>
              </w:rPr>
              <w:t>string</w:t>
            </w:r>
          </w:p>
        </w:tc>
        <w:tc>
          <w:tcPr>
            <w:tcW w:w="2841" w:type="dxa"/>
            <w:noWrap w:val="0"/>
            <w:vAlign w:val="center"/>
          </w:tcPr>
          <w:p w14:paraId="783B1CF4">
            <w:pPr>
              <w:rPr>
                <w:rFonts w:ascii="宋体" w:hAnsi="宋体" w:cs="微软雅黑"/>
                <w:color w:val="auto"/>
                <w:sz w:val="18"/>
                <w:szCs w:val="18"/>
                <w:highlight w:val="none"/>
              </w:rPr>
            </w:pPr>
            <w:r>
              <w:rPr>
                <w:rFonts w:hint="eastAsia" w:ascii="宋体" w:hAnsi="宋体" w:cs="微软雅黑"/>
                <w:color w:val="auto"/>
                <w:sz w:val="18"/>
                <w:szCs w:val="18"/>
                <w:highlight w:val="none"/>
              </w:rPr>
              <w:t>线</w:t>
            </w:r>
            <w:r>
              <w:rPr>
                <w:rFonts w:ascii="宋体" w:hAnsi="宋体" w:cs="微软雅黑"/>
                <w:color w:val="auto"/>
                <w:sz w:val="18"/>
                <w:szCs w:val="18"/>
                <w:highlight w:val="none"/>
              </w:rPr>
              <w:t>路中文名</w:t>
            </w:r>
            <w:r>
              <w:rPr>
                <w:rFonts w:hint="eastAsia" w:ascii="宋体" w:hAnsi="宋体" w:cs="微软雅黑"/>
                <w:color w:val="auto"/>
                <w:sz w:val="18"/>
                <w:szCs w:val="18"/>
                <w:highlight w:val="none"/>
              </w:rPr>
              <w:t>称</w:t>
            </w:r>
          </w:p>
        </w:tc>
      </w:tr>
      <w:tr w14:paraId="47CF04C6">
        <w:trPr>
          <w:wBefore w:w="0" w:type="dxa"/>
          <w:jc w:val="center"/>
        </w:trPr>
        <w:tc>
          <w:tcPr>
            <w:tcW w:w="2840" w:type="dxa"/>
            <w:noWrap w:val="0"/>
            <w:vAlign w:val="center"/>
          </w:tcPr>
          <w:p w14:paraId="0566BBB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lineNameEN</w:t>
            </w:r>
          </w:p>
        </w:tc>
        <w:tc>
          <w:tcPr>
            <w:tcW w:w="2841" w:type="dxa"/>
            <w:noWrap w:val="0"/>
            <w:vAlign w:val="top"/>
          </w:tcPr>
          <w:p w14:paraId="0AD64E76">
            <w:pPr>
              <w:rPr>
                <w:color w:val="auto"/>
                <w:highlight w:val="none"/>
              </w:rPr>
            </w:pPr>
            <w:r>
              <w:rPr>
                <w:rFonts w:hint="eastAsia" w:ascii="宋体" w:hAnsi="宋体" w:cs="微软雅黑"/>
                <w:color w:val="auto"/>
                <w:sz w:val="18"/>
                <w:szCs w:val="18"/>
                <w:highlight w:val="none"/>
              </w:rPr>
              <w:t>string</w:t>
            </w:r>
          </w:p>
        </w:tc>
        <w:tc>
          <w:tcPr>
            <w:tcW w:w="2841" w:type="dxa"/>
            <w:noWrap w:val="0"/>
            <w:vAlign w:val="center"/>
          </w:tcPr>
          <w:p w14:paraId="1C4F2F14">
            <w:pPr>
              <w:rPr>
                <w:rFonts w:ascii="宋体" w:hAnsi="宋体" w:cs="微软雅黑"/>
                <w:color w:val="auto"/>
                <w:sz w:val="18"/>
                <w:szCs w:val="18"/>
                <w:highlight w:val="none"/>
              </w:rPr>
            </w:pPr>
            <w:r>
              <w:rPr>
                <w:rFonts w:hint="eastAsia" w:ascii="宋体" w:hAnsi="宋体" w:cs="微软雅黑"/>
                <w:color w:val="auto"/>
                <w:sz w:val="18"/>
                <w:szCs w:val="18"/>
                <w:highlight w:val="none"/>
              </w:rPr>
              <w:t>线</w:t>
            </w:r>
            <w:r>
              <w:rPr>
                <w:rFonts w:ascii="宋体" w:hAnsi="宋体" w:cs="微软雅黑"/>
                <w:color w:val="auto"/>
                <w:sz w:val="18"/>
                <w:szCs w:val="18"/>
                <w:highlight w:val="none"/>
              </w:rPr>
              <w:t>路英文名</w:t>
            </w:r>
            <w:r>
              <w:rPr>
                <w:rFonts w:hint="eastAsia" w:ascii="宋体" w:hAnsi="宋体" w:cs="微软雅黑"/>
                <w:color w:val="auto"/>
                <w:sz w:val="18"/>
                <w:szCs w:val="18"/>
                <w:highlight w:val="none"/>
              </w:rPr>
              <w:t>称</w:t>
            </w:r>
          </w:p>
        </w:tc>
      </w:tr>
      <w:tr w14:paraId="187A0503">
        <w:trPr>
          <w:wBefore w:w="0" w:type="dxa"/>
          <w:jc w:val="center"/>
        </w:trPr>
        <w:tc>
          <w:tcPr>
            <w:tcW w:w="2840" w:type="dxa"/>
            <w:noWrap w:val="0"/>
            <w:vAlign w:val="center"/>
          </w:tcPr>
          <w:p w14:paraId="77E32257">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orderIndex</w:t>
            </w:r>
          </w:p>
        </w:tc>
        <w:tc>
          <w:tcPr>
            <w:tcW w:w="2841" w:type="dxa"/>
            <w:noWrap w:val="0"/>
            <w:vAlign w:val="top"/>
          </w:tcPr>
          <w:p w14:paraId="799985BB">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center"/>
          </w:tcPr>
          <w:p w14:paraId="3F8A32C5">
            <w:pPr>
              <w:rPr>
                <w:rFonts w:ascii="宋体" w:hAnsi="宋体" w:cs="微软雅黑"/>
                <w:color w:val="auto"/>
                <w:sz w:val="18"/>
                <w:szCs w:val="18"/>
                <w:highlight w:val="none"/>
              </w:rPr>
            </w:pPr>
            <w:r>
              <w:rPr>
                <w:rFonts w:hint="eastAsia" w:ascii="宋体" w:hAnsi="宋体" w:cs="微软雅黑"/>
                <w:color w:val="auto"/>
                <w:sz w:val="18"/>
                <w:szCs w:val="18"/>
                <w:highlight w:val="none"/>
              </w:rPr>
              <w:t>排序</w:t>
            </w:r>
            <w:r>
              <w:rPr>
                <w:rFonts w:ascii="宋体" w:hAnsi="宋体" w:cs="微软雅黑"/>
                <w:color w:val="auto"/>
                <w:sz w:val="18"/>
                <w:szCs w:val="18"/>
                <w:highlight w:val="none"/>
              </w:rPr>
              <w:t>字段</w:t>
            </w:r>
          </w:p>
        </w:tc>
      </w:tr>
    </w:tbl>
    <w:p w14:paraId="61BD5363">
      <w:pPr>
        <w:pStyle w:val="146"/>
        <w:spacing w:before="156" w:after="156"/>
        <w:rPr>
          <w:color w:val="auto"/>
          <w:highlight w:val="none"/>
        </w:rPr>
      </w:pPr>
      <w:bookmarkStart w:id="537" w:name="_Toc519178193"/>
      <w:r>
        <w:rPr>
          <w:color w:val="auto"/>
          <w:highlight w:val="none"/>
        </w:rPr>
        <w:t xml:space="preserve">IF8A-08 </w:t>
      </w:r>
      <w:r>
        <w:rPr>
          <w:rFonts w:hint="eastAsia"/>
          <w:color w:val="auto"/>
          <w:highlight w:val="none"/>
        </w:rPr>
        <w:t>获取车站代码</w:t>
      </w:r>
      <w:bookmarkEnd w:id="537"/>
    </w:p>
    <w:p w14:paraId="1254CB80">
      <w:pPr>
        <w:pStyle w:val="175"/>
        <w:rPr>
          <w:color w:val="auto"/>
          <w:highlight w:val="none"/>
        </w:rPr>
      </w:pPr>
      <w:bookmarkStart w:id="538" w:name="_Toc519178194"/>
      <w:r>
        <w:rPr>
          <w:rFonts w:hint="eastAsia"/>
          <w:color w:val="auto"/>
          <w:highlight w:val="none"/>
        </w:rPr>
        <w:t>接口地址</w:t>
      </w:r>
      <w:bookmarkEnd w:id="538"/>
    </w:p>
    <w:p w14:paraId="0FFE6A69">
      <w:pPr>
        <w:pStyle w:val="41"/>
        <w:rPr>
          <w:color w:val="auto"/>
          <w:highlight w:val="none"/>
        </w:rPr>
      </w:pPr>
      <w:r>
        <w:rPr>
          <w:color w:val="auto"/>
          <w:highlight w:val="none"/>
        </w:rPr>
        <w:t>http//:[ip]:[port]/[project]/ci/app/request</w:t>
      </w:r>
      <w:r>
        <w:rPr>
          <w:rFonts w:hint="eastAsia"/>
          <w:color w:val="auto"/>
          <w:highlight w:val="none"/>
        </w:rPr>
        <w:t>Station</w:t>
      </w:r>
      <w:r>
        <w:rPr>
          <w:color w:val="auto"/>
          <w:highlight w:val="none"/>
        </w:rPr>
        <w:t>CodeList</w:t>
      </w:r>
    </w:p>
    <w:p w14:paraId="1CC70808">
      <w:pPr>
        <w:pStyle w:val="175"/>
        <w:rPr>
          <w:color w:val="auto"/>
          <w:highlight w:val="none"/>
        </w:rPr>
      </w:pPr>
      <w:bookmarkStart w:id="539" w:name="_Toc519178195"/>
      <w:r>
        <w:rPr>
          <w:rFonts w:hint="eastAsia"/>
          <w:color w:val="auto"/>
          <w:highlight w:val="none"/>
        </w:rPr>
        <w:t>接口</w:t>
      </w:r>
      <w:r>
        <w:rPr>
          <w:color w:val="auto"/>
          <w:highlight w:val="none"/>
        </w:rPr>
        <w:t>说明</w:t>
      </w:r>
      <w:bookmarkEnd w:id="539"/>
    </w:p>
    <w:p w14:paraId="5297D659">
      <w:pPr>
        <w:pStyle w:val="41"/>
        <w:rPr>
          <w:color w:val="auto"/>
          <w:highlight w:val="none"/>
        </w:rPr>
      </w:pPr>
      <w:r>
        <w:rPr>
          <w:rFonts w:hint="eastAsia"/>
          <w:color w:val="auto"/>
          <w:highlight w:val="none"/>
        </w:rPr>
        <w:t>获取站点代码信息列表</w:t>
      </w:r>
    </w:p>
    <w:p w14:paraId="053342F4">
      <w:pPr>
        <w:pStyle w:val="175"/>
        <w:rPr>
          <w:color w:val="auto"/>
          <w:highlight w:val="none"/>
        </w:rPr>
      </w:pPr>
      <w:bookmarkStart w:id="540" w:name="_Toc519178196"/>
      <w:r>
        <w:rPr>
          <w:rFonts w:hint="eastAsia"/>
          <w:color w:val="auto"/>
          <w:highlight w:val="none"/>
        </w:rPr>
        <w:t>请求参数</w:t>
      </w:r>
      <w:bookmarkEnd w:id="540"/>
    </w:p>
    <w:p w14:paraId="50038FAE">
      <w:pPr>
        <w:pStyle w:val="41"/>
        <w:rPr>
          <w:color w:val="auto"/>
          <w:highlight w:val="none"/>
        </w:rPr>
      </w:pPr>
      <w:r>
        <w:rPr>
          <w:rFonts w:hint="eastAsia"/>
          <w:color w:val="auto"/>
          <w:highlight w:val="none"/>
        </w:rPr>
        <w:t>获取车站代码请求参数详见表1</w:t>
      </w:r>
      <w:r>
        <w:rPr>
          <w:color w:val="auto"/>
          <w:highlight w:val="none"/>
        </w:rPr>
        <w:t>09</w:t>
      </w:r>
      <w:r>
        <w:rPr>
          <w:rFonts w:hint="eastAsia"/>
          <w:color w:val="auto"/>
          <w:highlight w:val="none"/>
        </w:rPr>
        <w:t>。</w:t>
      </w:r>
    </w:p>
    <w:p w14:paraId="1D7709C9">
      <w:pPr>
        <w:pStyle w:val="160"/>
        <w:rPr>
          <w:color w:val="auto"/>
          <w:highlight w:val="none"/>
        </w:rPr>
      </w:pPr>
      <w:r>
        <w:rPr>
          <w:rFonts w:hint="eastAsia"/>
          <w:color w:val="auto"/>
          <w:highlight w:val="none"/>
        </w:rPr>
        <w:t>获取车站代码请求参数信息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391E026">
        <w:trPr>
          <w:wBefore w:w="0" w:type="dxa"/>
          <w:jc w:val="center"/>
        </w:trPr>
        <w:tc>
          <w:tcPr>
            <w:tcW w:w="2840" w:type="dxa"/>
            <w:noWrap w:val="0"/>
            <w:vAlign w:val="top"/>
          </w:tcPr>
          <w:p w14:paraId="1CE48019">
            <w:pPr>
              <w:rPr>
                <w:color w:val="auto"/>
                <w:sz w:val="18"/>
                <w:szCs w:val="18"/>
                <w:highlight w:val="none"/>
              </w:rPr>
            </w:pPr>
            <w:r>
              <w:rPr>
                <w:rFonts w:hint="eastAsia"/>
                <w:color w:val="auto"/>
                <w:sz w:val="18"/>
                <w:szCs w:val="18"/>
                <w:highlight w:val="none"/>
              </w:rPr>
              <w:t>字段</w:t>
            </w:r>
          </w:p>
        </w:tc>
        <w:tc>
          <w:tcPr>
            <w:tcW w:w="2841" w:type="dxa"/>
            <w:noWrap w:val="0"/>
            <w:vAlign w:val="top"/>
          </w:tcPr>
          <w:p w14:paraId="20A5D8FB">
            <w:pPr>
              <w:rPr>
                <w:color w:val="auto"/>
                <w:sz w:val="18"/>
                <w:szCs w:val="18"/>
                <w:highlight w:val="none"/>
              </w:rPr>
            </w:pPr>
            <w:r>
              <w:rPr>
                <w:rFonts w:hint="eastAsia"/>
                <w:color w:val="auto"/>
                <w:sz w:val="18"/>
                <w:szCs w:val="18"/>
                <w:highlight w:val="none"/>
              </w:rPr>
              <w:t>类型</w:t>
            </w:r>
          </w:p>
        </w:tc>
        <w:tc>
          <w:tcPr>
            <w:tcW w:w="2841" w:type="dxa"/>
            <w:noWrap w:val="0"/>
            <w:vAlign w:val="top"/>
          </w:tcPr>
          <w:p w14:paraId="4D50E23D">
            <w:pPr>
              <w:rPr>
                <w:color w:val="auto"/>
                <w:sz w:val="18"/>
                <w:szCs w:val="18"/>
                <w:highlight w:val="none"/>
              </w:rPr>
            </w:pPr>
            <w:r>
              <w:rPr>
                <w:rFonts w:hint="eastAsia"/>
                <w:color w:val="auto"/>
                <w:sz w:val="18"/>
                <w:szCs w:val="18"/>
                <w:highlight w:val="none"/>
              </w:rPr>
              <w:t>说明</w:t>
            </w:r>
          </w:p>
        </w:tc>
      </w:tr>
      <w:tr w14:paraId="611EBB24">
        <w:trPr>
          <w:wBefore w:w="0" w:type="dxa"/>
          <w:jc w:val="center"/>
        </w:trPr>
        <w:tc>
          <w:tcPr>
            <w:tcW w:w="2840" w:type="dxa"/>
            <w:noWrap w:val="0"/>
            <w:vAlign w:val="center"/>
          </w:tcPr>
          <w:p w14:paraId="732E3A4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lineCode</w:t>
            </w:r>
          </w:p>
        </w:tc>
        <w:tc>
          <w:tcPr>
            <w:tcW w:w="2841" w:type="dxa"/>
            <w:noWrap w:val="0"/>
            <w:vAlign w:val="top"/>
          </w:tcPr>
          <w:p w14:paraId="1FF361CB">
            <w:pPr>
              <w:rPr>
                <w:color w:val="auto"/>
                <w:highlight w:val="none"/>
              </w:rPr>
            </w:pPr>
            <w:r>
              <w:rPr>
                <w:rFonts w:hint="eastAsia" w:ascii="宋体" w:hAnsi="宋体" w:cs="微软雅黑"/>
                <w:color w:val="auto"/>
                <w:sz w:val="18"/>
                <w:szCs w:val="18"/>
                <w:highlight w:val="none"/>
              </w:rPr>
              <w:t>string</w:t>
            </w:r>
          </w:p>
        </w:tc>
        <w:tc>
          <w:tcPr>
            <w:tcW w:w="2841" w:type="dxa"/>
            <w:noWrap w:val="0"/>
            <w:vAlign w:val="center"/>
          </w:tcPr>
          <w:p w14:paraId="019FC476">
            <w:pPr>
              <w:widowControl/>
              <w:jc w:val="left"/>
              <w:rPr>
                <w:rFonts w:ascii="宋体" w:hAnsi="宋体" w:cs="微软雅黑"/>
                <w:color w:val="auto"/>
                <w:sz w:val="18"/>
                <w:szCs w:val="18"/>
                <w:highlight w:val="none"/>
              </w:rPr>
            </w:pPr>
            <w:r>
              <w:rPr>
                <w:rFonts w:hint="eastAsia" w:ascii="宋体" w:hAnsi="宋体" w:cs="微软雅黑"/>
                <w:color w:val="auto"/>
                <w:sz w:val="18"/>
                <w:szCs w:val="18"/>
                <w:highlight w:val="none"/>
              </w:rPr>
              <w:t>线路代码</w:t>
            </w:r>
          </w:p>
        </w:tc>
      </w:tr>
    </w:tbl>
    <w:p w14:paraId="654B86DE">
      <w:pPr>
        <w:pStyle w:val="175"/>
        <w:rPr>
          <w:color w:val="auto"/>
          <w:highlight w:val="none"/>
        </w:rPr>
      </w:pPr>
      <w:bookmarkStart w:id="541" w:name="_Toc519178197"/>
      <w:r>
        <w:rPr>
          <w:rFonts w:hint="eastAsia"/>
          <w:color w:val="auto"/>
          <w:highlight w:val="none"/>
        </w:rPr>
        <w:t>应答参数</w:t>
      </w:r>
      <w:bookmarkEnd w:id="541"/>
    </w:p>
    <w:p w14:paraId="00CE82CD">
      <w:pPr>
        <w:pStyle w:val="41"/>
        <w:rPr>
          <w:color w:val="auto"/>
          <w:highlight w:val="none"/>
        </w:rPr>
      </w:pPr>
      <w:r>
        <w:rPr>
          <w:rFonts w:hint="eastAsia"/>
          <w:color w:val="auto"/>
          <w:highlight w:val="none"/>
        </w:rPr>
        <w:t>获取车站代码应答参数详见表1</w:t>
      </w:r>
      <w:r>
        <w:rPr>
          <w:color w:val="auto"/>
          <w:highlight w:val="none"/>
        </w:rPr>
        <w:t>10</w:t>
      </w:r>
      <w:r>
        <w:rPr>
          <w:rFonts w:hint="eastAsia"/>
          <w:color w:val="auto"/>
          <w:highlight w:val="none"/>
        </w:rPr>
        <w:t>。</w:t>
      </w:r>
    </w:p>
    <w:p w14:paraId="755049C4">
      <w:pPr>
        <w:pStyle w:val="160"/>
        <w:rPr>
          <w:color w:val="auto"/>
          <w:highlight w:val="none"/>
        </w:rPr>
      </w:pPr>
      <w:r>
        <w:rPr>
          <w:rFonts w:hint="eastAsia"/>
          <w:color w:val="auto"/>
          <w:highlight w:val="none"/>
        </w:rPr>
        <w:t>获取车站代码应答参数信息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7CF780B">
        <w:trPr>
          <w:wBefore w:w="0" w:type="dxa"/>
          <w:jc w:val="center"/>
        </w:trPr>
        <w:tc>
          <w:tcPr>
            <w:tcW w:w="2840" w:type="dxa"/>
            <w:noWrap w:val="0"/>
            <w:vAlign w:val="top"/>
          </w:tcPr>
          <w:p w14:paraId="60713A4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3EB80EE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7CF70C2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5BEFC577">
        <w:trPr>
          <w:wBefore w:w="0" w:type="dxa"/>
          <w:jc w:val="center"/>
        </w:trPr>
        <w:tc>
          <w:tcPr>
            <w:tcW w:w="2840" w:type="dxa"/>
            <w:noWrap w:val="0"/>
            <w:vAlign w:val="top"/>
          </w:tcPr>
          <w:p w14:paraId="4AA6FC0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61CCE9D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CAF49B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52295454">
        <w:trPr>
          <w:wBefore w:w="0" w:type="dxa"/>
          <w:jc w:val="center"/>
        </w:trPr>
        <w:tc>
          <w:tcPr>
            <w:tcW w:w="2840" w:type="dxa"/>
            <w:noWrap w:val="0"/>
            <w:vAlign w:val="top"/>
          </w:tcPr>
          <w:p w14:paraId="6EBB438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0785FAF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401123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2CF0AB30">
        <w:trPr>
          <w:wBefore w:w="0" w:type="dxa"/>
          <w:jc w:val="center"/>
        </w:trPr>
        <w:tc>
          <w:tcPr>
            <w:tcW w:w="2840" w:type="dxa"/>
            <w:noWrap w:val="0"/>
            <w:vAlign w:val="top"/>
          </w:tcPr>
          <w:p w14:paraId="757635E4">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station</w:t>
            </w:r>
            <w:r>
              <w:rPr>
                <w:rFonts w:hint="eastAsia" w:ascii="宋体" w:hAnsi="宋体" w:cs="微软雅黑"/>
                <w:color w:val="auto"/>
                <w:sz w:val="18"/>
                <w:szCs w:val="18"/>
                <w:highlight w:val="none"/>
              </w:rPr>
              <w:t>CodeRecord</w:t>
            </w:r>
          </w:p>
        </w:tc>
        <w:tc>
          <w:tcPr>
            <w:tcW w:w="2841" w:type="dxa"/>
            <w:noWrap w:val="0"/>
            <w:vAlign w:val="top"/>
          </w:tcPr>
          <w:p w14:paraId="0D2E9B4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Json数组</w:t>
            </w:r>
          </w:p>
        </w:tc>
        <w:tc>
          <w:tcPr>
            <w:tcW w:w="2841" w:type="dxa"/>
            <w:noWrap w:val="0"/>
            <w:vAlign w:val="top"/>
          </w:tcPr>
          <w:p w14:paraId="09DAF7CF">
            <w:pPr>
              <w:snapToGrid w:val="0"/>
              <w:spacing w:line="288" w:lineRule="auto"/>
              <w:rPr>
                <w:rFonts w:ascii="宋体" w:hAnsi="宋体" w:cs="微软雅黑"/>
                <w:color w:val="auto"/>
                <w:sz w:val="18"/>
                <w:szCs w:val="18"/>
                <w:highlight w:val="none"/>
              </w:rPr>
            </w:pPr>
          </w:p>
        </w:tc>
      </w:tr>
    </w:tbl>
    <w:p w14:paraId="6B41678A">
      <w:pPr>
        <w:pStyle w:val="41"/>
        <w:rPr>
          <w:color w:val="auto"/>
          <w:highlight w:val="none"/>
        </w:rPr>
      </w:pPr>
      <w:r>
        <w:rPr>
          <w:rFonts w:hint="eastAsia"/>
          <w:color w:val="auto"/>
          <w:highlight w:val="none"/>
        </w:rPr>
        <w:t>单条</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44D6401">
        <w:trPr>
          <w:wBefore w:w="0" w:type="dxa"/>
          <w:jc w:val="center"/>
        </w:trPr>
        <w:tc>
          <w:tcPr>
            <w:tcW w:w="2840" w:type="dxa"/>
            <w:noWrap w:val="0"/>
            <w:vAlign w:val="top"/>
          </w:tcPr>
          <w:p w14:paraId="5000F17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5DCF4D3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7A54B2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1F9A61BB">
        <w:trPr>
          <w:wBefore w:w="0" w:type="dxa"/>
          <w:jc w:val="center"/>
        </w:trPr>
        <w:tc>
          <w:tcPr>
            <w:tcW w:w="2840" w:type="dxa"/>
            <w:noWrap w:val="0"/>
            <w:vAlign w:val="top"/>
          </w:tcPr>
          <w:p w14:paraId="1E189475">
            <w:pPr>
              <w:rPr>
                <w:rFonts w:ascii="宋体" w:hAnsi="宋体" w:cs="微软雅黑"/>
                <w:color w:val="auto"/>
                <w:sz w:val="18"/>
                <w:szCs w:val="18"/>
                <w:highlight w:val="none"/>
              </w:rPr>
            </w:pPr>
            <w:r>
              <w:rPr>
                <w:rFonts w:ascii="宋体" w:hAnsi="宋体" w:cs="微软雅黑"/>
                <w:color w:val="auto"/>
                <w:sz w:val="18"/>
                <w:szCs w:val="18"/>
                <w:highlight w:val="none"/>
              </w:rPr>
              <w:t>lineCode</w:t>
            </w:r>
          </w:p>
        </w:tc>
        <w:tc>
          <w:tcPr>
            <w:tcW w:w="2841" w:type="dxa"/>
            <w:noWrap w:val="0"/>
            <w:vAlign w:val="top"/>
          </w:tcPr>
          <w:p w14:paraId="7AF2C63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1DAB9E6">
            <w:pPr>
              <w:rPr>
                <w:rFonts w:ascii="宋体" w:hAnsi="宋体" w:cs="微软雅黑"/>
                <w:color w:val="auto"/>
                <w:sz w:val="18"/>
                <w:szCs w:val="18"/>
                <w:highlight w:val="none"/>
              </w:rPr>
            </w:pPr>
            <w:r>
              <w:rPr>
                <w:rFonts w:hint="eastAsia" w:ascii="宋体" w:hAnsi="宋体" w:cs="微软雅黑"/>
                <w:color w:val="auto"/>
                <w:sz w:val="18"/>
                <w:szCs w:val="18"/>
                <w:highlight w:val="none"/>
              </w:rPr>
              <w:t>线路代码</w:t>
            </w:r>
          </w:p>
        </w:tc>
      </w:tr>
      <w:tr w14:paraId="1D52CA9B">
        <w:trPr>
          <w:wBefore w:w="0" w:type="dxa"/>
          <w:jc w:val="center"/>
        </w:trPr>
        <w:tc>
          <w:tcPr>
            <w:tcW w:w="2840" w:type="dxa"/>
            <w:noWrap w:val="0"/>
            <w:vAlign w:val="top"/>
          </w:tcPr>
          <w:p w14:paraId="05E131EA">
            <w:pPr>
              <w:rPr>
                <w:rFonts w:ascii="宋体" w:hAnsi="宋体" w:cs="微软雅黑"/>
                <w:color w:val="auto"/>
                <w:sz w:val="18"/>
                <w:szCs w:val="18"/>
                <w:highlight w:val="none"/>
              </w:rPr>
            </w:pPr>
            <w:r>
              <w:rPr>
                <w:rFonts w:ascii="宋体" w:hAnsi="宋体" w:cs="微软雅黑"/>
                <w:color w:val="auto"/>
                <w:sz w:val="18"/>
                <w:szCs w:val="18"/>
                <w:highlight w:val="none"/>
              </w:rPr>
              <w:t>stationCode</w:t>
            </w:r>
          </w:p>
        </w:tc>
        <w:tc>
          <w:tcPr>
            <w:tcW w:w="2841" w:type="dxa"/>
            <w:noWrap w:val="0"/>
            <w:vAlign w:val="top"/>
          </w:tcPr>
          <w:p w14:paraId="18690DF2">
            <w:pPr>
              <w:rPr>
                <w:color w:val="auto"/>
                <w:highlight w:val="none"/>
              </w:rPr>
            </w:pPr>
            <w:r>
              <w:rPr>
                <w:rFonts w:hint="eastAsia" w:ascii="宋体" w:hAnsi="宋体" w:cs="微软雅黑"/>
                <w:color w:val="auto"/>
                <w:sz w:val="18"/>
                <w:szCs w:val="18"/>
                <w:highlight w:val="none"/>
              </w:rPr>
              <w:t>string</w:t>
            </w:r>
          </w:p>
        </w:tc>
        <w:tc>
          <w:tcPr>
            <w:tcW w:w="2841" w:type="dxa"/>
            <w:noWrap w:val="0"/>
            <w:vAlign w:val="top"/>
          </w:tcPr>
          <w:p w14:paraId="21F0A23E">
            <w:pPr>
              <w:rPr>
                <w:rFonts w:ascii="宋体" w:hAnsi="宋体" w:cs="微软雅黑"/>
                <w:color w:val="auto"/>
                <w:sz w:val="18"/>
                <w:szCs w:val="18"/>
                <w:highlight w:val="none"/>
              </w:rPr>
            </w:pPr>
            <w:r>
              <w:rPr>
                <w:rFonts w:hint="eastAsia" w:ascii="宋体" w:hAnsi="宋体" w:cs="微软雅黑"/>
                <w:color w:val="auto"/>
                <w:sz w:val="18"/>
                <w:szCs w:val="18"/>
                <w:highlight w:val="none"/>
              </w:rPr>
              <w:t>站点代码</w:t>
            </w:r>
          </w:p>
        </w:tc>
      </w:tr>
      <w:tr w14:paraId="2FA6F46E">
        <w:trPr>
          <w:wBefore w:w="0" w:type="dxa"/>
          <w:jc w:val="center"/>
        </w:trPr>
        <w:tc>
          <w:tcPr>
            <w:tcW w:w="2840" w:type="dxa"/>
            <w:noWrap w:val="0"/>
            <w:vAlign w:val="top"/>
          </w:tcPr>
          <w:p w14:paraId="43173876">
            <w:pPr>
              <w:rPr>
                <w:rFonts w:ascii="宋体" w:hAnsi="宋体" w:cs="微软雅黑"/>
                <w:color w:val="auto"/>
                <w:sz w:val="18"/>
                <w:szCs w:val="18"/>
                <w:highlight w:val="none"/>
              </w:rPr>
            </w:pPr>
            <w:r>
              <w:rPr>
                <w:rFonts w:ascii="宋体" w:hAnsi="宋体" w:cs="微软雅黑"/>
                <w:color w:val="auto"/>
                <w:sz w:val="18"/>
                <w:szCs w:val="18"/>
                <w:highlight w:val="none"/>
              </w:rPr>
              <w:t>stationNameZH</w:t>
            </w:r>
          </w:p>
        </w:tc>
        <w:tc>
          <w:tcPr>
            <w:tcW w:w="2841" w:type="dxa"/>
            <w:noWrap w:val="0"/>
            <w:vAlign w:val="top"/>
          </w:tcPr>
          <w:p w14:paraId="79464C7D">
            <w:pPr>
              <w:rPr>
                <w:color w:val="auto"/>
                <w:highlight w:val="none"/>
              </w:rPr>
            </w:pPr>
            <w:r>
              <w:rPr>
                <w:rFonts w:hint="eastAsia" w:ascii="宋体" w:hAnsi="宋体" w:cs="微软雅黑"/>
                <w:color w:val="auto"/>
                <w:sz w:val="18"/>
                <w:szCs w:val="18"/>
                <w:highlight w:val="none"/>
              </w:rPr>
              <w:t>string</w:t>
            </w:r>
          </w:p>
        </w:tc>
        <w:tc>
          <w:tcPr>
            <w:tcW w:w="2841" w:type="dxa"/>
            <w:noWrap w:val="0"/>
            <w:vAlign w:val="top"/>
          </w:tcPr>
          <w:p w14:paraId="3A481599">
            <w:pPr>
              <w:rPr>
                <w:rFonts w:ascii="宋体" w:hAnsi="宋体" w:cs="微软雅黑"/>
                <w:color w:val="auto"/>
                <w:sz w:val="18"/>
                <w:szCs w:val="18"/>
                <w:highlight w:val="none"/>
              </w:rPr>
            </w:pPr>
            <w:r>
              <w:rPr>
                <w:rFonts w:hint="eastAsia" w:ascii="宋体" w:hAnsi="宋体" w:cs="微软雅黑"/>
                <w:color w:val="auto"/>
                <w:sz w:val="18"/>
                <w:szCs w:val="18"/>
                <w:highlight w:val="none"/>
              </w:rPr>
              <w:t>站点名称(中文)</w:t>
            </w:r>
          </w:p>
        </w:tc>
      </w:tr>
      <w:tr w14:paraId="0D03BE9C">
        <w:trPr>
          <w:wBefore w:w="0" w:type="dxa"/>
          <w:jc w:val="center"/>
        </w:trPr>
        <w:tc>
          <w:tcPr>
            <w:tcW w:w="2840" w:type="dxa"/>
            <w:noWrap w:val="0"/>
            <w:vAlign w:val="top"/>
          </w:tcPr>
          <w:p w14:paraId="38529254">
            <w:pPr>
              <w:rPr>
                <w:rFonts w:ascii="宋体" w:hAnsi="宋体" w:cs="微软雅黑"/>
                <w:color w:val="auto"/>
                <w:sz w:val="18"/>
                <w:szCs w:val="18"/>
                <w:highlight w:val="none"/>
              </w:rPr>
            </w:pPr>
            <w:r>
              <w:rPr>
                <w:rFonts w:ascii="宋体" w:hAnsi="宋体" w:cs="微软雅黑"/>
                <w:color w:val="auto"/>
                <w:sz w:val="18"/>
                <w:szCs w:val="18"/>
                <w:highlight w:val="none"/>
              </w:rPr>
              <w:t>stationNameEN</w:t>
            </w:r>
          </w:p>
        </w:tc>
        <w:tc>
          <w:tcPr>
            <w:tcW w:w="2841" w:type="dxa"/>
            <w:noWrap w:val="0"/>
            <w:vAlign w:val="top"/>
          </w:tcPr>
          <w:p w14:paraId="25B54941">
            <w:pPr>
              <w:rPr>
                <w:color w:val="auto"/>
                <w:highlight w:val="none"/>
              </w:rPr>
            </w:pPr>
            <w:r>
              <w:rPr>
                <w:rFonts w:hint="eastAsia" w:ascii="宋体" w:hAnsi="宋体" w:cs="微软雅黑"/>
                <w:color w:val="auto"/>
                <w:sz w:val="18"/>
                <w:szCs w:val="18"/>
                <w:highlight w:val="none"/>
              </w:rPr>
              <w:t>string</w:t>
            </w:r>
          </w:p>
        </w:tc>
        <w:tc>
          <w:tcPr>
            <w:tcW w:w="2841" w:type="dxa"/>
            <w:noWrap w:val="0"/>
            <w:vAlign w:val="top"/>
          </w:tcPr>
          <w:p w14:paraId="25B9C781">
            <w:pPr>
              <w:rPr>
                <w:rFonts w:ascii="宋体" w:hAnsi="宋体" w:cs="微软雅黑"/>
                <w:color w:val="auto"/>
                <w:sz w:val="18"/>
                <w:szCs w:val="18"/>
                <w:highlight w:val="none"/>
              </w:rPr>
            </w:pPr>
            <w:r>
              <w:rPr>
                <w:rFonts w:hint="eastAsia" w:ascii="宋体" w:hAnsi="宋体" w:cs="微软雅黑"/>
                <w:color w:val="auto"/>
                <w:sz w:val="18"/>
                <w:szCs w:val="18"/>
                <w:highlight w:val="none"/>
              </w:rPr>
              <w:t>站点名称(英文)</w:t>
            </w:r>
          </w:p>
        </w:tc>
      </w:tr>
      <w:tr w14:paraId="339E42A2">
        <w:trPr>
          <w:wBefore w:w="0" w:type="dxa"/>
          <w:jc w:val="center"/>
        </w:trPr>
        <w:tc>
          <w:tcPr>
            <w:tcW w:w="2840" w:type="dxa"/>
            <w:noWrap w:val="0"/>
            <w:vAlign w:val="top"/>
          </w:tcPr>
          <w:p w14:paraId="0BFBF605">
            <w:pPr>
              <w:rPr>
                <w:rFonts w:ascii="宋体" w:hAnsi="宋体" w:cs="微软雅黑"/>
                <w:color w:val="auto"/>
                <w:sz w:val="18"/>
                <w:szCs w:val="18"/>
                <w:highlight w:val="none"/>
              </w:rPr>
            </w:pPr>
            <w:r>
              <w:rPr>
                <w:rFonts w:ascii="宋体" w:hAnsi="宋体" w:cs="微软雅黑"/>
                <w:color w:val="auto"/>
                <w:sz w:val="18"/>
                <w:szCs w:val="18"/>
                <w:highlight w:val="none"/>
              </w:rPr>
              <w:t>transferYn</w:t>
            </w:r>
          </w:p>
        </w:tc>
        <w:tc>
          <w:tcPr>
            <w:tcW w:w="2841" w:type="dxa"/>
            <w:noWrap w:val="0"/>
            <w:vAlign w:val="top"/>
          </w:tcPr>
          <w:p w14:paraId="598F754D">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FCDF788">
            <w:pPr>
              <w:rPr>
                <w:rFonts w:ascii="宋体" w:hAnsi="宋体" w:cs="微软雅黑"/>
                <w:color w:val="auto"/>
                <w:sz w:val="18"/>
                <w:szCs w:val="18"/>
                <w:highlight w:val="none"/>
              </w:rPr>
            </w:pPr>
            <w:r>
              <w:rPr>
                <w:rFonts w:hint="eastAsia" w:ascii="宋体" w:hAnsi="宋体" w:cs="微软雅黑"/>
                <w:color w:val="auto"/>
                <w:sz w:val="18"/>
                <w:szCs w:val="18"/>
                <w:highlight w:val="none"/>
              </w:rPr>
              <w:t>是否换乘(Y/N)</w:t>
            </w:r>
          </w:p>
        </w:tc>
      </w:tr>
    </w:tbl>
    <w:p w14:paraId="56AC8441">
      <w:pPr>
        <w:pStyle w:val="146"/>
        <w:spacing w:before="156" w:after="156"/>
        <w:rPr>
          <w:color w:val="auto"/>
          <w:highlight w:val="none"/>
        </w:rPr>
      </w:pPr>
      <w:bookmarkStart w:id="542" w:name="_Toc519178198"/>
      <w:r>
        <w:rPr>
          <w:color w:val="auto"/>
          <w:highlight w:val="none"/>
        </w:rPr>
        <w:t xml:space="preserve">IF8A-09 </w:t>
      </w:r>
      <w:r>
        <w:rPr>
          <w:rFonts w:hint="eastAsia"/>
          <w:color w:val="auto"/>
          <w:highlight w:val="none"/>
        </w:rPr>
        <w:t>获取购买最多张数</w:t>
      </w:r>
      <w:bookmarkEnd w:id="542"/>
    </w:p>
    <w:p w14:paraId="5C94E474">
      <w:pPr>
        <w:pStyle w:val="175"/>
        <w:rPr>
          <w:color w:val="auto"/>
          <w:highlight w:val="none"/>
        </w:rPr>
      </w:pPr>
      <w:bookmarkStart w:id="543" w:name="_Toc519178199"/>
      <w:r>
        <w:rPr>
          <w:rFonts w:hint="eastAsia"/>
          <w:color w:val="auto"/>
          <w:highlight w:val="none"/>
        </w:rPr>
        <w:t>接口地址</w:t>
      </w:r>
      <w:bookmarkEnd w:id="543"/>
    </w:p>
    <w:p w14:paraId="241CA51F">
      <w:pPr>
        <w:pStyle w:val="41"/>
        <w:rPr>
          <w:color w:val="auto"/>
          <w:highlight w:val="none"/>
        </w:rPr>
      </w:pPr>
      <w:r>
        <w:rPr>
          <w:color w:val="auto"/>
          <w:highlight w:val="none"/>
        </w:rPr>
        <w:t>http//:[ip]:[port]/[project]/ci/app/requestBuySinlgeTicketMaxNum</w:t>
      </w:r>
    </w:p>
    <w:p w14:paraId="3E850EC7">
      <w:pPr>
        <w:pStyle w:val="175"/>
        <w:rPr>
          <w:color w:val="auto"/>
          <w:highlight w:val="none"/>
        </w:rPr>
      </w:pPr>
      <w:bookmarkStart w:id="544" w:name="_Toc519178200"/>
      <w:r>
        <w:rPr>
          <w:rFonts w:hint="eastAsia"/>
          <w:color w:val="auto"/>
          <w:highlight w:val="none"/>
        </w:rPr>
        <w:t>接口</w:t>
      </w:r>
      <w:r>
        <w:rPr>
          <w:color w:val="auto"/>
          <w:highlight w:val="none"/>
        </w:rPr>
        <w:t>说明</w:t>
      </w:r>
      <w:bookmarkEnd w:id="544"/>
    </w:p>
    <w:p w14:paraId="0CD555BE">
      <w:pPr>
        <w:pStyle w:val="41"/>
        <w:rPr>
          <w:color w:val="auto"/>
          <w:highlight w:val="none"/>
        </w:rPr>
      </w:pPr>
      <w:r>
        <w:rPr>
          <w:rFonts w:hint="eastAsia"/>
          <w:color w:val="auto"/>
          <w:highlight w:val="none"/>
        </w:rPr>
        <w:t>获取单次可购买最大车票张数</w:t>
      </w:r>
    </w:p>
    <w:p w14:paraId="02A22C01">
      <w:pPr>
        <w:pStyle w:val="175"/>
        <w:rPr>
          <w:color w:val="auto"/>
          <w:highlight w:val="none"/>
        </w:rPr>
      </w:pPr>
      <w:bookmarkStart w:id="545" w:name="_Toc519178201"/>
      <w:r>
        <w:rPr>
          <w:rFonts w:hint="eastAsia"/>
          <w:color w:val="auto"/>
          <w:highlight w:val="none"/>
        </w:rPr>
        <w:t>请求参数</w:t>
      </w:r>
      <w:bookmarkEnd w:id="545"/>
    </w:p>
    <w:p w14:paraId="0B6E6BCE">
      <w:pPr>
        <w:pStyle w:val="41"/>
        <w:rPr>
          <w:color w:val="auto"/>
          <w:highlight w:val="none"/>
        </w:rPr>
      </w:pPr>
      <w:r>
        <w:rPr>
          <w:rFonts w:hint="eastAsia"/>
          <w:color w:val="auto"/>
          <w:highlight w:val="none"/>
        </w:rPr>
        <w:t>获取购买最多张数请求参数详见表1</w:t>
      </w:r>
      <w:r>
        <w:rPr>
          <w:color w:val="auto"/>
          <w:highlight w:val="none"/>
        </w:rPr>
        <w:t>11</w:t>
      </w:r>
      <w:r>
        <w:rPr>
          <w:rFonts w:hint="eastAsia"/>
          <w:color w:val="auto"/>
          <w:highlight w:val="none"/>
        </w:rPr>
        <w:t>。</w:t>
      </w:r>
    </w:p>
    <w:p w14:paraId="4B1798E0">
      <w:pPr>
        <w:pStyle w:val="160"/>
        <w:rPr>
          <w:color w:val="auto"/>
          <w:highlight w:val="none"/>
        </w:rPr>
      </w:pPr>
      <w:r>
        <w:rPr>
          <w:rFonts w:hint="eastAsia"/>
          <w:color w:val="auto"/>
          <w:highlight w:val="none"/>
        </w:rPr>
        <w:t>获取购买最多张数请求参数信息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1EB8ED1">
        <w:trPr>
          <w:wBefore w:w="0" w:type="dxa"/>
          <w:jc w:val="center"/>
        </w:trPr>
        <w:tc>
          <w:tcPr>
            <w:tcW w:w="2840" w:type="dxa"/>
            <w:noWrap w:val="0"/>
            <w:vAlign w:val="top"/>
          </w:tcPr>
          <w:p w14:paraId="317635BA">
            <w:pPr>
              <w:rPr>
                <w:color w:val="auto"/>
                <w:sz w:val="18"/>
                <w:szCs w:val="18"/>
                <w:highlight w:val="none"/>
              </w:rPr>
            </w:pPr>
            <w:r>
              <w:rPr>
                <w:rFonts w:hint="eastAsia"/>
                <w:color w:val="auto"/>
                <w:sz w:val="18"/>
                <w:szCs w:val="18"/>
                <w:highlight w:val="none"/>
              </w:rPr>
              <w:t>字段</w:t>
            </w:r>
          </w:p>
        </w:tc>
        <w:tc>
          <w:tcPr>
            <w:tcW w:w="2841" w:type="dxa"/>
            <w:noWrap w:val="0"/>
            <w:vAlign w:val="top"/>
          </w:tcPr>
          <w:p w14:paraId="15C088B2">
            <w:pPr>
              <w:rPr>
                <w:color w:val="auto"/>
                <w:sz w:val="18"/>
                <w:szCs w:val="18"/>
                <w:highlight w:val="none"/>
              </w:rPr>
            </w:pPr>
            <w:r>
              <w:rPr>
                <w:rFonts w:hint="eastAsia"/>
                <w:color w:val="auto"/>
                <w:sz w:val="18"/>
                <w:szCs w:val="18"/>
                <w:highlight w:val="none"/>
              </w:rPr>
              <w:t>类型</w:t>
            </w:r>
          </w:p>
        </w:tc>
        <w:tc>
          <w:tcPr>
            <w:tcW w:w="2841" w:type="dxa"/>
            <w:noWrap w:val="0"/>
            <w:vAlign w:val="top"/>
          </w:tcPr>
          <w:p w14:paraId="2252C1DA">
            <w:pPr>
              <w:rPr>
                <w:color w:val="auto"/>
                <w:sz w:val="18"/>
                <w:szCs w:val="18"/>
                <w:highlight w:val="none"/>
              </w:rPr>
            </w:pPr>
            <w:r>
              <w:rPr>
                <w:rFonts w:hint="eastAsia"/>
                <w:color w:val="auto"/>
                <w:sz w:val="18"/>
                <w:szCs w:val="18"/>
                <w:highlight w:val="none"/>
              </w:rPr>
              <w:t>说明</w:t>
            </w:r>
          </w:p>
        </w:tc>
      </w:tr>
      <w:tr w14:paraId="0E7F7344">
        <w:trPr>
          <w:wBefore w:w="0" w:type="dxa"/>
          <w:jc w:val="center"/>
        </w:trPr>
        <w:tc>
          <w:tcPr>
            <w:tcW w:w="2840" w:type="dxa"/>
            <w:noWrap w:val="0"/>
            <w:vAlign w:val="center"/>
          </w:tcPr>
          <w:p w14:paraId="019B9918">
            <w:pPr>
              <w:snapToGrid w:val="0"/>
              <w:spacing w:line="288" w:lineRule="auto"/>
              <w:rPr>
                <w:rFonts w:ascii="宋体" w:hAnsi="宋体" w:cs="微软雅黑"/>
                <w:color w:val="auto"/>
                <w:sz w:val="18"/>
                <w:szCs w:val="18"/>
                <w:highlight w:val="none"/>
              </w:rPr>
            </w:pPr>
          </w:p>
        </w:tc>
        <w:tc>
          <w:tcPr>
            <w:tcW w:w="2841" w:type="dxa"/>
            <w:noWrap w:val="0"/>
            <w:vAlign w:val="top"/>
          </w:tcPr>
          <w:p w14:paraId="3EA73320">
            <w:pPr>
              <w:rPr>
                <w:color w:val="auto"/>
                <w:highlight w:val="none"/>
              </w:rPr>
            </w:pPr>
          </w:p>
        </w:tc>
        <w:tc>
          <w:tcPr>
            <w:tcW w:w="2841" w:type="dxa"/>
            <w:noWrap w:val="0"/>
            <w:vAlign w:val="center"/>
          </w:tcPr>
          <w:p w14:paraId="500235F6">
            <w:pPr>
              <w:widowControl/>
              <w:jc w:val="left"/>
              <w:rPr>
                <w:rFonts w:ascii="宋体" w:hAnsi="宋体" w:cs="微软雅黑"/>
                <w:color w:val="auto"/>
                <w:sz w:val="18"/>
                <w:szCs w:val="18"/>
                <w:highlight w:val="none"/>
              </w:rPr>
            </w:pPr>
          </w:p>
        </w:tc>
      </w:tr>
    </w:tbl>
    <w:p w14:paraId="4438D06D">
      <w:pPr>
        <w:pStyle w:val="175"/>
        <w:rPr>
          <w:color w:val="auto"/>
          <w:highlight w:val="none"/>
        </w:rPr>
      </w:pPr>
      <w:bookmarkStart w:id="546" w:name="_Toc519178202"/>
      <w:r>
        <w:rPr>
          <w:rFonts w:hint="eastAsia"/>
          <w:color w:val="auto"/>
          <w:highlight w:val="none"/>
        </w:rPr>
        <w:t>应答参数</w:t>
      </w:r>
      <w:bookmarkEnd w:id="546"/>
    </w:p>
    <w:p w14:paraId="7E90655F">
      <w:pPr>
        <w:pStyle w:val="41"/>
        <w:rPr>
          <w:color w:val="auto"/>
          <w:highlight w:val="none"/>
        </w:rPr>
      </w:pPr>
      <w:r>
        <w:rPr>
          <w:rFonts w:hint="eastAsia"/>
          <w:color w:val="auto"/>
          <w:highlight w:val="none"/>
        </w:rPr>
        <w:t>获取购买最多张数应答参数详见表1</w:t>
      </w:r>
      <w:r>
        <w:rPr>
          <w:color w:val="auto"/>
          <w:highlight w:val="none"/>
        </w:rPr>
        <w:t>12</w:t>
      </w:r>
      <w:r>
        <w:rPr>
          <w:rFonts w:hint="eastAsia"/>
          <w:color w:val="auto"/>
          <w:highlight w:val="none"/>
        </w:rPr>
        <w:t>。</w:t>
      </w:r>
    </w:p>
    <w:p w14:paraId="66D68072">
      <w:pPr>
        <w:pStyle w:val="160"/>
        <w:rPr>
          <w:color w:val="auto"/>
          <w:highlight w:val="none"/>
        </w:rPr>
      </w:pPr>
      <w:r>
        <w:rPr>
          <w:rFonts w:hint="eastAsia"/>
          <w:color w:val="auto"/>
          <w:highlight w:val="none"/>
        </w:rPr>
        <w:t>获取购买最多张数应答参数信息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8ACA71B">
        <w:trPr>
          <w:wBefore w:w="0" w:type="dxa"/>
          <w:jc w:val="center"/>
        </w:trPr>
        <w:tc>
          <w:tcPr>
            <w:tcW w:w="2840" w:type="dxa"/>
            <w:noWrap w:val="0"/>
            <w:vAlign w:val="top"/>
          </w:tcPr>
          <w:p w14:paraId="6A2ADC5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6AA6BA2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3EADF6E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60F77801">
        <w:trPr>
          <w:wBefore w:w="0" w:type="dxa"/>
          <w:jc w:val="center"/>
        </w:trPr>
        <w:tc>
          <w:tcPr>
            <w:tcW w:w="2840" w:type="dxa"/>
            <w:noWrap w:val="0"/>
            <w:vAlign w:val="top"/>
          </w:tcPr>
          <w:p w14:paraId="7C99B8C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5C745F1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045FDA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01FCB5F7">
        <w:trPr>
          <w:wBefore w:w="0" w:type="dxa"/>
          <w:jc w:val="center"/>
        </w:trPr>
        <w:tc>
          <w:tcPr>
            <w:tcW w:w="2840" w:type="dxa"/>
            <w:noWrap w:val="0"/>
            <w:vAlign w:val="top"/>
          </w:tcPr>
          <w:p w14:paraId="2AB3B08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6CC0326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D60C58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6B1230E4">
        <w:trPr>
          <w:wBefore w:w="0" w:type="dxa"/>
          <w:jc w:val="center"/>
        </w:trPr>
        <w:tc>
          <w:tcPr>
            <w:tcW w:w="2840" w:type="dxa"/>
            <w:noWrap w:val="0"/>
            <w:vAlign w:val="top"/>
          </w:tcPr>
          <w:p w14:paraId="17FB9D88">
            <w:pPr>
              <w:snapToGrid w:val="0"/>
              <w:spacing w:line="288" w:lineRule="auto"/>
              <w:rPr>
                <w:color w:val="auto"/>
                <w:highlight w:val="none"/>
              </w:rPr>
            </w:pPr>
            <w:r>
              <w:rPr>
                <w:rFonts w:ascii="宋体" w:hAnsi="宋体" w:cs="微软雅黑"/>
                <w:color w:val="auto"/>
                <w:sz w:val="18"/>
                <w:szCs w:val="18"/>
                <w:highlight w:val="none"/>
              </w:rPr>
              <w:t>buySinlgeTicketMaxNum</w:t>
            </w:r>
          </w:p>
        </w:tc>
        <w:tc>
          <w:tcPr>
            <w:tcW w:w="2841" w:type="dxa"/>
            <w:noWrap w:val="0"/>
            <w:vAlign w:val="top"/>
          </w:tcPr>
          <w:p w14:paraId="028E8F2A">
            <w:pPr>
              <w:rPr>
                <w:color w:val="auto"/>
                <w:highlight w:val="none"/>
              </w:rPr>
            </w:pPr>
            <w:r>
              <w:rPr>
                <w:rFonts w:hint="eastAsia" w:ascii="宋体" w:hAnsi="宋体" w:cs="微软雅黑"/>
                <w:color w:val="auto"/>
                <w:sz w:val="18"/>
                <w:szCs w:val="18"/>
                <w:highlight w:val="none"/>
              </w:rPr>
              <w:t>string</w:t>
            </w:r>
          </w:p>
        </w:tc>
        <w:tc>
          <w:tcPr>
            <w:tcW w:w="2841" w:type="dxa"/>
            <w:noWrap w:val="0"/>
            <w:vAlign w:val="top"/>
          </w:tcPr>
          <w:p w14:paraId="5C731118">
            <w:pPr>
              <w:rPr>
                <w:rFonts w:ascii="宋体" w:hAnsi="宋体" w:cs="微软雅黑"/>
                <w:color w:val="auto"/>
                <w:sz w:val="18"/>
                <w:szCs w:val="18"/>
                <w:highlight w:val="none"/>
              </w:rPr>
            </w:pPr>
            <w:r>
              <w:rPr>
                <w:rFonts w:hint="eastAsia" w:ascii="宋体" w:hAnsi="宋体" w:cs="微软雅黑"/>
                <w:color w:val="auto"/>
                <w:sz w:val="18"/>
                <w:szCs w:val="18"/>
                <w:highlight w:val="none"/>
              </w:rPr>
              <w:t>单次可购买最大车票张数</w:t>
            </w:r>
          </w:p>
        </w:tc>
      </w:tr>
    </w:tbl>
    <w:p w14:paraId="5D781718">
      <w:pPr>
        <w:pStyle w:val="146"/>
        <w:spacing w:before="156" w:after="156"/>
        <w:rPr>
          <w:color w:val="auto"/>
          <w:highlight w:val="none"/>
        </w:rPr>
      </w:pPr>
      <w:bookmarkStart w:id="547" w:name="_Toc519178203"/>
      <w:r>
        <w:rPr>
          <w:color w:val="auto"/>
          <w:highlight w:val="none"/>
        </w:rPr>
        <w:t xml:space="preserve">IF8A-10 </w:t>
      </w:r>
      <w:r>
        <w:rPr>
          <w:rFonts w:hint="eastAsia"/>
          <w:color w:val="auto"/>
          <w:highlight w:val="none"/>
        </w:rPr>
        <w:t>计算票价</w:t>
      </w:r>
      <w:bookmarkEnd w:id="547"/>
    </w:p>
    <w:p w14:paraId="621D7A2C">
      <w:pPr>
        <w:pStyle w:val="175"/>
        <w:rPr>
          <w:color w:val="auto"/>
          <w:highlight w:val="none"/>
        </w:rPr>
      </w:pPr>
      <w:bookmarkStart w:id="548" w:name="_Toc519178204"/>
      <w:r>
        <w:rPr>
          <w:rFonts w:hint="eastAsia"/>
          <w:color w:val="auto"/>
          <w:highlight w:val="none"/>
        </w:rPr>
        <w:t>接口地址</w:t>
      </w:r>
      <w:bookmarkEnd w:id="548"/>
    </w:p>
    <w:p w14:paraId="3840CEC1">
      <w:pPr>
        <w:pStyle w:val="41"/>
        <w:rPr>
          <w:color w:val="auto"/>
          <w:highlight w:val="none"/>
        </w:rPr>
      </w:pPr>
      <w:r>
        <w:rPr>
          <w:color w:val="auto"/>
          <w:highlight w:val="none"/>
        </w:rPr>
        <w:t>http//:[ip]:[port]/[project]/ci/app/requestTicketPriceByStation</w:t>
      </w:r>
    </w:p>
    <w:p w14:paraId="07E10906">
      <w:pPr>
        <w:pStyle w:val="175"/>
        <w:rPr>
          <w:color w:val="auto"/>
          <w:highlight w:val="none"/>
        </w:rPr>
      </w:pPr>
      <w:bookmarkStart w:id="549" w:name="_Toc519178205"/>
      <w:r>
        <w:rPr>
          <w:rFonts w:hint="eastAsia"/>
          <w:color w:val="auto"/>
          <w:highlight w:val="none"/>
        </w:rPr>
        <w:t>接口</w:t>
      </w:r>
      <w:r>
        <w:rPr>
          <w:color w:val="auto"/>
          <w:highlight w:val="none"/>
        </w:rPr>
        <w:t>说明</w:t>
      </w:r>
      <w:bookmarkEnd w:id="549"/>
    </w:p>
    <w:p w14:paraId="6000EBD5">
      <w:pPr>
        <w:pStyle w:val="41"/>
        <w:rPr>
          <w:color w:val="auto"/>
          <w:highlight w:val="none"/>
        </w:rPr>
      </w:pPr>
      <w:r>
        <w:rPr>
          <w:rFonts w:hint="eastAsia"/>
          <w:color w:val="auto"/>
          <w:highlight w:val="none"/>
        </w:rPr>
        <w:t>请求</w:t>
      </w:r>
      <w:r>
        <w:rPr>
          <w:color w:val="auto"/>
          <w:highlight w:val="none"/>
        </w:rPr>
        <w:t>计算票价</w:t>
      </w:r>
    </w:p>
    <w:p w14:paraId="5D80DF1A">
      <w:pPr>
        <w:pStyle w:val="175"/>
        <w:rPr>
          <w:color w:val="auto"/>
          <w:highlight w:val="none"/>
        </w:rPr>
      </w:pPr>
      <w:bookmarkStart w:id="550" w:name="_Toc519178206"/>
      <w:r>
        <w:rPr>
          <w:rFonts w:hint="eastAsia"/>
          <w:color w:val="auto"/>
          <w:highlight w:val="none"/>
        </w:rPr>
        <w:t>请求参数</w:t>
      </w:r>
      <w:bookmarkEnd w:id="550"/>
    </w:p>
    <w:p w14:paraId="1371F874">
      <w:pPr>
        <w:pStyle w:val="41"/>
        <w:rPr>
          <w:color w:val="auto"/>
          <w:highlight w:val="none"/>
        </w:rPr>
      </w:pPr>
      <w:r>
        <w:rPr>
          <w:rFonts w:hint="eastAsia"/>
          <w:color w:val="auto"/>
          <w:highlight w:val="none"/>
        </w:rPr>
        <w:t>计算票价请求参数详见表1</w:t>
      </w:r>
      <w:r>
        <w:rPr>
          <w:color w:val="auto"/>
          <w:highlight w:val="none"/>
        </w:rPr>
        <w:t>13</w:t>
      </w:r>
      <w:r>
        <w:rPr>
          <w:rFonts w:hint="eastAsia"/>
          <w:color w:val="auto"/>
          <w:highlight w:val="none"/>
        </w:rPr>
        <w:t>。</w:t>
      </w:r>
    </w:p>
    <w:p w14:paraId="47DE336C">
      <w:pPr>
        <w:pStyle w:val="160"/>
        <w:rPr>
          <w:color w:val="auto"/>
          <w:highlight w:val="none"/>
        </w:rPr>
      </w:pPr>
      <w:r>
        <w:rPr>
          <w:rFonts w:hint="eastAsia"/>
          <w:color w:val="auto"/>
          <w:highlight w:val="none"/>
        </w:rPr>
        <w:t>计算票价请求参数信息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5069054">
        <w:trPr>
          <w:wBefore w:w="0" w:type="dxa"/>
          <w:jc w:val="center"/>
        </w:trPr>
        <w:tc>
          <w:tcPr>
            <w:tcW w:w="2840" w:type="dxa"/>
            <w:noWrap w:val="0"/>
            <w:vAlign w:val="top"/>
          </w:tcPr>
          <w:p w14:paraId="3BA2ACA1">
            <w:pPr>
              <w:rPr>
                <w:color w:val="auto"/>
                <w:sz w:val="18"/>
                <w:szCs w:val="18"/>
                <w:highlight w:val="none"/>
              </w:rPr>
            </w:pPr>
            <w:r>
              <w:rPr>
                <w:rFonts w:hint="eastAsia"/>
                <w:color w:val="auto"/>
                <w:sz w:val="18"/>
                <w:szCs w:val="18"/>
                <w:highlight w:val="none"/>
              </w:rPr>
              <w:t>字段</w:t>
            </w:r>
          </w:p>
        </w:tc>
        <w:tc>
          <w:tcPr>
            <w:tcW w:w="2841" w:type="dxa"/>
            <w:noWrap w:val="0"/>
            <w:vAlign w:val="top"/>
          </w:tcPr>
          <w:p w14:paraId="192B5052">
            <w:pPr>
              <w:rPr>
                <w:color w:val="auto"/>
                <w:sz w:val="18"/>
                <w:szCs w:val="18"/>
                <w:highlight w:val="none"/>
              </w:rPr>
            </w:pPr>
            <w:r>
              <w:rPr>
                <w:rFonts w:hint="eastAsia"/>
                <w:color w:val="auto"/>
                <w:sz w:val="18"/>
                <w:szCs w:val="18"/>
                <w:highlight w:val="none"/>
              </w:rPr>
              <w:t>类型</w:t>
            </w:r>
          </w:p>
        </w:tc>
        <w:tc>
          <w:tcPr>
            <w:tcW w:w="2841" w:type="dxa"/>
            <w:noWrap w:val="0"/>
            <w:vAlign w:val="top"/>
          </w:tcPr>
          <w:p w14:paraId="31C696D7">
            <w:pPr>
              <w:rPr>
                <w:color w:val="auto"/>
                <w:sz w:val="18"/>
                <w:szCs w:val="18"/>
                <w:highlight w:val="none"/>
              </w:rPr>
            </w:pPr>
            <w:r>
              <w:rPr>
                <w:rFonts w:hint="eastAsia"/>
                <w:color w:val="auto"/>
                <w:sz w:val="18"/>
                <w:szCs w:val="18"/>
                <w:highlight w:val="none"/>
              </w:rPr>
              <w:t>说明</w:t>
            </w:r>
          </w:p>
        </w:tc>
      </w:tr>
      <w:tr w14:paraId="470AE2FA">
        <w:trPr>
          <w:wBefore w:w="0" w:type="dxa"/>
          <w:jc w:val="center"/>
        </w:trPr>
        <w:tc>
          <w:tcPr>
            <w:tcW w:w="2840" w:type="dxa"/>
            <w:noWrap w:val="0"/>
            <w:vAlign w:val="top"/>
          </w:tcPr>
          <w:p w14:paraId="0CBCB4E0">
            <w:pPr>
              <w:rPr>
                <w:rFonts w:ascii="宋体" w:hAnsi="宋体" w:cs="微软雅黑"/>
                <w:color w:val="auto"/>
                <w:sz w:val="18"/>
                <w:szCs w:val="18"/>
                <w:highlight w:val="none"/>
              </w:rPr>
            </w:pPr>
            <w:r>
              <w:rPr>
                <w:rFonts w:ascii="宋体" w:hAnsi="宋体" w:cs="微软雅黑"/>
                <w:color w:val="auto"/>
                <w:sz w:val="18"/>
                <w:szCs w:val="18"/>
                <w:highlight w:val="none"/>
              </w:rPr>
              <w:t>entryStationCode</w:t>
            </w:r>
          </w:p>
        </w:tc>
        <w:tc>
          <w:tcPr>
            <w:tcW w:w="2841" w:type="dxa"/>
            <w:noWrap w:val="0"/>
            <w:vAlign w:val="top"/>
          </w:tcPr>
          <w:p w14:paraId="22CFC93E">
            <w:pPr>
              <w:rPr>
                <w:color w:val="auto"/>
                <w:highlight w:val="none"/>
              </w:rPr>
            </w:pPr>
            <w:r>
              <w:rPr>
                <w:rFonts w:hint="eastAsia" w:ascii="宋体" w:hAnsi="宋体" w:cs="微软雅黑"/>
                <w:color w:val="auto"/>
                <w:sz w:val="18"/>
                <w:szCs w:val="18"/>
                <w:highlight w:val="none"/>
              </w:rPr>
              <w:t>string</w:t>
            </w:r>
          </w:p>
        </w:tc>
        <w:tc>
          <w:tcPr>
            <w:tcW w:w="2841" w:type="dxa"/>
            <w:noWrap w:val="0"/>
            <w:vAlign w:val="top"/>
          </w:tcPr>
          <w:p w14:paraId="2C2F04D3">
            <w:pPr>
              <w:rPr>
                <w:rFonts w:ascii="宋体" w:hAnsi="宋体" w:cs="微软雅黑"/>
                <w:color w:val="auto"/>
                <w:sz w:val="18"/>
                <w:szCs w:val="18"/>
                <w:highlight w:val="none"/>
              </w:rPr>
            </w:pPr>
            <w:r>
              <w:rPr>
                <w:rFonts w:hint="eastAsia" w:ascii="宋体" w:hAnsi="宋体" w:cs="微软雅黑"/>
                <w:color w:val="auto"/>
                <w:sz w:val="18"/>
                <w:szCs w:val="18"/>
                <w:highlight w:val="none"/>
              </w:rPr>
              <w:t>起点站点代码</w:t>
            </w:r>
          </w:p>
        </w:tc>
      </w:tr>
      <w:tr w14:paraId="08B316F5">
        <w:trPr>
          <w:wBefore w:w="0" w:type="dxa"/>
          <w:jc w:val="center"/>
        </w:trPr>
        <w:tc>
          <w:tcPr>
            <w:tcW w:w="2840" w:type="dxa"/>
            <w:noWrap w:val="0"/>
            <w:vAlign w:val="top"/>
          </w:tcPr>
          <w:p w14:paraId="4F77893E">
            <w:pPr>
              <w:rPr>
                <w:rFonts w:ascii="宋体" w:hAnsi="宋体" w:cs="微软雅黑"/>
                <w:color w:val="auto"/>
                <w:sz w:val="18"/>
                <w:szCs w:val="18"/>
                <w:highlight w:val="none"/>
              </w:rPr>
            </w:pPr>
            <w:r>
              <w:rPr>
                <w:rFonts w:ascii="宋体" w:hAnsi="宋体" w:cs="微软雅黑"/>
                <w:color w:val="auto"/>
                <w:sz w:val="18"/>
                <w:szCs w:val="18"/>
                <w:highlight w:val="none"/>
              </w:rPr>
              <w:t>exitStationCode</w:t>
            </w:r>
          </w:p>
        </w:tc>
        <w:tc>
          <w:tcPr>
            <w:tcW w:w="2841" w:type="dxa"/>
            <w:noWrap w:val="0"/>
            <w:vAlign w:val="top"/>
          </w:tcPr>
          <w:p w14:paraId="67648DAA">
            <w:pPr>
              <w:rPr>
                <w:color w:val="auto"/>
                <w:highlight w:val="none"/>
              </w:rPr>
            </w:pPr>
            <w:r>
              <w:rPr>
                <w:rFonts w:hint="eastAsia" w:ascii="宋体" w:hAnsi="宋体" w:cs="微软雅黑"/>
                <w:color w:val="auto"/>
                <w:sz w:val="18"/>
                <w:szCs w:val="18"/>
                <w:highlight w:val="none"/>
              </w:rPr>
              <w:t>string</w:t>
            </w:r>
          </w:p>
        </w:tc>
        <w:tc>
          <w:tcPr>
            <w:tcW w:w="2841" w:type="dxa"/>
            <w:noWrap w:val="0"/>
            <w:vAlign w:val="top"/>
          </w:tcPr>
          <w:p w14:paraId="724F02BE">
            <w:pPr>
              <w:rPr>
                <w:rFonts w:ascii="宋体" w:hAnsi="宋体" w:cs="微软雅黑"/>
                <w:color w:val="auto"/>
                <w:sz w:val="18"/>
                <w:szCs w:val="18"/>
                <w:highlight w:val="none"/>
              </w:rPr>
            </w:pPr>
            <w:r>
              <w:rPr>
                <w:rFonts w:hint="eastAsia" w:ascii="宋体" w:hAnsi="宋体" w:cs="微软雅黑"/>
                <w:color w:val="auto"/>
                <w:sz w:val="18"/>
                <w:szCs w:val="18"/>
                <w:highlight w:val="none"/>
              </w:rPr>
              <w:t>终点站点代码</w:t>
            </w:r>
          </w:p>
        </w:tc>
      </w:tr>
    </w:tbl>
    <w:p w14:paraId="1AD7D2D4">
      <w:pPr>
        <w:pStyle w:val="175"/>
        <w:rPr>
          <w:color w:val="auto"/>
          <w:highlight w:val="none"/>
        </w:rPr>
      </w:pPr>
      <w:bookmarkStart w:id="551" w:name="_Toc519178207"/>
      <w:r>
        <w:rPr>
          <w:rFonts w:hint="eastAsia"/>
          <w:color w:val="auto"/>
          <w:highlight w:val="none"/>
        </w:rPr>
        <w:t>应答参数</w:t>
      </w:r>
      <w:bookmarkEnd w:id="551"/>
    </w:p>
    <w:p w14:paraId="48B213A4">
      <w:pPr>
        <w:pStyle w:val="41"/>
        <w:rPr>
          <w:color w:val="auto"/>
          <w:highlight w:val="none"/>
        </w:rPr>
      </w:pPr>
      <w:r>
        <w:rPr>
          <w:rFonts w:hint="eastAsia"/>
          <w:color w:val="auto"/>
          <w:highlight w:val="none"/>
        </w:rPr>
        <w:t>计算票价应答参数详见表1</w:t>
      </w:r>
      <w:r>
        <w:rPr>
          <w:color w:val="auto"/>
          <w:highlight w:val="none"/>
        </w:rPr>
        <w:t>14</w:t>
      </w:r>
      <w:r>
        <w:rPr>
          <w:rFonts w:hint="eastAsia"/>
          <w:color w:val="auto"/>
          <w:highlight w:val="none"/>
        </w:rPr>
        <w:t>。</w:t>
      </w:r>
    </w:p>
    <w:p w14:paraId="1DBDFEC2">
      <w:pPr>
        <w:pStyle w:val="160"/>
        <w:rPr>
          <w:color w:val="auto"/>
          <w:highlight w:val="none"/>
        </w:rPr>
      </w:pPr>
      <w:r>
        <w:rPr>
          <w:rFonts w:hint="eastAsia"/>
          <w:color w:val="auto"/>
          <w:highlight w:val="none"/>
        </w:rPr>
        <w:t>计算票价应答参数信息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E3BCC67">
        <w:trPr>
          <w:wBefore w:w="0" w:type="dxa"/>
          <w:jc w:val="center"/>
        </w:trPr>
        <w:tc>
          <w:tcPr>
            <w:tcW w:w="2840" w:type="dxa"/>
            <w:noWrap w:val="0"/>
            <w:vAlign w:val="top"/>
          </w:tcPr>
          <w:p w14:paraId="08E5118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30E044A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5A7FF3F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559C6560">
        <w:trPr>
          <w:wBefore w:w="0" w:type="dxa"/>
          <w:jc w:val="center"/>
        </w:trPr>
        <w:tc>
          <w:tcPr>
            <w:tcW w:w="2840" w:type="dxa"/>
            <w:noWrap w:val="0"/>
            <w:vAlign w:val="top"/>
          </w:tcPr>
          <w:p w14:paraId="07EEA67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0B18C00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A8C87C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2328747F">
        <w:trPr>
          <w:wBefore w:w="0" w:type="dxa"/>
          <w:jc w:val="center"/>
        </w:trPr>
        <w:tc>
          <w:tcPr>
            <w:tcW w:w="2840" w:type="dxa"/>
            <w:noWrap w:val="0"/>
            <w:vAlign w:val="top"/>
          </w:tcPr>
          <w:p w14:paraId="0C08723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6C71988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393D3A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3DAD21A7">
        <w:trPr>
          <w:wBefore w:w="0" w:type="dxa"/>
          <w:jc w:val="center"/>
        </w:trPr>
        <w:tc>
          <w:tcPr>
            <w:tcW w:w="2840" w:type="dxa"/>
            <w:noWrap w:val="0"/>
            <w:vAlign w:val="top"/>
          </w:tcPr>
          <w:p w14:paraId="176A45FF">
            <w:pPr>
              <w:snapToGrid w:val="0"/>
              <w:spacing w:line="288" w:lineRule="auto"/>
              <w:rPr>
                <w:color w:val="auto"/>
                <w:highlight w:val="none"/>
              </w:rPr>
            </w:pPr>
            <w:r>
              <w:rPr>
                <w:rFonts w:ascii="宋体" w:hAnsi="宋体" w:cs="微软雅黑"/>
                <w:color w:val="auto"/>
                <w:sz w:val="18"/>
                <w:szCs w:val="18"/>
                <w:highlight w:val="none"/>
              </w:rPr>
              <w:t>ticketPrice</w:t>
            </w:r>
          </w:p>
        </w:tc>
        <w:tc>
          <w:tcPr>
            <w:tcW w:w="2841" w:type="dxa"/>
            <w:noWrap w:val="0"/>
            <w:vAlign w:val="top"/>
          </w:tcPr>
          <w:p w14:paraId="4FA10587">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C84C337">
            <w:pPr>
              <w:rPr>
                <w:rFonts w:ascii="宋体" w:hAnsi="宋体" w:cs="微软雅黑"/>
                <w:color w:val="auto"/>
                <w:sz w:val="18"/>
                <w:szCs w:val="18"/>
                <w:highlight w:val="none"/>
              </w:rPr>
            </w:pPr>
            <w:r>
              <w:rPr>
                <w:rFonts w:hint="eastAsia" w:ascii="宋体" w:hAnsi="宋体" w:cs="微软雅黑"/>
                <w:color w:val="auto"/>
                <w:sz w:val="18"/>
                <w:szCs w:val="18"/>
                <w:highlight w:val="none"/>
              </w:rPr>
              <w:t>票价单位</w:t>
            </w:r>
            <w:r>
              <w:rPr>
                <w:rFonts w:ascii="宋体" w:hAnsi="宋体" w:cs="微软雅黑"/>
                <w:color w:val="auto"/>
                <w:sz w:val="18"/>
                <w:szCs w:val="18"/>
                <w:highlight w:val="none"/>
              </w:rPr>
              <w:t>分</w:t>
            </w:r>
          </w:p>
        </w:tc>
      </w:tr>
    </w:tbl>
    <w:p w14:paraId="54ACDF50">
      <w:pPr>
        <w:pStyle w:val="146"/>
        <w:spacing w:before="156" w:after="156"/>
        <w:rPr>
          <w:color w:val="auto"/>
          <w:highlight w:val="none"/>
        </w:rPr>
      </w:pPr>
      <w:bookmarkStart w:id="552" w:name="_Toc519178208"/>
      <w:r>
        <w:rPr>
          <w:color w:val="auto"/>
          <w:highlight w:val="none"/>
        </w:rPr>
        <w:t>IF8A-11</w:t>
      </w:r>
      <w:r>
        <w:rPr>
          <w:rFonts w:hint="eastAsia"/>
          <w:color w:val="auto"/>
          <w:highlight w:val="none"/>
        </w:rPr>
        <w:t xml:space="preserve"> 请求</w:t>
      </w:r>
      <w:r>
        <w:rPr>
          <w:color w:val="auto"/>
          <w:highlight w:val="none"/>
        </w:rPr>
        <w:t>支付</w:t>
      </w:r>
      <w:bookmarkEnd w:id="552"/>
    </w:p>
    <w:p w14:paraId="262BA9D9">
      <w:pPr>
        <w:pStyle w:val="175"/>
        <w:rPr>
          <w:color w:val="auto"/>
          <w:highlight w:val="none"/>
        </w:rPr>
      </w:pPr>
      <w:bookmarkStart w:id="553" w:name="_Toc519178209"/>
      <w:r>
        <w:rPr>
          <w:rFonts w:hint="eastAsia"/>
          <w:color w:val="auto"/>
          <w:highlight w:val="none"/>
        </w:rPr>
        <w:t>接口地址</w:t>
      </w:r>
      <w:bookmarkEnd w:id="553"/>
    </w:p>
    <w:p w14:paraId="3ED96C59">
      <w:pPr>
        <w:pStyle w:val="41"/>
        <w:rPr>
          <w:color w:val="auto"/>
          <w:highlight w:val="none"/>
        </w:rPr>
      </w:pPr>
      <w:r>
        <w:rPr>
          <w:color w:val="auto"/>
          <w:highlight w:val="none"/>
        </w:rPr>
        <w:t>http//:[ip]:[port]/[project]/ci/app/requestPaymentInfo</w:t>
      </w:r>
    </w:p>
    <w:p w14:paraId="4320C1D2">
      <w:pPr>
        <w:pStyle w:val="175"/>
        <w:rPr>
          <w:color w:val="auto"/>
          <w:highlight w:val="none"/>
        </w:rPr>
      </w:pPr>
      <w:bookmarkStart w:id="554" w:name="_Toc519178210"/>
      <w:r>
        <w:rPr>
          <w:rFonts w:hint="eastAsia"/>
          <w:color w:val="auto"/>
          <w:highlight w:val="none"/>
        </w:rPr>
        <w:t>接口</w:t>
      </w:r>
      <w:r>
        <w:rPr>
          <w:color w:val="auto"/>
          <w:highlight w:val="none"/>
        </w:rPr>
        <w:t>说明</w:t>
      </w:r>
      <w:bookmarkEnd w:id="554"/>
    </w:p>
    <w:p w14:paraId="2439D956">
      <w:pPr>
        <w:pStyle w:val="41"/>
        <w:rPr>
          <w:color w:val="auto"/>
          <w:highlight w:val="none"/>
        </w:rPr>
      </w:pPr>
      <w:r>
        <w:rPr>
          <w:rFonts w:hint="eastAsia"/>
          <w:color w:val="auto"/>
          <w:highlight w:val="none"/>
        </w:rPr>
        <w:t>请求支付</w:t>
      </w:r>
      <w:r>
        <w:rPr>
          <w:color w:val="auto"/>
          <w:highlight w:val="none"/>
        </w:rPr>
        <w:t>信息</w:t>
      </w:r>
    </w:p>
    <w:p w14:paraId="2B40EF33">
      <w:pPr>
        <w:pStyle w:val="175"/>
        <w:rPr>
          <w:color w:val="auto"/>
          <w:highlight w:val="none"/>
        </w:rPr>
      </w:pPr>
      <w:bookmarkStart w:id="555" w:name="_Toc519178211"/>
      <w:r>
        <w:rPr>
          <w:rFonts w:hint="eastAsia"/>
          <w:color w:val="auto"/>
          <w:highlight w:val="none"/>
        </w:rPr>
        <w:t>请求参数</w:t>
      </w:r>
      <w:bookmarkEnd w:id="555"/>
    </w:p>
    <w:p w14:paraId="0453C484">
      <w:pPr>
        <w:pStyle w:val="41"/>
        <w:rPr>
          <w:color w:val="auto"/>
          <w:highlight w:val="none"/>
        </w:rPr>
      </w:pPr>
      <w:r>
        <w:rPr>
          <w:rFonts w:hint="eastAsia"/>
          <w:color w:val="auto"/>
          <w:highlight w:val="none"/>
        </w:rPr>
        <w:t>请求</w:t>
      </w:r>
      <w:r>
        <w:rPr>
          <w:color w:val="auto"/>
          <w:highlight w:val="none"/>
        </w:rPr>
        <w:t>支付</w:t>
      </w:r>
      <w:r>
        <w:rPr>
          <w:rFonts w:hint="eastAsia"/>
          <w:color w:val="auto"/>
          <w:highlight w:val="none"/>
        </w:rPr>
        <w:t>请求参数详见表1</w:t>
      </w:r>
      <w:r>
        <w:rPr>
          <w:color w:val="auto"/>
          <w:highlight w:val="none"/>
        </w:rPr>
        <w:t>15</w:t>
      </w:r>
      <w:r>
        <w:rPr>
          <w:rFonts w:hint="eastAsia"/>
          <w:color w:val="auto"/>
          <w:highlight w:val="none"/>
        </w:rPr>
        <w:t>。</w:t>
      </w:r>
    </w:p>
    <w:p w14:paraId="37F8D56C">
      <w:pPr>
        <w:pStyle w:val="160"/>
        <w:rPr>
          <w:color w:val="auto"/>
          <w:highlight w:val="none"/>
        </w:rPr>
      </w:pPr>
      <w:r>
        <w:rPr>
          <w:rFonts w:hint="eastAsia"/>
          <w:color w:val="auto"/>
          <w:highlight w:val="none"/>
        </w:rPr>
        <w:t>请求</w:t>
      </w:r>
      <w:r>
        <w:rPr>
          <w:color w:val="auto"/>
          <w:highlight w:val="none"/>
        </w:rPr>
        <w:t>支付</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68FDEC0">
        <w:trPr>
          <w:wBefore w:w="0" w:type="dxa"/>
          <w:jc w:val="center"/>
        </w:trPr>
        <w:tc>
          <w:tcPr>
            <w:tcW w:w="2840" w:type="dxa"/>
            <w:noWrap w:val="0"/>
            <w:vAlign w:val="top"/>
          </w:tcPr>
          <w:p w14:paraId="43DA57EE">
            <w:pPr>
              <w:rPr>
                <w:color w:val="auto"/>
                <w:sz w:val="18"/>
                <w:szCs w:val="18"/>
                <w:highlight w:val="none"/>
              </w:rPr>
            </w:pPr>
            <w:r>
              <w:rPr>
                <w:rFonts w:hint="eastAsia"/>
                <w:color w:val="auto"/>
                <w:sz w:val="18"/>
                <w:szCs w:val="18"/>
                <w:highlight w:val="none"/>
              </w:rPr>
              <w:t>字段</w:t>
            </w:r>
          </w:p>
        </w:tc>
        <w:tc>
          <w:tcPr>
            <w:tcW w:w="2841" w:type="dxa"/>
            <w:noWrap w:val="0"/>
            <w:vAlign w:val="top"/>
          </w:tcPr>
          <w:p w14:paraId="062A0C59">
            <w:pPr>
              <w:rPr>
                <w:color w:val="auto"/>
                <w:sz w:val="18"/>
                <w:szCs w:val="18"/>
                <w:highlight w:val="none"/>
              </w:rPr>
            </w:pPr>
            <w:r>
              <w:rPr>
                <w:rFonts w:hint="eastAsia"/>
                <w:color w:val="auto"/>
                <w:sz w:val="18"/>
                <w:szCs w:val="18"/>
                <w:highlight w:val="none"/>
              </w:rPr>
              <w:t>类型</w:t>
            </w:r>
          </w:p>
        </w:tc>
        <w:tc>
          <w:tcPr>
            <w:tcW w:w="2841" w:type="dxa"/>
            <w:noWrap w:val="0"/>
            <w:vAlign w:val="top"/>
          </w:tcPr>
          <w:p w14:paraId="693A3CC6">
            <w:pPr>
              <w:rPr>
                <w:color w:val="auto"/>
                <w:sz w:val="18"/>
                <w:szCs w:val="18"/>
                <w:highlight w:val="none"/>
              </w:rPr>
            </w:pPr>
            <w:r>
              <w:rPr>
                <w:rFonts w:hint="eastAsia"/>
                <w:color w:val="auto"/>
                <w:sz w:val="18"/>
                <w:szCs w:val="18"/>
                <w:highlight w:val="none"/>
              </w:rPr>
              <w:t>说明</w:t>
            </w:r>
          </w:p>
        </w:tc>
      </w:tr>
      <w:tr w14:paraId="3B147DB0">
        <w:trPr>
          <w:wBefore w:w="0" w:type="dxa"/>
          <w:jc w:val="center"/>
        </w:trPr>
        <w:tc>
          <w:tcPr>
            <w:tcW w:w="2840" w:type="dxa"/>
            <w:noWrap w:val="0"/>
            <w:vAlign w:val="top"/>
          </w:tcPr>
          <w:p w14:paraId="66E61632">
            <w:pPr>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top"/>
          </w:tcPr>
          <w:p w14:paraId="3BE97C66">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17C7624">
            <w:pPr>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0FCC6CD3">
        <w:trPr>
          <w:wBefore w:w="0" w:type="dxa"/>
          <w:jc w:val="center"/>
        </w:trPr>
        <w:tc>
          <w:tcPr>
            <w:tcW w:w="2840" w:type="dxa"/>
            <w:noWrap w:val="0"/>
            <w:vAlign w:val="top"/>
          </w:tcPr>
          <w:p w14:paraId="4701C0B6">
            <w:pPr>
              <w:rPr>
                <w:rFonts w:ascii="宋体" w:hAnsi="宋体" w:cs="微软雅黑"/>
                <w:color w:val="auto"/>
                <w:sz w:val="18"/>
                <w:szCs w:val="18"/>
                <w:highlight w:val="none"/>
              </w:rPr>
            </w:pPr>
            <w:r>
              <w:rPr>
                <w:rFonts w:ascii="宋体" w:hAnsi="宋体" w:cs="微软雅黑"/>
                <w:color w:val="auto"/>
                <w:sz w:val="18"/>
                <w:szCs w:val="18"/>
                <w:highlight w:val="none"/>
              </w:rPr>
              <w:t>payChannelCode</w:t>
            </w:r>
          </w:p>
        </w:tc>
        <w:tc>
          <w:tcPr>
            <w:tcW w:w="2841" w:type="dxa"/>
            <w:noWrap w:val="0"/>
            <w:vAlign w:val="top"/>
          </w:tcPr>
          <w:p w14:paraId="4013E15A">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E4EEE23">
            <w:pPr>
              <w:rPr>
                <w:rFonts w:ascii="宋体" w:hAnsi="宋体" w:cs="微软雅黑"/>
                <w:color w:val="auto"/>
                <w:sz w:val="18"/>
                <w:szCs w:val="18"/>
                <w:highlight w:val="none"/>
              </w:rPr>
            </w:pPr>
            <w:r>
              <w:rPr>
                <w:rFonts w:hint="eastAsia" w:ascii="宋体" w:hAnsi="宋体" w:cs="微软雅黑"/>
                <w:color w:val="auto"/>
                <w:sz w:val="18"/>
                <w:szCs w:val="18"/>
                <w:highlight w:val="none"/>
              </w:rPr>
              <w:t>支付通道编码定义</w:t>
            </w:r>
          </w:p>
        </w:tc>
      </w:tr>
    </w:tbl>
    <w:p w14:paraId="60A199C0">
      <w:pPr>
        <w:pStyle w:val="175"/>
        <w:rPr>
          <w:color w:val="auto"/>
          <w:highlight w:val="none"/>
        </w:rPr>
      </w:pPr>
      <w:bookmarkStart w:id="556" w:name="_Toc519178212"/>
      <w:r>
        <w:rPr>
          <w:rFonts w:hint="eastAsia"/>
          <w:color w:val="auto"/>
          <w:highlight w:val="none"/>
        </w:rPr>
        <w:t>应答参数</w:t>
      </w:r>
      <w:bookmarkEnd w:id="556"/>
    </w:p>
    <w:p w14:paraId="4BD9A6C1">
      <w:pPr>
        <w:pStyle w:val="41"/>
        <w:rPr>
          <w:color w:val="auto"/>
          <w:highlight w:val="none"/>
        </w:rPr>
      </w:pPr>
      <w:r>
        <w:rPr>
          <w:rFonts w:hint="eastAsia"/>
          <w:color w:val="auto"/>
          <w:highlight w:val="none"/>
        </w:rPr>
        <w:t>请求</w:t>
      </w:r>
      <w:r>
        <w:rPr>
          <w:color w:val="auto"/>
          <w:highlight w:val="none"/>
        </w:rPr>
        <w:t>支付</w:t>
      </w:r>
      <w:r>
        <w:rPr>
          <w:rFonts w:hint="eastAsia"/>
          <w:color w:val="auto"/>
          <w:highlight w:val="none"/>
        </w:rPr>
        <w:t>应答参数详见表1</w:t>
      </w:r>
      <w:r>
        <w:rPr>
          <w:color w:val="auto"/>
          <w:highlight w:val="none"/>
        </w:rPr>
        <w:t>16</w:t>
      </w:r>
      <w:r>
        <w:rPr>
          <w:rFonts w:hint="eastAsia"/>
          <w:color w:val="auto"/>
          <w:highlight w:val="none"/>
        </w:rPr>
        <w:t>。</w:t>
      </w:r>
    </w:p>
    <w:p w14:paraId="084EB232">
      <w:pPr>
        <w:pStyle w:val="160"/>
        <w:rPr>
          <w:color w:val="auto"/>
          <w:highlight w:val="none"/>
        </w:rPr>
      </w:pPr>
      <w:r>
        <w:rPr>
          <w:rFonts w:hint="eastAsia"/>
          <w:color w:val="auto"/>
          <w:highlight w:val="none"/>
        </w:rPr>
        <w:t>请求</w:t>
      </w:r>
      <w:r>
        <w:rPr>
          <w:color w:val="auto"/>
          <w:highlight w:val="none"/>
        </w:rPr>
        <w:t>支付</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79BF5E9">
        <w:trPr>
          <w:wBefore w:w="0" w:type="dxa"/>
          <w:jc w:val="center"/>
        </w:trPr>
        <w:tc>
          <w:tcPr>
            <w:tcW w:w="2840" w:type="dxa"/>
            <w:noWrap w:val="0"/>
            <w:vAlign w:val="top"/>
          </w:tcPr>
          <w:p w14:paraId="7506879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1404785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6B234C0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392F9D48">
        <w:trPr>
          <w:wBefore w:w="0" w:type="dxa"/>
          <w:jc w:val="center"/>
        </w:trPr>
        <w:tc>
          <w:tcPr>
            <w:tcW w:w="2840" w:type="dxa"/>
            <w:noWrap w:val="0"/>
            <w:vAlign w:val="top"/>
          </w:tcPr>
          <w:p w14:paraId="28AD1D1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7BDBD61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271A1E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47313E98">
        <w:trPr>
          <w:wBefore w:w="0" w:type="dxa"/>
          <w:jc w:val="center"/>
        </w:trPr>
        <w:tc>
          <w:tcPr>
            <w:tcW w:w="2840" w:type="dxa"/>
            <w:noWrap w:val="0"/>
            <w:vAlign w:val="top"/>
          </w:tcPr>
          <w:p w14:paraId="0ADE17F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2CD627B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37C0D2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3A68CE9C">
        <w:trPr>
          <w:wBefore w:w="0" w:type="dxa"/>
          <w:jc w:val="center"/>
        </w:trPr>
        <w:tc>
          <w:tcPr>
            <w:tcW w:w="2840" w:type="dxa"/>
            <w:noWrap w:val="0"/>
            <w:vAlign w:val="top"/>
          </w:tcPr>
          <w:p w14:paraId="74240E91">
            <w:pPr>
              <w:snapToGrid w:val="0"/>
              <w:spacing w:line="288" w:lineRule="auto"/>
              <w:rPr>
                <w:color w:val="auto"/>
                <w:highlight w:val="none"/>
              </w:rPr>
            </w:pPr>
            <w:r>
              <w:rPr>
                <w:rFonts w:ascii="宋体" w:hAnsi="宋体" w:cs="微软雅黑"/>
                <w:color w:val="auto"/>
                <w:sz w:val="18"/>
                <w:szCs w:val="18"/>
                <w:highlight w:val="none"/>
              </w:rPr>
              <w:t>payChannelCode</w:t>
            </w:r>
          </w:p>
        </w:tc>
        <w:tc>
          <w:tcPr>
            <w:tcW w:w="2841" w:type="dxa"/>
            <w:noWrap w:val="0"/>
            <w:vAlign w:val="top"/>
          </w:tcPr>
          <w:p w14:paraId="1C214527">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0535512">
            <w:pPr>
              <w:rPr>
                <w:rFonts w:ascii="宋体" w:hAnsi="宋体" w:cs="微软雅黑"/>
                <w:color w:val="auto"/>
                <w:sz w:val="18"/>
                <w:szCs w:val="18"/>
                <w:highlight w:val="none"/>
              </w:rPr>
            </w:pPr>
            <w:r>
              <w:rPr>
                <w:rFonts w:hint="eastAsia" w:ascii="宋体" w:hAnsi="宋体" w:cs="微软雅黑"/>
                <w:color w:val="auto"/>
                <w:sz w:val="18"/>
                <w:szCs w:val="18"/>
                <w:highlight w:val="none"/>
              </w:rPr>
              <w:t>2.7支付通道编码定义</w:t>
            </w:r>
          </w:p>
        </w:tc>
      </w:tr>
      <w:tr w14:paraId="4E600974">
        <w:trPr>
          <w:wBefore w:w="0" w:type="dxa"/>
          <w:jc w:val="center"/>
        </w:trPr>
        <w:tc>
          <w:tcPr>
            <w:tcW w:w="2840" w:type="dxa"/>
            <w:noWrap w:val="0"/>
            <w:vAlign w:val="top"/>
          </w:tcPr>
          <w:p w14:paraId="388C23C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paymentInfo</w:t>
            </w:r>
          </w:p>
        </w:tc>
        <w:tc>
          <w:tcPr>
            <w:tcW w:w="2841" w:type="dxa"/>
            <w:noWrap w:val="0"/>
            <w:vAlign w:val="top"/>
          </w:tcPr>
          <w:p w14:paraId="1E64B118">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9E61D34">
            <w:pPr>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信息</w:t>
            </w:r>
            <w:r>
              <w:rPr>
                <w:rFonts w:hint="eastAsia" w:ascii="宋体" w:hAnsi="宋体" w:cs="微软雅黑"/>
                <w:color w:val="auto"/>
                <w:sz w:val="18"/>
                <w:szCs w:val="18"/>
                <w:highlight w:val="none"/>
              </w:rPr>
              <w:t>，根据</w:t>
            </w:r>
            <w:r>
              <w:rPr>
                <w:rFonts w:ascii="宋体" w:hAnsi="宋体" w:cs="微软雅黑"/>
                <w:color w:val="auto"/>
                <w:sz w:val="18"/>
                <w:szCs w:val="18"/>
                <w:highlight w:val="none"/>
              </w:rPr>
              <w:t>payChannelCode</w:t>
            </w:r>
            <w:r>
              <w:rPr>
                <w:rFonts w:hint="eastAsia" w:ascii="宋体" w:hAnsi="宋体" w:cs="微软雅黑"/>
                <w:color w:val="auto"/>
                <w:sz w:val="18"/>
                <w:szCs w:val="18"/>
                <w:highlight w:val="none"/>
              </w:rPr>
              <w:t>返回</w:t>
            </w:r>
            <w:r>
              <w:rPr>
                <w:rFonts w:ascii="宋体" w:hAnsi="宋体" w:cs="微软雅黑"/>
                <w:color w:val="auto"/>
                <w:sz w:val="18"/>
                <w:szCs w:val="18"/>
                <w:highlight w:val="none"/>
              </w:rPr>
              <w:t>内容</w:t>
            </w:r>
          </w:p>
        </w:tc>
      </w:tr>
      <w:tr w14:paraId="31BB91F1">
        <w:trPr>
          <w:wBefore w:w="0" w:type="dxa"/>
          <w:jc w:val="center"/>
        </w:trPr>
        <w:tc>
          <w:tcPr>
            <w:tcW w:w="2840" w:type="dxa"/>
            <w:noWrap w:val="0"/>
            <w:vAlign w:val="top"/>
          </w:tcPr>
          <w:p w14:paraId="7385B2E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signType</w:t>
            </w:r>
          </w:p>
        </w:tc>
        <w:tc>
          <w:tcPr>
            <w:tcW w:w="2841" w:type="dxa"/>
            <w:noWrap w:val="0"/>
            <w:vAlign w:val="top"/>
          </w:tcPr>
          <w:p w14:paraId="624A82E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42C5AF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00</w:t>
            </w:r>
            <w:r>
              <w:rPr>
                <w:rFonts w:hint="eastAsia" w:ascii="宋体" w:hAnsi="宋体" w:cs="微软雅黑"/>
                <w:color w:val="auto"/>
                <w:sz w:val="18"/>
                <w:szCs w:val="18"/>
                <w:highlight w:val="none"/>
              </w:rPr>
              <w:t>：不签名</w:t>
            </w:r>
          </w:p>
          <w:p w14:paraId="19C91B63">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01</w:t>
            </w:r>
            <w:r>
              <w:rPr>
                <w:rFonts w:hint="eastAsia" w:ascii="宋体" w:hAnsi="宋体" w:cs="微软雅黑"/>
                <w:color w:val="auto"/>
                <w:sz w:val="18"/>
                <w:szCs w:val="18"/>
                <w:highlight w:val="none"/>
              </w:rPr>
              <w:t>：sha1withrsa</w:t>
            </w:r>
          </w:p>
          <w:p w14:paraId="21B03CF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02</w:t>
            </w:r>
            <w:r>
              <w:rPr>
                <w:rFonts w:hint="eastAsia" w:ascii="宋体" w:hAnsi="宋体" w:cs="微软雅黑"/>
                <w:color w:val="auto"/>
                <w:sz w:val="18"/>
                <w:szCs w:val="18"/>
                <w:highlight w:val="none"/>
              </w:rPr>
              <w:t>：MD5</w:t>
            </w:r>
          </w:p>
        </w:tc>
      </w:tr>
      <w:tr w14:paraId="262D9D50">
        <w:trPr>
          <w:wBefore w:w="0" w:type="dxa"/>
          <w:jc w:val="center"/>
        </w:trPr>
        <w:tc>
          <w:tcPr>
            <w:tcW w:w="2840" w:type="dxa"/>
            <w:noWrap w:val="0"/>
            <w:vAlign w:val="top"/>
          </w:tcPr>
          <w:p w14:paraId="58CB8F3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w:t>
            </w:r>
            <w:r>
              <w:rPr>
                <w:rFonts w:ascii="宋体" w:hAnsi="宋体" w:cs="微软雅黑"/>
                <w:color w:val="auto"/>
                <w:sz w:val="18"/>
                <w:szCs w:val="18"/>
                <w:highlight w:val="none"/>
              </w:rPr>
              <w:t>ign</w:t>
            </w:r>
          </w:p>
        </w:tc>
        <w:tc>
          <w:tcPr>
            <w:tcW w:w="2841" w:type="dxa"/>
            <w:noWrap w:val="0"/>
            <w:vAlign w:val="top"/>
          </w:tcPr>
          <w:p w14:paraId="2B515AC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AADD96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私钥签名sha1withrsa</w:t>
            </w:r>
          </w:p>
        </w:tc>
      </w:tr>
    </w:tbl>
    <w:p w14:paraId="5FC4DA05">
      <w:pPr>
        <w:pStyle w:val="41"/>
        <w:rPr>
          <w:color w:val="auto"/>
          <w:highlight w:val="none"/>
        </w:rPr>
      </w:pPr>
      <w:r>
        <w:rPr>
          <w:rFonts w:hint="eastAsia"/>
          <w:color w:val="auto"/>
          <w:highlight w:val="none"/>
        </w:rPr>
        <w:t>报文示例：</w:t>
      </w:r>
    </w:p>
    <w:p w14:paraId="18C0C530">
      <w:pPr>
        <w:pStyle w:val="41"/>
        <w:rPr>
          <w:rFonts w:hAnsi="宋体" w:cs="微软雅黑"/>
          <w:color w:val="auto"/>
          <w:highlight w:val="none"/>
        </w:rPr>
      </w:pPr>
      <w:r>
        <w:rPr>
          <w:rFonts w:hint="eastAsia" w:hAnsi="宋体" w:cs="微软雅黑"/>
          <w:color w:val="auto"/>
          <w:highlight w:val="none"/>
        </w:rPr>
        <w:t>10001</w:t>
      </w:r>
      <w:r>
        <w:rPr>
          <w:rFonts w:hAnsi="宋体" w:cs="微软雅黑"/>
          <w:color w:val="auto"/>
          <w:highlight w:val="none"/>
        </w:rPr>
        <w:t xml:space="preserve"> </w:t>
      </w:r>
      <w:r>
        <w:rPr>
          <w:rFonts w:hint="eastAsia" w:hAnsi="宋体" w:cs="微软雅黑"/>
          <w:color w:val="auto"/>
          <w:highlight w:val="none"/>
        </w:rPr>
        <w:t>支付宝</w:t>
      </w:r>
      <w:r>
        <w:rPr>
          <w:rFonts w:hAnsi="宋体" w:cs="微软雅黑"/>
          <w:color w:val="auto"/>
          <w:highlight w:val="none"/>
        </w:rPr>
        <w:t>SDK</w:t>
      </w:r>
    </w:p>
    <w:p w14:paraId="45D15043">
      <w:pPr>
        <w:pStyle w:val="41"/>
        <w:rPr>
          <w:rFonts w:hAnsi="宋体" w:cs="微软雅黑"/>
          <w:color w:val="auto"/>
          <w:highlight w:val="none"/>
        </w:rPr>
      </w:pPr>
      <w:r>
        <w:rPr>
          <w:rFonts w:hAnsi="宋体" w:cs="微软雅黑"/>
          <w:color w:val="auto"/>
          <w:highlight w:val="none"/>
        </w:rPr>
        <w:t>app_id=2015052600090779&amp;biz_content=%7B%22timeout_express%22%3A%2230m%22%2C%22seller_id%22%3A%22%22%2C%22product_code%22%3A%22QUICK_MSECURITY_PAY%22%2C%22total_amount%22%3A%220.02%22%2C%22subject%22%3A%221%22%2C%22body%22%3A%22%E6%88%91%E6%98%AF%E6%B5%8B%E8%AF%95%E6%95%B0%E6%8D%AE%22%2C%22out_trade_no%22%3A%22314VYGIAGG7ZOYY%22%7D&amp;charset=utf-8&amp;method=alipay.trade.app.pay&amp;sign_type=RSA2&amp;timestamp=2016-08-15%2012%3A12%3A15&amp;version=1.0&amp;sign=MsbylYkCzlfYLy9PeRwUUIg9nZPeN9SfXPNavUCroGKR5Kqvx0nEnd3eRmKxJuthNUx4ERCXe552EV9PfwexqW%2B1wbKOdYtDIb4%2B7PL3Pc94RZL0zKaWcaY3tSL89%2FuAVUsQuFqEJdhIukuKygrXucvejOUgTCfoUdwTi7z%2BZzQ%3D</w:t>
      </w:r>
    </w:p>
    <w:p w14:paraId="01563891">
      <w:pPr>
        <w:pStyle w:val="41"/>
        <w:rPr>
          <w:rFonts w:hAnsi="宋体" w:cs="微软雅黑"/>
          <w:color w:val="auto"/>
          <w:highlight w:val="none"/>
        </w:rPr>
      </w:pPr>
      <w:r>
        <w:rPr>
          <w:rFonts w:hint="eastAsia" w:hAnsi="宋体" w:cs="微软雅黑"/>
          <w:color w:val="auto"/>
          <w:highlight w:val="none"/>
        </w:rPr>
        <w:t>10002 微信</w:t>
      </w:r>
      <w:r>
        <w:rPr>
          <w:rFonts w:hAnsi="宋体" w:cs="微软雅黑"/>
          <w:color w:val="auto"/>
          <w:highlight w:val="none"/>
        </w:rPr>
        <w:t>支付SDK</w:t>
      </w:r>
    </w:p>
    <w:p w14:paraId="29DCC320">
      <w:pPr>
        <w:pStyle w:val="41"/>
        <w:rPr>
          <w:rFonts w:hAnsi="宋体" w:cs="微软雅黑"/>
          <w:color w:val="auto"/>
          <w:highlight w:val="none"/>
        </w:rPr>
      </w:pPr>
      <w:r>
        <w:rPr>
          <w:rFonts w:hAnsi="宋体" w:cs="微软雅黑"/>
          <w:color w:val="auto"/>
          <w:highlight w:val="none"/>
        </w:rPr>
        <w:t>{</w:t>
      </w:r>
    </w:p>
    <w:p w14:paraId="126A86F8">
      <w:pPr>
        <w:pStyle w:val="41"/>
        <w:rPr>
          <w:rFonts w:hAnsi="宋体" w:cs="微软雅黑"/>
          <w:color w:val="auto"/>
          <w:highlight w:val="none"/>
        </w:rPr>
      </w:pPr>
      <w:r>
        <w:rPr>
          <w:rFonts w:hAnsi="宋体" w:cs="微软雅黑"/>
          <w:color w:val="auto"/>
          <w:highlight w:val="none"/>
        </w:rPr>
        <w:t xml:space="preserve">"app_Id" </w:t>
      </w:r>
      <w:r>
        <w:rPr>
          <w:rFonts w:hint="eastAsia" w:hAnsi="宋体" w:cs="微软雅黑"/>
          <w:color w:val="auto"/>
          <w:highlight w:val="none"/>
        </w:rPr>
        <w:t>：</w:t>
      </w:r>
      <w:r>
        <w:rPr>
          <w:rFonts w:hAnsi="宋体" w:cs="微软雅黑"/>
          <w:color w:val="auto"/>
          <w:highlight w:val="none"/>
        </w:rPr>
        <w:t xml:space="preserve"> "wx2421b1c4370ec43b", //</w:t>
      </w:r>
      <w:r>
        <w:rPr>
          <w:rFonts w:hint="eastAsia" w:hAnsi="宋体" w:cs="微软雅黑"/>
          <w:color w:val="auto"/>
          <w:highlight w:val="none"/>
        </w:rPr>
        <w:t>应用</w:t>
      </w:r>
      <w:r>
        <w:rPr>
          <w:rFonts w:hAnsi="宋体" w:cs="微软雅黑"/>
          <w:color w:val="auto"/>
          <w:highlight w:val="none"/>
        </w:rPr>
        <w:t>ID</w:t>
      </w:r>
    </w:p>
    <w:p w14:paraId="59CAD58A">
      <w:pPr>
        <w:pStyle w:val="41"/>
        <w:rPr>
          <w:rFonts w:hAnsi="宋体" w:cs="微软雅黑"/>
          <w:color w:val="auto"/>
          <w:highlight w:val="none"/>
        </w:rPr>
      </w:pPr>
      <w:r>
        <w:rPr>
          <w:rFonts w:hAnsi="宋体" w:cs="微软雅黑"/>
          <w:color w:val="auto"/>
          <w:highlight w:val="none"/>
        </w:rPr>
        <w:t xml:space="preserve">"partnerid " </w:t>
      </w:r>
      <w:r>
        <w:rPr>
          <w:rFonts w:hint="eastAsia" w:hAnsi="宋体" w:cs="微软雅黑"/>
          <w:color w:val="auto"/>
          <w:highlight w:val="none"/>
        </w:rPr>
        <w:t>：</w:t>
      </w:r>
      <w:r>
        <w:rPr>
          <w:rFonts w:hAnsi="宋体" w:cs="微软雅黑"/>
          <w:color w:val="auto"/>
          <w:highlight w:val="none"/>
        </w:rPr>
        <w:t xml:space="preserve"> "1900000109", //</w:t>
      </w:r>
      <w:r>
        <w:rPr>
          <w:rFonts w:hint="eastAsia" w:hAnsi="宋体" w:cs="微软雅黑"/>
          <w:color w:val="auto"/>
          <w:highlight w:val="none"/>
        </w:rPr>
        <w:t>商户号</w:t>
      </w:r>
    </w:p>
    <w:p w14:paraId="486B8286">
      <w:pPr>
        <w:pStyle w:val="41"/>
        <w:rPr>
          <w:rFonts w:hAnsi="宋体" w:cs="微软雅黑"/>
          <w:color w:val="auto"/>
          <w:highlight w:val="none"/>
        </w:rPr>
      </w:pPr>
      <w:r>
        <w:rPr>
          <w:rFonts w:hAnsi="宋体" w:cs="微软雅黑"/>
          <w:color w:val="auto"/>
          <w:highlight w:val="none"/>
        </w:rPr>
        <w:t xml:space="preserve">"partnerid " </w:t>
      </w:r>
      <w:r>
        <w:rPr>
          <w:rFonts w:hint="eastAsia" w:hAnsi="宋体" w:cs="微软雅黑"/>
          <w:color w:val="auto"/>
          <w:highlight w:val="none"/>
        </w:rPr>
        <w:t>：</w:t>
      </w:r>
      <w:r>
        <w:rPr>
          <w:rFonts w:hAnsi="宋体" w:cs="微软雅黑"/>
          <w:color w:val="auto"/>
          <w:highlight w:val="none"/>
        </w:rPr>
        <w:t xml:space="preserve"> " WX1217752501201407033233368018", //</w:t>
      </w:r>
      <w:r>
        <w:rPr>
          <w:rFonts w:hint="eastAsia" w:hAnsi="宋体" w:cs="微软雅黑"/>
          <w:color w:val="auto"/>
          <w:highlight w:val="none"/>
        </w:rPr>
        <w:t>预支付交易会话</w:t>
      </w:r>
      <w:r>
        <w:rPr>
          <w:rFonts w:hAnsi="宋体" w:cs="微软雅黑"/>
          <w:color w:val="auto"/>
          <w:highlight w:val="none"/>
        </w:rPr>
        <w:t>ID</w:t>
      </w:r>
    </w:p>
    <w:p w14:paraId="444EB9F8">
      <w:pPr>
        <w:pStyle w:val="41"/>
        <w:rPr>
          <w:rFonts w:hAnsi="宋体" w:cs="微软雅黑"/>
          <w:color w:val="auto"/>
          <w:highlight w:val="none"/>
        </w:rPr>
      </w:pPr>
      <w:r>
        <w:rPr>
          <w:rFonts w:hAnsi="宋体" w:cs="微软雅黑"/>
          <w:color w:val="auto"/>
          <w:highlight w:val="none"/>
        </w:rPr>
        <w:t xml:space="preserve">"package" </w:t>
      </w:r>
      <w:r>
        <w:rPr>
          <w:rFonts w:hint="eastAsia" w:hAnsi="宋体" w:cs="微软雅黑"/>
          <w:color w:val="auto"/>
          <w:highlight w:val="none"/>
        </w:rPr>
        <w:t>：</w:t>
      </w:r>
      <w:r>
        <w:rPr>
          <w:rFonts w:hAnsi="宋体" w:cs="微软雅黑"/>
          <w:color w:val="auto"/>
          <w:highlight w:val="none"/>
        </w:rPr>
        <w:t xml:space="preserve"> " Sign=WXPay ", //</w:t>
      </w:r>
      <w:r>
        <w:rPr>
          <w:rFonts w:hint="eastAsia" w:hAnsi="宋体" w:cs="微软雅黑"/>
          <w:color w:val="auto"/>
          <w:highlight w:val="none"/>
        </w:rPr>
        <w:t>订单详情扩展字符串</w:t>
      </w:r>
    </w:p>
    <w:p w14:paraId="6A063C5B">
      <w:pPr>
        <w:pStyle w:val="41"/>
        <w:rPr>
          <w:rFonts w:hAnsi="宋体" w:cs="微软雅黑"/>
          <w:color w:val="auto"/>
          <w:highlight w:val="none"/>
        </w:rPr>
      </w:pPr>
      <w:r>
        <w:rPr>
          <w:rFonts w:hAnsi="宋体" w:cs="微软雅黑"/>
          <w:color w:val="auto"/>
          <w:highlight w:val="none"/>
        </w:rPr>
        <w:t xml:space="preserve">"nonce_str" </w:t>
      </w:r>
      <w:r>
        <w:rPr>
          <w:rFonts w:hint="eastAsia" w:hAnsi="宋体" w:cs="微软雅黑"/>
          <w:color w:val="auto"/>
          <w:highlight w:val="none"/>
        </w:rPr>
        <w:t>：</w:t>
      </w:r>
      <w:r>
        <w:rPr>
          <w:rFonts w:hAnsi="宋体" w:cs="微软雅黑"/>
          <w:color w:val="auto"/>
          <w:highlight w:val="none"/>
        </w:rPr>
        <w:t xml:space="preserve"> "e61463f8efa94090b1f366cccfbbb444", //</w:t>
      </w:r>
      <w:r>
        <w:rPr>
          <w:rFonts w:hint="eastAsia" w:hAnsi="宋体" w:cs="微软雅黑"/>
          <w:color w:val="auto"/>
          <w:highlight w:val="none"/>
        </w:rPr>
        <w:t>随机串</w:t>
      </w:r>
    </w:p>
    <w:p w14:paraId="6CE411E5">
      <w:pPr>
        <w:pStyle w:val="41"/>
        <w:rPr>
          <w:rFonts w:hAnsi="宋体" w:cs="微软雅黑"/>
          <w:color w:val="auto"/>
          <w:highlight w:val="none"/>
        </w:rPr>
      </w:pPr>
      <w:r>
        <w:rPr>
          <w:rFonts w:hAnsi="宋体" w:cs="微软雅黑"/>
          <w:color w:val="auto"/>
          <w:highlight w:val="none"/>
        </w:rPr>
        <w:t>"time_stamp"</w:t>
      </w:r>
      <w:r>
        <w:rPr>
          <w:rFonts w:hint="eastAsia" w:hAnsi="宋体" w:cs="微软雅黑"/>
          <w:color w:val="auto"/>
          <w:highlight w:val="none"/>
        </w:rPr>
        <w:t>：</w:t>
      </w:r>
      <w:r>
        <w:rPr>
          <w:rFonts w:hAnsi="宋体" w:cs="微软雅黑"/>
          <w:color w:val="auto"/>
          <w:highlight w:val="none"/>
        </w:rPr>
        <w:t>" 1395712654", //</w:t>
      </w:r>
      <w:r>
        <w:rPr>
          <w:rFonts w:hint="eastAsia" w:hAnsi="宋体" w:cs="微软雅黑"/>
          <w:color w:val="auto"/>
          <w:highlight w:val="none"/>
        </w:rPr>
        <w:t>时间戳，自</w:t>
      </w:r>
      <w:r>
        <w:rPr>
          <w:rFonts w:hAnsi="宋体" w:cs="微软雅黑"/>
          <w:color w:val="auto"/>
          <w:highlight w:val="none"/>
        </w:rPr>
        <w:t xml:space="preserve">1970 </w:t>
      </w:r>
      <w:r>
        <w:rPr>
          <w:rFonts w:hint="eastAsia" w:hAnsi="宋体" w:cs="微软雅黑"/>
          <w:color w:val="auto"/>
          <w:highlight w:val="none"/>
        </w:rPr>
        <w:t>年以来的秒数</w:t>
      </w:r>
    </w:p>
    <w:p w14:paraId="66ACA9C0">
      <w:pPr>
        <w:pStyle w:val="41"/>
        <w:rPr>
          <w:rFonts w:hAnsi="宋体" w:cs="微软雅黑"/>
          <w:color w:val="auto"/>
          <w:highlight w:val="none"/>
        </w:rPr>
      </w:pPr>
      <w:r>
        <w:rPr>
          <w:rFonts w:hAnsi="宋体" w:cs="微软雅黑"/>
          <w:color w:val="auto"/>
          <w:highlight w:val="none"/>
        </w:rPr>
        <w:t xml:space="preserve">"sign" </w:t>
      </w:r>
      <w:r>
        <w:rPr>
          <w:rFonts w:hint="eastAsia" w:hAnsi="宋体" w:cs="微软雅黑"/>
          <w:color w:val="auto"/>
          <w:highlight w:val="none"/>
        </w:rPr>
        <w:t>：</w:t>
      </w:r>
      <w:r>
        <w:rPr>
          <w:rFonts w:hAnsi="宋体" w:cs="微软雅黑"/>
          <w:color w:val="auto"/>
          <w:highlight w:val="none"/>
        </w:rPr>
        <w:t xml:space="preserve"> "70EA570631E4BB79628FBCA90534C63FF7FADD89" //</w:t>
      </w:r>
      <w:r>
        <w:rPr>
          <w:rFonts w:hint="eastAsia" w:hAnsi="宋体" w:cs="微软雅黑"/>
          <w:color w:val="auto"/>
          <w:highlight w:val="none"/>
        </w:rPr>
        <w:t>微信签名</w:t>
      </w:r>
    </w:p>
    <w:p w14:paraId="17C5E8B0">
      <w:pPr>
        <w:pStyle w:val="41"/>
        <w:rPr>
          <w:rFonts w:hAnsi="宋体" w:cs="微软雅黑"/>
          <w:color w:val="auto"/>
          <w:highlight w:val="none"/>
        </w:rPr>
      </w:pPr>
      <w:r>
        <w:rPr>
          <w:rFonts w:hAnsi="宋体" w:cs="微软雅黑"/>
          <w:color w:val="auto"/>
          <w:highlight w:val="none"/>
        </w:rPr>
        <w:t>signValue : 1SMDLFK34509LKMLKAJSDL1U349?ASDOIU4CT9</w:t>
      </w:r>
    </w:p>
    <w:p w14:paraId="03CB5F12">
      <w:pPr>
        <w:pStyle w:val="41"/>
        <w:rPr>
          <w:rFonts w:hAnsi="宋体" w:cs="微软雅黑"/>
          <w:color w:val="auto"/>
          <w:highlight w:val="none"/>
        </w:rPr>
      </w:pPr>
      <w:r>
        <w:rPr>
          <w:rFonts w:hAnsi="宋体" w:cs="微软雅黑"/>
          <w:color w:val="auto"/>
          <w:highlight w:val="none"/>
        </w:rPr>
        <w:t>}</w:t>
      </w:r>
    </w:p>
    <w:p w14:paraId="1172DCD6">
      <w:pPr>
        <w:pStyle w:val="41"/>
        <w:rPr>
          <w:rFonts w:hAnsi="宋体" w:cs="微软雅黑"/>
          <w:color w:val="auto"/>
          <w:highlight w:val="none"/>
        </w:rPr>
      </w:pPr>
      <w:r>
        <w:rPr>
          <w:rFonts w:hint="eastAsia" w:hAnsi="宋体" w:cs="微软雅黑"/>
          <w:color w:val="auto"/>
          <w:highlight w:val="none"/>
        </w:rPr>
        <w:t>10003 联</w:t>
      </w:r>
      <w:r>
        <w:rPr>
          <w:rFonts w:hAnsi="宋体" w:cs="微软雅黑"/>
          <w:color w:val="auto"/>
          <w:highlight w:val="none"/>
        </w:rPr>
        <w:t xml:space="preserve">支付SDK </w:t>
      </w:r>
    </w:p>
    <w:p w14:paraId="5F0F3C1A">
      <w:pPr>
        <w:pStyle w:val="41"/>
        <w:rPr>
          <w:rFonts w:hAnsi="宋体" w:cs="微软雅黑"/>
          <w:color w:val="auto"/>
          <w:highlight w:val="none"/>
        </w:rPr>
      </w:pPr>
      <w:r>
        <w:rPr>
          <w:rFonts w:hint="eastAsia" w:hAnsi="宋体" w:cs="微软雅黑"/>
          <w:color w:val="auto"/>
          <w:highlight w:val="none"/>
        </w:rPr>
        <w:t>{</w:t>
      </w:r>
    </w:p>
    <w:p w14:paraId="4EBDB54B">
      <w:pPr>
        <w:pStyle w:val="41"/>
        <w:rPr>
          <w:rFonts w:hAnsi="宋体" w:cs="微软雅黑"/>
          <w:color w:val="auto"/>
          <w:highlight w:val="none"/>
        </w:rPr>
      </w:pPr>
      <w:r>
        <w:rPr>
          <w:rFonts w:hint="eastAsia" w:hAnsi="宋体" w:cs="微软雅黑"/>
          <w:color w:val="auto"/>
          <w:highlight w:val="none"/>
        </w:rPr>
        <w:t>tn=</w:t>
      </w:r>
      <w:r>
        <w:rPr>
          <w:rFonts w:hAnsi="宋体" w:cs="微软雅黑"/>
          <w:color w:val="auto"/>
          <w:highlight w:val="none"/>
        </w:rPr>
        <w:t>442715340596456143810</w:t>
      </w:r>
    </w:p>
    <w:p w14:paraId="526BECBF">
      <w:pPr>
        <w:pStyle w:val="41"/>
        <w:rPr>
          <w:rFonts w:hAnsi="宋体" w:cs="微软雅黑"/>
          <w:color w:val="auto"/>
          <w:highlight w:val="none"/>
        </w:rPr>
      </w:pPr>
      <w:r>
        <w:rPr>
          <w:rFonts w:hint="eastAsia" w:hAnsi="宋体" w:cs="微软雅黑"/>
          <w:color w:val="auto"/>
          <w:highlight w:val="none"/>
        </w:rPr>
        <w:t>}</w:t>
      </w:r>
    </w:p>
    <w:p w14:paraId="4E4DF8A9">
      <w:pPr>
        <w:pStyle w:val="146"/>
        <w:spacing w:before="156" w:after="156"/>
        <w:rPr>
          <w:color w:val="auto"/>
          <w:highlight w:val="none"/>
        </w:rPr>
      </w:pPr>
      <w:bookmarkStart w:id="557" w:name="_Toc519178213"/>
      <w:r>
        <w:rPr>
          <w:color w:val="auto"/>
          <w:highlight w:val="none"/>
        </w:rPr>
        <w:t>IF8A-12</w:t>
      </w:r>
      <w:r>
        <w:rPr>
          <w:rFonts w:hint="eastAsia"/>
          <w:color w:val="auto"/>
          <w:highlight w:val="none"/>
        </w:rPr>
        <w:t xml:space="preserve"> 请求退款</w:t>
      </w:r>
      <w:bookmarkEnd w:id="557"/>
    </w:p>
    <w:p w14:paraId="5BC3AC51">
      <w:pPr>
        <w:pStyle w:val="175"/>
        <w:rPr>
          <w:color w:val="auto"/>
          <w:highlight w:val="none"/>
        </w:rPr>
      </w:pPr>
      <w:bookmarkStart w:id="558" w:name="_Toc519178214"/>
      <w:r>
        <w:rPr>
          <w:rFonts w:hint="eastAsia"/>
          <w:color w:val="auto"/>
          <w:highlight w:val="none"/>
        </w:rPr>
        <w:t>接口地址</w:t>
      </w:r>
      <w:bookmarkEnd w:id="558"/>
    </w:p>
    <w:p w14:paraId="562B2B38">
      <w:pPr>
        <w:pStyle w:val="41"/>
        <w:rPr>
          <w:color w:val="auto"/>
          <w:highlight w:val="none"/>
        </w:rPr>
      </w:pPr>
      <w:r>
        <w:rPr>
          <w:color w:val="auto"/>
          <w:highlight w:val="none"/>
        </w:rPr>
        <w:t>http//:[ip]:[port]/[project]/ci/app/requestRefundTicket</w:t>
      </w:r>
    </w:p>
    <w:p w14:paraId="6DDCDE40">
      <w:pPr>
        <w:pStyle w:val="175"/>
        <w:rPr>
          <w:color w:val="auto"/>
          <w:highlight w:val="none"/>
        </w:rPr>
      </w:pPr>
      <w:bookmarkStart w:id="559" w:name="_Toc519178215"/>
      <w:r>
        <w:rPr>
          <w:rFonts w:hint="eastAsia"/>
          <w:color w:val="auto"/>
          <w:highlight w:val="none"/>
        </w:rPr>
        <w:t>接口</w:t>
      </w:r>
      <w:r>
        <w:rPr>
          <w:color w:val="auto"/>
          <w:highlight w:val="none"/>
        </w:rPr>
        <w:t>说明</w:t>
      </w:r>
      <w:bookmarkEnd w:id="559"/>
    </w:p>
    <w:p w14:paraId="3CBF78EC">
      <w:pPr>
        <w:pStyle w:val="41"/>
        <w:rPr>
          <w:color w:val="auto"/>
          <w:highlight w:val="none"/>
        </w:rPr>
      </w:pPr>
      <w:r>
        <w:rPr>
          <w:rFonts w:hint="eastAsia"/>
          <w:color w:val="auto"/>
          <w:highlight w:val="none"/>
        </w:rPr>
        <w:t>请求退款,同步</w:t>
      </w:r>
      <w:r>
        <w:rPr>
          <w:color w:val="auto"/>
          <w:highlight w:val="none"/>
        </w:rPr>
        <w:t>返回退款结果</w:t>
      </w:r>
    </w:p>
    <w:p w14:paraId="6CA9C2A3">
      <w:pPr>
        <w:pStyle w:val="175"/>
        <w:rPr>
          <w:color w:val="auto"/>
          <w:highlight w:val="none"/>
        </w:rPr>
      </w:pPr>
      <w:bookmarkStart w:id="560" w:name="_Toc519178216"/>
      <w:r>
        <w:rPr>
          <w:rFonts w:hint="eastAsia"/>
          <w:color w:val="auto"/>
          <w:highlight w:val="none"/>
        </w:rPr>
        <w:t>请求参数</w:t>
      </w:r>
      <w:bookmarkEnd w:id="560"/>
    </w:p>
    <w:p w14:paraId="10B35DE7">
      <w:pPr>
        <w:pStyle w:val="41"/>
        <w:rPr>
          <w:color w:val="auto"/>
          <w:highlight w:val="none"/>
        </w:rPr>
      </w:pPr>
      <w:r>
        <w:rPr>
          <w:rFonts w:hint="eastAsia"/>
          <w:color w:val="auto"/>
          <w:highlight w:val="none"/>
        </w:rPr>
        <w:t>请求退款请求参数详见表1</w:t>
      </w:r>
      <w:r>
        <w:rPr>
          <w:color w:val="auto"/>
          <w:highlight w:val="none"/>
        </w:rPr>
        <w:t>17</w:t>
      </w:r>
      <w:r>
        <w:rPr>
          <w:rFonts w:hint="eastAsia"/>
          <w:color w:val="auto"/>
          <w:highlight w:val="none"/>
        </w:rPr>
        <w:t>。</w:t>
      </w:r>
    </w:p>
    <w:p w14:paraId="0D85900D">
      <w:pPr>
        <w:pStyle w:val="160"/>
        <w:rPr>
          <w:color w:val="auto"/>
          <w:highlight w:val="none"/>
        </w:rPr>
      </w:pPr>
      <w:r>
        <w:rPr>
          <w:rFonts w:hint="eastAsia"/>
          <w:color w:val="auto"/>
          <w:highlight w:val="none"/>
        </w:rPr>
        <w:t>请求退款请求参数信息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3F99AEF">
        <w:trPr>
          <w:wBefore w:w="0" w:type="dxa"/>
          <w:jc w:val="center"/>
        </w:trPr>
        <w:tc>
          <w:tcPr>
            <w:tcW w:w="2840" w:type="dxa"/>
            <w:noWrap w:val="0"/>
            <w:vAlign w:val="top"/>
          </w:tcPr>
          <w:p w14:paraId="0E60E754">
            <w:pPr>
              <w:rPr>
                <w:color w:val="auto"/>
                <w:sz w:val="18"/>
                <w:szCs w:val="18"/>
                <w:highlight w:val="none"/>
              </w:rPr>
            </w:pPr>
            <w:r>
              <w:rPr>
                <w:rFonts w:hint="eastAsia"/>
                <w:color w:val="auto"/>
                <w:sz w:val="18"/>
                <w:szCs w:val="18"/>
                <w:highlight w:val="none"/>
              </w:rPr>
              <w:t>字段</w:t>
            </w:r>
          </w:p>
        </w:tc>
        <w:tc>
          <w:tcPr>
            <w:tcW w:w="2841" w:type="dxa"/>
            <w:noWrap w:val="0"/>
            <w:vAlign w:val="top"/>
          </w:tcPr>
          <w:p w14:paraId="473ED955">
            <w:pPr>
              <w:rPr>
                <w:color w:val="auto"/>
                <w:sz w:val="18"/>
                <w:szCs w:val="18"/>
                <w:highlight w:val="none"/>
              </w:rPr>
            </w:pPr>
            <w:r>
              <w:rPr>
                <w:rFonts w:hint="eastAsia"/>
                <w:color w:val="auto"/>
                <w:sz w:val="18"/>
                <w:szCs w:val="18"/>
                <w:highlight w:val="none"/>
              </w:rPr>
              <w:t>类型</w:t>
            </w:r>
          </w:p>
        </w:tc>
        <w:tc>
          <w:tcPr>
            <w:tcW w:w="2841" w:type="dxa"/>
            <w:noWrap w:val="0"/>
            <w:vAlign w:val="top"/>
          </w:tcPr>
          <w:p w14:paraId="4B8412B6">
            <w:pPr>
              <w:rPr>
                <w:color w:val="auto"/>
                <w:sz w:val="18"/>
                <w:szCs w:val="18"/>
                <w:highlight w:val="none"/>
              </w:rPr>
            </w:pPr>
            <w:r>
              <w:rPr>
                <w:rFonts w:hint="eastAsia"/>
                <w:color w:val="auto"/>
                <w:sz w:val="18"/>
                <w:szCs w:val="18"/>
                <w:highlight w:val="none"/>
              </w:rPr>
              <w:t>说明</w:t>
            </w:r>
          </w:p>
        </w:tc>
      </w:tr>
      <w:tr w14:paraId="5FA6F75A">
        <w:trPr>
          <w:wBefore w:w="0" w:type="dxa"/>
          <w:jc w:val="center"/>
        </w:trPr>
        <w:tc>
          <w:tcPr>
            <w:tcW w:w="2840" w:type="dxa"/>
            <w:noWrap w:val="0"/>
            <w:vAlign w:val="top"/>
          </w:tcPr>
          <w:p w14:paraId="474D2EC7">
            <w:pPr>
              <w:rPr>
                <w:rFonts w:ascii="宋体" w:hAnsi="宋体" w:cs="微软雅黑"/>
                <w:color w:val="auto"/>
                <w:sz w:val="18"/>
                <w:szCs w:val="18"/>
                <w:highlight w:val="none"/>
              </w:rPr>
            </w:pPr>
            <w:r>
              <w:rPr>
                <w:rFonts w:hint="eastAsia" w:ascii="宋体" w:hAnsi="宋体" w:cs="微软雅黑"/>
                <w:color w:val="auto"/>
                <w:sz w:val="18"/>
                <w:szCs w:val="18"/>
                <w:highlight w:val="none"/>
              </w:rPr>
              <w:t>userId</w:t>
            </w:r>
          </w:p>
        </w:tc>
        <w:tc>
          <w:tcPr>
            <w:tcW w:w="2841" w:type="dxa"/>
            <w:noWrap w:val="0"/>
            <w:vAlign w:val="top"/>
          </w:tcPr>
          <w:p w14:paraId="4D869214">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2EBE8F2">
            <w:pPr>
              <w:rPr>
                <w:rFonts w:ascii="宋体" w:hAnsi="宋体" w:cs="微软雅黑"/>
                <w:color w:val="auto"/>
                <w:sz w:val="18"/>
                <w:szCs w:val="18"/>
                <w:highlight w:val="none"/>
              </w:rPr>
            </w:pPr>
            <w:r>
              <w:rPr>
                <w:rFonts w:hint="eastAsia" w:ascii="宋体" w:hAnsi="宋体" w:cs="微软雅黑"/>
                <w:color w:val="auto"/>
                <w:sz w:val="18"/>
                <w:szCs w:val="18"/>
                <w:highlight w:val="none"/>
              </w:rPr>
              <w:t>用户</w:t>
            </w:r>
            <w:r>
              <w:rPr>
                <w:rFonts w:ascii="宋体" w:hAnsi="宋体" w:cs="微软雅黑"/>
                <w:color w:val="auto"/>
                <w:sz w:val="18"/>
                <w:szCs w:val="18"/>
                <w:highlight w:val="none"/>
              </w:rPr>
              <w:t>编码</w:t>
            </w:r>
          </w:p>
        </w:tc>
      </w:tr>
      <w:tr w14:paraId="5A89EE0A">
        <w:trPr>
          <w:wBefore w:w="0" w:type="dxa"/>
          <w:jc w:val="center"/>
        </w:trPr>
        <w:tc>
          <w:tcPr>
            <w:tcW w:w="2840" w:type="dxa"/>
            <w:noWrap w:val="0"/>
            <w:vAlign w:val="top"/>
          </w:tcPr>
          <w:p w14:paraId="3160616F">
            <w:pPr>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top"/>
          </w:tcPr>
          <w:p w14:paraId="62BA5AC7">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49619FF">
            <w:pPr>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bl>
    <w:p w14:paraId="15A1D33D">
      <w:pPr>
        <w:pStyle w:val="175"/>
        <w:rPr>
          <w:color w:val="auto"/>
          <w:highlight w:val="none"/>
        </w:rPr>
      </w:pPr>
      <w:bookmarkStart w:id="561" w:name="_Toc519178217"/>
      <w:r>
        <w:rPr>
          <w:rFonts w:hint="eastAsia"/>
          <w:color w:val="auto"/>
          <w:highlight w:val="none"/>
        </w:rPr>
        <w:t>应答参数</w:t>
      </w:r>
      <w:bookmarkEnd w:id="561"/>
    </w:p>
    <w:p w14:paraId="2BA7FDDC">
      <w:pPr>
        <w:pStyle w:val="41"/>
        <w:rPr>
          <w:color w:val="auto"/>
          <w:highlight w:val="none"/>
        </w:rPr>
      </w:pPr>
      <w:r>
        <w:rPr>
          <w:rFonts w:hint="eastAsia"/>
          <w:color w:val="auto"/>
          <w:highlight w:val="none"/>
        </w:rPr>
        <w:t>请求退款应答参数详见表1</w:t>
      </w:r>
      <w:r>
        <w:rPr>
          <w:color w:val="auto"/>
          <w:highlight w:val="none"/>
        </w:rPr>
        <w:t>18</w:t>
      </w:r>
      <w:r>
        <w:rPr>
          <w:rFonts w:hint="eastAsia"/>
          <w:color w:val="auto"/>
          <w:highlight w:val="none"/>
        </w:rPr>
        <w:t>。</w:t>
      </w:r>
    </w:p>
    <w:p w14:paraId="7D755DF4">
      <w:pPr>
        <w:pStyle w:val="160"/>
        <w:rPr>
          <w:color w:val="auto"/>
          <w:highlight w:val="none"/>
        </w:rPr>
      </w:pPr>
      <w:r>
        <w:rPr>
          <w:rFonts w:hint="eastAsia"/>
          <w:color w:val="auto"/>
          <w:highlight w:val="none"/>
        </w:rPr>
        <w:t>请求退款应答参数信息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FF8D36E">
        <w:trPr>
          <w:wBefore w:w="0" w:type="dxa"/>
          <w:jc w:val="center"/>
        </w:trPr>
        <w:tc>
          <w:tcPr>
            <w:tcW w:w="2840" w:type="dxa"/>
            <w:noWrap w:val="0"/>
            <w:vAlign w:val="top"/>
          </w:tcPr>
          <w:p w14:paraId="3821EA0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1A3C9BA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1908760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144A8A40">
        <w:trPr>
          <w:wBefore w:w="0" w:type="dxa"/>
          <w:jc w:val="center"/>
        </w:trPr>
        <w:tc>
          <w:tcPr>
            <w:tcW w:w="2840" w:type="dxa"/>
            <w:noWrap w:val="0"/>
            <w:vAlign w:val="top"/>
          </w:tcPr>
          <w:p w14:paraId="0A433E7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0A398A1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17D547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67560FC8">
        <w:trPr>
          <w:wBefore w:w="0" w:type="dxa"/>
          <w:jc w:val="center"/>
        </w:trPr>
        <w:tc>
          <w:tcPr>
            <w:tcW w:w="2840" w:type="dxa"/>
            <w:noWrap w:val="0"/>
            <w:vAlign w:val="top"/>
          </w:tcPr>
          <w:p w14:paraId="3D71A6D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6672C4B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376FA9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286AD96E">
        <w:trPr>
          <w:wBefore w:w="0" w:type="dxa"/>
          <w:jc w:val="center"/>
        </w:trPr>
        <w:tc>
          <w:tcPr>
            <w:tcW w:w="2840" w:type="dxa"/>
            <w:noWrap w:val="0"/>
            <w:vAlign w:val="top"/>
          </w:tcPr>
          <w:p w14:paraId="16B61A0C">
            <w:pPr>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top"/>
          </w:tcPr>
          <w:p w14:paraId="54918347">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6DEF256">
            <w:pPr>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6576D58B">
        <w:trPr>
          <w:wBefore w:w="0" w:type="dxa"/>
          <w:jc w:val="center"/>
        </w:trPr>
        <w:tc>
          <w:tcPr>
            <w:tcW w:w="2840" w:type="dxa"/>
            <w:noWrap w:val="0"/>
            <w:vAlign w:val="top"/>
          </w:tcPr>
          <w:p w14:paraId="485E4CE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refundType</w:t>
            </w:r>
          </w:p>
        </w:tc>
        <w:tc>
          <w:tcPr>
            <w:tcW w:w="2841" w:type="dxa"/>
            <w:noWrap w:val="0"/>
            <w:vAlign w:val="top"/>
          </w:tcPr>
          <w:p w14:paraId="70324F1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80705F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00:</w:t>
            </w:r>
            <w:r>
              <w:rPr>
                <w:rFonts w:ascii="宋体" w:hAnsi="宋体" w:cs="微软雅黑"/>
                <w:color w:val="auto"/>
                <w:sz w:val="18"/>
                <w:szCs w:val="18"/>
                <w:highlight w:val="none"/>
              </w:rPr>
              <w:t xml:space="preserve"> </w:t>
            </w:r>
            <w:r>
              <w:rPr>
                <w:rFonts w:hint="eastAsia" w:ascii="宋体" w:hAnsi="宋体" w:cs="微软雅黑"/>
                <w:color w:val="auto"/>
                <w:sz w:val="18"/>
                <w:szCs w:val="18"/>
                <w:highlight w:val="none"/>
              </w:rPr>
              <w:t>用户提交</w:t>
            </w:r>
            <w:r>
              <w:rPr>
                <w:rFonts w:ascii="宋体" w:hAnsi="宋体" w:cs="微软雅黑"/>
                <w:color w:val="auto"/>
                <w:sz w:val="18"/>
                <w:szCs w:val="18"/>
                <w:highlight w:val="none"/>
              </w:rPr>
              <w:t>退款</w:t>
            </w:r>
          </w:p>
          <w:p w14:paraId="27BD948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01：超时</w:t>
            </w:r>
            <w:r>
              <w:rPr>
                <w:rFonts w:ascii="宋体" w:hAnsi="宋体" w:cs="微软雅黑"/>
                <w:color w:val="auto"/>
                <w:sz w:val="18"/>
                <w:szCs w:val="18"/>
                <w:highlight w:val="none"/>
              </w:rPr>
              <w:t>未使用自动退款</w:t>
            </w:r>
          </w:p>
        </w:tc>
      </w:tr>
      <w:tr w14:paraId="21A5D0E6">
        <w:trPr>
          <w:wBefore w:w="0" w:type="dxa"/>
          <w:jc w:val="center"/>
        </w:trPr>
        <w:tc>
          <w:tcPr>
            <w:tcW w:w="2840" w:type="dxa"/>
            <w:noWrap w:val="0"/>
            <w:vAlign w:val="top"/>
          </w:tcPr>
          <w:p w14:paraId="5D5C1DD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refundResult</w:t>
            </w:r>
          </w:p>
        </w:tc>
        <w:tc>
          <w:tcPr>
            <w:tcW w:w="2841" w:type="dxa"/>
            <w:noWrap w:val="0"/>
            <w:vAlign w:val="top"/>
          </w:tcPr>
          <w:p w14:paraId="3C3FC8B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6697E0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SUCCESS/FAIL/PROCESSING</w:t>
            </w:r>
          </w:p>
          <w:p w14:paraId="060B630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SUCCESS—退款成功</w:t>
            </w:r>
          </w:p>
          <w:p w14:paraId="31C00C8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FAIL—退款失败</w:t>
            </w:r>
          </w:p>
          <w:p w14:paraId="3DB120A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PROCESSING-退款进行中</w:t>
            </w:r>
          </w:p>
        </w:tc>
      </w:tr>
      <w:tr w14:paraId="67536DBE">
        <w:trPr>
          <w:wBefore w:w="0" w:type="dxa"/>
          <w:jc w:val="center"/>
        </w:trPr>
        <w:tc>
          <w:tcPr>
            <w:tcW w:w="2840" w:type="dxa"/>
            <w:noWrap w:val="0"/>
            <w:vAlign w:val="top"/>
          </w:tcPr>
          <w:p w14:paraId="185A5FE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refundResult</w:t>
            </w:r>
            <w:r>
              <w:rPr>
                <w:rFonts w:ascii="宋体" w:hAnsi="宋体" w:cs="微软雅黑"/>
                <w:color w:val="auto"/>
                <w:sz w:val="18"/>
                <w:szCs w:val="18"/>
                <w:highlight w:val="none"/>
              </w:rPr>
              <w:t>Desc</w:t>
            </w:r>
          </w:p>
        </w:tc>
        <w:tc>
          <w:tcPr>
            <w:tcW w:w="2841" w:type="dxa"/>
            <w:noWrap w:val="0"/>
            <w:vAlign w:val="top"/>
          </w:tcPr>
          <w:p w14:paraId="60A37D81">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r>
              <w:rPr>
                <w:rFonts w:ascii="宋体" w:hAnsi="宋体" w:cs="微软雅黑"/>
                <w:color w:val="auto"/>
                <w:sz w:val="18"/>
                <w:szCs w:val="18"/>
                <w:highlight w:val="none"/>
              </w:rPr>
              <w:tab/>
            </w:r>
          </w:p>
        </w:tc>
        <w:tc>
          <w:tcPr>
            <w:tcW w:w="2841" w:type="dxa"/>
            <w:noWrap w:val="0"/>
            <w:vAlign w:val="top"/>
          </w:tcPr>
          <w:p w14:paraId="61AAC88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退款</w:t>
            </w:r>
            <w:r>
              <w:rPr>
                <w:rFonts w:ascii="宋体" w:hAnsi="宋体" w:cs="微软雅黑"/>
                <w:color w:val="auto"/>
                <w:sz w:val="18"/>
                <w:szCs w:val="18"/>
                <w:highlight w:val="none"/>
              </w:rPr>
              <w:t>描述</w:t>
            </w:r>
          </w:p>
        </w:tc>
      </w:tr>
      <w:tr w14:paraId="7C753E51">
        <w:trPr>
          <w:wBefore w:w="0" w:type="dxa"/>
          <w:jc w:val="center"/>
        </w:trPr>
        <w:tc>
          <w:tcPr>
            <w:tcW w:w="2840" w:type="dxa"/>
            <w:noWrap w:val="0"/>
            <w:vAlign w:val="top"/>
          </w:tcPr>
          <w:p w14:paraId="41D9D55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refundDate</w:t>
            </w:r>
          </w:p>
        </w:tc>
        <w:tc>
          <w:tcPr>
            <w:tcW w:w="2841" w:type="dxa"/>
            <w:noWrap w:val="0"/>
            <w:vAlign w:val="top"/>
          </w:tcPr>
          <w:p w14:paraId="37A573D1">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934CC3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退款</w:t>
            </w:r>
            <w:r>
              <w:rPr>
                <w:rFonts w:ascii="宋体" w:hAnsi="宋体" w:cs="微软雅黑"/>
                <w:color w:val="auto"/>
                <w:sz w:val="18"/>
                <w:szCs w:val="18"/>
                <w:highlight w:val="none"/>
              </w:rPr>
              <w:t>日期</w:t>
            </w:r>
          </w:p>
        </w:tc>
      </w:tr>
      <w:tr w14:paraId="68C12881">
        <w:trPr>
          <w:wBefore w:w="0" w:type="dxa"/>
          <w:jc w:val="center"/>
        </w:trPr>
        <w:tc>
          <w:tcPr>
            <w:tcW w:w="2840" w:type="dxa"/>
            <w:noWrap w:val="0"/>
            <w:vAlign w:val="top"/>
          </w:tcPr>
          <w:p w14:paraId="149ED0D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refundAmount</w:t>
            </w:r>
          </w:p>
        </w:tc>
        <w:tc>
          <w:tcPr>
            <w:tcW w:w="2841" w:type="dxa"/>
            <w:noWrap w:val="0"/>
            <w:vAlign w:val="top"/>
          </w:tcPr>
          <w:p w14:paraId="68DBDE4A">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 xml:space="preserve">String </w:t>
            </w:r>
          </w:p>
        </w:tc>
        <w:tc>
          <w:tcPr>
            <w:tcW w:w="2841" w:type="dxa"/>
            <w:noWrap w:val="0"/>
            <w:vAlign w:val="top"/>
          </w:tcPr>
          <w:p w14:paraId="6366AEA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退款</w:t>
            </w:r>
            <w:r>
              <w:rPr>
                <w:rFonts w:ascii="宋体" w:hAnsi="宋体" w:cs="微软雅黑"/>
                <w:color w:val="auto"/>
                <w:sz w:val="18"/>
                <w:szCs w:val="18"/>
                <w:highlight w:val="none"/>
              </w:rPr>
              <w:t>金额</w:t>
            </w:r>
            <w:r>
              <w:rPr>
                <w:rFonts w:hint="eastAsia" w:ascii="宋体" w:hAnsi="宋体" w:cs="微软雅黑"/>
                <w:color w:val="auto"/>
                <w:sz w:val="18"/>
                <w:szCs w:val="18"/>
                <w:highlight w:val="none"/>
              </w:rPr>
              <w:t xml:space="preserve"> 单位</w:t>
            </w:r>
            <w:r>
              <w:rPr>
                <w:rFonts w:ascii="宋体" w:hAnsi="宋体" w:cs="微软雅黑"/>
                <w:color w:val="auto"/>
                <w:sz w:val="18"/>
                <w:szCs w:val="18"/>
                <w:highlight w:val="none"/>
              </w:rPr>
              <w:t>分</w:t>
            </w:r>
          </w:p>
        </w:tc>
      </w:tr>
    </w:tbl>
    <w:p w14:paraId="0EB32C69">
      <w:pPr>
        <w:pStyle w:val="146"/>
        <w:spacing w:before="156" w:after="156"/>
        <w:rPr>
          <w:color w:val="auto"/>
          <w:highlight w:val="none"/>
        </w:rPr>
      </w:pPr>
      <w:bookmarkStart w:id="562" w:name="_Toc519178218"/>
      <w:r>
        <w:rPr>
          <w:color w:val="auto"/>
          <w:highlight w:val="none"/>
        </w:rPr>
        <w:t>IF8A-13</w:t>
      </w:r>
      <w:r>
        <w:rPr>
          <w:rFonts w:hint="eastAsia"/>
          <w:color w:val="auto"/>
          <w:highlight w:val="none"/>
        </w:rPr>
        <w:t>退款</w:t>
      </w:r>
      <w:r>
        <w:rPr>
          <w:color w:val="auto"/>
          <w:highlight w:val="none"/>
        </w:rPr>
        <w:t>结果查询</w:t>
      </w:r>
      <w:bookmarkEnd w:id="562"/>
    </w:p>
    <w:p w14:paraId="2E9034D4">
      <w:pPr>
        <w:pStyle w:val="175"/>
        <w:rPr>
          <w:color w:val="auto"/>
          <w:highlight w:val="none"/>
        </w:rPr>
      </w:pPr>
      <w:bookmarkStart w:id="563" w:name="_Toc519178219"/>
      <w:r>
        <w:rPr>
          <w:rFonts w:hint="eastAsia"/>
          <w:color w:val="auto"/>
          <w:highlight w:val="none"/>
        </w:rPr>
        <w:t>接口地址</w:t>
      </w:r>
      <w:bookmarkEnd w:id="563"/>
    </w:p>
    <w:p w14:paraId="4DA6EA3A">
      <w:pPr>
        <w:pStyle w:val="41"/>
        <w:rPr>
          <w:color w:val="auto"/>
          <w:highlight w:val="none"/>
        </w:rPr>
      </w:pPr>
      <w:r>
        <w:rPr>
          <w:color w:val="auto"/>
          <w:highlight w:val="none"/>
        </w:rPr>
        <w:t>http//:[ip]:[port]/[project]/ci/app/requestRefundTicket</w:t>
      </w:r>
      <w:r>
        <w:rPr>
          <w:rFonts w:hint="eastAsia"/>
          <w:color w:val="auto"/>
          <w:highlight w:val="none"/>
        </w:rPr>
        <w:t>Result</w:t>
      </w:r>
    </w:p>
    <w:p w14:paraId="5DB47F1A">
      <w:pPr>
        <w:pStyle w:val="175"/>
        <w:rPr>
          <w:color w:val="auto"/>
          <w:highlight w:val="none"/>
        </w:rPr>
      </w:pPr>
      <w:bookmarkStart w:id="564" w:name="_Toc519178220"/>
      <w:r>
        <w:rPr>
          <w:rFonts w:hint="eastAsia"/>
          <w:color w:val="auto"/>
          <w:highlight w:val="none"/>
        </w:rPr>
        <w:t>接口</w:t>
      </w:r>
      <w:r>
        <w:rPr>
          <w:color w:val="auto"/>
          <w:highlight w:val="none"/>
        </w:rPr>
        <w:t>说明</w:t>
      </w:r>
      <w:bookmarkEnd w:id="564"/>
    </w:p>
    <w:p w14:paraId="18DD9640">
      <w:pPr>
        <w:pStyle w:val="41"/>
        <w:rPr>
          <w:color w:val="auto"/>
          <w:highlight w:val="none"/>
        </w:rPr>
      </w:pPr>
      <w:r>
        <w:rPr>
          <w:rFonts w:hint="eastAsia"/>
          <w:color w:val="auto"/>
          <w:highlight w:val="none"/>
        </w:rPr>
        <w:t>请求退款，</w:t>
      </w:r>
      <w:r>
        <w:rPr>
          <w:color w:val="auto"/>
          <w:highlight w:val="none"/>
        </w:rPr>
        <w:t>异步返回</w:t>
      </w:r>
      <w:r>
        <w:rPr>
          <w:rFonts w:hint="eastAsia"/>
          <w:color w:val="auto"/>
          <w:highlight w:val="none"/>
        </w:rPr>
        <w:t>退款</w:t>
      </w:r>
      <w:r>
        <w:rPr>
          <w:color w:val="auto"/>
          <w:highlight w:val="none"/>
        </w:rPr>
        <w:t>结果</w:t>
      </w:r>
    </w:p>
    <w:p w14:paraId="4A64893D">
      <w:pPr>
        <w:pStyle w:val="175"/>
        <w:rPr>
          <w:color w:val="auto"/>
          <w:highlight w:val="none"/>
        </w:rPr>
      </w:pPr>
      <w:bookmarkStart w:id="565" w:name="_Toc519178221"/>
      <w:r>
        <w:rPr>
          <w:rFonts w:hint="eastAsia"/>
          <w:color w:val="auto"/>
          <w:highlight w:val="none"/>
        </w:rPr>
        <w:t>请求参数</w:t>
      </w:r>
      <w:bookmarkEnd w:id="565"/>
    </w:p>
    <w:p w14:paraId="63153BD6">
      <w:pPr>
        <w:pStyle w:val="41"/>
        <w:rPr>
          <w:color w:val="auto"/>
          <w:highlight w:val="none"/>
        </w:rPr>
      </w:pPr>
      <w:r>
        <w:rPr>
          <w:rFonts w:hint="eastAsia"/>
          <w:color w:val="auto"/>
          <w:highlight w:val="none"/>
        </w:rPr>
        <w:t>退款</w:t>
      </w:r>
      <w:r>
        <w:rPr>
          <w:color w:val="auto"/>
          <w:highlight w:val="none"/>
        </w:rPr>
        <w:t>结果查询</w:t>
      </w:r>
      <w:r>
        <w:rPr>
          <w:rFonts w:hint="eastAsia"/>
          <w:color w:val="auto"/>
          <w:highlight w:val="none"/>
        </w:rPr>
        <w:t>请求参数详见表1</w:t>
      </w:r>
      <w:r>
        <w:rPr>
          <w:color w:val="auto"/>
          <w:highlight w:val="none"/>
        </w:rPr>
        <w:t>19</w:t>
      </w:r>
      <w:r>
        <w:rPr>
          <w:rFonts w:hint="eastAsia"/>
          <w:color w:val="auto"/>
          <w:highlight w:val="none"/>
        </w:rPr>
        <w:t>。</w:t>
      </w:r>
    </w:p>
    <w:p w14:paraId="6303EEBC">
      <w:pPr>
        <w:pStyle w:val="160"/>
        <w:rPr>
          <w:color w:val="auto"/>
          <w:highlight w:val="none"/>
        </w:rPr>
      </w:pPr>
      <w:r>
        <w:rPr>
          <w:rFonts w:hint="eastAsia"/>
          <w:color w:val="auto"/>
          <w:highlight w:val="none"/>
        </w:rPr>
        <w:t>退款</w:t>
      </w:r>
      <w:r>
        <w:rPr>
          <w:color w:val="auto"/>
          <w:highlight w:val="none"/>
        </w:rPr>
        <w:t>结果查询</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A1D071F">
        <w:trPr>
          <w:wBefore w:w="0" w:type="dxa"/>
          <w:jc w:val="center"/>
        </w:trPr>
        <w:tc>
          <w:tcPr>
            <w:tcW w:w="2840" w:type="dxa"/>
            <w:noWrap w:val="0"/>
            <w:vAlign w:val="top"/>
          </w:tcPr>
          <w:p w14:paraId="4362F422">
            <w:pPr>
              <w:rPr>
                <w:color w:val="auto"/>
                <w:sz w:val="18"/>
                <w:szCs w:val="18"/>
                <w:highlight w:val="none"/>
              </w:rPr>
            </w:pPr>
            <w:r>
              <w:rPr>
                <w:rFonts w:hint="eastAsia"/>
                <w:color w:val="auto"/>
                <w:sz w:val="18"/>
                <w:szCs w:val="18"/>
                <w:highlight w:val="none"/>
              </w:rPr>
              <w:t>字段</w:t>
            </w:r>
          </w:p>
        </w:tc>
        <w:tc>
          <w:tcPr>
            <w:tcW w:w="2841" w:type="dxa"/>
            <w:noWrap w:val="0"/>
            <w:vAlign w:val="top"/>
          </w:tcPr>
          <w:p w14:paraId="3004CEC4">
            <w:pPr>
              <w:rPr>
                <w:color w:val="auto"/>
                <w:sz w:val="18"/>
                <w:szCs w:val="18"/>
                <w:highlight w:val="none"/>
              </w:rPr>
            </w:pPr>
            <w:r>
              <w:rPr>
                <w:rFonts w:hint="eastAsia"/>
                <w:color w:val="auto"/>
                <w:sz w:val="18"/>
                <w:szCs w:val="18"/>
                <w:highlight w:val="none"/>
              </w:rPr>
              <w:t>类型</w:t>
            </w:r>
          </w:p>
        </w:tc>
        <w:tc>
          <w:tcPr>
            <w:tcW w:w="2841" w:type="dxa"/>
            <w:noWrap w:val="0"/>
            <w:vAlign w:val="top"/>
          </w:tcPr>
          <w:p w14:paraId="4F50E12A">
            <w:pPr>
              <w:rPr>
                <w:color w:val="auto"/>
                <w:sz w:val="18"/>
                <w:szCs w:val="18"/>
                <w:highlight w:val="none"/>
              </w:rPr>
            </w:pPr>
            <w:r>
              <w:rPr>
                <w:rFonts w:hint="eastAsia"/>
                <w:color w:val="auto"/>
                <w:sz w:val="18"/>
                <w:szCs w:val="18"/>
                <w:highlight w:val="none"/>
              </w:rPr>
              <w:t>说明</w:t>
            </w:r>
          </w:p>
        </w:tc>
      </w:tr>
      <w:tr w14:paraId="1F62C1EC">
        <w:trPr>
          <w:wBefore w:w="0" w:type="dxa"/>
          <w:jc w:val="center"/>
        </w:trPr>
        <w:tc>
          <w:tcPr>
            <w:tcW w:w="2840" w:type="dxa"/>
            <w:noWrap w:val="0"/>
            <w:vAlign w:val="top"/>
          </w:tcPr>
          <w:p w14:paraId="00AC8357">
            <w:pPr>
              <w:rPr>
                <w:rFonts w:ascii="宋体" w:hAnsi="宋体" w:cs="微软雅黑"/>
                <w:color w:val="auto"/>
                <w:sz w:val="18"/>
                <w:szCs w:val="18"/>
                <w:highlight w:val="none"/>
              </w:rPr>
            </w:pPr>
            <w:r>
              <w:rPr>
                <w:rFonts w:hint="eastAsia" w:ascii="宋体" w:hAnsi="宋体" w:cs="微软雅黑"/>
                <w:color w:val="auto"/>
                <w:sz w:val="18"/>
                <w:szCs w:val="18"/>
                <w:highlight w:val="none"/>
              </w:rPr>
              <w:t>userId</w:t>
            </w:r>
          </w:p>
        </w:tc>
        <w:tc>
          <w:tcPr>
            <w:tcW w:w="2841" w:type="dxa"/>
            <w:noWrap w:val="0"/>
            <w:vAlign w:val="top"/>
          </w:tcPr>
          <w:p w14:paraId="6C930223">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06C2D7F">
            <w:pPr>
              <w:rPr>
                <w:rFonts w:ascii="宋体" w:hAnsi="宋体" w:cs="微软雅黑"/>
                <w:color w:val="auto"/>
                <w:sz w:val="18"/>
                <w:szCs w:val="18"/>
                <w:highlight w:val="none"/>
              </w:rPr>
            </w:pPr>
            <w:r>
              <w:rPr>
                <w:rFonts w:hint="eastAsia" w:ascii="宋体" w:hAnsi="宋体" w:cs="微软雅黑"/>
                <w:color w:val="auto"/>
                <w:sz w:val="18"/>
                <w:szCs w:val="18"/>
                <w:highlight w:val="none"/>
              </w:rPr>
              <w:t>用户</w:t>
            </w:r>
            <w:r>
              <w:rPr>
                <w:rFonts w:ascii="宋体" w:hAnsi="宋体" w:cs="微软雅黑"/>
                <w:color w:val="auto"/>
                <w:sz w:val="18"/>
                <w:szCs w:val="18"/>
                <w:highlight w:val="none"/>
              </w:rPr>
              <w:t>编码</w:t>
            </w:r>
          </w:p>
        </w:tc>
      </w:tr>
      <w:tr w14:paraId="4C60D139">
        <w:trPr>
          <w:wBefore w:w="0" w:type="dxa"/>
          <w:jc w:val="center"/>
        </w:trPr>
        <w:tc>
          <w:tcPr>
            <w:tcW w:w="2840" w:type="dxa"/>
            <w:noWrap w:val="0"/>
            <w:vAlign w:val="top"/>
          </w:tcPr>
          <w:p w14:paraId="5D5178D0">
            <w:pPr>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top"/>
          </w:tcPr>
          <w:p w14:paraId="6D049A57">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F077E11">
            <w:pPr>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bl>
    <w:p w14:paraId="0F1816D0">
      <w:pPr>
        <w:pStyle w:val="175"/>
        <w:rPr>
          <w:color w:val="auto"/>
          <w:highlight w:val="none"/>
        </w:rPr>
      </w:pPr>
      <w:bookmarkStart w:id="566" w:name="_Toc519178222"/>
      <w:r>
        <w:rPr>
          <w:rFonts w:hint="eastAsia"/>
          <w:color w:val="auto"/>
          <w:highlight w:val="none"/>
        </w:rPr>
        <w:t>应答参数</w:t>
      </w:r>
      <w:bookmarkEnd w:id="566"/>
    </w:p>
    <w:p w14:paraId="29B11CEB">
      <w:pPr>
        <w:pStyle w:val="41"/>
        <w:rPr>
          <w:color w:val="auto"/>
          <w:highlight w:val="none"/>
        </w:rPr>
      </w:pPr>
      <w:r>
        <w:rPr>
          <w:rFonts w:hint="eastAsia"/>
          <w:color w:val="auto"/>
          <w:highlight w:val="none"/>
        </w:rPr>
        <w:t>退款</w:t>
      </w:r>
      <w:r>
        <w:rPr>
          <w:color w:val="auto"/>
          <w:highlight w:val="none"/>
        </w:rPr>
        <w:t>结果查询</w:t>
      </w:r>
      <w:r>
        <w:rPr>
          <w:rFonts w:hint="eastAsia"/>
          <w:color w:val="auto"/>
          <w:highlight w:val="none"/>
        </w:rPr>
        <w:t>应答参数详见表1</w:t>
      </w:r>
      <w:r>
        <w:rPr>
          <w:color w:val="auto"/>
          <w:highlight w:val="none"/>
        </w:rPr>
        <w:t>20</w:t>
      </w:r>
      <w:r>
        <w:rPr>
          <w:rFonts w:hint="eastAsia"/>
          <w:color w:val="auto"/>
          <w:highlight w:val="none"/>
        </w:rPr>
        <w:t>。</w:t>
      </w:r>
    </w:p>
    <w:p w14:paraId="5BBA89C0">
      <w:pPr>
        <w:pStyle w:val="160"/>
        <w:rPr>
          <w:color w:val="auto"/>
          <w:highlight w:val="none"/>
        </w:rPr>
      </w:pPr>
      <w:r>
        <w:rPr>
          <w:rFonts w:hint="eastAsia"/>
          <w:color w:val="auto"/>
          <w:highlight w:val="none"/>
        </w:rPr>
        <w:t>退款</w:t>
      </w:r>
      <w:r>
        <w:rPr>
          <w:color w:val="auto"/>
          <w:highlight w:val="none"/>
        </w:rPr>
        <w:t>结果查询</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E76E746">
        <w:trPr>
          <w:wBefore w:w="0" w:type="dxa"/>
          <w:jc w:val="center"/>
        </w:trPr>
        <w:tc>
          <w:tcPr>
            <w:tcW w:w="2840" w:type="dxa"/>
            <w:noWrap w:val="0"/>
            <w:vAlign w:val="top"/>
          </w:tcPr>
          <w:p w14:paraId="7734FD1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031ADB9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1E53B3C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32EA3EC1">
        <w:trPr>
          <w:wBefore w:w="0" w:type="dxa"/>
          <w:jc w:val="center"/>
        </w:trPr>
        <w:tc>
          <w:tcPr>
            <w:tcW w:w="2840" w:type="dxa"/>
            <w:noWrap w:val="0"/>
            <w:vAlign w:val="top"/>
          </w:tcPr>
          <w:p w14:paraId="34D7DA4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37169F7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84B7A6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78F494E1">
        <w:trPr>
          <w:wBefore w:w="0" w:type="dxa"/>
          <w:jc w:val="center"/>
        </w:trPr>
        <w:tc>
          <w:tcPr>
            <w:tcW w:w="2840" w:type="dxa"/>
            <w:noWrap w:val="0"/>
            <w:vAlign w:val="top"/>
          </w:tcPr>
          <w:p w14:paraId="177CA92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32883D2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50A1A2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1259B593">
        <w:trPr>
          <w:wBefore w:w="0" w:type="dxa"/>
          <w:jc w:val="center"/>
        </w:trPr>
        <w:tc>
          <w:tcPr>
            <w:tcW w:w="2840" w:type="dxa"/>
            <w:noWrap w:val="0"/>
            <w:vAlign w:val="top"/>
          </w:tcPr>
          <w:p w14:paraId="08CC1BC7">
            <w:pPr>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top"/>
          </w:tcPr>
          <w:p w14:paraId="362C6092">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64EB4AE">
            <w:pPr>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297CA929">
        <w:trPr>
          <w:wBefore w:w="0" w:type="dxa"/>
          <w:jc w:val="center"/>
        </w:trPr>
        <w:tc>
          <w:tcPr>
            <w:tcW w:w="2840" w:type="dxa"/>
            <w:noWrap w:val="0"/>
            <w:vAlign w:val="top"/>
          </w:tcPr>
          <w:p w14:paraId="1620F78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refundType</w:t>
            </w:r>
          </w:p>
        </w:tc>
        <w:tc>
          <w:tcPr>
            <w:tcW w:w="2841" w:type="dxa"/>
            <w:noWrap w:val="0"/>
            <w:vAlign w:val="top"/>
          </w:tcPr>
          <w:p w14:paraId="1770521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6DA928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00:</w:t>
            </w:r>
            <w:r>
              <w:rPr>
                <w:rFonts w:ascii="宋体" w:hAnsi="宋体" w:cs="微软雅黑"/>
                <w:color w:val="auto"/>
                <w:sz w:val="18"/>
                <w:szCs w:val="18"/>
                <w:highlight w:val="none"/>
              </w:rPr>
              <w:t xml:space="preserve"> </w:t>
            </w:r>
            <w:r>
              <w:rPr>
                <w:rFonts w:hint="eastAsia" w:ascii="宋体" w:hAnsi="宋体" w:cs="微软雅黑"/>
                <w:color w:val="auto"/>
                <w:sz w:val="18"/>
                <w:szCs w:val="18"/>
                <w:highlight w:val="none"/>
              </w:rPr>
              <w:t>用户提交</w:t>
            </w:r>
            <w:r>
              <w:rPr>
                <w:rFonts w:ascii="宋体" w:hAnsi="宋体" w:cs="微软雅黑"/>
                <w:color w:val="auto"/>
                <w:sz w:val="18"/>
                <w:szCs w:val="18"/>
                <w:highlight w:val="none"/>
              </w:rPr>
              <w:t>退款</w:t>
            </w:r>
          </w:p>
          <w:p w14:paraId="60B7427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01：超时</w:t>
            </w:r>
            <w:r>
              <w:rPr>
                <w:rFonts w:ascii="宋体" w:hAnsi="宋体" w:cs="微软雅黑"/>
                <w:color w:val="auto"/>
                <w:sz w:val="18"/>
                <w:szCs w:val="18"/>
                <w:highlight w:val="none"/>
              </w:rPr>
              <w:t>未使用自动退款</w:t>
            </w:r>
          </w:p>
        </w:tc>
      </w:tr>
      <w:tr w14:paraId="05385FAF">
        <w:trPr>
          <w:wBefore w:w="0" w:type="dxa"/>
          <w:jc w:val="center"/>
        </w:trPr>
        <w:tc>
          <w:tcPr>
            <w:tcW w:w="2840" w:type="dxa"/>
            <w:noWrap w:val="0"/>
            <w:vAlign w:val="top"/>
          </w:tcPr>
          <w:p w14:paraId="7D3B57A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refundResult</w:t>
            </w:r>
          </w:p>
        </w:tc>
        <w:tc>
          <w:tcPr>
            <w:tcW w:w="2841" w:type="dxa"/>
            <w:noWrap w:val="0"/>
            <w:vAlign w:val="top"/>
          </w:tcPr>
          <w:p w14:paraId="3EA46C3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A38276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SUCCESS/FAIL/PROCESSING</w:t>
            </w:r>
          </w:p>
          <w:p w14:paraId="1913BD2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SUCCESS—退款成功</w:t>
            </w:r>
          </w:p>
          <w:p w14:paraId="49DB10F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FAIL—退款失败</w:t>
            </w:r>
          </w:p>
          <w:p w14:paraId="50C5D39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PROCESSING-退款进行中</w:t>
            </w:r>
          </w:p>
        </w:tc>
      </w:tr>
      <w:tr w14:paraId="1A32BB08">
        <w:trPr>
          <w:wBefore w:w="0" w:type="dxa"/>
          <w:jc w:val="center"/>
        </w:trPr>
        <w:tc>
          <w:tcPr>
            <w:tcW w:w="2840" w:type="dxa"/>
            <w:noWrap w:val="0"/>
            <w:vAlign w:val="top"/>
          </w:tcPr>
          <w:p w14:paraId="150AFE9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refundResult</w:t>
            </w:r>
            <w:r>
              <w:rPr>
                <w:rFonts w:ascii="宋体" w:hAnsi="宋体" w:cs="微软雅黑"/>
                <w:color w:val="auto"/>
                <w:sz w:val="18"/>
                <w:szCs w:val="18"/>
                <w:highlight w:val="none"/>
              </w:rPr>
              <w:t>Desc</w:t>
            </w:r>
          </w:p>
        </w:tc>
        <w:tc>
          <w:tcPr>
            <w:tcW w:w="2841" w:type="dxa"/>
            <w:noWrap w:val="0"/>
            <w:vAlign w:val="top"/>
          </w:tcPr>
          <w:p w14:paraId="28FCF410">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r>
              <w:rPr>
                <w:rFonts w:ascii="宋体" w:hAnsi="宋体" w:cs="微软雅黑"/>
                <w:color w:val="auto"/>
                <w:sz w:val="18"/>
                <w:szCs w:val="18"/>
                <w:highlight w:val="none"/>
              </w:rPr>
              <w:tab/>
            </w:r>
          </w:p>
        </w:tc>
        <w:tc>
          <w:tcPr>
            <w:tcW w:w="2841" w:type="dxa"/>
            <w:noWrap w:val="0"/>
            <w:vAlign w:val="top"/>
          </w:tcPr>
          <w:p w14:paraId="1D6B2F8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退款</w:t>
            </w:r>
            <w:r>
              <w:rPr>
                <w:rFonts w:ascii="宋体" w:hAnsi="宋体" w:cs="微软雅黑"/>
                <w:color w:val="auto"/>
                <w:sz w:val="18"/>
                <w:szCs w:val="18"/>
                <w:highlight w:val="none"/>
              </w:rPr>
              <w:t>描述</w:t>
            </w:r>
          </w:p>
        </w:tc>
      </w:tr>
      <w:tr w14:paraId="216C576A">
        <w:trPr>
          <w:wBefore w:w="0" w:type="dxa"/>
          <w:jc w:val="center"/>
        </w:trPr>
        <w:tc>
          <w:tcPr>
            <w:tcW w:w="2840" w:type="dxa"/>
            <w:noWrap w:val="0"/>
            <w:vAlign w:val="top"/>
          </w:tcPr>
          <w:p w14:paraId="32ADAC0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refundDate</w:t>
            </w:r>
          </w:p>
        </w:tc>
        <w:tc>
          <w:tcPr>
            <w:tcW w:w="2841" w:type="dxa"/>
            <w:noWrap w:val="0"/>
            <w:vAlign w:val="top"/>
          </w:tcPr>
          <w:p w14:paraId="038849A6">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D63026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退款</w:t>
            </w:r>
            <w:r>
              <w:rPr>
                <w:rFonts w:ascii="宋体" w:hAnsi="宋体" w:cs="微软雅黑"/>
                <w:color w:val="auto"/>
                <w:sz w:val="18"/>
                <w:szCs w:val="18"/>
                <w:highlight w:val="none"/>
              </w:rPr>
              <w:t>日期</w:t>
            </w:r>
          </w:p>
        </w:tc>
      </w:tr>
      <w:tr w14:paraId="066525B4">
        <w:trPr>
          <w:wBefore w:w="0" w:type="dxa"/>
          <w:jc w:val="center"/>
        </w:trPr>
        <w:tc>
          <w:tcPr>
            <w:tcW w:w="2840" w:type="dxa"/>
            <w:noWrap w:val="0"/>
            <w:vAlign w:val="top"/>
          </w:tcPr>
          <w:p w14:paraId="10B7D2C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refundAmount</w:t>
            </w:r>
          </w:p>
        </w:tc>
        <w:tc>
          <w:tcPr>
            <w:tcW w:w="2841" w:type="dxa"/>
            <w:noWrap w:val="0"/>
            <w:vAlign w:val="top"/>
          </w:tcPr>
          <w:p w14:paraId="58C0D301">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 xml:space="preserve">String </w:t>
            </w:r>
          </w:p>
        </w:tc>
        <w:tc>
          <w:tcPr>
            <w:tcW w:w="2841" w:type="dxa"/>
            <w:noWrap w:val="0"/>
            <w:vAlign w:val="top"/>
          </w:tcPr>
          <w:p w14:paraId="009F0EA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退款</w:t>
            </w:r>
            <w:r>
              <w:rPr>
                <w:rFonts w:ascii="宋体" w:hAnsi="宋体" w:cs="微软雅黑"/>
                <w:color w:val="auto"/>
                <w:sz w:val="18"/>
                <w:szCs w:val="18"/>
                <w:highlight w:val="none"/>
              </w:rPr>
              <w:t>金额</w:t>
            </w:r>
            <w:r>
              <w:rPr>
                <w:rFonts w:hint="eastAsia" w:ascii="宋体" w:hAnsi="宋体" w:cs="微软雅黑"/>
                <w:color w:val="auto"/>
                <w:sz w:val="18"/>
                <w:szCs w:val="18"/>
                <w:highlight w:val="none"/>
              </w:rPr>
              <w:t xml:space="preserve"> 单位</w:t>
            </w:r>
            <w:r>
              <w:rPr>
                <w:rFonts w:ascii="宋体" w:hAnsi="宋体" w:cs="微软雅黑"/>
                <w:color w:val="auto"/>
                <w:sz w:val="18"/>
                <w:szCs w:val="18"/>
                <w:highlight w:val="none"/>
              </w:rPr>
              <w:t>分</w:t>
            </w:r>
          </w:p>
        </w:tc>
      </w:tr>
    </w:tbl>
    <w:p w14:paraId="1458EA50">
      <w:pPr>
        <w:pStyle w:val="146"/>
        <w:spacing w:before="156" w:after="156"/>
        <w:rPr>
          <w:color w:val="auto"/>
          <w:highlight w:val="none"/>
        </w:rPr>
      </w:pPr>
      <w:bookmarkStart w:id="567" w:name="_Toc519178223"/>
      <w:r>
        <w:rPr>
          <w:color w:val="auto"/>
          <w:highlight w:val="none"/>
        </w:rPr>
        <w:t>IF8A-14</w:t>
      </w:r>
      <w:r>
        <w:rPr>
          <w:rFonts w:hint="eastAsia"/>
          <w:color w:val="auto"/>
          <w:highlight w:val="none"/>
        </w:rPr>
        <w:t>获取激活取票订单</w:t>
      </w:r>
      <w:bookmarkEnd w:id="567"/>
    </w:p>
    <w:p w14:paraId="454B0711">
      <w:pPr>
        <w:pStyle w:val="175"/>
        <w:rPr>
          <w:color w:val="auto"/>
          <w:highlight w:val="none"/>
        </w:rPr>
      </w:pPr>
      <w:bookmarkStart w:id="568" w:name="_Toc519178224"/>
      <w:r>
        <w:rPr>
          <w:rFonts w:hint="eastAsia"/>
          <w:color w:val="auto"/>
          <w:highlight w:val="none"/>
        </w:rPr>
        <w:t>接口地址</w:t>
      </w:r>
      <w:bookmarkEnd w:id="568"/>
    </w:p>
    <w:p w14:paraId="38B62296">
      <w:pPr>
        <w:pStyle w:val="41"/>
        <w:rPr>
          <w:color w:val="auto"/>
          <w:highlight w:val="none"/>
        </w:rPr>
      </w:pPr>
      <w:r>
        <w:rPr>
          <w:color w:val="auto"/>
          <w:highlight w:val="none"/>
        </w:rPr>
        <w:t>http//:[ip]:[port]/[project]/ci</w:t>
      </w:r>
      <w:r>
        <w:rPr>
          <w:rFonts w:hint="eastAsia"/>
          <w:color w:val="auto"/>
          <w:highlight w:val="none"/>
        </w:rPr>
        <w:t>/</w:t>
      </w:r>
      <w:r>
        <w:rPr>
          <w:color w:val="auto"/>
          <w:highlight w:val="none"/>
        </w:rPr>
        <w:t>app/requestPr</w:t>
      </w:r>
      <w:r>
        <w:rPr>
          <w:rFonts w:hint="eastAsia"/>
          <w:color w:val="auto"/>
          <w:highlight w:val="none"/>
        </w:rPr>
        <w:t>eActive</w:t>
      </w:r>
      <w:r>
        <w:rPr>
          <w:color w:val="auto"/>
          <w:highlight w:val="none"/>
        </w:rPr>
        <w:t>OrderList</w:t>
      </w:r>
    </w:p>
    <w:p w14:paraId="172FF9E0">
      <w:pPr>
        <w:pStyle w:val="175"/>
        <w:rPr>
          <w:color w:val="auto"/>
          <w:highlight w:val="none"/>
        </w:rPr>
      </w:pPr>
      <w:bookmarkStart w:id="569" w:name="_Toc519178225"/>
      <w:r>
        <w:rPr>
          <w:rFonts w:hint="eastAsia"/>
          <w:color w:val="auto"/>
          <w:highlight w:val="none"/>
        </w:rPr>
        <w:t>接口</w:t>
      </w:r>
      <w:r>
        <w:rPr>
          <w:color w:val="auto"/>
          <w:highlight w:val="none"/>
        </w:rPr>
        <w:t>说明</w:t>
      </w:r>
      <w:bookmarkEnd w:id="569"/>
    </w:p>
    <w:p w14:paraId="674342DC">
      <w:pPr>
        <w:pStyle w:val="41"/>
        <w:rPr>
          <w:rFonts w:hint="eastAsia"/>
          <w:color w:val="auto"/>
          <w:highlight w:val="none"/>
        </w:rPr>
      </w:pPr>
      <w:r>
        <w:rPr>
          <w:rFonts w:hint="eastAsia"/>
          <w:color w:val="auto"/>
          <w:highlight w:val="none"/>
        </w:rPr>
        <w:t>获取</w:t>
      </w:r>
      <w:r>
        <w:rPr>
          <w:color w:val="auto"/>
          <w:highlight w:val="none"/>
        </w:rPr>
        <w:t>我的订单列表</w:t>
      </w:r>
      <w:r>
        <w:rPr>
          <w:rFonts w:hint="eastAsia"/>
          <w:color w:val="auto"/>
          <w:highlight w:val="none"/>
        </w:rPr>
        <w:t>,用于</w:t>
      </w:r>
      <w:r>
        <w:rPr>
          <w:color w:val="auto"/>
          <w:highlight w:val="none"/>
        </w:rPr>
        <w:t>激活</w:t>
      </w:r>
      <w:r>
        <w:rPr>
          <w:rFonts w:hint="eastAsia"/>
          <w:color w:val="auto"/>
          <w:highlight w:val="none"/>
        </w:rPr>
        <w:t>取票</w:t>
      </w:r>
      <w:r>
        <w:rPr>
          <w:color w:val="auto"/>
          <w:highlight w:val="none"/>
        </w:rPr>
        <w:t>订单</w:t>
      </w:r>
      <w:r>
        <w:rPr>
          <w:rFonts w:hint="eastAsia"/>
          <w:color w:val="auto"/>
          <w:highlight w:val="none"/>
        </w:rPr>
        <w:t>,预留</w:t>
      </w:r>
      <w:r>
        <w:rPr>
          <w:color w:val="auto"/>
          <w:highlight w:val="none"/>
        </w:rPr>
        <w:t>接口</w:t>
      </w:r>
    </w:p>
    <w:p w14:paraId="0C66B33F">
      <w:pPr>
        <w:pStyle w:val="175"/>
        <w:rPr>
          <w:color w:val="auto"/>
          <w:highlight w:val="none"/>
        </w:rPr>
      </w:pPr>
      <w:bookmarkStart w:id="570" w:name="_Toc519178226"/>
      <w:r>
        <w:rPr>
          <w:rFonts w:hint="eastAsia"/>
          <w:color w:val="auto"/>
          <w:highlight w:val="none"/>
        </w:rPr>
        <w:t>请求参数</w:t>
      </w:r>
      <w:bookmarkEnd w:id="570"/>
    </w:p>
    <w:p w14:paraId="31DCFA99">
      <w:pPr>
        <w:pStyle w:val="41"/>
        <w:rPr>
          <w:color w:val="auto"/>
          <w:highlight w:val="none"/>
        </w:rPr>
      </w:pPr>
      <w:r>
        <w:rPr>
          <w:rFonts w:hint="eastAsia"/>
          <w:color w:val="auto"/>
          <w:highlight w:val="none"/>
        </w:rPr>
        <w:t>获取激活取票订单请求参数详见表1</w:t>
      </w:r>
      <w:r>
        <w:rPr>
          <w:color w:val="auto"/>
          <w:highlight w:val="none"/>
        </w:rPr>
        <w:t>21</w:t>
      </w:r>
      <w:r>
        <w:rPr>
          <w:rFonts w:hint="eastAsia"/>
          <w:color w:val="auto"/>
          <w:highlight w:val="none"/>
        </w:rPr>
        <w:t>。</w:t>
      </w:r>
    </w:p>
    <w:p w14:paraId="6C9B9FC4">
      <w:pPr>
        <w:pStyle w:val="160"/>
        <w:rPr>
          <w:color w:val="auto"/>
          <w:highlight w:val="none"/>
        </w:rPr>
      </w:pPr>
      <w:r>
        <w:rPr>
          <w:rFonts w:hint="eastAsia"/>
          <w:color w:val="auto"/>
          <w:highlight w:val="none"/>
        </w:rPr>
        <w:t>获取激活取票订单请求参数信息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EA88EA3">
        <w:trPr>
          <w:wBefore w:w="0" w:type="dxa"/>
          <w:jc w:val="center"/>
        </w:trPr>
        <w:tc>
          <w:tcPr>
            <w:tcW w:w="2840" w:type="dxa"/>
            <w:noWrap w:val="0"/>
            <w:vAlign w:val="top"/>
          </w:tcPr>
          <w:p w14:paraId="603E6C2D">
            <w:pPr>
              <w:rPr>
                <w:color w:val="auto"/>
                <w:sz w:val="18"/>
                <w:szCs w:val="18"/>
                <w:highlight w:val="none"/>
              </w:rPr>
            </w:pPr>
            <w:r>
              <w:rPr>
                <w:rFonts w:hint="eastAsia"/>
                <w:color w:val="auto"/>
                <w:sz w:val="18"/>
                <w:szCs w:val="18"/>
                <w:highlight w:val="none"/>
              </w:rPr>
              <w:t>字段</w:t>
            </w:r>
          </w:p>
        </w:tc>
        <w:tc>
          <w:tcPr>
            <w:tcW w:w="2841" w:type="dxa"/>
            <w:noWrap w:val="0"/>
            <w:vAlign w:val="top"/>
          </w:tcPr>
          <w:p w14:paraId="2677A80D">
            <w:pPr>
              <w:rPr>
                <w:color w:val="auto"/>
                <w:sz w:val="18"/>
                <w:szCs w:val="18"/>
                <w:highlight w:val="none"/>
              </w:rPr>
            </w:pPr>
            <w:r>
              <w:rPr>
                <w:rFonts w:hint="eastAsia"/>
                <w:color w:val="auto"/>
                <w:sz w:val="18"/>
                <w:szCs w:val="18"/>
                <w:highlight w:val="none"/>
              </w:rPr>
              <w:t>类型</w:t>
            </w:r>
          </w:p>
        </w:tc>
        <w:tc>
          <w:tcPr>
            <w:tcW w:w="2841" w:type="dxa"/>
            <w:noWrap w:val="0"/>
            <w:vAlign w:val="top"/>
          </w:tcPr>
          <w:p w14:paraId="52663ECE">
            <w:pPr>
              <w:rPr>
                <w:color w:val="auto"/>
                <w:sz w:val="18"/>
                <w:szCs w:val="18"/>
                <w:highlight w:val="none"/>
              </w:rPr>
            </w:pPr>
            <w:r>
              <w:rPr>
                <w:rFonts w:hint="eastAsia"/>
                <w:color w:val="auto"/>
                <w:sz w:val="18"/>
                <w:szCs w:val="18"/>
                <w:highlight w:val="none"/>
              </w:rPr>
              <w:t>说明</w:t>
            </w:r>
          </w:p>
        </w:tc>
      </w:tr>
      <w:tr w14:paraId="79FE1791">
        <w:trPr>
          <w:wBefore w:w="0" w:type="dxa"/>
          <w:trHeight w:val="425" w:hRule="atLeast"/>
          <w:jc w:val="center"/>
        </w:trPr>
        <w:tc>
          <w:tcPr>
            <w:tcW w:w="2840" w:type="dxa"/>
            <w:noWrap w:val="0"/>
            <w:vAlign w:val="top"/>
          </w:tcPr>
          <w:p w14:paraId="1124C0D6">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userId</w:t>
            </w:r>
          </w:p>
        </w:tc>
        <w:tc>
          <w:tcPr>
            <w:tcW w:w="2841" w:type="dxa"/>
            <w:noWrap w:val="0"/>
            <w:vAlign w:val="center"/>
          </w:tcPr>
          <w:p w14:paraId="150CBBF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77C4B1B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订单用户</w:t>
            </w:r>
            <w:r>
              <w:rPr>
                <w:rFonts w:ascii="宋体" w:hAnsi="宋体" w:cs="微软雅黑"/>
                <w:color w:val="auto"/>
                <w:sz w:val="18"/>
                <w:szCs w:val="18"/>
                <w:highlight w:val="none"/>
              </w:rPr>
              <w:t>编码</w:t>
            </w:r>
          </w:p>
        </w:tc>
      </w:tr>
      <w:tr w14:paraId="0FB2C5CE">
        <w:trPr>
          <w:wBefore w:w="0" w:type="dxa"/>
          <w:trHeight w:val="425" w:hRule="atLeast"/>
          <w:jc w:val="center"/>
        </w:trPr>
        <w:tc>
          <w:tcPr>
            <w:tcW w:w="2840" w:type="dxa"/>
            <w:noWrap w:val="0"/>
            <w:vAlign w:val="top"/>
          </w:tcPr>
          <w:p w14:paraId="63177D4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appType</w:t>
            </w:r>
          </w:p>
        </w:tc>
        <w:tc>
          <w:tcPr>
            <w:tcW w:w="2841" w:type="dxa"/>
            <w:noWrap w:val="0"/>
            <w:vAlign w:val="center"/>
          </w:tcPr>
          <w:p w14:paraId="66AEF859">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1D20A11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01:青岛</w:t>
            </w:r>
            <w:r>
              <w:rPr>
                <w:rFonts w:ascii="宋体" w:hAnsi="宋体" w:cs="微软雅黑"/>
                <w:color w:val="auto"/>
                <w:sz w:val="18"/>
                <w:szCs w:val="18"/>
                <w:highlight w:val="none"/>
              </w:rPr>
              <w:t>地铁</w:t>
            </w:r>
          </w:p>
          <w:p w14:paraId="0231938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其他</w:t>
            </w:r>
            <w:r>
              <w:rPr>
                <w:rFonts w:ascii="宋体" w:hAnsi="宋体" w:cs="微软雅黑"/>
                <w:color w:val="auto"/>
                <w:sz w:val="18"/>
                <w:szCs w:val="18"/>
                <w:highlight w:val="none"/>
              </w:rPr>
              <w:t>预留</w:t>
            </w:r>
          </w:p>
        </w:tc>
      </w:tr>
    </w:tbl>
    <w:p w14:paraId="6BCFDDC4">
      <w:pPr>
        <w:pStyle w:val="175"/>
        <w:rPr>
          <w:color w:val="auto"/>
          <w:highlight w:val="none"/>
        </w:rPr>
      </w:pPr>
      <w:bookmarkStart w:id="571" w:name="_Toc519178227"/>
      <w:r>
        <w:rPr>
          <w:rFonts w:hint="eastAsia"/>
          <w:color w:val="auto"/>
          <w:highlight w:val="none"/>
        </w:rPr>
        <w:t>应答参数</w:t>
      </w:r>
      <w:bookmarkEnd w:id="571"/>
    </w:p>
    <w:p w14:paraId="5BC75116">
      <w:pPr>
        <w:pStyle w:val="41"/>
        <w:rPr>
          <w:color w:val="auto"/>
          <w:highlight w:val="none"/>
        </w:rPr>
      </w:pPr>
      <w:r>
        <w:rPr>
          <w:rFonts w:hint="eastAsia"/>
          <w:color w:val="auto"/>
          <w:highlight w:val="none"/>
        </w:rPr>
        <w:t>获取激活取票订单应答参数详见表1</w:t>
      </w:r>
      <w:r>
        <w:rPr>
          <w:color w:val="auto"/>
          <w:highlight w:val="none"/>
        </w:rPr>
        <w:t>22</w:t>
      </w:r>
      <w:r>
        <w:rPr>
          <w:rFonts w:hint="eastAsia"/>
          <w:color w:val="auto"/>
          <w:highlight w:val="none"/>
        </w:rPr>
        <w:t>。</w:t>
      </w:r>
    </w:p>
    <w:p w14:paraId="3D28705E">
      <w:pPr>
        <w:pStyle w:val="160"/>
        <w:rPr>
          <w:color w:val="auto"/>
          <w:highlight w:val="none"/>
        </w:rPr>
      </w:pPr>
      <w:r>
        <w:rPr>
          <w:rFonts w:hint="eastAsia"/>
          <w:color w:val="auto"/>
          <w:highlight w:val="none"/>
        </w:rPr>
        <w:t>获取激活取票订单应答参数信息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A469211">
        <w:trPr>
          <w:wBefore w:w="0" w:type="dxa"/>
          <w:jc w:val="center"/>
        </w:trPr>
        <w:tc>
          <w:tcPr>
            <w:tcW w:w="2840" w:type="dxa"/>
            <w:noWrap w:val="0"/>
            <w:vAlign w:val="top"/>
          </w:tcPr>
          <w:p w14:paraId="3217432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325F81B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7012AC6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5A91FE18">
        <w:trPr>
          <w:wBefore w:w="0" w:type="dxa"/>
          <w:jc w:val="center"/>
        </w:trPr>
        <w:tc>
          <w:tcPr>
            <w:tcW w:w="2840" w:type="dxa"/>
            <w:noWrap w:val="0"/>
            <w:vAlign w:val="top"/>
          </w:tcPr>
          <w:p w14:paraId="3BAA029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7275E49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08F71F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186EA3CE">
        <w:trPr>
          <w:wBefore w:w="0" w:type="dxa"/>
          <w:jc w:val="center"/>
        </w:trPr>
        <w:tc>
          <w:tcPr>
            <w:tcW w:w="2840" w:type="dxa"/>
            <w:noWrap w:val="0"/>
            <w:vAlign w:val="top"/>
          </w:tcPr>
          <w:p w14:paraId="2458177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31CE3BA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5A21AA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35378AE8">
        <w:trPr>
          <w:wBefore w:w="0" w:type="dxa"/>
          <w:jc w:val="center"/>
        </w:trPr>
        <w:tc>
          <w:tcPr>
            <w:tcW w:w="2840" w:type="dxa"/>
            <w:noWrap w:val="0"/>
            <w:vAlign w:val="top"/>
          </w:tcPr>
          <w:p w14:paraId="5F5F580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orderList</w:t>
            </w:r>
          </w:p>
        </w:tc>
        <w:tc>
          <w:tcPr>
            <w:tcW w:w="2841" w:type="dxa"/>
            <w:noWrap w:val="0"/>
            <w:vAlign w:val="top"/>
          </w:tcPr>
          <w:p w14:paraId="3D0F2A4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j</w:t>
            </w:r>
            <w:r>
              <w:rPr>
                <w:rFonts w:hint="eastAsia" w:ascii="宋体" w:hAnsi="宋体" w:cs="微软雅黑"/>
                <w:color w:val="auto"/>
                <w:sz w:val="18"/>
                <w:szCs w:val="18"/>
                <w:highlight w:val="none"/>
              </w:rPr>
              <w:t>son数组</w:t>
            </w:r>
          </w:p>
        </w:tc>
        <w:tc>
          <w:tcPr>
            <w:tcW w:w="2841" w:type="dxa"/>
            <w:noWrap w:val="0"/>
            <w:vAlign w:val="top"/>
          </w:tcPr>
          <w:p w14:paraId="60DCEEB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用户</w:t>
            </w:r>
          </w:p>
        </w:tc>
      </w:tr>
    </w:tbl>
    <w:p w14:paraId="019FFBE7">
      <w:pPr>
        <w:pStyle w:val="41"/>
        <w:rPr>
          <w:color w:val="auto"/>
          <w:highlight w:val="none"/>
        </w:rPr>
      </w:pPr>
      <w:r>
        <w:rPr>
          <w:rFonts w:hint="eastAsia"/>
          <w:color w:val="auto"/>
          <w:highlight w:val="none"/>
        </w:rPr>
        <w:t>单条</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F07A7E2">
        <w:trPr>
          <w:wBefore w:w="0" w:type="dxa"/>
          <w:jc w:val="center"/>
        </w:trPr>
        <w:tc>
          <w:tcPr>
            <w:tcW w:w="2840" w:type="dxa"/>
            <w:noWrap w:val="0"/>
            <w:vAlign w:val="top"/>
          </w:tcPr>
          <w:p w14:paraId="0DD4FBF5">
            <w:pPr>
              <w:rPr>
                <w:color w:val="auto"/>
                <w:sz w:val="18"/>
                <w:szCs w:val="18"/>
                <w:highlight w:val="none"/>
              </w:rPr>
            </w:pPr>
            <w:r>
              <w:rPr>
                <w:rFonts w:hint="eastAsia"/>
                <w:color w:val="auto"/>
                <w:sz w:val="18"/>
                <w:szCs w:val="18"/>
                <w:highlight w:val="none"/>
              </w:rPr>
              <w:t>字段</w:t>
            </w:r>
          </w:p>
        </w:tc>
        <w:tc>
          <w:tcPr>
            <w:tcW w:w="2841" w:type="dxa"/>
            <w:noWrap w:val="0"/>
            <w:vAlign w:val="top"/>
          </w:tcPr>
          <w:p w14:paraId="34DDA0B3">
            <w:pPr>
              <w:rPr>
                <w:color w:val="auto"/>
                <w:sz w:val="18"/>
                <w:szCs w:val="18"/>
                <w:highlight w:val="none"/>
              </w:rPr>
            </w:pPr>
            <w:r>
              <w:rPr>
                <w:rFonts w:hint="eastAsia"/>
                <w:color w:val="auto"/>
                <w:sz w:val="18"/>
                <w:szCs w:val="18"/>
                <w:highlight w:val="none"/>
              </w:rPr>
              <w:t>类型</w:t>
            </w:r>
          </w:p>
        </w:tc>
        <w:tc>
          <w:tcPr>
            <w:tcW w:w="2841" w:type="dxa"/>
            <w:noWrap w:val="0"/>
            <w:vAlign w:val="top"/>
          </w:tcPr>
          <w:p w14:paraId="5C304B46">
            <w:pPr>
              <w:rPr>
                <w:color w:val="auto"/>
                <w:sz w:val="18"/>
                <w:szCs w:val="18"/>
                <w:highlight w:val="none"/>
              </w:rPr>
            </w:pPr>
            <w:r>
              <w:rPr>
                <w:rFonts w:hint="eastAsia"/>
                <w:color w:val="auto"/>
                <w:sz w:val="18"/>
                <w:szCs w:val="18"/>
                <w:highlight w:val="none"/>
              </w:rPr>
              <w:t>说明</w:t>
            </w:r>
          </w:p>
        </w:tc>
      </w:tr>
      <w:tr w14:paraId="418B7314">
        <w:trPr>
          <w:wBefore w:w="0" w:type="dxa"/>
          <w:jc w:val="center"/>
        </w:trPr>
        <w:tc>
          <w:tcPr>
            <w:tcW w:w="2840" w:type="dxa"/>
            <w:noWrap w:val="0"/>
            <w:vAlign w:val="center"/>
          </w:tcPr>
          <w:p w14:paraId="2D5DCEF4">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center"/>
          </w:tcPr>
          <w:p w14:paraId="6342575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32377EA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6B8E3BF1">
        <w:trPr>
          <w:wBefore w:w="0" w:type="dxa"/>
          <w:jc w:val="center"/>
        </w:trPr>
        <w:tc>
          <w:tcPr>
            <w:tcW w:w="2840" w:type="dxa"/>
            <w:noWrap w:val="0"/>
            <w:vAlign w:val="top"/>
          </w:tcPr>
          <w:p w14:paraId="5D96DCA2">
            <w:pPr>
              <w:rPr>
                <w:rFonts w:ascii="宋体" w:hAnsi="宋体" w:cs="微软雅黑"/>
                <w:color w:val="auto"/>
                <w:sz w:val="18"/>
                <w:szCs w:val="18"/>
                <w:highlight w:val="none"/>
              </w:rPr>
            </w:pPr>
            <w:r>
              <w:rPr>
                <w:rFonts w:ascii="宋体" w:hAnsi="宋体" w:cs="微软雅黑"/>
                <w:color w:val="auto"/>
                <w:sz w:val="18"/>
                <w:szCs w:val="18"/>
                <w:highlight w:val="none"/>
              </w:rPr>
              <w:t>entryStationCode</w:t>
            </w:r>
          </w:p>
        </w:tc>
        <w:tc>
          <w:tcPr>
            <w:tcW w:w="2841" w:type="dxa"/>
            <w:noWrap w:val="0"/>
            <w:vAlign w:val="top"/>
          </w:tcPr>
          <w:p w14:paraId="01984C3C">
            <w:pPr>
              <w:rPr>
                <w:color w:val="auto"/>
                <w:highlight w:val="none"/>
              </w:rPr>
            </w:pPr>
            <w:r>
              <w:rPr>
                <w:rFonts w:hint="eastAsia" w:ascii="宋体" w:hAnsi="宋体" w:cs="微软雅黑"/>
                <w:color w:val="auto"/>
                <w:sz w:val="18"/>
                <w:szCs w:val="18"/>
                <w:highlight w:val="none"/>
              </w:rPr>
              <w:t>string</w:t>
            </w:r>
          </w:p>
        </w:tc>
        <w:tc>
          <w:tcPr>
            <w:tcW w:w="2841" w:type="dxa"/>
            <w:noWrap w:val="0"/>
            <w:vAlign w:val="top"/>
          </w:tcPr>
          <w:p w14:paraId="7CE8638C">
            <w:pPr>
              <w:rPr>
                <w:rFonts w:ascii="宋体" w:hAnsi="宋体" w:cs="微软雅黑"/>
                <w:color w:val="auto"/>
                <w:sz w:val="18"/>
                <w:szCs w:val="18"/>
                <w:highlight w:val="none"/>
              </w:rPr>
            </w:pPr>
            <w:r>
              <w:rPr>
                <w:rFonts w:hint="eastAsia" w:ascii="宋体" w:hAnsi="宋体" w:cs="微软雅黑"/>
                <w:color w:val="auto"/>
                <w:sz w:val="18"/>
                <w:szCs w:val="18"/>
                <w:highlight w:val="none"/>
              </w:rPr>
              <w:t>起点站点代码</w:t>
            </w:r>
          </w:p>
        </w:tc>
      </w:tr>
      <w:tr w14:paraId="1540CB2B">
        <w:trPr>
          <w:wBefore w:w="0" w:type="dxa"/>
          <w:jc w:val="center"/>
        </w:trPr>
        <w:tc>
          <w:tcPr>
            <w:tcW w:w="2840" w:type="dxa"/>
            <w:noWrap w:val="0"/>
            <w:vAlign w:val="top"/>
          </w:tcPr>
          <w:p w14:paraId="2C912393">
            <w:pPr>
              <w:rPr>
                <w:rFonts w:ascii="宋体" w:hAnsi="宋体" w:cs="微软雅黑"/>
                <w:color w:val="auto"/>
                <w:sz w:val="18"/>
                <w:szCs w:val="18"/>
                <w:highlight w:val="none"/>
              </w:rPr>
            </w:pPr>
            <w:r>
              <w:rPr>
                <w:rFonts w:ascii="宋体" w:hAnsi="宋体" w:cs="微软雅黑"/>
                <w:color w:val="auto"/>
                <w:sz w:val="18"/>
                <w:szCs w:val="18"/>
                <w:highlight w:val="none"/>
              </w:rPr>
              <w:t>exitStationCode</w:t>
            </w:r>
          </w:p>
        </w:tc>
        <w:tc>
          <w:tcPr>
            <w:tcW w:w="2841" w:type="dxa"/>
            <w:noWrap w:val="0"/>
            <w:vAlign w:val="top"/>
          </w:tcPr>
          <w:p w14:paraId="2F923CB0">
            <w:pPr>
              <w:rPr>
                <w:color w:val="auto"/>
                <w:highlight w:val="none"/>
              </w:rPr>
            </w:pPr>
            <w:r>
              <w:rPr>
                <w:rFonts w:hint="eastAsia" w:ascii="宋体" w:hAnsi="宋体" w:cs="微软雅黑"/>
                <w:color w:val="auto"/>
                <w:sz w:val="18"/>
                <w:szCs w:val="18"/>
                <w:highlight w:val="none"/>
              </w:rPr>
              <w:t>string</w:t>
            </w:r>
          </w:p>
        </w:tc>
        <w:tc>
          <w:tcPr>
            <w:tcW w:w="2841" w:type="dxa"/>
            <w:noWrap w:val="0"/>
            <w:vAlign w:val="top"/>
          </w:tcPr>
          <w:p w14:paraId="40F8063C">
            <w:pPr>
              <w:rPr>
                <w:rFonts w:ascii="宋体" w:hAnsi="宋体" w:cs="微软雅黑"/>
                <w:color w:val="auto"/>
                <w:sz w:val="18"/>
                <w:szCs w:val="18"/>
                <w:highlight w:val="none"/>
              </w:rPr>
            </w:pPr>
            <w:r>
              <w:rPr>
                <w:rFonts w:hint="eastAsia" w:ascii="宋体" w:hAnsi="宋体" w:cs="微软雅黑"/>
                <w:color w:val="auto"/>
                <w:sz w:val="18"/>
                <w:szCs w:val="18"/>
                <w:highlight w:val="none"/>
              </w:rPr>
              <w:t>终点站点代码</w:t>
            </w:r>
          </w:p>
        </w:tc>
      </w:tr>
      <w:tr w14:paraId="4AA54345">
        <w:trPr>
          <w:wBefore w:w="0" w:type="dxa"/>
          <w:jc w:val="center"/>
        </w:trPr>
        <w:tc>
          <w:tcPr>
            <w:tcW w:w="2840" w:type="dxa"/>
            <w:noWrap w:val="0"/>
            <w:vAlign w:val="top"/>
          </w:tcPr>
          <w:p w14:paraId="7F10BC6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ticketPrice</w:t>
            </w:r>
          </w:p>
        </w:tc>
        <w:tc>
          <w:tcPr>
            <w:tcW w:w="2841" w:type="dxa"/>
            <w:noWrap w:val="0"/>
            <w:vAlign w:val="top"/>
          </w:tcPr>
          <w:p w14:paraId="17CA6CA2">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96D0EDE">
            <w:pPr>
              <w:rPr>
                <w:rFonts w:ascii="宋体" w:hAnsi="宋体" w:cs="微软雅黑"/>
                <w:color w:val="auto"/>
                <w:sz w:val="18"/>
                <w:szCs w:val="18"/>
                <w:highlight w:val="none"/>
              </w:rPr>
            </w:pPr>
            <w:r>
              <w:rPr>
                <w:rFonts w:hint="eastAsia" w:ascii="宋体" w:hAnsi="宋体" w:cs="微软雅黑"/>
                <w:color w:val="auto"/>
                <w:sz w:val="18"/>
                <w:szCs w:val="18"/>
                <w:highlight w:val="none"/>
              </w:rPr>
              <w:t>票价单位</w:t>
            </w:r>
            <w:r>
              <w:rPr>
                <w:rFonts w:ascii="宋体" w:hAnsi="宋体" w:cs="微软雅黑"/>
                <w:color w:val="auto"/>
                <w:sz w:val="18"/>
                <w:szCs w:val="18"/>
                <w:highlight w:val="none"/>
              </w:rPr>
              <w:t>分</w:t>
            </w:r>
          </w:p>
        </w:tc>
      </w:tr>
      <w:tr w14:paraId="5DAB4D6A">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6F3CAB1">
            <w:pPr>
              <w:rPr>
                <w:rFonts w:ascii="宋体" w:hAnsi="宋体" w:cs="微软雅黑"/>
                <w:color w:val="auto"/>
                <w:sz w:val="18"/>
                <w:szCs w:val="18"/>
                <w:highlight w:val="none"/>
              </w:rPr>
            </w:pPr>
            <w:r>
              <w:rPr>
                <w:rFonts w:ascii="宋体" w:hAnsi="宋体" w:cs="微软雅黑"/>
                <w:color w:val="auto"/>
                <w:sz w:val="18"/>
                <w:szCs w:val="18"/>
                <w:highlight w:val="none"/>
              </w:rPr>
              <w:t>singelTicketNum</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BD5E598">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BFB8A53">
            <w:pPr>
              <w:rPr>
                <w:rFonts w:ascii="宋体" w:hAnsi="宋体" w:cs="微软雅黑"/>
                <w:color w:val="auto"/>
                <w:sz w:val="18"/>
                <w:szCs w:val="18"/>
                <w:highlight w:val="none"/>
              </w:rPr>
            </w:pPr>
            <w:r>
              <w:rPr>
                <w:rFonts w:hint="eastAsia" w:ascii="宋体" w:hAnsi="宋体" w:cs="微软雅黑"/>
                <w:color w:val="auto"/>
                <w:sz w:val="18"/>
                <w:szCs w:val="18"/>
                <w:highlight w:val="none"/>
              </w:rPr>
              <w:t>购买数量</w:t>
            </w:r>
          </w:p>
        </w:tc>
      </w:tr>
      <w:tr w14:paraId="0CFB4823">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125D9E84">
            <w:pPr>
              <w:rPr>
                <w:rFonts w:ascii="宋体" w:hAnsi="宋体" w:cs="微软雅黑"/>
                <w:color w:val="auto"/>
                <w:sz w:val="18"/>
                <w:szCs w:val="18"/>
                <w:highlight w:val="none"/>
              </w:rPr>
            </w:pPr>
            <w:r>
              <w:rPr>
                <w:rFonts w:ascii="宋体" w:hAnsi="宋体" w:cs="微软雅黑"/>
                <w:color w:val="auto"/>
                <w:sz w:val="18"/>
                <w:szCs w:val="18"/>
                <w:highlight w:val="none"/>
              </w:rPr>
              <w:t>singleTicketType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8539BB4">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03F5D35">
            <w:pPr>
              <w:rPr>
                <w:rFonts w:ascii="宋体" w:hAnsi="宋体" w:cs="微软雅黑"/>
                <w:color w:val="auto"/>
                <w:sz w:val="18"/>
                <w:szCs w:val="18"/>
                <w:highlight w:val="none"/>
              </w:rPr>
            </w:pPr>
            <w:r>
              <w:rPr>
                <w:rFonts w:hint="eastAsia" w:ascii="宋体" w:hAnsi="宋体" w:cs="微软雅黑"/>
                <w:color w:val="auto"/>
                <w:sz w:val="18"/>
                <w:szCs w:val="18"/>
                <w:highlight w:val="none"/>
              </w:rPr>
              <w:t>0:有起点站和终点站</w:t>
            </w:r>
          </w:p>
        </w:tc>
      </w:tr>
      <w:tr w14:paraId="362ECCBA">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2655A79C">
            <w:pPr>
              <w:rPr>
                <w:rFonts w:ascii="宋体" w:hAnsi="宋体" w:cs="微软雅黑"/>
                <w:color w:val="auto"/>
                <w:sz w:val="18"/>
                <w:szCs w:val="18"/>
                <w:highlight w:val="none"/>
              </w:rPr>
            </w:pPr>
            <w:r>
              <w:rPr>
                <w:rFonts w:ascii="宋体" w:hAnsi="宋体" w:cs="微软雅黑"/>
                <w:color w:val="auto"/>
                <w:sz w:val="18"/>
                <w:szCs w:val="18"/>
                <w:highlight w:val="none"/>
              </w:rPr>
              <w:t>orderDate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4EFA2BE">
            <w:pPr>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ECE443E">
            <w:pPr>
              <w:rPr>
                <w:rFonts w:ascii="宋体" w:hAnsi="宋体" w:cs="微软雅黑"/>
                <w:color w:val="auto"/>
                <w:sz w:val="18"/>
                <w:szCs w:val="18"/>
                <w:highlight w:val="none"/>
              </w:rPr>
            </w:pPr>
            <w:r>
              <w:rPr>
                <w:rFonts w:hint="eastAsia" w:ascii="宋体" w:hAnsi="宋体" w:cs="微软雅黑"/>
                <w:color w:val="auto"/>
                <w:sz w:val="18"/>
                <w:szCs w:val="18"/>
                <w:highlight w:val="none"/>
              </w:rPr>
              <w:t>下单</w:t>
            </w:r>
            <w:r>
              <w:rPr>
                <w:rFonts w:ascii="宋体" w:hAnsi="宋体" w:cs="微软雅黑"/>
                <w:color w:val="auto"/>
                <w:sz w:val="18"/>
                <w:szCs w:val="18"/>
                <w:highlight w:val="none"/>
              </w:rPr>
              <w:t>时间</w:t>
            </w:r>
          </w:p>
        </w:tc>
      </w:tr>
      <w:tr w14:paraId="163F206F">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3EE2097E">
            <w:pPr>
              <w:rPr>
                <w:rFonts w:ascii="宋体" w:hAnsi="宋体" w:cs="微软雅黑"/>
                <w:color w:val="auto"/>
                <w:sz w:val="18"/>
                <w:szCs w:val="18"/>
                <w:highlight w:val="none"/>
              </w:rPr>
            </w:pPr>
            <w:r>
              <w:rPr>
                <w:rFonts w:hint="eastAsia" w:ascii="宋体" w:hAnsi="宋体" w:cs="微软雅黑"/>
                <w:color w:val="auto"/>
                <w:sz w:val="18"/>
                <w:szCs w:val="18"/>
                <w:highlight w:val="none"/>
              </w:rPr>
              <w:t>payDate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BEDEA95">
            <w:pPr>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6051DF9">
            <w:pPr>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时间</w:t>
            </w:r>
          </w:p>
        </w:tc>
      </w:tr>
    </w:tbl>
    <w:p w14:paraId="014FFDAA">
      <w:pPr>
        <w:pStyle w:val="146"/>
        <w:spacing w:before="156" w:after="156"/>
        <w:rPr>
          <w:color w:val="auto"/>
          <w:highlight w:val="none"/>
        </w:rPr>
      </w:pPr>
      <w:bookmarkStart w:id="572" w:name="_Toc519178228"/>
      <w:r>
        <w:rPr>
          <w:color w:val="auto"/>
          <w:highlight w:val="none"/>
        </w:rPr>
        <w:t>IF8A-15</w:t>
      </w:r>
      <w:r>
        <w:rPr>
          <w:rFonts w:hint="eastAsia"/>
          <w:color w:val="auto"/>
          <w:highlight w:val="none"/>
        </w:rPr>
        <w:t>激活取票</w:t>
      </w:r>
      <w:r>
        <w:rPr>
          <w:color w:val="auto"/>
          <w:highlight w:val="none"/>
        </w:rPr>
        <w:t>订单</w:t>
      </w:r>
      <w:bookmarkEnd w:id="572"/>
    </w:p>
    <w:p w14:paraId="39F5BBBC">
      <w:pPr>
        <w:pStyle w:val="175"/>
        <w:rPr>
          <w:color w:val="auto"/>
          <w:highlight w:val="none"/>
        </w:rPr>
      </w:pPr>
      <w:bookmarkStart w:id="573" w:name="_Toc519178229"/>
      <w:r>
        <w:rPr>
          <w:rFonts w:hint="eastAsia"/>
          <w:color w:val="auto"/>
          <w:highlight w:val="none"/>
        </w:rPr>
        <w:t>接口地址</w:t>
      </w:r>
      <w:bookmarkEnd w:id="573"/>
    </w:p>
    <w:p w14:paraId="2C984F32">
      <w:pPr>
        <w:pStyle w:val="41"/>
        <w:rPr>
          <w:color w:val="auto"/>
          <w:highlight w:val="none"/>
        </w:rPr>
      </w:pPr>
      <w:r>
        <w:rPr>
          <w:color w:val="auto"/>
          <w:highlight w:val="none"/>
        </w:rPr>
        <w:t>http//:[ip]:[port]/[project]/ci</w:t>
      </w:r>
      <w:r>
        <w:rPr>
          <w:rFonts w:hint="eastAsia"/>
          <w:color w:val="auto"/>
          <w:highlight w:val="none"/>
        </w:rPr>
        <w:t>/</w:t>
      </w:r>
      <w:r>
        <w:rPr>
          <w:color w:val="auto"/>
          <w:highlight w:val="none"/>
        </w:rPr>
        <w:t>tvm/requestActiveTicket</w:t>
      </w:r>
    </w:p>
    <w:p w14:paraId="00DE6026">
      <w:pPr>
        <w:pStyle w:val="175"/>
        <w:rPr>
          <w:color w:val="auto"/>
          <w:highlight w:val="none"/>
        </w:rPr>
      </w:pPr>
      <w:bookmarkStart w:id="574" w:name="_Toc519178230"/>
      <w:r>
        <w:rPr>
          <w:rFonts w:hint="eastAsia"/>
          <w:color w:val="auto"/>
          <w:highlight w:val="none"/>
        </w:rPr>
        <w:t>接口</w:t>
      </w:r>
      <w:r>
        <w:rPr>
          <w:color w:val="auto"/>
          <w:highlight w:val="none"/>
        </w:rPr>
        <w:t>说明</w:t>
      </w:r>
      <w:bookmarkEnd w:id="574"/>
    </w:p>
    <w:p w14:paraId="0A8FF6A4">
      <w:pPr>
        <w:pStyle w:val="41"/>
        <w:rPr>
          <w:color w:val="auto"/>
          <w:highlight w:val="none"/>
        </w:rPr>
      </w:pPr>
      <w:r>
        <w:rPr>
          <w:rFonts w:hint="eastAsia"/>
          <w:color w:val="auto"/>
          <w:highlight w:val="none"/>
        </w:rPr>
        <w:t>激活取票</w:t>
      </w:r>
      <w:r>
        <w:rPr>
          <w:color w:val="auto"/>
          <w:highlight w:val="none"/>
        </w:rPr>
        <w:t>订单</w:t>
      </w:r>
    </w:p>
    <w:p w14:paraId="08E3D9A1">
      <w:pPr>
        <w:pStyle w:val="175"/>
        <w:rPr>
          <w:color w:val="auto"/>
          <w:highlight w:val="none"/>
        </w:rPr>
      </w:pPr>
      <w:bookmarkStart w:id="575" w:name="_Toc519178231"/>
      <w:r>
        <w:rPr>
          <w:rFonts w:hint="eastAsia"/>
          <w:color w:val="auto"/>
          <w:highlight w:val="none"/>
        </w:rPr>
        <w:t>请求参数</w:t>
      </w:r>
      <w:bookmarkEnd w:id="575"/>
    </w:p>
    <w:p w14:paraId="2122F150">
      <w:pPr>
        <w:pStyle w:val="41"/>
        <w:rPr>
          <w:color w:val="auto"/>
          <w:highlight w:val="none"/>
        </w:rPr>
      </w:pPr>
      <w:r>
        <w:rPr>
          <w:rFonts w:hint="eastAsia"/>
          <w:color w:val="auto"/>
          <w:highlight w:val="none"/>
        </w:rPr>
        <w:t>激活取票</w:t>
      </w:r>
      <w:r>
        <w:rPr>
          <w:color w:val="auto"/>
          <w:highlight w:val="none"/>
        </w:rPr>
        <w:t>订单</w:t>
      </w:r>
      <w:r>
        <w:rPr>
          <w:rFonts w:hint="eastAsia"/>
          <w:color w:val="auto"/>
          <w:highlight w:val="none"/>
        </w:rPr>
        <w:t>请求参数详见表1</w:t>
      </w:r>
      <w:r>
        <w:rPr>
          <w:color w:val="auto"/>
          <w:highlight w:val="none"/>
        </w:rPr>
        <w:t>23</w:t>
      </w:r>
      <w:r>
        <w:rPr>
          <w:rFonts w:hint="eastAsia"/>
          <w:color w:val="auto"/>
          <w:highlight w:val="none"/>
        </w:rPr>
        <w:t>。</w:t>
      </w:r>
    </w:p>
    <w:p w14:paraId="01583269">
      <w:pPr>
        <w:pStyle w:val="160"/>
        <w:rPr>
          <w:color w:val="auto"/>
          <w:highlight w:val="none"/>
        </w:rPr>
      </w:pPr>
      <w:r>
        <w:rPr>
          <w:rFonts w:hint="eastAsia"/>
          <w:color w:val="auto"/>
          <w:highlight w:val="none"/>
        </w:rPr>
        <w:t>激活取票</w:t>
      </w:r>
      <w:r>
        <w:rPr>
          <w:color w:val="auto"/>
          <w:highlight w:val="none"/>
        </w:rPr>
        <w:t>订单</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2F4E3C0">
        <w:trPr>
          <w:wBefore w:w="0" w:type="dxa"/>
          <w:jc w:val="center"/>
        </w:trPr>
        <w:tc>
          <w:tcPr>
            <w:tcW w:w="2840" w:type="dxa"/>
            <w:noWrap w:val="0"/>
            <w:vAlign w:val="top"/>
          </w:tcPr>
          <w:p w14:paraId="24F9E04B">
            <w:pPr>
              <w:rPr>
                <w:color w:val="auto"/>
                <w:sz w:val="18"/>
                <w:szCs w:val="18"/>
                <w:highlight w:val="none"/>
              </w:rPr>
            </w:pPr>
            <w:r>
              <w:rPr>
                <w:rFonts w:hint="eastAsia"/>
                <w:color w:val="auto"/>
                <w:sz w:val="18"/>
                <w:szCs w:val="18"/>
                <w:highlight w:val="none"/>
              </w:rPr>
              <w:t>字段</w:t>
            </w:r>
          </w:p>
        </w:tc>
        <w:tc>
          <w:tcPr>
            <w:tcW w:w="2841" w:type="dxa"/>
            <w:noWrap w:val="0"/>
            <w:vAlign w:val="top"/>
          </w:tcPr>
          <w:p w14:paraId="65B68E7E">
            <w:pPr>
              <w:rPr>
                <w:color w:val="auto"/>
                <w:sz w:val="18"/>
                <w:szCs w:val="18"/>
                <w:highlight w:val="none"/>
              </w:rPr>
            </w:pPr>
            <w:r>
              <w:rPr>
                <w:rFonts w:hint="eastAsia"/>
                <w:color w:val="auto"/>
                <w:sz w:val="18"/>
                <w:szCs w:val="18"/>
                <w:highlight w:val="none"/>
              </w:rPr>
              <w:t>类型</w:t>
            </w:r>
          </w:p>
        </w:tc>
        <w:tc>
          <w:tcPr>
            <w:tcW w:w="2841" w:type="dxa"/>
            <w:noWrap w:val="0"/>
            <w:vAlign w:val="top"/>
          </w:tcPr>
          <w:p w14:paraId="7CDF5150">
            <w:pPr>
              <w:rPr>
                <w:color w:val="auto"/>
                <w:sz w:val="18"/>
                <w:szCs w:val="18"/>
                <w:highlight w:val="none"/>
              </w:rPr>
            </w:pPr>
            <w:r>
              <w:rPr>
                <w:rFonts w:hint="eastAsia"/>
                <w:color w:val="auto"/>
                <w:sz w:val="18"/>
                <w:szCs w:val="18"/>
                <w:highlight w:val="none"/>
              </w:rPr>
              <w:t>说明</w:t>
            </w:r>
          </w:p>
        </w:tc>
      </w:tr>
      <w:tr w14:paraId="25BBDC4C">
        <w:trPr>
          <w:wBefore w:w="0" w:type="dxa"/>
          <w:trHeight w:val="425" w:hRule="atLeast"/>
          <w:jc w:val="center"/>
        </w:trPr>
        <w:tc>
          <w:tcPr>
            <w:tcW w:w="2840" w:type="dxa"/>
            <w:noWrap w:val="0"/>
            <w:vAlign w:val="center"/>
          </w:tcPr>
          <w:p w14:paraId="348ECD8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center"/>
          </w:tcPr>
          <w:p w14:paraId="6B93823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290E25F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6CB3B792">
        <w:trPr>
          <w:wBefore w:w="0" w:type="dxa"/>
          <w:trHeight w:val="425" w:hRule="atLeast"/>
          <w:jc w:val="center"/>
        </w:trPr>
        <w:tc>
          <w:tcPr>
            <w:tcW w:w="2840" w:type="dxa"/>
            <w:noWrap w:val="0"/>
            <w:vAlign w:val="top"/>
          </w:tcPr>
          <w:p w14:paraId="64549289">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deviceId</w:t>
            </w:r>
          </w:p>
        </w:tc>
        <w:tc>
          <w:tcPr>
            <w:tcW w:w="2841" w:type="dxa"/>
            <w:noWrap w:val="0"/>
            <w:vAlign w:val="top"/>
          </w:tcPr>
          <w:p w14:paraId="2558BA07">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2723279">
            <w:pPr>
              <w:rPr>
                <w:rFonts w:ascii="宋体" w:hAnsi="宋体" w:cs="微软雅黑"/>
                <w:color w:val="auto"/>
                <w:sz w:val="18"/>
                <w:szCs w:val="18"/>
                <w:highlight w:val="none"/>
              </w:rPr>
            </w:pPr>
            <w:r>
              <w:rPr>
                <w:rFonts w:hint="eastAsia" w:ascii="宋体" w:hAnsi="宋体" w:cs="微软雅黑"/>
                <w:color w:val="auto"/>
                <w:sz w:val="18"/>
                <w:szCs w:val="18"/>
                <w:highlight w:val="none"/>
              </w:rPr>
              <w:t>取票</w:t>
            </w:r>
            <w:r>
              <w:rPr>
                <w:rFonts w:ascii="宋体" w:hAnsi="宋体" w:cs="微软雅黑"/>
                <w:color w:val="auto"/>
                <w:sz w:val="18"/>
                <w:szCs w:val="18"/>
                <w:highlight w:val="none"/>
              </w:rPr>
              <w:t>设备编码</w:t>
            </w:r>
          </w:p>
        </w:tc>
      </w:tr>
      <w:tr w14:paraId="0571B022">
        <w:trPr>
          <w:wBefore w:w="0" w:type="dxa"/>
          <w:trHeight w:val="425" w:hRule="atLeast"/>
          <w:jc w:val="center"/>
        </w:trPr>
        <w:tc>
          <w:tcPr>
            <w:tcW w:w="2840" w:type="dxa"/>
            <w:noWrap w:val="0"/>
            <w:vAlign w:val="top"/>
          </w:tcPr>
          <w:p w14:paraId="7615124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qrcodeGenDate</w:t>
            </w:r>
          </w:p>
        </w:tc>
        <w:tc>
          <w:tcPr>
            <w:tcW w:w="2841" w:type="dxa"/>
            <w:noWrap w:val="0"/>
            <w:vAlign w:val="top"/>
          </w:tcPr>
          <w:p w14:paraId="5C49E592">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8F5D3A8">
            <w:pPr>
              <w:rPr>
                <w:rFonts w:ascii="宋体" w:hAnsi="宋体" w:cs="微软雅黑"/>
                <w:color w:val="auto"/>
                <w:sz w:val="18"/>
                <w:szCs w:val="18"/>
                <w:highlight w:val="none"/>
              </w:rPr>
            </w:pPr>
            <w:r>
              <w:rPr>
                <w:rFonts w:hint="eastAsia" w:ascii="宋体" w:hAnsi="宋体" w:cs="微软雅黑"/>
                <w:color w:val="auto"/>
                <w:sz w:val="18"/>
                <w:szCs w:val="18"/>
                <w:highlight w:val="none"/>
              </w:rPr>
              <w:t>设备</w:t>
            </w:r>
            <w:r>
              <w:rPr>
                <w:rFonts w:ascii="宋体" w:hAnsi="宋体" w:cs="微软雅黑"/>
                <w:color w:val="auto"/>
                <w:sz w:val="18"/>
                <w:szCs w:val="18"/>
                <w:highlight w:val="none"/>
              </w:rPr>
              <w:t>取票二维码</w:t>
            </w:r>
            <w:r>
              <w:rPr>
                <w:rFonts w:hint="eastAsia" w:ascii="宋体" w:hAnsi="宋体" w:cs="微软雅黑"/>
                <w:color w:val="auto"/>
                <w:sz w:val="18"/>
                <w:szCs w:val="18"/>
                <w:highlight w:val="none"/>
              </w:rPr>
              <w:t>生成</w:t>
            </w:r>
            <w:r>
              <w:rPr>
                <w:rFonts w:ascii="宋体" w:hAnsi="宋体" w:cs="微软雅黑"/>
                <w:color w:val="auto"/>
                <w:sz w:val="18"/>
                <w:szCs w:val="18"/>
                <w:highlight w:val="none"/>
              </w:rPr>
              <w:t>时间</w:t>
            </w:r>
          </w:p>
        </w:tc>
      </w:tr>
      <w:tr w14:paraId="7570BC52">
        <w:trPr>
          <w:wBefore w:w="0" w:type="dxa"/>
          <w:trHeight w:val="425" w:hRule="atLeast"/>
          <w:jc w:val="center"/>
        </w:trPr>
        <w:tc>
          <w:tcPr>
            <w:tcW w:w="2840" w:type="dxa"/>
            <w:noWrap w:val="0"/>
            <w:vAlign w:val="top"/>
          </w:tcPr>
          <w:p w14:paraId="08320DC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randomFact</w:t>
            </w:r>
          </w:p>
        </w:tc>
        <w:tc>
          <w:tcPr>
            <w:tcW w:w="2841" w:type="dxa"/>
            <w:noWrap w:val="0"/>
            <w:vAlign w:val="top"/>
          </w:tcPr>
          <w:p w14:paraId="7E3CD5E4">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A790824">
            <w:pPr>
              <w:rPr>
                <w:rFonts w:ascii="宋体" w:hAnsi="宋体" w:cs="微软雅黑"/>
                <w:color w:val="auto"/>
                <w:sz w:val="18"/>
                <w:szCs w:val="18"/>
                <w:highlight w:val="none"/>
              </w:rPr>
            </w:pPr>
            <w:r>
              <w:rPr>
                <w:rFonts w:hint="eastAsia" w:ascii="宋体" w:hAnsi="宋体" w:cs="微软雅黑"/>
                <w:color w:val="auto"/>
                <w:sz w:val="18"/>
                <w:szCs w:val="18"/>
                <w:highlight w:val="none"/>
              </w:rPr>
              <w:t>设备</w:t>
            </w:r>
            <w:r>
              <w:rPr>
                <w:rFonts w:ascii="宋体" w:hAnsi="宋体" w:cs="微软雅黑"/>
                <w:color w:val="auto"/>
                <w:sz w:val="18"/>
                <w:szCs w:val="18"/>
                <w:highlight w:val="none"/>
              </w:rPr>
              <w:t>随机因子</w:t>
            </w:r>
          </w:p>
        </w:tc>
      </w:tr>
    </w:tbl>
    <w:p w14:paraId="7856F414">
      <w:pPr>
        <w:pStyle w:val="175"/>
        <w:rPr>
          <w:color w:val="auto"/>
          <w:highlight w:val="none"/>
        </w:rPr>
      </w:pPr>
      <w:bookmarkStart w:id="576" w:name="_Toc519178232"/>
      <w:r>
        <w:rPr>
          <w:rFonts w:hint="eastAsia"/>
          <w:color w:val="auto"/>
          <w:highlight w:val="none"/>
        </w:rPr>
        <w:t>应答参数</w:t>
      </w:r>
      <w:bookmarkEnd w:id="576"/>
    </w:p>
    <w:p w14:paraId="6D34DF1A">
      <w:pPr>
        <w:pStyle w:val="41"/>
        <w:rPr>
          <w:color w:val="auto"/>
          <w:highlight w:val="none"/>
        </w:rPr>
      </w:pPr>
      <w:r>
        <w:rPr>
          <w:rFonts w:hint="eastAsia"/>
          <w:color w:val="auto"/>
          <w:highlight w:val="none"/>
        </w:rPr>
        <w:t>激活取票</w:t>
      </w:r>
      <w:r>
        <w:rPr>
          <w:color w:val="auto"/>
          <w:highlight w:val="none"/>
        </w:rPr>
        <w:t>订单</w:t>
      </w:r>
      <w:r>
        <w:rPr>
          <w:rFonts w:hint="eastAsia"/>
          <w:color w:val="auto"/>
          <w:highlight w:val="none"/>
        </w:rPr>
        <w:t>应答参数详见表1</w:t>
      </w:r>
      <w:r>
        <w:rPr>
          <w:color w:val="auto"/>
          <w:highlight w:val="none"/>
        </w:rPr>
        <w:t>24</w:t>
      </w:r>
      <w:r>
        <w:rPr>
          <w:rFonts w:hint="eastAsia"/>
          <w:color w:val="auto"/>
          <w:highlight w:val="none"/>
        </w:rPr>
        <w:t>。</w:t>
      </w:r>
    </w:p>
    <w:p w14:paraId="4F1AF6A3">
      <w:pPr>
        <w:pStyle w:val="160"/>
        <w:rPr>
          <w:color w:val="auto"/>
          <w:highlight w:val="none"/>
        </w:rPr>
      </w:pPr>
      <w:r>
        <w:rPr>
          <w:rFonts w:hint="eastAsia"/>
          <w:color w:val="auto"/>
          <w:highlight w:val="none"/>
        </w:rPr>
        <w:t>激活取票</w:t>
      </w:r>
      <w:r>
        <w:rPr>
          <w:color w:val="auto"/>
          <w:highlight w:val="none"/>
        </w:rPr>
        <w:t>订单</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4B5958E">
        <w:trPr>
          <w:wBefore w:w="0" w:type="dxa"/>
          <w:jc w:val="center"/>
        </w:trPr>
        <w:tc>
          <w:tcPr>
            <w:tcW w:w="2840" w:type="dxa"/>
            <w:noWrap w:val="0"/>
            <w:vAlign w:val="top"/>
          </w:tcPr>
          <w:p w14:paraId="321800F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49F91C5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086EC1E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129DCDF5">
        <w:trPr>
          <w:wBefore w:w="0" w:type="dxa"/>
          <w:jc w:val="center"/>
        </w:trPr>
        <w:tc>
          <w:tcPr>
            <w:tcW w:w="2840" w:type="dxa"/>
            <w:noWrap w:val="0"/>
            <w:vAlign w:val="top"/>
          </w:tcPr>
          <w:p w14:paraId="5D1D220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1A4C000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B232F5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73FD8405">
        <w:trPr>
          <w:wBefore w:w="0" w:type="dxa"/>
          <w:jc w:val="center"/>
        </w:trPr>
        <w:tc>
          <w:tcPr>
            <w:tcW w:w="2840" w:type="dxa"/>
            <w:noWrap w:val="0"/>
            <w:vAlign w:val="top"/>
          </w:tcPr>
          <w:p w14:paraId="08DABB0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6760C7B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F3B8A4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606C1211">
      <w:pPr>
        <w:pStyle w:val="146"/>
        <w:spacing w:before="156" w:after="156"/>
        <w:rPr>
          <w:color w:val="auto"/>
          <w:highlight w:val="none"/>
        </w:rPr>
      </w:pPr>
      <w:bookmarkStart w:id="577" w:name="_Toc519178233"/>
      <w:r>
        <w:rPr>
          <w:color w:val="auto"/>
          <w:highlight w:val="none"/>
        </w:rPr>
        <w:t>IF8A-16</w:t>
      </w:r>
      <w:r>
        <w:rPr>
          <w:rFonts w:hint="eastAsia"/>
          <w:color w:val="auto"/>
          <w:highlight w:val="none"/>
        </w:rPr>
        <w:t>请求</w:t>
      </w:r>
      <w:r>
        <w:rPr>
          <w:color w:val="auto"/>
          <w:highlight w:val="none"/>
        </w:rPr>
        <w:t>签约</w:t>
      </w:r>
      <w:r>
        <w:rPr>
          <w:rFonts w:hint="eastAsia"/>
          <w:color w:val="auto"/>
          <w:highlight w:val="none"/>
        </w:rPr>
        <w:t>请求</w:t>
      </w:r>
      <w:r>
        <w:rPr>
          <w:color w:val="auto"/>
          <w:highlight w:val="none"/>
        </w:rPr>
        <w:t>信息</w:t>
      </w:r>
      <w:bookmarkEnd w:id="577"/>
    </w:p>
    <w:p w14:paraId="396F9DA4">
      <w:pPr>
        <w:pStyle w:val="175"/>
        <w:rPr>
          <w:color w:val="auto"/>
          <w:highlight w:val="none"/>
        </w:rPr>
      </w:pPr>
      <w:bookmarkStart w:id="578" w:name="_Toc519178234"/>
      <w:r>
        <w:rPr>
          <w:rFonts w:hint="eastAsia"/>
          <w:color w:val="auto"/>
          <w:highlight w:val="none"/>
        </w:rPr>
        <w:t>接口地址</w:t>
      </w:r>
      <w:bookmarkEnd w:id="578"/>
    </w:p>
    <w:p w14:paraId="018B66FE">
      <w:pPr>
        <w:pStyle w:val="41"/>
        <w:rPr>
          <w:color w:val="auto"/>
          <w:highlight w:val="none"/>
        </w:rPr>
      </w:pPr>
      <w:r>
        <w:rPr>
          <w:color w:val="auto"/>
          <w:highlight w:val="none"/>
        </w:rPr>
        <w:t>http//:[ip]:[port]/[project]/ci</w:t>
      </w:r>
      <w:r>
        <w:rPr>
          <w:rFonts w:hint="eastAsia"/>
          <w:color w:val="auto"/>
          <w:highlight w:val="none"/>
        </w:rPr>
        <w:t>/</w:t>
      </w:r>
      <w:r>
        <w:rPr>
          <w:color w:val="auto"/>
          <w:highlight w:val="none"/>
        </w:rPr>
        <w:t>tvm/requestSignInfo</w:t>
      </w:r>
    </w:p>
    <w:p w14:paraId="02C7790B">
      <w:pPr>
        <w:pStyle w:val="175"/>
        <w:rPr>
          <w:color w:val="auto"/>
          <w:highlight w:val="none"/>
        </w:rPr>
      </w:pPr>
      <w:bookmarkStart w:id="579" w:name="_Toc519178235"/>
      <w:r>
        <w:rPr>
          <w:rFonts w:hint="eastAsia"/>
          <w:color w:val="auto"/>
          <w:highlight w:val="none"/>
        </w:rPr>
        <w:t>接口</w:t>
      </w:r>
      <w:r>
        <w:rPr>
          <w:color w:val="auto"/>
          <w:highlight w:val="none"/>
        </w:rPr>
        <w:t>说明</w:t>
      </w:r>
      <w:bookmarkEnd w:id="579"/>
    </w:p>
    <w:p w14:paraId="49788198">
      <w:pPr>
        <w:pStyle w:val="41"/>
        <w:rPr>
          <w:color w:val="auto"/>
          <w:highlight w:val="none"/>
        </w:rPr>
      </w:pPr>
      <w:r>
        <w:rPr>
          <w:rFonts w:hint="eastAsia"/>
          <w:color w:val="auto"/>
          <w:highlight w:val="none"/>
        </w:rPr>
        <w:t>请求</w:t>
      </w:r>
      <w:r>
        <w:rPr>
          <w:color w:val="auto"/>
          <w:highlight w:val="none"/>
        </w:rPr>
        <w:t>签约调用</w:t>
      </w:r>
      <w:r>
        <w:rPr>
          <w:rFonts w:hint="eastAsia"/>
          <w:color w:val="auto"/>
          <w:highlight w:val="none"/>
        </w:rPr>
        <w:t>SDK所需</w:t>
      </w:r>
      <w:r>
        <w:rPr>
          <w:color w:val="auto"/>
          <w:highlight w:val="none"/>
        </w:rPr>
        <w:t>的签名信息</w:t>
      </w:r>
    </w:p>
    <w:p w14:paraId="3FD37CA6">
      <w:pPr>
        <w:pStyle w:val="175"/>
        <w:rPr>
          <w:color w:val="auto"/>
          <w:highlight w:val="none"/>
        </w:rPr>
      </w:pPr>
      <w:bookmarkStart w:id="580" w:name="_Toc519178236"/>
      <w:r>
        <w:rPr>
          <w:rFonts w:hint="eastAsia"/>
          <w:color w:val="auto"/>
          <w:highlight w:val="none"/>
        </w:rPr>
        <w:t>请求参数</w:t>
      </w:r>
      <w:bookmarkEnd w:id="580"/>
    </w:p>
    <w:p w14:paraId="3F3499BF">
      <w:pPr>
        <w:pStyle w:val="41"/>
        <w:rPr>
          <w:color w:val="auto"/>
          <w:highlight w:val="none"/>
        </w:rPr>
      </w:pPr>
      <w:r>
        <w:rPr>
          <w:rFonts w:hint="eastAsia"/>
          <w:color w:val="auto"/>
          <w:highlight w:val="none"/>
        </w:rPr>
        <w:t>请求</w:t>
      </w:r>
      <w:r>
        <w:rPr>
          <w:color w:val="auto"/>
          <w:highlight w:val="none"/>
        </w:rPr>
        <w:t>签约</w:t>
      </w:r>
      <w:r>
        <w:rPr>
          <w:rFonts w:hint="eastAsia"/>
          <w:color w:val="auto"/>
          <w:highlight w:val="none"/>
        </w:rPr>
        <w:t>请求</w:t>
      </w:r>
      <w:r>
        <w:rPr>
          <w:color w:val="auto"/>
          <w:highlight w:val="none"/>
        </w:rPr>
        <w:t>信息</w:t>
      </w:r>
      <w:r>
        <w:rPr>
          <w:rFonts w:hint="eastAsia"/>
          <w:color w:val="auto"/>
          <w:highlight w:val="none"/>
        </w:rPr>
        <w:t>请求参数详见表1</w:t>
      </w:r>
      <w:r>
        <w:rPr>
          <w:color w:val="auto"/>
          <w:highlight w:val="none"/>
        </w:rPr>
        <w:t>25</w:t>
      </w:r>
      <w:r>
        <w:rPr>
          <w:rFonts w:hint="eastAsia"/>
          <w:color w:val="auto"/>
          <w:highlight w:val="none"/>
        </w:rPr>
        <w:t>。</w:t>
      </w:r>
    </w:p>
    <w:p w14:paraId="40D9440C">
      <w:pPr>
        <w:pStyle w:val="160"/>
        <w:rPr>
          <w:color w:val="auto"/>
          <w:highlight w:val="none"/>
        </w:rPr>
      </w:pPr>
      <w:r>
        <w:rPr>
          <w:rFonts w:hint="eastAsia"/>
          <w:color w:val="auto"/>
          <w:highlight w:val="none"/>
        </w:rPr>
        <w:t>请求</w:t>
      </w:r>
      <w:r>
        <w:rPr>
          <w:color w:val="auto"/>
          <w:highlight w:val="none"/>
        </w:rPr>
        <w:t>签约</w:t>
      </w:r>
      <w:r>
        <w:rPr>
          <w:rFonts w:hint="eastAsia"/>
          <w:color w:val="auto"/>
          <w:highlight w:val="none"/>
        </w:rPr>
        <w:t>请求</w:t>
      </w:r>
      <w:r>
        <w:rPr>
          <w:color w:val="auto"/>
          <w:highlight w:val="none"/>
        </w:rPr>
        <w:t>信息</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3BB4228">
        <w:trPr>
          <w:wBefore w:w="0" w:type="dxa"/>
          <w:jc w:val="center"/>
        </w:trPr>
        <w:tc>
          <w:tcPr>
            <w:tcW w:w="2840" w:type="dxa"/>
            <w:noWrap w:val="0"/>
            <w:vAlign w:val="top"/>
          </w:tcPr>
          <w:p w14:paraId="6E4621F7">
            <w:pPr>
              <w:rPr>
                <w:color w:val="auto"/>
                <w:sz w:val="18"/>
                <w:szCs w:val="18"/>
                <w:highlight w:val="none"/>
              </w:rPr>
            </w:pPr>
            <w:r>
              <w:rPr>
                <w:rFonts w:hint="eastAsia"/>
                <w:color w:val="auto"/>
                <w:sz w:val="18"/>
                <w:szCs w:val="18"/>
                <w:highlight w:val="none"/>
              </w:rPr>
              <w:t>字段</w:t>
            </w:r>
          </w:p>
        </w:tc>
        <w:tc>
          <w:tcPr>
            <w:tcW w:w="2841" w:type="dxa"/>
            <w:noWrap w:val="0"/>
            <w:vAlign w:val="top"/>
          </w:tcPr>
          <w:p w14:paraId="5F167328">
            <w:pPr>
              <w:rPr>
                <w:color w:val="auto"/>
                <w:sz w:val="18"/>
                <w:szCs w:val="18"/>
                <w:highlight w:val="none"/>
              </w:rPr>
            </w:pPr>
            <w:r>
              <w:rPr>
                <w:rFonts w:hint="eastAsia"/>
                <w:color w:val="auto"/>
                <w:sz w:val="18"/>
                <w:szCs w:val="18"/>
                <w:highlight w:val="none"/>
              </w:rPr>
              <w:t>类型</w:t>
            </w:r>
          </w:p>
        </w:tc>
        <w:tc>
          <w:tcPr>
            <w:tcW w:w="2841" w:type="dxa"/>
            <w:noWrap w:val="0"/>
            <w:vAlign w:val="top"/>
          </w:tcPr>
          <w:p w14:paraId="41BA2CB8">
            <w:pPr>
              <w:rPr>
                <w:color w:val="auto"/>
                <w:sz w:val="18"/>
                <w:szCs w:val="18"/>
                <w:highlight w:val="none"/>
              </w:rPr>
            </w:pPr>
            <w:r>
              <w:rPr>
                <w:rFonts w:hint="eastAsia"/>
                <w:color w:val="auto"/>
                <w:sz w:val="18"/>
                <w:szCs w:val="18"/>
                <w:highlight w:val="none"/>
              </w:rPr>
              <w:t>说明</w:t>
            </w:r>
          </w:p>
        </w:tc>
      </w:tr>
      <w:tr w14:paraId="5B9308EC">
        <w:trPr>
          <w:wBefore w:w="0" w:type="dxa"/>
          <w:trHeight w:val="425" w:hRule="atLeast"/>
          <w:jc w:val="center"/>
        </w:trPr>
        <w:tc>
          <w:tcPr>
            <w:tcW w:w="2840" w:type="dxa"/>
            <w:noWrap w:val="0"/>
            <w:vAlign w:val="center"/>
          </w:tcPr>
          <w:p w14:paraId="409AEB1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third</w:t>
            </w:r>
            <w:r>
              <w:rPr>
                <w:rFonts w:ascii="宋体" w:hAnsi="宋体" w:cs="微软雅黑"/>
                <w:color w:val="auto"/>
                <w:sz w:val="18"/>
                <w:szCs w:val="18"/>
                <w:highlight w:val="none"/>
              </w:rPr>
              <w:t>UserId</w:t>
            </w:r>
          </w:p>
        </w:tc>
        <w:tc>
          <w:tcPr>
            <w:tcW w:w="2841" w:type="dxa"/>
            <w:noWrap w:val="0"/>
            <w:vAlign w:val="center"/>
          </w:tcPr>
          <w:p w14:paraId="43AFC05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67DC48A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第三方</w:t>
            </w:r>
            <w:r>
              <w:rPr>
                <w:rFonts w:ascii="宋体" w:hAnsi="宋体" w:cs="微软雅黑"/>
                <w:color w:val="auto"/>
                <w:sz w:val="18"/>
                <w:szCs w:val="18"/>
                <w:highlight w:val="none"/>
              </w:rPr>
              <w:t>用户编码</w:t>
            </w:r>
          </w:p>
        </w:tc>
      </w:tr>
      <w:tr w14:paraId="7103DF08">
        <w:trPr>
          <w:wBefore w:w="0" w:type="dxa"/>
          <w:trHeight w:val="425" w:hRule="atLeast"/>
          <w:jc w:val="center"/>
        </w:trPr>
        <w:tc>
          <w:tcPr>
            <w:tcW w:w="2840" w:type="dxa"/>
            <w:noWrap w:val="0"/>
            <w:vAlign w:val="top"/>
          </w:tcPr>
          <w:p w14:paraId="29F3AA95">
            <w:pPr>
              <w:rPr>
                <w:rFonts w:ascii="宋体" w:hAnsi="宋体" w:cs="微软雅黑"/>
                <w:color w:val="auto"/>
                <w:sz w:val="18"/>
                <w:szCs w:val="18"/>
                <w:highlight w:val="none"/>
              </w:rPr>
            </w:pPr>
            <w:r>
              <w:rPr>
                <w:rFonts w:hint="eastAsia" w:ascii="宋体" w:hAnsi="宋体" w:cs="微软雅黑"/>
                <w:color w:val="auto"/>
                <w:sz w:val="18"/>
                <w:szCs w:val="18"/>
                <w:highlight w:val="none"/>
              </w:rPr>
              <w:t>displayAccount</w:t>
            </w:r>
          </w:p>
        </w:tc>
        <w:tc>
          <w:tcPr>
            <w:tcW w:w="2841" w:type="dxa"/>
            <w:noWrap w:val="0"/>
            <w:vAlign w:val="top"/>
          </w:tcPr>
          <w:p w14:paraId="48AB308F">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519AEFD">
            <w:pPr>
              <w:rPr>
                <w:rFonts w:ascii="宋体" w:hAnsi="宋体" w:cs="微软雅黑"/>
                <w:color w:val="auto"/>
                <w:sz w:val="18"/>
                <w:szCs w:val="18"/>
                <w:highlight w:val="none"/>
              </w:rPr>
            </w:pPr>
            <w:r>
              <w:rPr>
                <w:rFonts w:hint="eastAsia" w:ascii="宋体" w:hAnsi="宋体" w:cs="微软雅黑"/>
                <w:color w:val="auto"/>
                <w:sz w:val="18"/>
                <w:szCs w:val="18"/>
                <w:highlight w:val="none"/>
              </w:rPr>
              <w:t>签约</w:t>
            </w:r>
            <w:r>
              <w:rPr>
                <w:rFonts w:ascii="宋体" w:hAnsi="宋体" w:cs="微软雅黑"/>
                <w:color w:val="auto"/>
                <w:sz w:val="18"/>
                <w:szCs w:val="18"/>
                <w:highlight w:val="none"/>
              </w:rPr>
              <w:t>显示账号（</w:t>
            </w:r>
            <w:r>
              <w:rPr>
                <w:rFonts w:hint="eastAsia" w:ascii="宋体" w:hAnsi="宋体" w:cs="微软雅黑"/>
                <w:color w:val="auto"/>
                <w:sz w:val="18"/>
                <w:szCs w:val="18"/>
                <w:highlight w:val="none"/>
              </w:rPr>
              <w:t>用于</w:t>
            </w:r>
            <w:r>
              <w:rPr>
                <w:rFonts w:ascii="宋体" w:hAnsi="宋体" w:cs="微软雅黑"/>
                <w:color w:val="auto"/>
                <w:sz w:val="18"/>
                <w:szCs w:val="18"/>
                <w:highlight w:val="none"/>
              </w:rPr>
              <w:t>只发布微信</w:t>
            </w:r>
            <w:r>
              <w:rPr>
                <w:rFonts w:hint="eastAsia" w:ascii="宋体" w:hAnsi="宋体" w:cs="微软雅黑"/>
                <w:color w:val="auto"/>
                <w:sz w:val="18"/>
                <w:szCs w:val="18"/>
                <w:highlight w:val="none"/>
              </w:rPr>
              <w:t>签约</w:t>
            </w:r>
            <w:r>
              <w:rPr>
                <w:rFonts w:ascii="宋体" w:hAnsi="宋体" w:cs="微软雅黑"/>
                <w:color w:val="auto"/>
                <w:sz w:val="18"/>
                <w:szCs w:val="18"/>
                <w:highlight w:val="none"/>
              </w:rPr>
              <w:t>界面，可以用户昵称，手机号，用户</w:t>
            </w:r>
            <w:r>
              <w:rPr>
                <w:rFonts w:hint="eastAsia" w:ascii="宋体" w:hAnsi="宋体" w:cs="微软雅黑"/>
                <w:color w:val="auto"/>
                <w:sz w:val="18"/>
                <w:szCs w:val="18"/>
                <w:highlight w:val="none"/>
              </w:rPr>
              <w:t>姓名</w:t>
            </w:r>
            <w:r>
              <w:rPr>
                <w:rFonts w:ascii="宋体" w:hAnsi="宋体" w:cs="微软雅黑"/>
                <w:color w:val="auto"/>
                <w:sz w:val="18"/>
                <w:szCs w:val="18"/>
                <w:highlight w:val="none"/>
              </w:rPr>
              <w:t>）</w:t>
            </w:r>
          </w:p>
        </w:tc>
      </w:tr>
      <w:tr w14:paraId="55EDCBA2">
        <w:trPr>
          <w:wBefore w:w="0" w:type="dxa"/>
          <w:trHeight w:val="425" w:hRule="atLeast"/>
          <w:jc w:val="center"/>
        </w:trPr>
        <w:tc>
          <w:tcPr>
            <w:tcW w:w="2840" w:type="dxa"/>
            <w:noWrap w:val="0"/>
            <w:vAlign w:val="top"/>
          </w:tcPr>
          <w:p w14:paraId="7B367919">
            <w:pPr>
              <w:rPr>
                <w:rFonts w:ascii="宋体" w:hAnsi="宋体" w:cs="微软雅黑"/>
                <w:color w:val="auto"/>
                <w:sz w:val="18"/>
                <w:szCs w:val="18"/>
                <w:highlight w:val="none"/>
              </w:rPr>
            </w:pPr>
            <w:r>
              <w:rPr>
                <w:rFonts w:ascii="宋体" w:hAnsi="宋体" w:cs="微软雅黑"/>
                <w:color w:val="auto"/>
                <w:sz w:val="18"/>
                <w:szCs w:val="18"/>
                <w:highlight w:val="none"/>
              </w:rPr>
              <w:t>payChannelCode</w:t>
            </w:r>
          </w:p>
        </w:tc>
        <w:tc>
          <w:tcPr>
            <w:tcW w:w="2841" w:type="dxa"/>
            <w:noWrap w:val="0"/>
            <w:vAlign w:val="top"/>
          </w:tcPr>
          <w:p w14:paraId="1737AFE5">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D1FB3C9">
            <w:pPr>
              <w:rPr>
                <w:rFonts w:ascii="宋体" w:hAnsi="宋体" w:cs="微软雅黑"/>
                <w:color w:val="auto"/>
                <w:sz w:val="18"/>
                <w:szCs w:val="18"/>
                <w:highlight w:val="none"/>
              </w:rPr>
            </w:pPr>
            <w:r>
              <w:rPr>
                <w:rFonts w:hint="eastAsia" w:ascii="宋体" w:hAnsi="宋体" w:cs="微软雅黑"/>
                <w:color w:val="auto"/>
                <w:sz w:val="18"/>
                <w:szCs w:val="18"/>
                <w:highlight w:val="none"/>
              </w:rPr>
              <w:t>2.7支付通道编码定义</w:t>
            </w:r>
          </w:p>
        </w:tc>
      </w:tr>
      <w:tr w14:paraId="57BD4690">
        <w:trPr>
          <w:wBefore w:w="0" w:type="dxa"/>
          <w:trHeight w:val="425" w:hRule="atLeast"/>
          <w:jc w:val="center"/>
        </w:trPr>
        <w:tc>
          <w:tcPr>
            <w:tcW w:w="2840" w:type="dxa"/>
            <w:noWrap w:val="0"/>
            <w:vAlign w:val="top"/>
          </w:tcPr>
          <w:p w14:paraId="15AA3DE3">
            <w:pPr>
              <w:rPr>
                <w:rFonts w:ascii="宋体" w:hAnsi="宋体" w:cs="微软雅黑"/>
                <w:color w:val="auto"/>
                <w:sz w:val="18"/>
                <w:szCs w:val="18"/>
                <w:highlight w:val="none"/>
              </w:rPr>
            </w:pPr>
            <w:r>
              <w:rPr>
                <w:rFonts w:hint="eastAsia" w:ascii="宋体" w:hAnsi="宋体" w:cs="微软雅黑"/>
                <w:color w:val="auto"/>
                <w:sz w:val="18"/>
                <w:szCs w:val="18"/>
                <w:highlight w:val="none"/>
              </w:rPr>
              <w:t>requestSignSeq</w:t>
            </w:r>
          </w:p>
        </w:tc>
        <w:tc>
          <w:tcPr>
            <w:tcW w:w="2841" w:type="dxa"/>
            <w:noWrap w:val="0"/>
            <w:vAlign w:val="top"/>
          </w:tcPr>
          <w:p w14:paraId="4186C0BB">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217CD92">
            <w:pPr>
              <w:rPr>
                <w:rFonts w:ascii="宋体" w:hAnsi="宋体" w:cs="微软雅黑"/>
                <w:color w:val="auto"/>
                <w:sz w:val="18"/>
                <w:szCs w:val="18"/>
                <w:highlight w:val="none"/>
              </w:rPr>
            </w:pPr>
            <w:r>
              <w:rPr>
                <w:rFonts w:hint="eastAsia" w:ascii="宋体" w:hAnsi="宋体" w:cs="微软雅黑"/>
                <w:color w:val="auto"/>
                <w:sz w:val="18"/>
                <w:szCs w:val="18"/>
                <w:highlight w:val="none"/>
              </w:rPr>
              <w:t>签约</w:t>
            </w:r>
            <w:r>
              <w:rPr>
                <w:rFonts w:ascii="宋体" w:hAnsi="宋体" w:cs="微软雅黑"/>
                <w:color w:val="auto"/>
                <w:sz w:val="18"/>
                <w:szCs w:val="18"/>
                <w:highlight w:val="none"/>
              </w:rPr>
              <w:t>请求流水号</w:t>
            </w:r>
          </w:p>
        </w:tc>
      </w:tr>
      <w:tr w14:paraId="523CB61F">
        <w:trPr>
          <w:wBefore w:w="0" w:type="dxa"/>
          <w:trHeight w:val="425" w:hRule="atLeast"/>
          <w:jc w:val="center"/>
        </w:trPr>
        <w:tc>
          <w:tcPr>
            <w:tcW w:w="2840" w:type="dxa"/>
            <w:noWrap w:val="0"/>
            <w:vAlign w:val="top"/>
          </w:tcPr>
          <w:p w14:paraId="618F0ECD">
            <w:pPr>
              <w:rPr>
                <w:rFonts w:ascii="宋体" w:hAnsi="宋体" w:cs="微软雅黑"/>
                <w:color w:val="auto"/>
                <w:sz w:val="18"/>
                <w:szCs w:val="18"/>
                <w:highlight w:val="none"/>
              </w:rPr>
            </w:pPr>
            <w:r>
              <w:rPr>
                <w:rFonts w:hint="eastAsia" w:ascii="宋体" w:hAnsi="宋体" w:cs="微软雅黑"/>
                <w:color w:val="auto"/>
                <w:sz w:val="18"/>
                <w:szCs w:val="18"/>
                <w:highlight w:val="none"/>
              </w:rPr>
              <w:t>returnUrl</w:t>
            </w:r>
          </w:p>
        </w:tc>
        <w:tc>
          <w:tcPr>
            <w:tcW w:w="2841" w:type="dxa"/>
            <w:noWrap w:val="0"/>
            <w:vAlign w:val="top"/>
          </w:tcPr>
          <w:p w14:paraId="3278C6A1">
            <w:pPr>
              <w:rPr>
                <w:rFonts w:ascii="宋体" w:hAnsi="宋体" w:cs="微软雅黑"/>
                <w:color w:val="auto"/>
                <w:sz w:val="18"/>
                <w:szCs w:val="18"/>
                <w:highlight w:val="none"/>
              </w:rPr>
            </w:pPr>
            <w:r>
              <w:rPr>
                <w:rFonts w:ascii="宋体" w:hAnsi="宋体" w:cs="微软雅黑"/>
                <w:color w:val="auto"/>
                <w:sz w:val="18"/>
                <w:szCs w:val="18"/>
                <w:highlight w:val="none"/>
              </w:rPr>
              <w:t>S</w:t>
            </w:r>
            <w:r>
              <w:rPr>
                <w:rFonts w:hint="eastAsia" w:ascii="宋体" w:hAnsi="宋体" w:cs="微软雅黑"/>
                <w:color w:val="auto"/>
                <w:sz w:val="18"/>
                <w:szCs w:val="18"/>
                <w:highlight w:val="none"/>
              </w:rPr>
              <w:t xml:space="preserve">tring </w:t>
            </w:r>
          </w:p>
        </w:tc>
        <w:tc>
          <w:tcPr>
            <w:tcW w:w="2841" w:type="dxa"/>
            <w:noWrap w:val="0"/>
            <w:vAlign w:val="top"/>
          </w:tcPr>
          <w:p w14:paraId="33DB4927">
            <w:pPr>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插件回调</w:t>
            </w:r>
            <w:r>
              <w:rPr>
                <w:rFonts w:hint="eastAsia" w:ascii="宋体" w:hAnsi="宋体" w:cs="微软雅黑"/>
                <w:color w:val="auto"/>
                <w:sz w:val="18"/>
                <w:szCs w:val="18"/>
                <w:highlight w:val="none"/>
              </w:rPr>
              <w:t>签约</w:t>
            </w:r>
            <w:r>
              <w:rPr>
                <w:rFonts w:ascii="宋体" w:hAnsi="宋体" w:cs="微软雅黑"/>
                <w:color w:val="auto"/>
                <w:sz w:val="18"/>
                <w:szCs w:val="18"/>
                <w:highlight w:val="none"/>
              </w:rPr>
              <w:t>地址</w:t>
            </w:r>
          </w:p>
        </w:tc>
      </w:tr>
    </w:tbl>
    <w:p w14:paraId="5F3A2E48">
      <w:pPr>
        <w:pStyle w:val="175"/>
        <w:rPr>
          <w:color w:val="auto"/>
          <w:highlight w:val="none"/>
        </w:rPr>
      </w:pPr>
      <w:bookmarkStart w:id="581" w:name="_Toc519178237"/>
      <w:r>
        <w:rPr>
          <w:rFonts w:hint="eastAsia"/>
          <w:color w:val="auto"/>
          <w:highlight w:val="none"/>
        </w:rPr>
        <w:t>应答参数</w:t>
      </w:r>
      <w:bookmarkEnd w:id="581"/>
    </w:p>
    <w:p w14:paraId="77039DD0">
      <w:pPr>
        <w:pStyle w:val="41"/>
        <w:rPr>
          <w:color w:val="auto"/>
          <w:highlight w:val="none"/>
        </w:rPr>
      </w:pPr>
      <w:r>
        <w:rPr>
          <w:rFonts w:hint="eastAsia"/>
          <w:color w:val="auto"/>
          <w:highlight w:val="none"/>
        </w:rPr>
        <w:t>请求</w:t>
      </w:r>
      <w:r>
        <w:rPr>
          <w:color w:val="auto"/>
          <w:highlight w:val="none"/>
        </w:rPr>
        <w:t>签约</w:t>
      </w:r>
      <w:r>
        <w:rPr>
          <w:rFonts w:hint="eastAsia"/>
          <w:color w:val="auto"/>
          <w:highlight w:val="none"/>
        </w:rPr>
        <w:t>请求</w:t>
      </w:r>
      <w:r>
        <w:rPr>
          <w:color w:val="auto"/>
          <w:highlight w:val="none"/>
        </w:rPr>
        <w:t>信息</w:t>
      </w:r>
      <w:r>
        <w:rPr>
          <w:rFonts w:hint="eastAsia"/>
          <w:color w:val="auto"/>
          <w:highlight w:val="none"/>
        </w:rPr>
        <w:t>应答参数详见表1</w:t>
      </w:r>
      <w:r>
        <w:rPr>
          <w:color w:val="auto"/>
          <w:highlight w:val="none"/>
        </w:rPr>
        <w:t>26</w:t>
      </w:r>
      <w:r>
        <w:rPr>
          <w:rFonts w:hint="eastAsia"/>
          <w:color w:val="auto"/>
          <w:highlight w:val="none"/>
        </w:rPr>
        <w:t>。</w:t>
      </w:r>
    </w:p>
    <w:p w14:paraId="1C9EEB9B">
      <w:pPr>
        <w:pStyle w:val="160"/>
        <w:rPr>
          <w:color w:val="auto"/>
          <w:highlight w:val="none"/>
        </w:rPr>
      </w:pPr>
      <w:r>
        <w:rPr>
          <w:rFonts w:hint="eastAsia"/>
          <w:color w:val="auto"/>
          <w:highlight w:val="none"/>
        </w:rPr>
        <w:t>请求</w:t>
      </w:r>
      <w:r>
        <w:rPr>
          <w:color w:val="auto"/>
          <w:highlight w:val="none"/>
        </w:rPr>
        <w:t>签约</w:t>
      </w:r>
      <w:r>
        <w:rPr>
          <w:rFonts w:hint="eastAsia"/>
          <w:color w:val="auto"/>
          <w:highlight w:val="none"/>
        </w:rPr>
        <w:t>请求</w:t>
      </w:r>
      <w:r>
        <w:rPr>
          <w:color w:val="auto"/>
          <w:highlight w:val="none"/>
        </w:rPr>
        <w:t>信息</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0B50AE0">
        <w:trPr>
          <w:wBefore w:w="0" w:type="dxa"/>
          <w:jc w:val="center"/>
        </w:trPr>
        <w:tc>
          <w:tcPr>
            <w:tcW w:w="2840" w:type="dxa"/>
            <w:noWrap w:val="0"/>
            <w:vAlign w:val="top"/>
          </w:tcPr>
          <w:p w14:paraId="67A4CD5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25CCE50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0D3524A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3996CA44">
        <w:trPr>
          <w:wBefore w:w="0" w:type="dxa"/>
          <w:jc w:val="center"/>
        </w:trPr>
        <w:tc>
          <w:tcPr>
            <w:tcW w:w="2840" w:type="dxa"/>
            <w:noWrap w:val="0"/>
            <w:vAlign w:val="top"/>
          </w:tcPr>
          <w:p w14:paraId="6E1594D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498BBEC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8063A1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13B3849F">
        <w:trPr>
          <w:wBefore w:w="0" w:type="dxa"/>
          <w:jc w:val="center"/>
        </w:trPr>
        <w:tc>
          <w:tcPr>
            <w:tcW w:w="2840" w:type="dxa"/>
            <w:noWrap w:val="0"/>
            <w:vAlign w:val="top"/>
          </w:tcPr>
          <w:p w14:paraId="4E9BD1C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2E12C04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B20AA9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4D4837CB">
        <w:trPr>
          <w:wBefore w:w="0" w:type="dxa"/>
          <w:jc w:val="center"/>
        </w:trPr>
        <w:tc>
          <w:tcPr>
            <w:tcW w:w="2840" w:type="dxa"/>
            <w:noWrap w:val="0"/>
            <w:vAlign w:val="top"/>
          </w:tcPr>
          <w:p w14:paraId="559B5FE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requestStartSdkInfo</w:t>
            </w:r>
          </w:p>
        </w:tc>
        <w:tc>
          <w:tcPr>
            <w:tcW w:w="2841" w:type="dxa"/>
            <w:noWrap w:val="0"/>
            <w:vAlign w:val="top"/>
          </w:tcPr>
          <w:p w14:paraId="2D79BAD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B87DB2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调用SDK所需</w:t>
            </w:r>
            <w:r>
              <w:rPr>
                <w:rFonts w:ascii="宋体" w:hAnsi="宋体" w:cs="微软雅黑"/>
                <w:color w:val="auto"/>
                <w:sz w:val="18"/>
                <w:szCs w:val="18"/>
                <w:highlight w:val="none"/>
              </w:rPr>
              <w:t>的请求参数</w:t>
            </w:r>
          </w:p>
        </w:tc>
      </w:tr>
    </w:tbl>
    <w:p w14:paraId="3575FE4F">
      <w:pPr>
        <w:pStyle w:val="41"/>
        <w:rPr>
          <w:color w:val="auto"/>
          <w:highlight w:val="none"/>
        </w:rPr>
      </w:pPr>
      <w:r>
        <w:rPr>
          <w:rFonts w:hint="eastAsia"/>
          <w:color w:val="auto"/>
          <w:highlight w:val="none"/>
        </w:rPr>
        <w:t>支付宝</w:t>
      </w:r>
    </w:p>
    <w:p w14:paraId="0EBED62A">
      <w:pPr>
        <w:pStyle w:val="41"/>
        <w:rPr>
          <w:color w:val="auto"/>
          <w:highlight w:val="none"/>
        </w:rPr>
      </w:pPr>
      <w:r>
        <w:rPr>
          <w:color w:val="auto"/>
          <w:highlight w:val="none"/>
        </w:rPr>
        <w:t>alipays://platformapi/startapp?appId=60000157&amp;appClearTop=false&amp;startMultApp=YES&amp;sign_params=app_id%3D2015101000413186……</w:t>
      </w:r>
    </w:p>
    <w:p w14:paraId="2DD8FBAA">
      <w:pPr>
        <w:pStyle w:val="41"/>
        <w:rPr>
          <w:color w:val="auto"/>
          <w:highlight w:val="none"/>
        </w:rPr>
      </w:pPr>
      <w:r>
        <w:rPr>
          <w:rFonts w:hint="eastAsia"/>
          <w:color w:val="auto"/>
          <w:highlight w:val="none"/>
        </w:rPr>
        <w:t>微信</w:t>
      </w:r>
    </w:p>
    <w:p w14:paraId="3A848CA8">
      <w:pPr>
        <w:pStyle w:val="41"/>
        <w:rPr>
          <w:color w:val="auto"/>
          <w:highlight w:val="none"/>
        </w:rPr>
      </w:pPr>
      <w:r>
        <w:rPr>
          <w:color w:val="auto"/>
          <w:highlight w:val="none"/>
        </w:rPr>
        <w:t>https://api.mch.weixin.qq.com/papay/entrustweb?appid=wx426a3015555a46be&amp;contract_code=122&amp;contract_display_account=name1……</w:t>
      </w:r>
    </w:p>
    <w:p w14:paraId="5A44D2C6">
      <w:pPr>
        <w:pStyle w:val="146"/>
        <w:spacing w:before="156" w:after="156"/>
        <w:rPr>
          <w:color w:val="auto"/>
          <w:highlight w:val="none"/>
        </w:rPr>
      </w:pPr>
      <w:bookmarkStart w:id="582" w:name="_Toc519178238"/>
      <w:r>
        <w:rPr>
          <w:color w:val="auto"/>
          <w:highlight w:val="none"/>
        </w:rPr>
        <w:t>IF8A-17</w:t>
      </w:r>
      <w:r>
        <w:rPr>
          <w:rFonts w:hint="eastAsia"/>
          <w:color w:val="auto"/>
          <w:highlight w:val="none"/>
        </w:rPr>
        <w:t>获取线路站点代码版本</w:t>
      </w:r>
      <w:bookmarkEnd w:id="582"/>
    </w:p>
    <w:p w14:paraId="6236E4A1">
      <w:pPr>
        <w:pStyle w:val="175"/>
        <w:rPr>
          <w:color w:val="auto"/>
          <w:highlight w:val="none"/>
        </w:rPr>
      </w:pPr>
      <w:bookmarkStart w:id="583" w:name="_Toc519178239"/>
      <w:r>
        <w:rPr>
          <w:rFonts w:hint="eastAsia"/>
          <w:color w:val="auto"/>
          <w:highlight w:val="none"/>
        </w:rPr>
        <w:t>接口地址</w:t>
      </w:r>
      <w:bookmarkEnd w:id="583"/>
    </w:p>
    <w:p w14:paraId="5B425CE6">
      <w:pPr>
        <w:pStyle w:val="41"/>
        <w:rPr>
          <w:color w:val="auto"/>
          <w:highlight w:val="none"/>
        </w:rPr>
      </w:pPr>
      <w:r>
        <w:rPr>
          <w:color w:val="auto"/>
          <w:highlight w:val="none"/>
        </w:rPr>
        <w:t>http//:[ip]:[port]/[project]/ci</w:t>
      </w:r>
      <w:r>
        <w:rPr>
          <w:rFonts w:hint="eastAsia"/>
          <w:color w:val="auto"/>
          <w:highlight w:val="none"/>
        </w:rPr>
        <w:t>/</w:t>
      </w:r>
      <w:r>
        <w:rPr>
          <w:color w:val="auto"/>
          <w:highlight w:val="none"/>
        </w:rPr>
        <w:t>app/requestLineStationCodeVersion</w:t>
      </w:r>
    </w:p>
    <w:p w14:paraId="3B2A603C">
      <w:pPr>
        <w:pStyle w:val="175"/>
        <w:rPr>
          <w:color w:val="auto"/>
          <w:highlight w:val="none"/>
        </w:rPr>
      </w:pPr>
      <w:bookmarkStart w:id="584" w:name="_Toc519178240"/>
      <w:r>
        <w:rPr>
          <w:rFonts w:hint="eastAsia"/>
          <w:color w:val="auto"/>
          <w:highlight w:val="none"/>
        </w:rPr>
        <w:t>接口</w:t>
      </w:r>
      <w:r>
        <w:rPr>
          <w:color w:val="auto"/>
          <w:highlight w:val="none"/>
        </w:rPr>
        <w:t>说明</w:t>
      </w:r>
      <w:bookmarkEnd w:id="584"/>
    </w:p>
    <w:p w14:paraId="7F718EF5">
      <w:pPr>
        <w:pStyle w:val="41"/>
        <w:rPr>
          <w:color w:val="auto"/>
          <w:highlight w:val="none"/>
        </w:rPr>
      </w:pPr>
      <w:r>
        <w:rPr>
          <w:rFonts w:hint="eastAsia"/>
          <w:color w:val="auto"/>
          <w:highlight w:val="none"/>
        </w:rPr>
        <w:t>检查</w:t>
      </w:r>
      <w:r>
        <w:rPr>
          <w:color w:val="auto"/>
          <w:highlight w:val="none"/>
        </w:rPr>
        <w:t>车站代码线路代码</w:t>
      </w:r>
      <w:r>
        <w:rPr>
          <w:rFonts w:hint="eastAsia"/>
          <w:color w:val="auto"/>
          <w:highlight w:val="none"/>
        </w:rPr>
        <w:t>版本</w:t>
      </w:r>
    </w:p>
    <w:p w14:paraId="4BB5C129">
      <w:pPr>
        <w:pStyle w:val="175"/>
        <w:rPr>
          <w:color w:val="auto"/>
          <w:highlight w:val="none"/>
        </w:rPr>
      </w:pPr>
      <w:bookmarkStart w:id="585" w:name="_Toc519178241"/>
      <w:r>
        <w:rPr>
          <w:rFonts w:hint="eastAsia"/>
          <w:color w:val="auto"/>
          <w:highlight w:val="none"/>
        </w:rPr>
        <w:t>请求参数</w:t>
      </w:r>
      <w:bookmarkEnd w:id="585"/>
    </w:p>
    <w:p w14:paraId="3BABBDC1">
      <w:pPr>
        <w:pStyle w:val="41"/>
        <w:rPr>
          <w:color w:val="auto"/>
          <w:highlight w:val="none"/>
        </w:rPr>
      </w:pPr>
      <w:r>
        <w:rPr>
          <w:rFonts w:hint="eastAsia"/>
          <w:color w:val="auto"/>
          <w:highlight w:val="none"/>
        </w:rPr>
        <w:t>获取线路站点代码版本请求参数详见表1</w:t>
      </w:r>
      <w:r>
        <w:rPr>
          <w:color w:val="auto"/>
          <w:highlight w:val="none"/>
        </w:rPr>
        <w:t>27</w:t>
      </w:r>
      <w:r>
        <w:rPr>
          <w:rFonts w:hint="eastAsia"/>
          <w:color w:val="auto"/>
          <w:highlight w:val="none"/>
        </w:rPr>
        <w:t>。</w:t>
      </w:r>
    </w:p>
    <w:p w14:paraId="7ED99EC2">
      <w:pPr>
        <w:pStyle w:val="160"/>
        <w:rPr>
          <w:color w:val="auto"/>
          <w:highlight w:val="none"/>
        </w:rPr>
      </w:pPr>
      <w:r>
        <w:rPr>
          <w:rFonts w:hint="eastAsia"/>
          <w:color w:val="auto"/>
          <w:highlight w:val="none"/>
        </w:rPr>
        <w:t>获取线路站点代码版本请求参数信息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21CC873">
        <w:trPr>
          <w:wBefore w:w="0" w:type="dxa"/>
          <w:jc w:val="center"/>
        </w:trPr>
        <w:tc>
          <w:tcPr>
            <w:tcW w:w="2840" w:type="dxa"/>
            <w:noWrap w:val="0"/>
            <w:vAlign w:val="top"/>
          </w:tcPr>
          <w:p w14:paraId="3F7EBB29">
            <w:pPr>
              <w:rPr>
                <w:color w:val="auto"/>
                <w:sz w:val="18"/>
                <w:szCs w:val="18"/>
                <w:highlight w:val="none"/>
              </w:rPr>
            </w:pPr>
            <w:r>
              <w:rPr>
                <w:rFonts w:hint="eastAsia"/>
                <w:color w:val="auto"/>
                <w:sz w:val="18"/>
                <w:szCs w:val="18"/>
                <w:highlight w:val="none"/>
              </w:rPr>
              <w:t>字段</w:t>
            </w:r>
          </w:p>
        </w:tc>
        <w:tc>
          <w:tcPr>
            <w:tcW w:w="2841" w:type="dxa"/>
            <w:noWrap w:val="0"/>
            <w:vAlign w:val="top"/>
          </w:tcPr>
          <w:p w14:paraId="18BA9878">
            <w:pPr>
              <w:rPr>
                <w:color w:val="auto"/>
                <w:sz w:val="18"/>
                <w:szCs w:val="18"/>
                <w:highlight w:val="none"/>
              </w:rPr>
            </w:pPr>
            <w:r>
              <w:rPr>
                <w:rFonts w:hint="eastAsia"/>
                <w:color w:val="auto"/>
                <w:sz w:val="18"/>
                <w:szCs w:val="18"/>
                <w:highlight w:val="none"/>
              </w:rPr>
              <w:t>类型</w:t>
            </w:r>
          </w:p>
        </w:tc>
        <w:tc>
          <w:tcPr>
            <w:tcW w:w="2841" w:type="dxa"/>
            <w:noWrap w:val="0"/>
            <w:vAlign w:val="top"/>
          </w:tcPr>
          <w:p w14:paraId="1ABE7C6F">
            <w:pPr>
              <w:rPr>
                <w:color w:val="auto"/>
                <w:sz w:val="18"/>
                <w:szCs w:val="18"/>
                <w:highlight w:val="none"/>
              </w:rPr>
            </w:pPr>
            <w:r>
              <w:rPr>
                <w:rFonts w:hint="eastAsia"/>
                <w:color w:val="auto"/>
                <w:sz w:val="18"/>
                <w:szCs w:val="18"/>
                <w:highlight w:val="none"/>
              </w:rPr>
              <w:t>说明</w:t>
            </w:r>
          </w:p>
        </w:tc>
      </w:tr>
      <w:tr w14:paraId="452B2D9D">
        <w:trPr>
          <w:wBefore w:w="0" w:type="dxa"/>
          <w:trHeight w:val="425" w:hRule="atLeast"/>
          <w:jc w:val="center"/>
        </w:trPr>
        <w:tc>
          <w:tcPr>
            <w:tcW w:w="2840" w:type="dxa"/>
            <w:noWrap w:val="0"/>
            <w:vAlign w:val="center"/>
          </w:tcPr>
          <w:p w14:paraId="45666885">
            <w:pPr>
              <w:snapToGrid w:val="0"/>
              <w:spacing w:line="288" w:lineRule="auto"/>
              <w:rPr>
                <w:rFonts w:ascii="宋体" w:hAnsi="宋体" w:cs="微软雅黑"/>
                <w:color w:val="auto"/>
                <w:sz w:val="18"/>
                <w:szCs w:val="18"/>
                <w:highlight w:val="none"/>
              </w:rPr>
            </w:pPr>
          </w:p>
        </w:tc>
        <w:tc>
          <w:tcPr>
            <w:tcW w:w="2841" w:type="dxa"/>
            <w:noWrap w:val="0"/>
            <w:vAlign w:val="center"/>
          </w:tcPr>
          <w:p w14:paraId="7DDBAA8C">
            <w:pPr>
              <w:snapToGrid w:val="0"/>
              <w:spacing w:line="288" w:lineRule="auto"/>
              <w:rPr>
                <w:rFonts w:ascii="宋体" w:hAnsi="宋体" w:cs="微软雅黑"/>
                <w:color w:val="auto"/>
                <w:sz w:val="18"/>
                <w:szCs w:val="18"/>
                <w:highlight w:val="none"/>
              </w:rPr>
            </w:pPr>
          </w:p>
        </w:tc>
        <w:tc>
          <w:tcPr>
            <w:tcW w:w="2841" w:type="dxa"/>
            <w:noWrap w:val="0"/>
            <w:vAlign w:val="center"/>
          </w:tcPr>
          <w:p w14:paraId="1A233523">
            <w:pPr>
              <w:snapToGrid w:val="0"/>
              <w:spacing w:line="288" w:lineRule="auto"/>
              <w:rPr>
                <w:rFonts w:ascii="宋体" w:hAnsi="宋体" w:cs="微软雅黑"/>
                <w:color w:val="auto"/>
                <w:sz w:val="18"/>
                <w:szCs w:val="18"/>
                <w:highlight w:val="none"/>
              </w:rPr>
            </w:pPr>
          </w:p>
        </w:tc>
      </w:tr>
    </w:tbl>
    <w:p w14:paraId="48EE077C">
      <w:pPr>
        <w:pStyle w:val="175"/>
        <w:rPr>
          <w:color w:val="auto"/>
          <w:highlight w:val="none"/>
        </w:rPr>
      </w:pPr>
      <w:bookmarkStart w:id="586" w:name="_Toc519178242"/>
      <w:r>
        <w:rPr>
          <w:rFonts w:hint="eastAsia"/>
          <w:color w:val="auto"/>
          <w:highlight w:val="none"/>
        </w:rPr>
        <w:t>应答参数</w:t>
      </w:r>
      <w:bookmarkEnd w:id="586"/>
    </w:p>
    <w:p w14:paraId="5157C2AB">
      <w:pPr>
        <w:pStyle w:val="41"/>
        <w:rPr>
          <w:color w:val="auto"/>
          <w:highlight w:val="none"/>
        </w:rPr>
      </w:pPr>
      <w:r>
        <w:rPr>
          <w:rFonts w:hint="eastAsia"/>
          <w:color w:val="auto"/>
          <w:highlight w:val="none"/>
        </w:rPr>
        <w:t>获取线路站点代码版本应答参数详见表1</w:t>
      </w:r>
      <w:r>
        <w:rPr>
          <w:color w:val="auto"/>
          <w:highlight w:val="none"/>
        </w:rPr>
        <w:t>28</w:t>
      </w:r>
      <w:r>
        <w:rPr>
          <w:rFonts w:hint="eastAsia"/>
          <w:color w:val="auto"/>
          <w:highlight w:val="none"/>
        </w:rPr>
        <w:t>。</w:t>
      </w:r>
    </w:p>
    <w:p w14:paraId="69240E8E">
      <w:pPr>
        <w:pStyle w:val="160"/>
        <w:rPr>
          <w:color w:val="auto"/>
          <w:highlight w:val="none"/>
        </w:rPr>
      </w:pPr>
      <w:r>
        <w:rPr>
          <w:rFonts w:hint="eastAsia"/>
          <w:color w:val="auto"/>
          <w:highlight w:val="none"/>
        </w:rPr>
        <w:t>获取线路站点代码版本应答参数信息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4836FD3">
        <w:trPr>
          <w:wBefore w:w="0" w:type="dxa"/>
          <w:jc w:val="center"/>
        </w:trPr>
        <w:tc>
          <w:tcPr>
            <w:tcW w:w="2840" w:type="dxa"/>
            <w:noWrap w:val="0"/>
            <w:vAlign w:val="top"/>
          </w:tcPr>
          <w:p w14:paraId="6C1EAB6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2552731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166FAE4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034220C9">
        <w:trPr>
          <w:wBefore w:w="0" w:type="dxa"/>
          <w:jc w:val="center"/>
        </w:trPr>
        <w:tc>
          <w:tcPr>
            <w:tcW w:w="2840" w:type="dxa"/>
            <w:noWrap w:val="0"/>
            <w:vAlign w:val="top"/>
          </w:tcPr>
          <w:p w14:paraId="3D9A0F7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055E691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941FB3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172E82B9">
        <w:trPr>
          <w:wBefore w:w="0" w:type="dxa"/>
          <w:jc w:val="center"/>
        </w:trPr>
        <w:tc>
          <w:tcPr>
            <w:tcW w:w="2840" w:type="dxa"/>
            <w:noWrap w:val="0"/>
            <w:vAlign w:val="top"/>
          </w:tcPr>
          <w:p w14:paraId="464331B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3A5A946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251E16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67750AE2">
        <w:trPr>
          <w:wBefore w:w="0" w:type="dxa"/>
          <w:jc w:val="center"/>
        </w:trPr>
        <w:tc>
          <w:tcPr>
            <w:tcW w:w="2840" w:type="dxa"/>
            <w:noWrap w:val="0"/>
            <w:vAlign w:val="center"/>
          </w:tcPr>
          <w:p w14:paraId="3344C53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lineCodeIdx</w:t>
            </w:r>
          </w:p>
        </w:tc>
        <w:tc>
          <w:tcPr>
            <w:tcW w:w="2841" w:type="dxa"/>
            <w:noWrap w:val="0"/>
            <w:vAlign w:val="top"/>
          </w:tcPr>
          <w:p w14:paraId="6302F712">
            <w:pPr>
              <w:rPr>
                <w:color w:val="auto"/>
                <w:highlight w:val="none"/>
              </w:rPr>
            </w:pPr>
            <w:r>
              <w:rPr>
                <w:rFonts w:hint="eastAsia" w:ascii="宋体" w:hAnsi="宋体" w:cs="微软雅黑"/>
                <w:color w:val="auto"/>
                <w:sz w:val="18"/>
                <w:szCs w:val="18"/>
                <w:highlight w:val="none"/>
              </w:rPr>
              <w:t>string</w:t>
            </w:r>
          </w:p>
        </w:tc>
        <w:tc>
          <w:tcPr>
            <w:tcW w:w="2841" w:type="dxa"/>
            <w:noWrap w:val="0"/>
            <w:vAlign w:val="center"/>
          </w:tcPr>
          <w:p w14:paraId="42CB54B2">
            <w:pPr>
              <w:widowControl/>
              <w:jc w:val="left"/>
              <w:rPr>
                <w:rFonts w:ascii="宋体" w:hAnsi="宋体" w:cs="微软雅黑"/>
                <w:color w:val="auto"/>
                <w:sz w:val="18"/>
                <w:szCs w:val="18"/>
                <w:highlight w:val="none"/>
              </w:rPr>
            </w:pPr>
            <w:r>
              <w:rPr>
                <w:rFonts w:hint="eastAsia" w:ascii="宋体" w:hAnsi="宋体" w:cs="微软雅黑"/>
                <w:color w:val="auto"/>
                <w:sz w:val="18"/>
                <w:szCs w:val="18"/>
                <w:highlight w:val="none"/>
              </w:rPr>
              <w:t>线路版本号</w:t>
            </w:r>
          </w:p>
        </w:tc>
      </w:tr>
      <w:tr w14:paraId="7D36A6EF">
        <w:trPr>
          <w:wBefore w:w="0" w:type="dxa"/>
          <w:jc w:val="center"/>
        </w:trPr>
        <w:tc>
          <w:tcPr>
            <w:tcW w:w="2840" w:type="dxa"/>
            <w:noWrap w:val="0"/>
            <w:vAlign w:val="center"/>
          </w:tcPr>
          <w:p w14:paraId="38989F3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stationCodeIdx</w:t>
            </w:r>
          </w:p>
        </w:tc>
        <w:tc>
          <w:tcPr>
            <w:tcW w:w="2841" w:type="dxa"/>
            <w:noWrap w:val="0"/>
            <w:vAlign w:val="top"/>
          </w:tcPr>
          <w:p w14:paraId="289B7CCE">
            <w:pPr>
              <w:rPr>
                <w:color w:val="auto"/>
                <w:highlight w:val="none"/>
              </w:rPr>
            </w:pPr>
            <w:r>
              <w:rPr>
                <w:rFonts w:hint="eastAsia" w:ascii="宋体" w:hAnsi="宋体" w:cs="微软雅黑"/>
                <w:color w:val="auto"/>
                <w:sz w:val="18"/>
                <w:szCs w:val="18"/>
                <w:highlight w:val="none"/>
              </w:rPr>
              <w:t>string</w:t>
            </w:r>
          </w:p>
        </w:tc>
        <w:tc>
          <w:tcPr>
            <w:tcW w:w="2841" w:type="dxa"/>
            <w:noWrap w:val="0"/>
            <w:vAlign w:val="center"/>
          </w:tcPr>
          <w:p w14:paraId="56061F2C">
            <w:pPr>
              <w:rPr>
                <w:rFonts w:ascii="宋体" w:hAnsi="宋体" w:cs="微软雅黑"/>
                <w:color w:val="auto"/>
                <w:sz w:val="18"/>
                <w:szCs w:val="18"/>
                <w:highlight w:val="none"/>
              </w:rPr>
            </w:pPr>
            <w:r>
              <w:rPr>
                <w:rFonts w:hint="eastAsia" w:ascii="宋体" w:hAnsi="宋体" w:cs="微软雅黑"/>
                <w:color w:val="auto"/>
                <w:sz w:val="18"/>
                <w:szCs w:val="18"/>
                <w:highlight w:val="none"/>
              </w:rPr>
              <w:t>站点版本号</w:t>
            </w:r>
          </w:p>
        </w:tc>
      </w:tr>
      <w:tr w14:paraId="585310BF">
        <w:trPr>
          <w:wBefore w:w="0" w:type="dxa"/>
          <w:jc w:val="center"/>
        </w:trPr>
        <w:tc>
          <w:tcPr>
            <w:tcW w:w="2840" w:type="dxa"/>
            <w:noWrap w:val="0"/>
            <w:vAlign w:val="center"/>
          </w:tcPr>
          <w:p w14:paraId="49D7643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changeDate</w:t>
            </w:r>
          </w:p>
        </w:tc>
        <w:tc>
          <w:tcPr>
            <w:tcW w:w="2841" w:type="dxa"/>
            <w:noWrap w:val="0"/>
            <w:vAlign w:val="top"/>
          </w:tcPr>
          <w:p w14:paraId="619ABEDC">
            <w:pPr>
              <w:rPr>
                <w:color w:val="auto"/>
                <w:highlight w:val="none"/>
              </w:rPr>
            </w:pPr>
            <w:r>
              <w:rPr>
                <w:rFonts w:hint="eastAsia" w:ascii="宋体" w:hAnsi="宋体" w:cs="微软雅黑"/>
                <w:color w:val="auto"/>
                <w:sz w:val="18"/>
                <w:szCs w:val="18"/>
                <w:highlight w:val="none"/>
              </w:rPr>
              <w:t>string</w:t>
            </w:r>
          </w:p>
        </w:tc>
        <w:tc>
          <w:tcPr>
            <w:tcW w:w="2841" w:type="dxa"/>
            <w:noWrap w:val="0"/>
            <w:vAlign w:val="center"/>
          </w:tcPr>
          <w:p w14:paraId="66796E9B">
            <w:pPr>
              <w:rPr>
                <w:rFonts w:ascii="宋体" w:hAnsi="宋体" w:cs="微软雅黑"/>
                <w:color w:val="auto"/>
                <w:sz w:val="18"/>
                <w:szCs w:val="18"/>
                <w:highlight w:val="none"/>
              </w:rPr>
            </w:pPr>
            <w:r>
              <w:rPr>
                <w:rFonts w:hint="eastAsia" w:ascii="宋体" w:hAnsi="宋体" w:cs="微软雅黑"/>
                <w:color w:val="auto"/>
                <w:sz w:val="18"/>
                <w:szCs w:val="18"/>
                <w:highlight w:val="none"/>
              </w:rPr>
              <w:t>更新日期</w:t>
            </w:r>
          </w:p>
        </w:tc>
      </w:tr>
    </w:tbl>
    <w:p w14:paraId="7EC22979">
      <w:pPr>
        <w:pStyle w:val="146"/>
        <w:spacing w:before="156" w:after="156"/>
        <w:rPr>
          <w:color w:val="auto"/>
          <w:highlight w:val="none"/>
        </w:rPr>
      </w:pPr>
      <w:bookmarkStart w:id="587" w:name="_Toc519178243"/>
      <w:r>
        <w:rPr>
          <w:color w:val="auto"/>
          <w:highlight w:val="none"/>
        </w:rPr>
        <w:t>IF8A-18</w:t>
      </w:r>
      <w:r>
        <w:rPr>
          <w:rFonts w:hint="eastAsia"/>
          <w:color w:val="auto"/>
          <w:highlight w:val="none"/>
        </w:rPr>
        <w:t>支付结果查询</w:t>
      </w:r>
      <w:bookmarkEnd w:id="587"/>
    </w:p>
    <w:p w14:paraId="7ED64718">
      <w:pPr>
        <w:pStyle w:val="175"/>
        <w:rPr>
          <w:color w:val="auto"/>
          <w:highlight w:val="none"/>
        </w:rPr>
      </w:pPr>
      <w:bookmarkStart w:id="588" w:name="_Toc519178244"/>
      <w:r>
        <w:rPr>
          <w:rFonts w:hint="eastAsia"/>
          <w:color w:val="auto"/>
          <w:highlight w:val="none"/>
        </w:rPr>
        <w:t>接口地址</w:t>
      </w:r>
      <w:bookmarkEnd w:id="588"/>
    </w:p>
    <w:p w14:paraId="6FD41141">
      <w:pPr>
        <w:pStyle w:val="41"/>
        <w:rPr>
          <w:color w:val="auto"/>
          <w:highlight w:val="none"/>
        </w:rPr>
      </w:pPr>
      <w:r>
        <w:rPr>
          <w:color w:val="auto"/>
          <w:highlight w:val="none"/>
        </w:rPr>
        <w:t>http//:[ip]:[port]/[project]/ci</w:t>
      </w:r>
      <w:r>
        <w:rPr>
          <w:rFonts w:hint="eastAsia"/>
          <w:color w:val="auto"/>
          <w:highlight w:val="none"/>
        </w:rPr>
        <w:t>/</w:t>
      </w:r>
      <w:r>
        <w:rPr>
          <w:color w:val="auto"/>
          <w:highlight w:val="none"/>
        </w:rPr>
        <w:t>app/requestPayResult</w:t>
      </w:r>
    </w:p>
    <w:p w14:paraId="247824E2">
      <w:pPr>
        <w:pStyle w:val="175"/>
        <w:rPr>
          <w:color w:val="auto"/>
          <w:highlight w:val="none"/>
        </w:rPr>
      </w:pPr>
      <w:bookmarkStart w:id="589" w:name="_Toc519178245"/>
      <w:r>
        <w:rPr>
          <w:rFonts w:hint="eastAsia"/>
          <w:color w:val="auto"/>
          <w:highlight w:val="none"/>
        </w:rPr>
        <w:t>接口</w:t>
      </w:r>
      <w:r>
        <w:rPr>
          <w:color w:val="auto"/>
          <w:highlight w:val="none"/>
        </w:rPr>
        <w:t>说明</w:t>
      </w:r>
      <w:bookmarkEnd w:id="589"/>
    </w:p>
    <w:p w14:paraId="5EBA5464">
      <w:pPr>
        <w:pStyle w:val="41"/>
        <w:rPr>
          <w:color w:val="auto"/>
          <w:highlight w:val="none"/>
        </w:rPr>
      </w:pPr>
      <w:r>
        <w:rPr>
          <w:rFonts w:hint="eastAsia"/>
          <w:color w:val="auto"/>
          <w:highlight w:val="none"/>
        </w:rPr>
        <w:t xml:space="preserve">    客户端收到</w:t>
      </w:r>
      <w:r>
        <w:rPr>
          <w:color w:val="auto"/>
          <w:highlight w:val="none"/>
        </w:rPr>
        <w:t>支付插件支付成功通知，没收到服务器异步支付结果通知，客户端服务器主动向</w:t>
      </w:r>
      <w:r>
        <w:rPr>
          <w:rFonts w:hint="eastAsia"/>
          <w:color w:val="auto"/>
          <w:highlight w:val="none"/>
        </w:rPr>
        <w:t>ITP平台</w:t>
      </w:r>
      <w:r>
        <w:rPr>
          <w:color w:val="auto"/>
          <w:highlight w:val="none"/>
        </w:rPr>
        <w:t>发起支付结果查询，如果</w:t>
      </w:r>
      <w:r>
        <w:rPr>
          <w:rFonts w:hint="eastAsia"/>
          <w:color w:val="auto"/>
          <w:highlight w:val="none"/>
        </w:rPr>
        <w:t>ITP平台</w:t>
      </w:r>
      <w:r>
        <w:rPr>
          <w:color w:val="auto"/>
          <w:highlight w:val="none"/>
        </w:rPr>
        <w:t>收到支付结果</w:t>
      </w:r>
      <w:r>
        <w:rPr>
          <w:rFonts w:hint="eastAsia"/>
          <w:color w:val="auto"/>
          <w:highlight w:val="none"/>
        </w:rPr>
        <w:t>直接</w:t>
      </w:r>
      <w:r>
        <w:rPr>
          <w:color w:val="auto"/>
          <w:highlight w:val="none"/>
        </w:rPr>
        <w:t>返回支付结果</w:t>
      </w:r>
      <w:r>
        <w:rPr>
          <w:rFonts w:hint="eastAsia"/>
          <w:color w:val="auto"/>
          <w:highlight w:val="none"/>
        </w:rPr>
        <w:t>；</w:t>
      </w:r>
      <w:r>
        <w:rPr>
          <w:color w:val="auto"/>
          <w:highlight w:val="none"/>
        </w:rPr>
        <w:t>如果</w:t>
      </w:r>
      <w:r>
        <w:rPr>
          <w:rFonts w:hint="eastAsia"/>
          <w:color w:val="auto"/>
          <w:highlight w:val="none"/>
        </w:rPr>
        <w:t>ITP平台</w:t>
      </w:r>
      <w:r>
        <w:rPr>
          <w:color w:val="auto"/>
          <w:highlight w:val="none"/>
        </w:rPr>
        <w:t>也没有收到支付结果回调，</w:t>
      </w:r>
      <w:r>
        <w:rPr>
          <w:rFonts w:hint="eastAsia"/>
          <w:color w:val="auto"/>
          <w:highlight w:val="none"/>
        </w:rPr>
        <w:t>ITP平台</w:t>
      </w:r>
      <w:r>
        <w:rPr>
          <w:color w:val="auto"/>
          <w:highlight w:val="none"/>
        </w:rPr>
        <w:t>主动向</w:t>
      </w:r>
      <w:r>
        <w:rPr>
          <w:rFonts w:hint="eastAsia"/>
          <w:color w:val="auto"/>
          <w:highlight w:val="none"/>
        </w:rPr>
        <w:t>第三方</w:t>
      </w:r>
      <w:r>
        <w:rPr>
          <w:color w:val="auto"/>
          <w:highlight w:val="none"/>
        </w:rPr>
        <w:t>支付通知发起支付结果查询</w:t>
      </w:r>
      <w:r>
        <w:rPr>
          <w:rFonts w:hint="eastAsia"/>
          <w:color w:val="auto"/>
          <w:highlight w:val="none"/>
        </w:rPr>
        <w:t>；</w:t>
      </w:r>
      <w:r>
        <w:rPr>
          <w:color w:val="auto"/>
          <w:highlight w:val="none"/>
        </w:rPr>
        <w:t>返回给客户端服务器。</w:t>
      </w:r>
    </w:p>
    <w:p w14:paraId="2170C39A">
      <w:pPr>
        <w:pStyle w:val="175"/>
        <w:rPr>
          <w:color w:val="auto"/>
          <w:highlight w:val="none"/>
        </w:rPr>
      </w:pPr>
      <w:bookmarkStart w:id="590" w:name="_Toc519178246"/>
      <w:r>
        <w:rPr>
          <w:rFonts w:hint="eastAsia"/>
          <w:color w:val="auto"/>
          <w:highlight w:val="none"/>
        </w:rPr>
        <w:t>请求参数</w:t>
      </w:r>
      <w:bookmarkEnd w:id="590"/>
    </w:p>
    <w:p w14:paraId="33726027">
      <w:pPr>
        <w:pStyle w:val="41"/>
        <w:rPr>
          <w:color w:val="auto"/>
          <w:highlight w:val="none"/>
        </w:rPr>
      </w:pPr>
      <w:r>
        <w:rPr>
          <w:rFonts w:hint="eastAsia"/>
          <w:color w:val="auto"/>
          <w:highlight w:val="none"/>
        </w:rPr>
        <w:t>支付结果查询请求参数详见表1</w:t>
      </w:r>
      <w:r>
        <w:rPr>
          <w:color w:val="auto"/>
          <w:highlight w:val="none"/>
        </w:rPr>
        <w:t>29</w:t>
      </w:r>
      <w:r>
        <w:rPr>
          <w:rFonts w:hint="eastAsia"/>
          <w:color w:val="auto"/>
          <w:highlight w:val="none"/>
        </w:rPr>
        <w:t>。</w:t>
      </w:r>
    </w:p>
    <w:p w14:paraId="7E8CC73A">
      <w:pPr>
        <w:pStyle w:val="160"/>
        <w:rPr>
          <w:color w:val="auto"/>
          <w:highlight w:val="none"/>
        </w:rPr>
      </w:pPr>
      <w:r>
        <w:rPr>
          <w:rFonts w:hint="eastAsia"/>
          <w:color w:val="auto"/>
          <w:highlight w:val="none"/>
        </w:rPr>
        <w:t>支付结果查询请求参数信息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5055E29">
        <w:trPr>
          <w:wBefore w:w="0" w:type="dxa"/>
          <w:jc w:val="center"/>
        </w:trPr>
        <w:tc>
          <w:tcPr>
            <w:tcW w:w="2840" w:type="dxa"/>
            <w:noWrap w:val="0"/>
            <w:vAlign w:val="top"/>
          </w:tcPr>
          <w:p w14:paraId="3DD3EF75">
            <w:pPr>
              <w:rPr>
                <w:color w:val="auto"/>
                <w:sz w:val="18"/>
                <w:szCs w:val="18"/>
                <w:highlight w:val="none"/>
              </w:rPr>
            </w:pPr>
            <w:r>
              <w:rPr>
                <w:rFonts w:hint="eastAsia"/>
                <w:color w:val="auto"/>
                <w:sz w:val="18"/>
                <w:szCs w:val="18"/>
                <w:highlight w:val="none"/>
              </w:rPr>
              <w:t>字段</w:t>
            </w:r>
          </w:p>
        </w:tc>
        <w:tc>
          <w:tcPr>
            <w:tcW w:w="2841" w:type="dxa"/>
            <w:noWrap w:val="0"/>
            <w:vAlign w:val="top"/>
          </w:tcPr>
          <w:p w14:paraId="289DE6F5">
            <w:pPr>
              <w:rPr>
                <w:color w:val="auto"/>
                <w:sz w:val="18"/>
                <w:szCs w:val="18"/>
                <w:highlight w:val="none"/>
              </w:rPr>
            </w:pPr>
            <w:r>
              <w:rPr>
                <w:rFonts w:hint="eastAsia"/>
                <w:color w:val="auto"/>
                <w:sz w:val="18"/>
                <w:szCs w:val="18"/>
                <w:highlight w:val="none"/>
              </w:rPr>
              <w:t>类型</w:t>
            </w:r>
          </w:p>
        </w:tc>
        <w:tc>
          <w:tcPr>
            <w:tcW w:w="2841" w:type="dxa"/>
            <w:noWrap w:val="0"/>
            <w:vAlign w:val="top"/>
          </w:tcPr>
          <w:p w14:paraId="56BC9ABF">
            <w:pPr>
              <w:rPr>
                <w:color w:val="auto"/>
                <w:sz w:val="18"/>
                <w:szCs w:val="18"/>
                <w:highlight w:val="none"/>
              </w:rPr>
            </w:pPr>
            <w:r>
              <w:rPr>
                <w:rFonts w:hint="eastAsia"/>
                <w:color w:val="auto"/>
                <w:sz w:val="18"/>
                <w:szCs w:val="18"/>
                <w:highlight w:val="none"/>
              </w:rPr>
              <w:t>说明</w:t>
            </w:r>
          </w:p>
        </w:tc>
      </w:tr>
      <w:tr w14:paraId="7336CE1E">
        <w:trPr>
          <w:wBefore w:w="0" w:type="dxa"/>
          <w:trHeight w:val="425" w:hRule="atLeast"/>
          <w:jc w:val="center"/>
        </w:trPr>
        <w:tc>
          <w:tcPr>
            <w:tcW w:w="2840" w:type="dxa"/>
            <w:noWrap w:val="0"/>
            <w:vAlign w:val="top"/>
          </w:tcPr>
          <w:p w14:paraId="05B8ED00">
            <w:pPr>
              <w:rPr>
                <w:rFonts w:ascii="宋体" w:hAnsi="宋体" w:cs="微软雅黑"/>
                <w:color w:val="auto"/>
                <w:sz w:val="18"/>
                <w:szCs w:val="18"/>
                <w:highlight w:val="none"/>
              </w:rPr>
            </w:pPr>
            <w:r>
              <w:rPr>
                <w:rFonts w:hint="eastAsia" w:ascii="宋体" w:hAnsi="宋体" w:cs="微软雅黑"/>
                <w:color w:val="auto"/>
                <w:sz w:val="18"/>
                <w:szCs w:val="18"/>
                <w:highlight w:val="none"/>
              </w:rPr>
              <w:t>userId</w:t>
            </w:r>
          </w:p>
        </w:tc>
        <w:tc>
          <w:tcPr>
            <w:tcW w:w="2841" w:type="dxa"/>
            <w:noWrap w:val="0"/>
            <w:vAlign w:val="top"/>
          </w:tcPr>
          <w:p w14:paraId="4CF77BA6">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F757584">
            <w:pPr>
              <w:rPr>
                <w:rFonts w:ascii="宋体" w:hAnsi="宋体" w:cs="微软雅黑"/>
                <w:color w:val="auto"/>
                <w:sz w:val="18"/>
                <w:szCs w:val="18"/>
                <w:highlight w:val="none"/>
              </w:rPr>
            </w:pPr>
            <w:r>
              <w:rPr>
                <w:rFonts w:hint="eastAsia" w:ascii="宋体" w:hAnsi="宋体" w:cs="微软雅黑"/>
                <w:color w:val="auto"/>
                <w:sz w:val="18"/>
                <w:szCs w:val="18"/>
                <w:highlight w:val="none"/>
              </w:rPr>
              <w:t>用户</w:t>
            </w:r>
            <w:r>
              <w:rPr>
                <w:rFonts w:ascii="宋体" w:hAnsi="宋体" w:cs="微软雅黑"/>
                <w:color w:val="auto"/>
                <w:sz w:val="18"/>
                <w:szCs w:val="18"/>
                <w:highlight w:val="none"/>
              </w:rPr>
              <w:t>编码</w:t>
            </w:r>
          </w:p>
        </w:tc>
      </w:tr>
      <w:tr w14:paraId="7DD6BD54">
        <w:trPr>
          <w:wBefore w:w="0" w:type="dxa"/>
          <w:trHeight w:val="425" w:hRule="atLeast"/>
          <w:jc w:val="center"/>
        </w:trPr>
        <w:tc>
          <w:tcPr>
            <w:tcW w:w="2840" w:type="dxa"/>
            <w:noWrap w:val="0"/>
            <w:vAlign w:val="top"/>
          </w:tcPr>
          <w:p w14:paraId="6D7E3A8A">
            <w:pPr>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top"/>
          </w:tcPr>
          <w:p w14:paraId="369DF7C8">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36CC96E">
            <w:pPr>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bl>
    <w:p w14:paraId="5DE52F3F">
      <w:pPr>
        <w:pStyle w:val="175"/>
        <w:rPr>
          <w:color w:val="auto"/>
          <w:highlight w:val="none"/>
        </w:rPr>
      </w:pPr>
      <w:bookmarkStart w:id="591" w:name="_Toc519178247"/>
      <w:r>
        <w:rPr>
          <w:rFonts w:hint="eastAsia"/>
          <w:color w:val="auto"/>
          <w:highlight w:val="none"/>
        </w:rPr>
        <w:t>应答参数</w:t>
      </w:r>
      <w:bookmarkEnd w:id="591"/>
    </w:p>
    <w:p w14:paraId="14991449">
      <w:pPr>
        <w:pStyle w:val="41"/>
        <w:rPr>
          <w:color w:val="auto"/>
          <w:highlight w:val="none"/>
        </w:rPr>
      </w:pPr>
      <w:r>
        <w:rPr>
          <w:rFonts w:hint="eastAsia"/>
          <w:color w:val="auto"/>
          <w:highlight w:val="none"/>
        </w:rPr>
        <w:t>支付结果查询应答参数详见表1</w:t>
      </w:r>
      <w:r>
        <w:rPr>
          <w:color w:val="auto"/>
          <w:highlight w:val="none"/>
        </w:rPr>
        <w:t>30</w:t>
      </w:r>
      <w:r>
        <w:rPr>
          <w:rFonts w:hint="eastAsia"/>
          <w:color w:val="auto"/>
          <w:highlight w:val="none"/>
        </w:rPr>
        <w:t>。</w:t>
      </w:r>
    </w:p>
    <w:p w14:paraId="6C26D08B">
      <w:pPr>
        <w:pStyle w:val="160"/>
        <w:rPr>
          <w:color w:val="auto"/>
          <w:highlight w:val="none"/>
        </w:rPr>
      </w:pPr>
      <w:r>
        <w:rPr>
          <w:rFonts w:hint="eastAsia"/>
          <w:color w:val="auto"/>
          <w:highlight w:val="none"/>
        </w:rPr>
        <w:t>支付结果查询应答参数信息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1E37BB8">
        <w:trPr>
          <w:wBefore w:w="0" w:type="dxa"/>
          <w:jc w:val="center"/>
        </w:trPr>
        <w:tc>
          <w:tcPr>
            <w:tcW w:w="2840" w:type="dxa"/>
            <w:noWrap w:val="0"/>
            <w:vAlign w:val="top"/>
          </w:tcPr>
          <w:p w14:paraId="0DB23E5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5325713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5BA239E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7AE67A88">
        <w:trPr>
          <w:wBefore w:w="0" w:type="dxa"/>
          <w:jc w:val="center"/>
        </w:trPr>
        <w:tc>
          <w:tcPr>
            <w:tcW w:w="2840" w:type="dxa"/>
            <w:noWrap w:val="0"/>
            <w:vAlign w:val="top"/>
          </w:tcPr>
          <w:p w14:paraId="4D5AA60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45A49F1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0217B5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37B54532">
        <w:trPr>
          <w:wBefore w:w="0" w:type="dxa"/>
          <w:jc w:val="center"/>
        </w:trPr>
        <w:tc>
          <w:tcPr>
            <w:tcW w:w="2840" w:type="dxa"/>
            <w:noWrap w:val="0"/>
            <w:vAlign w:val="top"/>
          </w:tcPr>
          <w:p w14:paraId="7197AD0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3DFD915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9F0ECA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57C08685">
        <w:trPr>
          <w:wBefore w:w="0" w:type="dxa"/>
          <w:jc w:val="center"/>
        </w:trPr>
        <w:tc>
          <w:tcPr>
            <w:tcW w:w="2840" w:type="dxa"/>
            <w:noWrap w:val="0"/>
            <w:vAlign w:val="top"/>
          </w:tcPr>
          <w:p w14:paraId="1F78590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tradeNo</w:t>
            </w:r>
          </w:p>
        </w:tc>
        <w:tc>
          <w:tcPr>
            <w:tcW w:w="2841" w:type="dxa"/>
            <w:noWrap w:val="0"/>
            <w:vAlign w:val="top"/>
          </w:tcPr>
          <w:p w14:paraId="62E4797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325FD1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交易流水号</w:t>
            </w:r>
          </w:p>
        </w:tc>
      </w:tr>
      <w:tr w14:paraId="2471E014">
        <w:trPr>
          <w:wBefore w:w="0" w:type="dxa"/>
          <w:jc w:val="center"/>
        </w:trPr>
        <w:tc>
          <w:tcPr>
            <w:tcW w:w="2840" w:type="dxa"/>
            <w:noWrap w:val="0"/>
            <w:vAlign w:val="top"/>
          </w:tcPr>
          <w:p w14:paraId="253AB64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payResult</w:t>
            </w:r>
          </w:p>
        </w:tc>
        <w:tc>
          <w:tcPr>
            <w:tcW w:w="2841" w:type="dxa"/>
            <w:noWrap w:val="0"/>
            <w:vAlign w:val="top"/>
          </w:tcPr>
          <w:p w14:paraId="4135512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0DD3CF2">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SUCCESS/FAIL</w:t>
            </w:r>
          </w:p>
        </w:tc>
      </w:tr>
      <w:tr w14:paraId="186B8B7C">
        <w:trPr>
          <w:wBefore w:w="0" w:type="dxa"/>
          <w:jc w:val="center"/>
        </w:trPr>
        <w:tc>
          <w:tcPr>
            <w:tcW w:w="2840" w:type="dxa"/>
            <w:noWrap w:val="0"/>
            <w:vAlign w:val="top"/>
          </w:tcPr>
          <w:p w14:paraId="784C72F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payA</w:t>
            </w:r>
            <w:r>
              <w:rPr>
                <w:rFonts w:ascii="宋体" w:hAnsi="宋体" w:cs="微软雅黑"/>
                <w:color w:val="auto"/>
                <w:sz w:val="18"/>
                <w:szCs w:val="18"/>
                <w:highlight w:val="none"/>
              </w:rPr>
              <w:t>mount</w:t>
            </w:r>
          </w:p>
        </w:tc>
        <w:tc>
          <w:tcPr>
            <w:tcW w:w="2841" w:type="dxa"/>
            <w:noWrap w:val="0"/>
            <w:vAlign w:val="top"/>
          </w:tcPr>
          <w:p w14:paraId="42AD15AF">
            <w:pPr>
              <w:rPr>
                <w:color w:val="auto"/>
                <w:highlight w:val="none"/>
              </w:rPr>
            </w:pPr>
            <w:r>
              <w:rPr>
                <w:rFonts w:hint="eastAsia" w:ascii="宋体" w:hAnsi="宋体" w:cs="微软雅黑"/>
                <w:color w:val="auto"/>
                <w:sz w:val="18"/>
                <w:szCs w:val="18"/>
                <w:highlight w:val="none"/>
              </w:rPr>
              <w:t>string</w:t>
            </w:r>
          </w:p>
        </w:tc>
        <w:tc>
          <w:tcPr>
            <w:tcW w:w="2841" w:type="dxa"/>
            <w:noWrap w:val="0"/>
            <w:vAlign w:val="top"/>
          </w:tcPr>
          <w:p w14:paraId="6C2BE65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金额</w:t>
            </w:r>
          </w:p>
        </w:tc>
      </w:tr>
      <w:tr w14:paraId="48DFBA11">
        <w:trPr>
          <w:wBefore w:w="0" w:type="dxa"/>
          <w:jc w:val="center"/>
        </w:trPr>
        <w:tc>
          <w:tcPr>
            <w:tcW w:w="2840" w:type="dxa"/>
            <w:noWrap w:val="0"/>
            <w:vAlign w:val="top"/>
          </w:tcPr>
          <w:p w14:paraId="78A3BEF7">
            <w:pPr>
              <w:tabs>
                <w:tab w:val="left" w:pos="623"/>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payDate</w:t>
            </w:r>
          </w:p>
        </w:tc>
        <w:tc>
          <w:tcPr>
            <w:tcW w:w="2841" w:type="dxa"/>
            <w:noWrap w:val="0"/>
            <w:vAlign w:val="top"/>
          </w:tcPr>
          <w:p w14:paraId="1029118C">
            <w:pPr>
              <w:rPr>
                <w:color w:val="auto"/>
                <w:highlight w:val="none"/>
              </w:rPr>
            </w:pPr>
            <w:r>
              <w:rPr>
                <w:rFonts w:hint="eastAsia" w:ascii="宋体" w:hAnsi="宋体" w:cs="微软雅黑"/>
                <w:color w:val="auto"/>
                <w:sz w:val="18"/>
                <w:szCs w:val="18"/>
                <w:highlight w:val="none"/>
              </w:rPr>
              <w:t>string</w:t>
            </w:r>
          </w:p>
        </w:tc>
        <w:tc>
          <w:tcPr>
            <w:tcW w:w="2841" w:type="dxa"/>
            <w:noWrap w:val="0"/>
            <w:vAlign w:val="top"/>
          </w:tcPr>
          <w:p w14:paraId="528F0D4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时间</w:t>
            </w:r>
          </w:p>
        </w:tc>
      </w:tr>
    </w:tbl>
    <w:p w14:paraId="1B8D8FA4">
      <w:pPr>
        <w:pStyle w:val="146"/>
        <w:spacing w:before="156" w:after="156"/>
        <w:rPr>
          <w:color w:val="auto"/>
          <w:highlight w:val="none"/>
        </w:rPr>
      </w:pPr>
      <w:bookmarkStart w:id="592" w:name="_Toc519178248"/>
      <w:r>
        <w:rPr>
          <w:color w:val="auto"/>
          <w:highlight w:val="none"/>
        </w:rPr>
        <w:t xml:space="preserve">IF8A-19 </w:t>
      </w:r>
      <w:r>
        <w:rPr>
          <w:rFonts w:hint="eastAsia"/>
          <w:color w:val="auto"/>
          <w:highlight w:val="none"/>
        </w:rPr>
        <w:t>BLE通知闸机检票通知</w:t>
      </w:r>
      <w:bookmarkEnd w:id="592"/>
    </w:p>
    <w:p w14:paraId="22F38198">
      <w:pPr>
        <w:pStyle w:val="175"/>
        <w:rPr>
          <w:color w:val="auto"/>
          <w:highlight w:val="none"/>
        </w:rPr>
      </w:pPr>
      <w:bookmarkStart w:id="593" w:name="_Toc519178249"/>
      <w:r>
        <w:rPr>
          <w:rFonts w:hint="eastAsia"/>
          <w:color w:val="auto"/>
          <w:highlight w:val="none"/>
        </w:rPr>
        <w:t>接口地址</w:t>
      </w:r>
      <w:bookmarkEnd w:id="593"/>
    </w:p>
    <w:p w14:paraId="123818BA">
      <w:pPr>
        <w:pStyle w:val="41"/>
        <w:rPr>
          <w:color w:val="auto"/>
          <w:highlight w:val="none"/>
        </w:rPr>
      </w:pPr>
      <w:r>
        <w:rPr>
          <w:color w:val="auto"/>
          <w:highlight w:val="none"/>
        </w:rPr>
        <w:t>http//:[ip]:[port]/[project]/ci</w:t>
      </w:r>
      <w:r>
        <w:rPr>
          <w:rFonts w:hint="eastAsia"/>
          <w:color w:val="auto"/>
          <w:highlight w:val="none"/>
        </w:rPr>
        <w:t>/</w:t>
      </w:r>
      <w:r>
        <w:rPr>
          <w:color w:val="auto"/>
          <w:highlight w:val="none"/>
        </w:rPr>
        <w:t>app/notiAgm</w:t>
      </w:r>
      <w:r>
        <w:rPr>
          <w:rFonts w:hint="eastAsia"/>
          <w:color w:val="auto"/>
          <w:highlight w:val="none"/>
          <w:lang/>
        </w:rPr>
        <w:t>VerifyResult</w:t>
      </w:r>
    </w:p>
    <w:p w14:paraId="18428B41">
      <w:pPr>
        <w:pStyle w:val="175"/>
        <w:rPr>
          <w:color w:val="auto"/>
          <w:highlight w:val="none"/>
        </w:rPr>
      </w:pPr>
      <w:bookmarkStart w:id="594" w:name="_Toc519178250"/>
      <w:r>
        <w:rPr>
          <w:rFonts w:hint="eastAsia"/>
          <w:color w:val="auto"/>
          <w:highlight w:val="none"/>
        </w:rPr>
        <w:t>接口</w:t>
      </w:r>
      <w:r>
        <w:rPr>
          <w:color w:val="auto"/>
          <w:highlight w:val="none"/>
        </w:rPr>
        <w:t>说明</w:t>
      </w:r>
      <w:bookmarkEnd w:id="594"/>
    </w:p>
    <w:p w14:paraId="72E0B199">
      <w:pPr>
        <w:pStyle w:val="41"/>
        <w:rPr>
          <w:color w:val="auto"/>
          <w:highlight w:val="none"/>
        </w:rPr>
      </w:pPr>
      <w:r>
        <w:rPr>
          <w:rFonts w:hint="eastAsia"/>
          <w:color w:val="auto"/>
          <w:highlight w:val="none"/>
        </w:rPr>
        <w:t>闸机</w:t>
      </w:r>
      <w:r>
        <w:rPr>
          <w:color w:val="auto"/>
          <w:highlight w:val="none"/>
        </w:rPr>
        <w:t>验证二维码合法</w:t>
      </w:r>
      <w:r>
        <w:rPr>
          <w:rFonts w:hint="eastAsia"/>
          <w:color w:val="auto"/>
          <w:highlight w:val="none"/>
        </w:rPr>
        <w:t>，</w:t>
      </w:r>
      <w:r>
        <w:rPr>
          <w:color w:val="auto"/>
          <w:highlight w:val="none"/>
        </w:rPr>
        <w:t>蓝牙会写到</w:t>
      </w:r>
      <w:r>
        <w:rPr>
          <w:rFonts w:hint="eastAsia"/>
          <w:color w:val="auto"/>
          <w:highlight w:val="none"/>
        </w:rPr>
        <w:t>APP，APP通知ITP验签</w:t>
      </w:r>
      <w:r>
        <w:rPr>
          <w:color w:val="auto"/>
          <w:highlight w:val="none"/>
        </w:rPr>
        <w:t>结果。</w:t>
      </w:r>
    </w:p>
    <w:p w14:paraId="6E7BF11B">
      <w:pPr>
        <w:pStyle w:val="175"/>
        <w:rPr>
          <w:color w:val="auto"/>
          <w:highlight w:val="none"/>
        </w:rPr>
      </w:pPr>
      <w:bookmarkStart w:id="595" w:name="_Toc519178251"/>
      <w:r>
        <w:rPr>
          <w:rFonts w:hint="eastAsia"/>
          <w:color w:val="auto"/>
          <w:highlight w:val="none"/>
        </w:rPr>
        <w:t>请求参数</w:t>
      </w:r>
      <w:bookmarkEnd w:id="595"/>
    </w:p>
    <w:p w14:paraId="78E28F30">
      <w:pPr>
        <w:pStyle w:val="41"/>
        <w:rPr>
          <w:color w:val="auto"/>
          <w:highlight w:val="none"/>
        </w:rPr>
      </w:pPr>
      <w:r>
        <w:rPr>
          <w:rFonts w:hint="eastAsia"/>
          <w:color w:val="auto"/>
          <w:highlight w:val="none"/>
        </w:rPr>
        <w:t>BLE通知闸机检票通知请求参数详见表1</w:t>
      </w:r>
      <w:r>
        <w:rPr>
          <w:color w:val="auto"/>
          <w:highlight w:val="none"/>
        </w:rPr>
        <w:t>31</w:t>
      </w:r>
      <w:r>
        <w:rPr>
          <w:rFonts w:hint="eastAsia"/>
          <w:color w:val="auto"/>
          <w:highlight w:val="none"/>
        </w:rPr>
        <w:t>。</w:t>
      </w:r>
    </w:p>
    <w:p w14:paraId="40573CBA">
      <w:pPr>
        <w:pStyle w:val="160"/>
        <w:rPr>
          <w:color w:val="auto"/>
          <w:highlight w:val="none"/>
        </w:rPr>
      </w:pPr>
      <w:r>
        <w:rPr>
          <w:rFonts w:hint="eastAsia"/>
          <w:color w:val="auto"/>
          <w:highlight w:val="none"/>
        </w:rPr>
        <w:t>BLE通知闸机检票通知请求参数信息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070E57F">
        <w:trPr>
          <w:wBefore w:w="0" w:type="dxa"/>
          <w:trHeight w:val="317" w:hRule="atLeast"/>
          <w:jc w:val="center"/>
        </w:trPr>
        <w:tc>
          <w:tcPr>
            <w:tcW w:w="2840" w:type="dxa"/>
            <w:noWrap w:val="0"/>
            <w:vAlign w:val="top"/>
          </w:tcPr>
          <w:p w14:paraId="520A7188">
            <w:pPr>
              <w:rPr>
                <w:rFonts w:ascii="宋体" w:hAnsi="宋体"/>
                <w:color w:val="auto"/>
                <w:sz w:val="18"/>
                <w:szCs w:val="18"/>
                <w:highlight w:val="none"/>
              </w:rPr>
            </w:pPr>
            <w:r>
              <w:rPr>
                <w:rFonts w:hint="eastAsia" w:ascii="宋体" w:hAnsi="宋体"/>
                <w:color w:val="auto"/>
                <w:sz w:val="18"/>
                <w:szCs w:val="18"/>
                <w:highlight w:val="none"/>
              </w:rPr>
              <w:t>字段</w:t>
            </w:r>
          </w:p>
        </w:tc>
        <w:tc>
          <w:tcPr>
            <w:tcW w:w="2841" w:type="dxa"/>
            <w:noWrap w:val="0"/>
            <w:vAlign w:val="top"/>
          </w:tcPr>
          <w:p w14:paraId="7D73EC05">
            <w:pPr>
              <w:rPr>
                <w:rFonts w:ascii="宋体" w:hAnsi="宋体"/>
                <w:color w:val="auto"/>
                <w:sz w:val="18"/>
                <w:szCs w:val="18"/>
                <w:highlight w:val="none"/>
              </w:rPr>
            </w:pPr>
            <w:r>
              <w:rPr>
                <w:rFonts w:hint="eastAsia" w:ascii="宋体" w:hAnsi="宋体"/>
                <w:color w:val="auto"/>
                <w:sz w:val="18"/>
                <w:szCs w:val="18"/>
                <w:highlight w:val="none"/>
              </w:rPr>
              <w:t>类型</w:t>
            </w:r>
          </w:p>
        </w:tc>
        <w:tc>
          <w:tcPr>
            <w:tcW w:w="2841" w:type="dxa"/>
            <w:noWrap w:val="0"/>
            <w:vAlign w:val="top"/>
          </w:tcPr>
          <w:p w14:paraId="503FFA63">
            <w:pPr>
              <w:rPr>
                <w:rFonts w:ascii="宋体" w:hAnsi="宋体"/>
                <w:color w:val="auto"/>
                <w:sz w:val="18"/>
                <w:szCs w:val="18"/>
                <w:highlight w:val="none"/>
              </w:rPr>
            </w:pPr>
            <w:r>
              <w:rPr>
                <w:rFonts w:hint="eastAsia" w:ascii="宋体" w:hAnsi="宋体"/>
                <w:color w:val="auto"/>
                <w:sz w:val="18"/>
                <w:szCs w:val="18"/>
                <w:highlight w:val="none"/>
              </w:rPr>
              <w:t>说明</w:t>
            </w:r>
          </w:p>
        </w:tc>
      </w:tr>
      <w:tr w14:paraId="0ECBB40B">
        <w:trPr>
          <w:wBefore w:w="0" w:type="dxa"/>
          <w:jc w:val="center"/>
        </w:trPr>
        <w:tc>
          <w:tcPr>
            <w:tcW w:w="2840" w:type="dxa"/>
            <w:noWrap w:val="0"/>
            <w:vAlign w:val="top"/>
          </w:tcPr>
          <w:p w14:paraId="4004141A">
            <w:pPr>
              <w:rPr>
                <w:rFonts w:ascii="宋体" w:hAnsi="宋体" w:cs="微软雅黑"/>
                <w:color w:val="auto"/>
                <w:sz w:val="18"/>
                <w:szCs w:val="18"/>
                <w:highlight w:val="none"/>
              </w:rPr>
            </w:pPr>
            <w:r>
              <w:rPr>
                <w:rFonts w:ascii="宋体" w:hAnsi="宋体" w:cs="微软雅黑"/>
                <w:color w:val="auto"/>
                <w:sz w:val="18"/>
                <w:szCs w:val="18"/>
                <w:highlight w:val="none"/>
              </w:rPr>
              <w:t>itpUserId</w:t>
            </w:r>
          </w:p>
        </w:tc>
        <w:tc>
          <w:tcPr>
            <w:tcW w:w="2841" w:type="dxa"/>
            <w:noWrap w:val="0"/>
            <w:vAlign w:val="top"/>
          </w:tcPr>
          <w:p w14:paraId="45F6C91D">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075E2154">
            <w:pPr>
              <w:rPr>
                <w:rFonts w:ascii="宋体" w:hAnsi="宋体"/>
                <w:color w:val="auto"/>
                <w:sz w:val="18"/>
                <w:szCs w:val="18"/>
                <w:highlight w:val="none"/>
              </w:rPr>
            </w:pPr>
            <w:r>
              <w:rPr>
                <w:rFonts w:ascii="宋体" w:hAnsi="宋体"/>
                <w:color w:val="auto"/>
                <w:sz w:val="18"/>
                <w:szCs w:val="18"/>
                <w:highlight w:val="none"/>
              </w:rPr>
              <w:t>ITP</w:t>
            </w:r>
            <w:r>
              <w:rPr>
                <w:rFonts w:hint="eastAsia" w:ascii="宋体" w:hAnsi="宋体"/>
                <w:color w:val="auto"/>
                <w:sz w:val="18"/>
                <w:szCs w:val="18"/>
                <w:highlight w:val="none"/>
              </w:rPr>
              <w:t>用户编码 二维码</w:t>
            </w:r>
            <w:r>
              <w:rPr>
                <w:rFonts w:ascii="宋体" w:hAnsi="宋体"/>
                <w:color w:val="auto"/>
                <w:sz w:val="18"/>
                <w:szCs w:val="18"/>
                <w:highlight w:val="none"/>
              </w:rPr>
              <w:t>中数据</w:t>
            </w:r>
          </w:p>
        </w:tc>
      </w:tr>
      <w:tr w14:paraId="65F6E328">
        <w:trPr>
          <w:wBefore w:w="0" w:type="dxa"/>
          <w:jc w:val="center"/>
        </w:trPr>
        <w:tc>
          <w:tcPr>
            <w:tcW w:w="2840" w:type="dxa"/>
            <w:noWrap w:val="0"/>
            <w:vAlign w:val="top"/>
          </w:tcPr>
          <w:p w14:paraId="573C1B3D">
            <w:pPr>
              <w:rPr>
                <w:rFonts w:ascii="宋体" w:hAnsi="宋体" w:cs="微软雅黑"/>
                <w:color w:val="auto"/>
                <w:sz w:val="18"/>
                <w:szCs w:val="18"/>
                <w:highlight w:val="none"/>
              </w:rPr>
            </w:pPr>
            <w:r>
              <w:rPr>
                <w:rFonts w:ascii="宋体" w:hAnsi="宋体"/>
                <w:bCs/>
                <w:color w:val="auto"/>
                <w:sz w:val="18"/>
                <w:szCs w:val="18"/>
                <w:highlight w:val="none"/>
              </w:rPr>
              <w:t>trxType</w:t>
            </w:r>
          </w:p>
        </w:tc>
        <w:tc>
          <w:tcPr>
            <w:tcW w:w="2841" w:type="dxa"/>
            <w:noWrap w:val="0"/>
            <w:vAlign w:val="top"/>
          </w:tcPr>
          <w:p w14:paraId="68987943">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1270213C">
            <w:pPr>
              <w:rPr>
                <w:rFonts w:ascii="宋体" w:hAnsi="宋体"/>
                <w:color w:val="auto"/>
                <w:sz w:val="18"/>
                <w:szCs w:val="18"/>
                <w:highlight w:val="none"/>
              </w:rPr>
            </w:pPr>
            <w:r>
              <w:rPr>
                <w:rFonts w:hint="eastAsia" w:ascii="宋体" w:hAnsi="宋体"/>
                <w:color w:val="auto"/>
                <w:sz w:val="18"/>
                <w:szCs w:val="18"/>
                <w:highlight w:val="none"/>
              </w:rPr>
              <w:t>交易类型</w:t>
            </w:r>
          </w:p>
          <w:p w14:paraId="1ED23894">
            <w:pPr>
              <w:rPr>
                <w:rFonts w:ascii="宋体" w:hAnsi="宋体"/>
                <w:color w:val="auto"/>
                <w:sz w:val="18"/>
                <w:szCs w:val="18"/>
                <w:highlight w:val="none"/>
              </w:rPr>
            </w:pPr>
            <w:r>
              <w:rPr>
                <w:rFonts w:hint="eastAsia" w:ascii="宋体" w:hAnsi="宋体"/>
                <w:color w:val="auto"/>
                <w:sz w:val="18"/>
                <w:szCs w:val="18"/>
                <w:highlight w:val="none"/>
              </w:rPr>
              <w:t>01进站 蓝牙半</w:t>
            </w:r>
            <w:r>
              <w:rPr>
                <w:rFonts w:ascii="宋体" w:hAnsi="宋体"/>
                <w:color w:val="auto"/>
                <w:sz w:val="18"/>
                <w:szCs w:val="18"/>
                <w:highlight w:val="none"/>
              </w:rPr>
              <w:t>字节状态</w:t>
            </w:r>
            <w:r>
              <w:rPr>
                <w:rFonts w:hint="eastAsia" w:ascii="宋体" w:hAnsi="宋体"/>
                <w:color w:val="auto"/>
                <w:sz w:val="18"/>
                <w:szCs w:val="18"/>
                <w:highlight w:val="none"/>
              </w:rPr>
              <w:t xml:space="preserve"> </w:t>
            </w:r>
            <w:r>
              <w:rPr>
                <w:rFonts w:ascii="宋体" w:hAnsi="宋体"/>
                <w:color w:val="auto"/>
                <w:sz w:val="18"/>
                <w:szCs w:val="18"/>
                <w:highlight w:val="none"/>
              </w:rPr>
              <w:t>1</w:t>
            </w:r>
          </w:p>
          <w:p w14:paraId="6180B917">
            <w:pPr>
              <w:rPr>
                <w:rFonts w:ascii="宋体" w:hAnsi="宋体"/>
                <w:color w:val="auto"/>
                <w:sz w:val="18"/>
                <w:szCs w:val="18"/>
                <w:highlight w:val="none"/>
              </w:rPr>
            </w:pPr>
            <w:r>
              <w:rPr>
                <w:rFonts w:hint="eastAsia" w:ascii="宋体" w:hAnsi="宋体"/>
                <w:color w:val="auto"/>
                <w:sz w:val="18"/>
                <w:szCs w:val="18"/>
                <w:highlight w:val="none"/>
              </w:rPr>
              <w:t>02出站 蓝牙半</w:t>
            </w:r>
            <w:r>
              <w:rPr>
                <w:rFonts w:ascii="宋体" w:hAnsi="宋体"/>
                <w:color w:val="auto"/>
                <w:sz w:val="18"/>
                <w:szCs w:val="18"/>
                <w:highlight w:val="none"/>
              </w:rPr>
              <w:t>字节状态</w:t>
            </w:r>
            <w:r>
              <w:rPr>
                <w:rFonts w:hint="eastAsia" w:ascii="宋体" w:hAnsi="宋体"/>
                <w:color w:val="auto"/>
                <w:sz w:val="18"/>
                <w:szCs w:val="18"/>
                <w:highlight w:val="none"/>
              </w:rPr>
              <w:t xml:space="preserve"> </w:t>
            </w:r>
            <w:r>
              <w:rPr>
                <w:rFonts w:ascii="宋体" w:hAnsi="宋体"/>
                <w:color w:val="auto"/>
                <w:sz w:val="18"/>
                <w:szCs w:val="18"/>
                <w:highlight w:val="none"/>
              </w:rPr>
              <w:t>2</w:t>
            </w:r>
          </w:p>
          <w:p w14:paraId="2CD8C09E">
            <w:pPr>
              <w:rPr>
                <w:rFonts w:ascii="宋体" w:hAnsi="宋体"/>
                <w:color w:val="auto"/>
                <w:sz w:val="18"/>
                <w:szCs w:val="18"/>
                <w:highlight w:val="none"/>
              </w:rPr>
            </w:pPr>
            <w:r>
              <w:rPr>
                <w:rFonts w:hint="eastAsia" w:ascii="宋体" w:hAnsi="宋体"/>
                <w:color w:val="auto"/>
                <w:sz w:val="18"/>
                <w:szCs w:val="18"/>
                <w:highlight w:val="none"/>
              </w:rPr>
              <w:t>03超时</w:t>
            </w:r>
            <w:r>
              <w:rPr>
                <w:rFonts w:ascii="宋体" w:hAnsi="宋体"/>
                <w:color w:val="auto"/>
                <w:sz w:val="18"/>
                <w:szCs w:val="18"/>
                <w:highlight w:val="none"/>
              </w:rPr>
              <w:t>出站</w:t>
            </w:r>
            <w:r>
              <w:rPr>
                <w:rFonts w:hint="eastAsia" w:ascii="宋体" w:hAnsi="宋体"/>
                <w:color w:val="auto"/>
                <w:sz w:val="18"/>
                <w:szCs w:val="18"/>
                <w:highlight w:val="none"/>
              </w:rPr>
              <w:t>蓝牙半</w:t>
            </w:r>
            <w:r>
              <w:rPr>
                <w:rFonts w:ascii="宋体" w:hAnsi="宋体"/>
                <w:color w:val="auto"/>
                <w:sz w:val="18"/>
                <w:szCs w:val="18"/>
                <w:highlight w:val="none"/>
              </w:rPr>
              <w:t>字节状态</w:t>
            </w:r>
            <w:r>
              <w:rPr>
                <w:rFonts w:hint="eastAsia" w:ascii="宋体" w:hAnsi="宋体"/>
                <w:color w:val="auto"/>
                <w:sz w:val="18"/>
                <w:szCs w:val="18"/>
                <w:highlight w:val="none"/>
              </w:rPr>
              <w:t xml:space="preserve"> </w:t>
            </w:r>
            <w:r>
              <w:rPr>
                <w:rFonts w:ascii="宋体" w:hAnsi="宋体"/>
                <w:color w:val="auto"/>
                <w:sz w:val="18"/>
                <w:szCs w:val="18"/>
                <w:highlight w:val="none"/>
              </w:rPr>
              <w:t>9</w:t>
            </w:r>
          </w:p>
        </w:tc>
      </w:tr>
      <w:tr w14:paraId="7DF8507E">
        <w:trPr>
          <w:wBefore w:w="0" w:type="dxa"/>
          <w:jc w:val="center"/>
        </w:trPr>
        <w:tc>
          <w:tcPr>
            <w:tcW w:w="2840" w:type="dxa"/>
            <w:noWrap w:val="0"/>
            <w:vAlign w:val="top"/>
          </w:tcPr>
          <w:p w14:paraId="72BC2535">
            <w:pPr>
              <w:rPr>
                <w:rFonts w:ascii="宋体" w:hAnsi="宋体" w:cs="微软雅黑"/>
                <w:color w:val="auto"/>
                <w:sz w:val="18"/>
                <w:szCs w:val="18"/>
                <w:highlight w:val="none"/>
              </w:rPr>
            </w:pPr>
            <w:r>
              <w:rPr>
                <w:rFonts w:ascii="宋体" w:hAnsi="宋体" w:cs="宋体"/>
                <w:color w:val="auto"/>
                <w:sz w:val="18"/>
                <w:szCs w:val="18"/>
                <w:highlight w:val="none"/>
              </w:rPr>
              <w:t>i</w:t>
            </w:r>
            <w:r>
              <w:rPr>
                <w:rFonts w:hint="eastAsia" w:ascii="宋体" w:hAnsi="宋体" w:cs="宋体"/>
                <w:color w:val="auto"/>
                <w:sz w:val="18"/>
                <w:szCs w:val="18"/>
                <w:highlight w:val="none"/>
              </w:rPr>
              <w:t>ssueC</w:t>
            </w:r>
            <w:r>
              <w:rPr>
                <w:rFonts w:ascii="宋体" w:hAnsi="宋体" w:cs="宋体"/>
                <w:color w:val="auto"/>
                <w:sz w:val="18"/>
                <w:szCs w:val="18"/>
                <w:highlight w:val="none"/>
              </w:rPr>
              <w:t>hannelCode</w:t>
            </w:r>
          </w:p>
        </w:tc>
        <w:tc>
          <w:tcPr>
            <w:tcW w:w="2841" w:type="dxa"/>
            <w:noWrap w:val="0"/>
            <w:vAlign w:val="top"/>
          </w:tcPr>
          <w:p w14:paraId="71720BB0">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7064814E">
            <w:pPr>
              <w:rPr>
                <w:rFonts w:ascii="宋体" w:hAnsi="宋体"/>
                <w:color w:val="auto"/>
                <w:sz w:val="18"/>
                <w:szCs w:val="18"/>
                <w:highlight w:val="none"/>
              </w:rPr>
            </w:pPr>
            <w:r>
              <w:rPr>
                <w:rFonts w:hint="eastAsia" w:ascii="宋体" w:hAnsi="宋体"/>
                <w:color w:val="auto"/>
                <w:sz w:val="18"/>
                <w:szCs w:val="18"/>
                <w:highlight w:val="none"/>
              </w:rPr>
              <w:t>01：青岛</w:t>
            </w:r>
            <w:r>
              <w:rPr>
                <w:rFonts w:ascii="宋体" w:hAnsi="宋体"/>
                <w:color w:val="auto"/>
                <w:sz w:val="18"/>
                <w:szCs w:val="18"/>
                <w:highlight w:val="none"/>
              </w:rPr>
              <w:t>地铁</w:t>
            </w:r>
            <w:r>
              <w:rPr>
                <w:rFonts w:hint="eastAsia" w:ascii="宋体" w:hAnsi="宋体"/>
                <w:color w:val="auto"/>
                <w:sz w:val="18"/>
                <w:szCs w:val="18"/>
                <w:highlight w:val="none"/>
              </w:rPr>
              <w:t xml:space="preserve"> 二维码</w:t>
            </w:r>
            <w:r>
              <w:rPr>
                <w:rFonts w:ascii="宋体" w:hAnsi="宋体"/>
                <w:color w:val="auto"/>
                <w:sz w:val="18"/>
                <w:szCs w:val="18"/>
                <w:highlight w:val="none"/>
              </w:rPr>
              <w:t>中数据</w:t>
            </w:r>
          </w:p>
        </w:tc>
      </w:tr>
      <w:tr w14:paraId="07A1D7CA">
        <w:trPr>
          <w:wBefore w:w="0" w:type="dxa"/>
          <w:jc w:val="center"/>
        </w:trPr>
        <w:tc>
          <w:tcPr>
            <w:tcW w:w="2840" w:type="dxa"/>
            <w:noWrap w:val="0"/>
            <w:vAlign w:val="top"/>
          </w:tcPr>
          <w:p w14:paraId="46D489BE">
            <w:pPr>
              <w:rPr>
                <w:rFonts w:ascii="宋体" w:hAnsi="宋体" w:cs="微软雅黑"/>
                <w:color w:val="auto"/>
                <w:sz w:val="18"/>
                <w:szCs w:val="18"/>
                <w:highlight w:val="none"/>
              </w:rPr>
            </w:pPr>
            <w:r>
              <w:rPr>
                <w:rFonts w:hint="eastAsia" w:ascii="宋体" w:hAnsi="宋体" w:cs="微软雅黑"/>
                <w:color w:val="auto"/>
                <w:sz w:val="18"/>
                <w:szCs w:val="18"/>
                <w:highlight w:val="none"/>
              </w:rPr>
              <w:t>sign</w:t>
            </w:r>
            <w:r>
              <w:rPr>
                <w:rFonts w:hint="eastAsia" w:ascii="宋体" w:hAnsi="宋体" w:cs="宋体"/>
                <w:color w:val="auto"/>
                <w:sz w:val="18"/>
                <w:szCs w:val="18"/>
                <w:highlight w:val="none"/>
              </w:rPr>
              <w:t>C</w:t>
            </w:r>
            <w:r>
              <w:rPr>
                <w:rFonts w:ascii="宋体" w:hAnsi="宋体" w:cs="宋体"/>
                <w:color w:val="auto"/>
                <w:sz w:val="18"/>
                <w:szCs w:val="18"/>
                <w:highlight w:val="none"/>
              </w:rPr>
              <w:t>hannelCode</w:t>
            </w:r>
          </w:p>
        </w:tc>
        <w:tc>
          <w:tcPr>
            <w:tcW w:w="2841" w:type="dxa"/>
            <w:noWrap w:val="0"/>
            <w:vAlign w:val="top"/>
          </w:tcPr>
          <w:p w14:paraId="600B3C2C">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01A38D70">
            <w:pPr>
              <w:rPr>
                <w:rFonts w:ascii="宋体" w:hAnsi="宋体"/>
                <w:color w:val="auto"/>
                <w:sz w:val="18"/>
                <w:szCs w:val="18"/>
                <w:highlight w:val="none"/>
              </w:rPr>
            </w:pPr>
            <w:r>
              <w:rPr>
                <w:rFonts w:hint="eastAsia" w:ascii="宋体" w:hAnsi="宋体"/>
                <w:color w:val="auto"/>
                <w:sz w:val="18"/>
                <w:szCs w:val="18"/>
                <w:highlight w:val="none"/>
              </w:rPr>
              <w:t>签约</w:t>
            </w:r>
            <w:r>
              <w:rPr>
                <w:rFonts w:ascii="宋体" w:hAnsi="宋体"/>
                <w:color w:val="auto"/>
                <w:sz w:val="18"/>
                <w:szCs w:val="18"/>
                <w:highlight w:val="none"/>
              </w:rPr>
              <w:t>通道编码</w:t>
            </w:r>
            <w:r>
              <w:rPr>
                <w:rFonts w:hint="eastAsia" w:ascii="宋体" w:hAnsi="宋体"/>
                <w:color w:val="auto"/>
                <w:sz w:val="18"/>
                <w:szCs w:val="18"/>
                <w:highlight w:val="none"/>
              </w:rPr>
              <w:t xml:space="preserve"> 二维码</w:t>
            </w:r>
            <w:r>
              <w:rPr>
                <w:rFonts w:ascii="宋体" w:hAnsi="宋体"/>
                <w:color w:val="auto"/>
                <w:sz w:val="18"/>
                <w:szCs w:val="18"/>
                <w:highlight w:val="none"/>
              </w:rPr>
              <w:t>中数据</w:t>
            </w:r>
          </w:p>
          <w:p w14:paraId="3F3391AB">
            <w:pPr>
              <w:rPr>
                <w:rFonts w:ascii="宋体" w:hAnsi="宋体"/>
                <w:color w:val="auto"/>
                <w:sz w:val="18"/>
                <w:szCs w:val="18"/>
                <w:highlight w:val="none"/>
              </w:rPr>
            </w:pPr>
            <w:r>
              <w:rPr>
                <w:rFonts w:hint="eastAsia" w:ascii="宋体" w:hAnsi="宋体"/>
                <w:color w:val="auto"/>
                <w:sz w:val="18"/>
                <w:szCs w:val="18"/>
                <w:highlight w:val="none"/>
              </w:rPr>
              <w:t>01</w:t>
            </w:r>
            <w:r>
              <w:rPr>
                <w:rFonts w:ascii="宋体" w:hAnsi="宋体"/>
                <w:color w:val="auto"/>
                <w:sz w:val="18"/>
                <w:szCs w:val="18"/>
                <w:highlight w:val="none"/>
              </w:rPr>
              <w:t>:</w:t>
            </w:r>
            <w:r>
              <w:rPr>
                <w:rFonts w:hint="eastAsia" w:ascii="宋体" w:hAnsi="宋体"/>
                <w:color w:val="auto"/>
                <w:sz w:val="18"/>
                <w:szCs w:val="18"/>
                <w:highlight w:val="none"/>
              </w:rPr>
              <w:t xml:space="preserve"> 微信</w:t>
            </w:r>
            <w:r>
              <w:rPr>
                <w:rFonts w:ascii="宋体" w:hAnsi="宋体"/>
                <w:color w:val="auto"/>
                <w:sz w:val="18"/>
                <w:szCs w:val="18"/>
                <w:highlight w:val="none"/>
              </w:rPr>
              <w:t>签约代扣</w:t>
            </w:r>
          </w:p>
          <w:p w14:paraId="6DB8D7BD">
            <w:pPr>
              <w:rPr>
                <w:rFonts w:ascii="宋体" w:hAnsi="宋体"/>
                <w:color w:val="auto"/>
                <w:sz w:val="18"/>
                <w:szCs w:val="18"/>
                <w:highlight w:val="none"/>
              </w:rPr>
            </w:pPr>
            <w:r>
              <w:rPr>
                <w:rFonts w:hint="eastAsia" w:ascii="宋体" w:hAnsi="宋体"/>
                <w:color w:val="auto"/>
                <w:sz w:val="18"/>
                <w:szCs w:val="18"/>
                <w:highlight w:val="none"/>
              </w:rPr>
              <w:t>02</w:t>
            </w:r>
            <w:r>
              <w:rPr>
                <w:rFonts w:ascii="宋体" w:hAnsi="宋体"/>
                <w:color w:val="auto"/>
                <w:sz w:val="18"/>
                <w:szCs w:val="18"/>
                <w:highlight w:val="none"/>
              </w:rPr>
              <w:t xml:space="preserve">: </w:t>
            </w:r>
            <w:r>
              <w:rPr>
                <w:rFonts w:hint="eastAsia" w:ascii="宋体" w:hAnsi="宋体"/>
                <w:color w:val="auto"/>
                <w:sz w:val="18"/>
                <w:szCs w:val="18"/>
                <w:highlight w:val="none"/>
              </w:rPr>
              <w:t>支付宝</w:t>
            </w:r>
            <w:r>
              <w:rPr>
                <w:rFonts w:ascii="宋体" w:hAnsi="宋体"/>
                <w:color w:val="auto"/>
                <w:sz w:val="18"/>
                <w:szCs w:val="18"/>
                <w:highlight w:val="none"/>
              </w:rPr>
              <w:t>签约代扣</w:t>
            </w:r>
          </w:p>
        </w:tc>
      </w:tr>
      <w:tr w14:paraId="55B5B4ED">
        <w:trPr>
          <w:wBefore w:w="0" w:type="dxa"/>
          <w:jc w:val="center"/>
        </w:trPr>
        <w:tc>
          <w:tcPr>
            <w:tcW w:w="2840" w:type="dxa"/>
            <w:noWrap w:val="0"/>
            <w:vAlign w:val="top"/>
          </w:tcPr>
          <w:p w14:paraId="74F4C3C4">
            <w:pPr>
              <w:rPr>
                <w:rFonts w:ascii="宋体" w:hAnsi="宋体" w:cs="微软雅黑"/>
                <w:color w:val="auto"/>
                <w:sz w:val="18"/>
                <w:szCs w:val="18"/>
                <w:highlight w:val="none"/>
              </w:rPr>
            </w:pPr>
            <w:r>
              <w:rPr>
                <w:rFonts w:hint="eastAsia" w:ascii="宋体" w:hAnsi="宋体" w:cs="微软雅黑"/>
                <w:color w:val="auto"/>
                <w:sz w:val="18"/>
                <w:szCs w:val="18"/>
                <w:highlight w:val="none"/>
              </w:rPr>
              <w:t>cardId</w:t>
            </w:r>
          </w:p>
        </w:tc>
        <w:tc>
          <w:tcPr>
            <w:tcW w:w="2841" w:type="dxa"/>
            <w:noWrap w:val="0"/>
            <w:vAlign w:val="top"/>
          </w:tcPr>
          <w:p w14:paraId="3E89B110">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3930A387">
            <w:pPr>
              <w:rPr>
                <w:rFonts w:ascii="宋体" w:hAnsi="宋体"/>
                <w:color w:val="auto"/>
                <w:sz w:val="18"/>
                <w:szCs w:val="18"/>
                <w:highlight w:val="none"/>
              </w:rPr>
            </w:pPr>
            <w:r>
              <w:rPr>
                <w:rFonts w:hint="eastAsia" w:ascii="宋体" w:hAnsi="宋体"/>
                <w:color w:val="auto"/>
                <w:sz w:val="18"/>
                <w:szCs w:val="18"/>
                <w:highlight w:val="none"/>
              </w:rPr>
              <w:t>逻辑卡号 二维码</w:t>
            </w:r>
            <w:r>
              <w:rPr>
                <w:rFonts w:ascii="宋体" w:hAnsi="宋体"/>
                <w:color w:val="auto"/>
                <w:sz w:val="18"/>
                <w:szCs w:val="18"/>
                <w:highlight w:val="none"/>
              </w:rPr>
              <w:t>中数据</w:t>
            </w:r>
          </w:p>
        </w:tc>
      </w:tr>
      <w:tr w14:paraId="4CC832AF">
        <w:trPr>
          <w:wBefore w:w="0" w:type="dxa"/>
          <w:jc w:val="center"/>
        </w:trPr>
        <w:tc>
          <w:tcPr>
            <w:tcW w:w="2840" w:type="dxa"/>
            <w:noWrap w:val="0"/>
            <w:vAlign w:val="top"/>
          </w:tcPr>
          <w:p w14:paraId="0269D734">
            <w:pPr>
              <w:jc w:val="left"/>
              <w:rPr>
                <w:rFonts w:ascii="宋体" w:hAnsi="宋体" w:cs="微软雅黑"/>
                <w:color w:val="auto"/>
                <w:sz w:val="18"/>
                <w:szCs w:val="18"/>
                <w:highlight w:val="none"/>
              </w:rPr>
            </w:pPr>
            <w:r>
              <w:rPr>
                <w:rFonts w:ascii="宋体" w:hAnsi="宋体"/>
                <w:bCs/>
                <w:color w:val="auto"/>
                <w:sz w:val="18"/>
                <w:szCs w:val="18"/>
                <w:highlight w:val="none"/>
              </w:rPr>
              <w:t>cardType</w:t>
            </w:r>
          </w:p>
        </w:tc>
        <w:tc>
          <w:tcPr>
            <w:tcW w:w="2841" w:type="dxa"/>
            <w:noWrap w:val="0"/>
            <w:vAlign w:val="top"/>
          </w:tcPr>
          <w:p w14:paraId="0965965E">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10E3F53D">
            <w:pPr>
              <w:rPr>
                <w:rFonts w:ascii="宋体" w:hAnsi="宋体"/>
                <w:color w:val="auto"/>
                <w:sz w:val="18"/>
                <w:szCs w:val="18"/>
                <w:highlight w:val="none"/>
              </w:rPr>
            </w:pPr>
            <w:r>
              <w:rPr>
                <w:rFonts w:hint="eastAsia" w:ascii="宋体" w:hAnsi="宋体"/>
                <w:color w:val="auto"/>
                <w:sz w:val="18"/>
                <w:szCs w:val="18"/>
                <w:highlight w:val="none"/>
              </w:rPr>
              <w:t>2.8</w:t>
            </w:r>
            <w:r>
              <w:rPr>
                <w:rFonts w:hint="eastAsia" w:ascii="宋体" w:hAnsi="宋体"/>
                <w:color w:val="auto"/>
                <w:sz w:val="18"/>
                <w:szCs w:val="18"/>
                <w:highlight w:val="none"/>
              </w:rPr>
              <w:tab/>
            </w:r>
            <w:r>
              <w:rPr>
                <w:rFonts w:hint="eastAsia" w:ascii="宋体" w:hAnsi="宋体"/>
                <w:color w:val="auto"/>
                <w:sz w:val="18"/>
                <w:szCs w:val="18"/>
                <w:highlight w:val="none"/>
              </w:rPr>
              <w:t>卡类型编码</w:t>
            </w:r>
          </w:p>
        </w:tc>
      </w:tr>
      <w:tr w14:paraId="5C7411D2">
        <w:trPr>
          <w:wBefore w:w="0" w:type="dxa"/>
          <w:jc w:val="center"/>
        </w:trPr>
        <w:tc>
          <w:tcPr>
            <w:tcW w:w="2840" w:type="dxa"/>
            <w:noWrap w:val="0"/>
            <w:vAlign w:val="top"/>
          </w:tcPr>
          <w:p w14:paraId="5FB5CB2F">
            <w:pPr>
              <w:rPr>
                <w:rFonts w:ascii="宋体" w:hAnsi="宋体"/>
                <w:bCs/>
                <w:color w:val="auto"/>
                <w:sz w:val="18"/>
                <w:szCs w:val="18"/>
                <w:highlight w:val="none"/>
              </w:rPr>
            </w:pPr>
            <w:r>
              <w:rPr>
                <w:rFonts w:hint="eastAsia" w:ascii="宋体" w:hAnsi="宋体"/>
                <w:bCs/>
                <w:color w:val="auto"/>
                <w:sz w:val="18"/>
                <w:szCs w:val="18"/>
                <w:highlight w:val="none"/>
              </w:rPr>
              <w:t>handleDeviceCode</w:t>
            </w:r>
          </w:p>
        </w:tc>
        <w:tc>
          <w:tcPr>
            <w:tcW w:w="2841" w:type="dxa"/>
            <w:noWrap w:val="0"/>
            <w:vAlign w:val="top"/>
          </w:tcPr>
          <w:p w14:paraId="1A90DDD6">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3D7D6A06">
            <w:pPr>
              <w:rPr>
                <w:rFonts w:ascii="宋体" w:hAnsi="宋体"/>
                <w:bCs/>
                <w:color w:val="auto"/>
                <w:sz w:val="18"/>
                <w:szCs w:val="18"/>
                <w:highlight w:val="none"/>
              </w:rPr>
            </w:pPr>
            <w:r>
              <w:rPr>
                <w:rFonts w:hint="eastAsia" w:ascii="宋体" w:hAnsi="宋体"/>
                <w:bCs/>
                <w:color w:val="auto"/>
                <w:sz w:val="18"/>
                <w:szCs w:val="18"/>
                <w:highlight w:val="none"/>
              </w:rPr>
              <w:t>交易</w:t>
            </w:r>
            <w:r>
              <w:rPr>
                <w:rFonts w:ascii="宋体" w:hAnsi="宋体"/>
                <w:bCs/>
                <w:color w:val="auto"/>
                <w:sz w:val="18"/>
                <w:szCs w:val="18"/>
                <w:highlight w:val="none"/>
              </w:rPr>
              <w:t>闸机编码</w:t>
            </w:r>
          </w:p>
        </w:tc>
      </w:tr>
      <w:tr w14:paraId="7C420BDD">
        <w:trPr>
          <w:wBefore w:w="0" w:type="dxa"/>
          <w:jc w:val="center"/>
        </w:trPr>
        <w:tc>
          <w:tcPr>
            <w:tcW w:w="2840" w:type="dxa"/>
            <w:noWrap w:val="0"/>
            <w:vAlign w:val="top"/>
          </w:tcPr>
          <w:p w14:paraId="35545811">
            <w:pPr>
              <w:rPr>
                <w:rFonts w:ascii="宋体" w:hAnsi="宋体" w:cs="微软雅黑"/>
                <w:color w:val="auto"/>
                <w:sz w:val="18"/>
                <w:szCs w:val="18"/>
                <w:highlight w:val="none"/>
              </w:rPr>
            </w:pPr>
            <w:r>
              <w:rPr>
                <w:rFonts w:ascii="宋体" w:hAnsi="宋体"/>
                <w:bCs/>
                <w:color w:val="auto"/>
                <w:sz w:val="18"/>
                <w:szCs w:val="18"/>
                <w:highlight w:val="none"/>
              </w:rPr>
              <w:t>handleDateTime</w:t>
            </w:r>
          </w:p>
        </w:tc>
        <w:tc>
          <w:tcPr>
            <w:tcW w:w="2841" w:type="dxa"/>
            <w:noWrap w:val="0"/>
            <w:vAlign w:val="top"/>
          </w:tcPr>
          <w:p w14:paraId="0302EEBE">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160EBF21">
            <w:pPr>
              <w:rPr>
                <w:rFonts w:ascii="宋体" w:hAnsi="宋体"/>
                <w:color w:val="auto"/>
                <w:sz w:val="18"/>
                <w:szCs w:val="18"/>
                <w:highlight w:val="none"/>
              </w:rPr>
            </w:pPr>
            <w:r>
              <w:rPr>
                <w:rFonts w:hint="eastAsia" w:ascii="宋体" w:hAnsi="宋体"/>
                <w:bCs/>
                <w:color w:val="auto"/>
                <w:sz w:val="18"/>
                <w:szCs w:val="18"/>
                <w:highlight w:val="none"/>
              </w:rPr>
              <w:t>闸机交易</w:t>
            </w:r>
            <w:r>
              <w:rPr>
                <w:rFonts w:ascii="宋体" w:hAnsi="宋体"/>
                <w:bCs/>
                <w:color w:val="auto"/>
                <w:sz w:val="18"/>
                <w:szCs w:val="18"/>
                <w:highlight w:val="none"/>
              </w:rPr>
              <w:t>时间</w:t>
            </w:r>
            <w:r>
              <w:rPr>
                <w:rFonts w:hint="eastAsia" w:ascii="宋体" w:hAnsi="宋体"/>
                <w:bCs/>
                <w:color w:val="auto"/>
                <w:sz w:val="18"/>
                <w:szCs w:val="18"/>
                <w:highlight w:val="none"/>
              </w:rPr>
              <w:t>YYYYMMDDHH24MISS</w:t>
            </w:r>
          </w:p>
        </w:tc>
      </w:tr>
      <w:tr w14:paraId="61EBCD45">
        <w:trPr>
          <w:wBefore w:w="0" w:type="dxa"/>
          <w:jc w:val="center"/>
        </w:trPr>
        <w:tc>
          <w:tcPr>
            <w:tcW w:w="2840" w:type="dxa"/>
            <w:noWrap w:val="0"/>
            <w:vAlign w:val="top"/>
          </w:tcPr>
          <w:p w14:paraId="1C3B5CD8">
            <w:pPr>
              <w:rPr>
                <w:rFonts w:ascii="宋体" w:hAnsi="宋体" w:cs="微软雅黑"/>
                <w:color w:val="auto"/>
                <w:sz w:val="18"/>
                <w:szCs w:val="18"/>
                <w:highlight w:val="none"/>
              </w:rPr>
            </w:pPr>
            <w:r>
              <w:rPr>
                <w:rFonts w:ascii="宋体" w:hAnsi="宋体"/>
                <w:bCs/>
                <w:color w:val="auto"/>
                <w:sz w:val="18"/>
                <w:szCs w:val="18"/>
                <w:highlight w:val="none"/>
              </w:rPr>
              <w:t>h</w:t>
            </w:r>
            <w:r>
              <w:rPr>
                <w:rFonts w:hint="eastAsia" w:ascii="宋体" w:hAnsi="宋体"/>
                <w:bCs/>
                <w:color w:val="auto"/>
                <w:sz w:val="18"/>
                <w:szCs w:val="18"/>
                <w:highlight w:val="none"/>
              </w:rPr>
              <w:t>andle</w:t>
            </w:r>
            <w:r>
              <w:rPr>
                <w:rFonts w:ascii="宋体" w:hAnsi="宋体"/>
                <w:bCs/>
                <w:color w:val="auto"/>
                <w:sz w:val="18"/>
                <w:szCs w:val="18"/>
                <w:highlight w:val="none"/>
              </w:rPr>
              <w:t>StationCode</w:t>
            </w:r>
          </w:p>
        </w:tc>
        <w:tc>
          <w:tcPr>
            <w:tcW w:w="2841" w:type="dxa"/>
            <w:noWrap w:val="0"/>
            <w:vAlign w:val="top"/>
          </w:tcPr>
          <w:p w14:paraId="487431A8">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7894F016">
            <w:pPr>
              <w:rPr>
                <w:rFonts w:ascii="宋体" w:hAnsi="宋体"/>
                <w:color w:val="auto"/>
                <w:sz w:val="18"/>
                <w:szCs w:val="18"/>
                <w:highlight w:val="none"/>
              </w:rPr>
            </w:pPr>
            <w:r>
              <w:rPr>
                <w:rFonts w:hint="eastAsia" w:ascii="宋体" w:hAnsi="宋体"/>
                <w:bCs/>
                <w:color w:val="auto"/>
                <w:sz w:val="18"/>
                <w:szCs w:val="18"/>
                <w:highlight w:val="none"/>
              </w:rPr>
              <w:t>闸机</w:t>
            </w:r>
            <w:r>
              <w:rPr>
                <w:rFonts w:ascii="宋体" w:hAnsi="宋体"/>
                <w:bCs/>
                <w:color w:val="auto"/>
                <w:sz w:val="18"/>
                <w:szCs w:val="18"/>
                <w:highlight w:val="none"/>
              </w:rPr>
              <w:t>交易</w:t>
            </w:r>
            <w:r>
              <w:rPr>
                <w:rFonts w:hint="eastAsia" w:ascii="宋体" w:hAnsi="宋体"/>
                <w:bCs/>
                <w:color w:val="auto"/>
                <w:sz w:val="18"/>
                <w:szCs w:val="18"/>
                <w:highlight w:val="none"/>
              </w:rPr>
              <w:t>车站</w:t>
            </w:r>
            <w:r>
              <w:rPr>
                <w:rFonts w:ascii="宋体" w:hAnsi="宋体"/>
                <w:bCs/>
                <w:color w:val="auto"/>
                <w:sz w:val="18"/>
                <w:szCs w:val="18"/>
                <w:highlight w:val="none"/>
              </w:rPr>
              <w:t>代码</w:t>
            </w:r>
          </w:p>
        </w:tc>
      </w:tr>
      <w:tr w14:paraId="2CD84FB4">
        <w:trPr>
          <w:wBefore w:w="0" w:type="dxa"/>
          <w:jc w:val="center"/>
        </w:trPr>
        <w:tc>
          <w:tcPr>
            <w:tcW w:w="2840" w:type="dxa"/>
            <w:noWrap w:val="0"/>
            <w:vAlign w:val="top"/>
          </w:tcPr>
          <w:p w14:paraId="27D5A371">
            <w:pPr>
              <w:rPr>
                <w:rFonts w:ascii="宋体" w:hAnsi="宋体" w:cs="微软雅黑"/>
                <w:color w:val="auto"/>
                <w:sz w:val="18"/>
                <w:szCs w:val="18"/>
                <w:highlight w:val="none"/>
              </w:rPr>
            </w:pPr>
            <w:r>
              <w:rPr>
                <w:rFonts w:hint="eastAsia" w:ascii="宋体" w:hAnsi="宋体"/>
                <w:bCs/>
                <w:color w:val="auto"/>
                <w:sz w:val="18"/>
                <w:szCs w:val="18"/>
                <w:highlight w:val="none"/>
              </w:rPr>
              <w:t>trxAmount</w:t>
            </w:r>
          </w:p>
        </w:tc>
        <w:tc>
          <w:tcPr>
            <w:tcW w:w="2841" w:type="dxa"/>
            <w:noWrap w:val="0"/>
            <w:vAlign w:val="top"/>
          </w:tcPr>
          <w:p w14:paraId="47E8266D">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0C2E2559">
            <w:pPr>
              <w:rPr>
                <w:rFonts w:ascii="宋体" w:hAnsi="宋体"/>
                <w:color w:val="auto"/>
                <w:sz w:val="18"/>
                <w:szCs w:val="18"/>
                <w:highlight w:val="none"/>
              </w:rPr>
            </w:pPr>
            <w:r>
              <w:rPr>
                <w:rFonts w:hint="eastAsia" w:ascii="宋体" w:hAnsi="宋体"/>
                <w:bCs/>
                <w:color w:val="auto"/>
                <w:sz w:val="18"/>
                <w:szCs w:val="18"/>
                <w:highlight w:val="none"/>
              </w:rPr>
              <w:t>实际交易</w:t>
            </w:r>
            <w:r>
              <w:rPr>
                <w:rFonts w:ascii="宋体" w:hAnsi="宋体"/>
                <w:bCs/>
                <w:color w:val="auto"/>
                <w:sz w:val="18"/>
                <w:szCs w:val="18"/>
                <w:highlight w:val="none"/>
              </w:rPr>
              <w:t>金额</w:t>
            </w:r>
            <w:r>
              <w:rPr>
                <w:rFonts w:hint="eastAsia" w:ascii="宋体" w:hAnsi="宋体"/>
                <w:bCs/>
                <w:color w:val="auto"/>
                <w:sz w:val="18"/>
                <w:szCs w:val="18"/>
                <w:highlight w:val="none"/>
              </w:rPr>
              <w:t>（</w:t>
            </w:r>
            <w:r>
              <w:rPr>
                <w:rFonts w:ascii="宋体" w:hAnsi="宋体"/>
                <w:bCs/>
                <w:color w:val="auto"/>
                <w:sz w:val="18"/>
                <w:szCs w:val="18"/>
                <w:highlight w:val="none"/>
              </w:rPr>
              <w:t>单位分</w:t>
            </w:r>
            <w:r>
              <w:rPr>
                <w:rFonts w:hint="eastAsia" w:ascii="宋体" w:hAnsi="宋体"/>
                <w:bCs/>
                <w:color w:val="auto"/>
                <w:sz w:val="18"/>
                <w:szCs w:val="18"/>
                <w:highlight w:val="none"/>
              </w:rPr>
              <w:t>）</w:t>
            </w:r>
          </w:p>
        </w:tc>
      </w:tr>
      <w:tr w14:paraId="64BB19D3">
        <w:trPr>
          <w:wBefore w:w="0" w:type="dxa"/>
          <w:jc w:val="center"/>
        </w:trPr>
        <w:tc>
          <w:tcPr>
            <w:tcW w:w="2840" w:type="dxa"/>
            <w:noWrap w:val="0"/>
            <w:vAlign w:val="top"/>
          </w:tcPr>
          <w:p w14:paraId="41DBE21A">
            <w:pPr>
              <w:rPr>
                <w:rFonts w:ascii="宋体" w:hAnsi="宋体" w:cs="微软雅黑"/>
                <w:color w:val="auto"/>
                <w:sz w:val="18"/>
                <w:szCs w:val="18"/>
                <w:highlight w:val="none"/>
              </w:rPr>
            </w:pPr>
            <w:r>
              <w:rPr>
                <w:rFonts w:hint="eastAsia" w:ascii="宋体" w:hAnsi="宋体" w:cs="微软雅黑"/>
                <w:color w:val="auto"/>
                <w:sz w:val="18"/>
                <w:szCs w:val="18"/>
                <w:highlight w:val="none"/>
              </w:rPr>
              <w:t>overtimeAmount</w:t>
            </w:r>
          </w:p>
        </w:tc>
        <w:tc>
          <w:tcPr>
            <w:tcW w:w="2841" w:type="dxa"/>
            <w:noWrap w:val="0"/>
            <w:vAlign w:val="top"/>
          </w:tcPr>
          <w:p w14:paraId="53C1DA97">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015FDC5D">
            <w:pPr>
              <w:rPr>
                <w:rFonts w:ascii="宋体" w:hAnsi="宋体"/>
                <w:color w:val="auto"/>
                <w:sz w:val="18"/>
                <w:szCs w:val="18"/>
                <w:highlight w:val="none"/>
              </w:rPr>
            </w:pPr>
            <w:r>
              <w:rPr>
                <w:rFonts w:hint="eastAsia" w:ascii="宋体" w:hAnsi="宋体"/>
                <w:color w:val="auto"/>
                <w:sz w:val="18"/>
                <w:szCs w:val="18"/>
                <w:highlight w:val="none"/>
              </w:rPr>
              <w:t>超时</w:t>
            </w:r>
            <w:r>
              <w:rPr>
                <w:rFonts w:ascii="宋体" w:hAnsi="宋体"/>
                <w:color w:val="auto"/>
                <w:sz w:val="18"/>
                <w:szCs w:val="18"/>
                <w:highlight w:val="none"/>
              </w:rPr>
              <w:t>金额（</w:t>
            </w:r>
            <w:r>
              <w:rPr>
                <w:rFonts w:hint="eastAsia" w:ascii="宋体" w:hAnsi="宋体"/>
                <w:color w:val="auto"/>
                <w:sz w:val="18"/>
                <w:szCs w:val="18"/>
                <w:highlight w:val="none"/>
              </w:rPr>
              <w:t>单位</w:t>
            </w:r>
            <w:r>
              <w:rPr>
                <w:rFonts w:ascii="宋体" w:hAnsi="宋体"/>
                <w:color w:val="auto"/>
                <w:sz w:val="18"/>
                <w:szCs w:val="18"/>
                <w:highlight w:val="none"/>
              </w:rPr>
              <w:t>分）</w:t>
            </w:r>
          </w:p>
        </w:tc>
      </w:tr>
      <w:tr w14:paraId="64D2D917">
        <w:trPr>
          <w:wBefore w:w="0" w:type="dxa"/>
          <w:jc w:val="center"/>
        </w:trPr>
        <w:tc>
          <w:tcPr>
            <w:tcW w:w="2840" w:type="dxa"/>
            <w:noWrap w:val="0"/>
            <w:vAlign w:val="top"/>
          </w:tcPr>
          <w:p w14:paraId="76B82B0C">
            <w:pPr>
              <w:jc w:val="left"/>
              <w:rPr>
                <w:rFonts w:ascii="宋体" w:hAnsi="宋体" w:cs="微软雅黑"/>
                <w:color w:val="auto"/>
                <w:sz w:val="18"/>
                <w:szCs w:val="18"/>
                <w:highlight w:val="none"/>
              </w:rPr>
            </w:pPr>
            <w:r>
              <w:rPr>
                <w:rFonts w:ascii="宋体" w:hAnsi="宋体"/>
                <w:bCs/>
                <w:color w:val="auto"/>
                <w:sz w:val="18"/>
                <w:szCs w:val="18"/>
                <w:highlight w:val="none"/>
              </w:rPr>
              <w:t>l</w:t>
            </w:r>
            <w:r>
              <w:rPr>
                <w:rFonts w:hint="eastAsia" w:ascii="宋体" w:hAnsi="宋体"/>
                <w:bCs/>
                <w:color w:val="auto"/>
                <w:sz w:val="18"/>
                <w:szCs w:val="18"/>
                <w:highlight w:val="none"/>
              </w:rPr>
              <w:t>ast</w:t>
            </w:r>
            <w:r>
              <w:rPr>
                <w:rFonts w:ascii="宋体" w:hAnsi="宋体"/>
                <w:bCs/>
                <w:color w:val="auto"/>
                <w:sz w:val="18"/>
                <w:szCs w:val="18"/>
                <w:highlight w:val="none"/>
              </w:rPr>
              <w:t>TicketStatus</w:t>
            </w:r>
          </w:p>
        </w:tc>
        <w:tc>
          <w:tcPr>
            <w:tcW w:w="2841" w:type="dxa"/>
            <w:noWrap w:val="0"/>
            <w:vAlign w:val="top"/>
          </w:tcPr>
          <w:p w14:paraId="1CE26902">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16C70730">
            <w:pPr>
              <w:rPr>
                <w:rFonts w:ascii="宋体" w:hAnsi="宋体"/>
                <w:color w:val="auto"/>
                <w:sz w:val="18"/>
                <w:szCs w:val="18"/>
                <w:highlight w:val="none"/>
              </w:rPr>
            </w:pPr>
            <w:r>
              <w:rPr>
                <w:rFonts w:hint="eastAsia" w:ascii="宋体" w:hAnsi="宋体"/>
                <w:color w:val="auto"/>
                <w:sz w:val="18"/>
                <w:szCs w:val="18"/>
                <w:highlight w:val="none"/>
              </w:rPr>
              <w:t>二维码</w:t>
            </w:r>
            <w:r>
              <w:rPr>
                <w:rFonts w:ascii="宋体" w:hAnsi="宋体"/>
                <w:color w:val="auto"/>
                <w:sz w:val="18"/>
                <w:szCs w:val="18"/>
                <w:highlight w:val="none"/>
              </w:rPr>
              <w:t>中数据</w:t>
            </w:r>
          </w:p>
          <w:p w14:paraId="7F46ABFC">
            <w:pPr>
              <w:jc w:val="left"/>
              <w:rPr>
                <w:rFonts w:ascii="宋体" w:hAnsi="宋体"/>
                <w:bCs/>
                <w:color w:val="auto"/>
                <w:sz w:val="18"/>
                <w:szCs w:val="18"/>
                <w:highlight w:val="none"/>
              </w:rPr>
            </w:pPr>
            <w:r>
              <w:rPr>
                <w:rFonts w:hint="eastAsia" w:ascii="宋体" w:hAnsi="宋体"/>
                <w:bCs/>
                <w:color w:val="auto"/>
                <w:sz w:val="18"/>
                <w:szCs w:val="18"/>
                <w:highlight w:val="none"/>
              </w:rPr>
              <w:t xml:space="preserve">02: </w:t>
            </w:r>
            <w:r>
              <w:rPr>
                <w:rFonts w:ascii="宋体" w:hAnsi="宋体"/>
                <w:bCs/>
                <w:color w:val="auto"/>
                <w:sz w:val="18"/>
                <w:szCs w:val="18"/>
                <w:highlight w:val="none"/>
              </w:rPr>
              <w:t>结束行程</w:t>
            </w:r>
          </w:p>
          <w:p w14:paraId="2AC22737">
            <w:pPr>
              <w:rPr>
                <w:rFonts w:ascii="宋体" w:hAnsi="宋体"/>
                <w:bCs/>
                <w:color w:val="auto"/>
                <w:sz w:val="18"/>
                <w:szCs w:val="18"/>
                <w:highlight w:val="none"/>
              </w:rPr>
            </w:pPr>
            <w:r>
              <w:rPr>
                <w:rFonts w:hint="eastAsia" w:ascii="宋体" w:hAnsi="宋体"/>
                <w:bCs/>
                <w:color w:val="auto"/>
                <w:sz w:val="18"/>
                <w:szCs w:val="18"/>
                <w:highlight w:val="none"/>
              </w:rPr>
              <w:t>03：SJT发售（init 2）</w:t>
            </w:r>
          </w:p>
          <w:p w14:paraId="61209B4F">
            <w:pPr>
              <w:rPr>
                <w:rFonts w:ascii="宋体" w:hAnsi="宋体"/>
                <w:bCs/>
                <w:color w:val="auto"/>
                <w:sz w:val="18"/>
                <w:szCs w:val="18"/>
                <w:highlight w:val="none"/>
              </w:rPr>
            </w:pPr>
            <w:r>
              <w:rPr>
                <w:rFonts w:hint="eastAsia" w:ascii="宋体" w:hAnsi="宋体"/>
                <w:bCs/>
                <w:color w:val="auto"/>
                <w:sz w:val="18"/>
                <w:szCs w:val="18"/>
                <w:highlight w:val="none"/>
              </w:rPr>
              <w:t>04：已进站（entry）</w:t>
            </w:r>
          </w:p>
          <w:p w14:paraId="01D09F57">
            <w:pPr>
              <w:rPr>
                <w:rFonts w:ascii="宋体" w:hAnsi="宋体"/>
                <w:bCs/>
                <w:color w:val="auto"/>
                <w:sz w:val="18"/>
                <w:szCs w:val="18"/>
                <w:highlight w:val="none"/>
              </w:rPr>
            </w:pPr>
            <w:r>
              <w:rPr>
                <w:rFonts w:hint="eastAsia" w:ascii="宋体" w:hAnsi="宋体"/>
                <w:bCs/>
                <w:color w:val="auto"/>
                <w:sz w:val="18"/>
                <w:szCs w:val="18"/>
                <w:highlight w:val="none"/>
              </w:rPr>
              <w:t>05：已出站（exit）</w:t>
            </w:r>
          </w:p>
          <w:p w14:paraId="6A4373F8">
            <w:pPr>
              <w:rPr>
                <w:rFonts w:ascii="宋体" w:hAnsi="宋体"/>
                <w:bCs/>
                <w:color w:val="auto"/>
                <w:sz w:val="18"/>
                <w:szCs w:val="18"/>
                <w:highlight w:val="none"/>
              </w:rPr>
            </w:pPr>
            <w:r>
              <w:rPr>
                <w:rFonts w:hint="eastAsia" w:ascii="宋体" w:hAnsi="宋体"/>
                <w:bCs/>
                <w:color w:val="auto"/>
                <w:sz w:val="18"/>
                <w:szCs w:val="18"/>
                <w:highlight w:val="none"/>
              </w:rPr>
              <w:t>06：</w:t>
            </w:r>
            <w:r>
              <w:rPr>
                <w:rFonts w:ascii="宋体" w:hAnsi="宋体"/>
                <w:bCs/>
                <w:color w:val="auto"/>
                <w:sz w:val="18"/>
                <w:szCs w:val="18"/>
                <w:highlight w:val="none"/>
              </w:rPr>
              <w:t>超时出站</w:t>
            </w:r>
          </w:p>
          <w:p w14:paraId="22ABDCDD">
            <w:pPr>
              <w:rPr>
                <w:rFonts w:ascii="宋体" w:hAnsi="宋体"/>
                <w:bCs/>
                <w:color w:val="auto"/>
                <w:sz w:val="18"/>
                <w:szCs w:val="18"/>
                <w:highlight w:val="none"/>
              </w:rPr>
            </w:pPr>
            <w:r>
              <w:rPr>
                <w:rFonts w:hint="eastAsia" w:ascii="宋体" w:hAnsi="宋体"/>
                <w:bCs/>
                <w:color w:val="auto"/>
                <w:sz w:val="18"/>
                <w:szCs w:val="18"/>
                <w:highlight w:val="none"/>
              </w:rPr>
              <w:t>08：20分钟内免费更新（BOM/pca非付费区）</w:t>
            </w:r>
          </w:p>
          <w:p w14:paraId="380F111F">
            <w:pPr>
              <w:rPr>
                <w:rFonts w:ascii="宋体" w:hAnsi="宋体"/>
                <w:bCs/>
                <w:color w:val="auto"/>
                <w:sz w:val="18"/>
                <w:szCs w:val="18"/>
                <w:highlight w:val="none"/>
              </w:rPr>
            </w:pPr>
            <w:r>
              <w:rPr>
                <w:rFonts w:hint="eastAsia" w:ascii="宋体" w:hAnsi="宋体"/>
                <w:bCs/>
                <w:color w:val="auto"/>
                <w:sz w:val="18"/>
                <w:szCs w:val="18"/>
                <w:highlight w:val="none"/>
              </w:rPr>
              <w:t>09：20分钟内付费更新（BOM/pca非付费区）</w:t>
            </w:r>
          </w:p>
          <w:p w14:paraId="29DF76D2">
            <w:pPr>
              <w:jc w:val="left"/>
              <w:rPr>
                <w:rFonts w:ascii="宋体" w:hAnsi="宋体"/>
                <w:bCs/>
                <w:color w:val="auto"/>
                <w:sz w:val="18"/>
                <w:szCs w:val="18"/>
                <w:highlight w:val="none"/>
              </w:rPr>
            </w:pPr>
            <w:r>
              <w:rPr>
                <w:rFonts w:hint="eastAsia" w:ascii="宋体" w:hAnsi="宋体"/>
                <w:bCs/>
                <w:color w:val="auto"/>
                <w:sz w:val="18"/>
                <w:szCs w:val="18"/>
                <w:highlight w:val="none"/>
              </w:rPr>
              <w:t>10：入站码更新（BOM/pca付费区）</w:t>
            </w:r>
          </w:p>
          <w:p w14:paraId="505BACA7">
            <w:pPr>
              <w:jc w:val="left"/>
              <w:rPr>
                <w:rFonts w:ascii="宋体" w:hAnsi="宋体"/>
                <w:bCs/>
                <w:color w:val="auto"/>
                <w:sz w:val="18"/>
                <w:szCs w:val="18"/>
                <w:highlight w:val="none"/>
              </w:rPr>
            </w:pPr>
            <w:r>
              <w:rPr>
                <w:rFonts w:ascii="宋体" w:hAnsi="宋体"/>
                <w:bCs/>
                <w:color w:val="auto"/>
                <w:sz w:val="18"/>
                <w:szCs w:val="18"/>
                <w:highlight w:val="none"/>
              </w:rPr>
              <w:t xml:space="preserve">80: </w:t>
            </w:r>
            <w:r>
              <w:rPr>
                <w:rFonts w:hint="eastAsia" w:ascii="宋体" w:hAnsi="宋体"/>
                <w:bCs/>
                <w:color w:val="auto"/>
                <w:sz w:val="18"/>
                <w:szCs w:val="18"/>
                <w:highlight w:val="none"/>
              </w:rPr>
              <w:t>用户</w:t>
            </w:r>
            <w:r>
              <w:rPr>
                <w:rFonts w:ascii="宋体" w:hAnsi="宋体"/>
                <w:bCs/>
                <w:color w:val="auto"/>
                <w:sz w:val="18"/>
                <w:szCs w:val="18"/>
                <w:highlight w:val="none"/>
              </w:rPr>
              <w:t>自助</w:t>
            </w:r>
            <w:r>
              <w:rPr>
                <w:rFonts w:hint="eastAsia" w:ascii="宋体" w:hAnsi="宋体"/>
                <w:bCs/>
                <w:color w:val="auto"/>
                <w:sz w:val="18"/>
                <w:szCs w:val="18"/>
                <w:highlight w:val="none"/>
              </w:rPr>
              <w:t>补</w:t>
            </w:r>
            <w:r>
              <w:rPr>
                <w:rFonts w:ascii="宋体" w:hAnsi="宋体"/>
                <w:bCs/>
                <w:color w:val="auto"/>
                <w:sz w:val="18"/>
                <w:szCs w:val="18"/>
                <w:highlight w:val="none"/>
              </w:rPr>
              <w:t>出站</w:t>
            </w:r>
          </w:p>
          <w:p w14:paraId="0D1034F4">
            <w:pPr>
              <w:rPr>
                <w:rFonts w:ascii="宋体" w:hAnsi="宋体"/>
                <w:color w:val="auto"/>
                <w:sz w:val="18"/>
                <w:szCs w:val="18"/>
                <w:highlight w:val="none"/>
              </w:rPr>
            </w:pPr>
            <w:r>
              <w:rPr>
                <w:rFonts w:hint="eastAsia" w:ascii="宋体" w:hAnsi="宋体"/>
                <w:bCs/>
                <w:color w:val="auto"/>
                <w:sz w:val="18"/>
                <w:szCs w:val="18"/>
                <w:highlight w:val="none"/>
              </w:rPr>
              <w:t>81：</w:t>
            </w:r>
            <w:r>
              <w:rPr>
                <w:rFonts w:ascii="宋体" w:hAnsi="宋体"/>
                <w:bCs/>
                <w:color w:val="auto"/>
                <w:sz w:val="18"/>
                <w:szCs w:val="18"/>
                <w:highlight w:val="none"/>
              </w:rPr>
              <w:t>用户自助补进站</w:t>
            </w:r>
          </w:p>
        </w:tc>
      </w:tr>
      <w:tr w14:paraId="694201DB">
        <w:trPr>
          <w:wBefore w:w="0" w:type="dxa"/>
          <w:jc w:val="center"/>
        </w:trPr>
        <w:tc>
          <w:tcPr>
            <w:tcW w:w="2840" w:type="dxa"/>
            <w:noWrap w:val="0"/>
            <w:vAlign w:val="top"/>
          </w:tcPr>
          <w:p w14:paraId="299AA0C4">
            <w:pPr>
              <w:jc w:val="left"/>
              <w:rPr>
                <w:rFonts w:ascii="宋体" w:hAnsi="宋体"/>
                <w:bCs/>
                <w:color w:val="auto"/>
                <w:sz w:val="18"/>
                <w:szCs w:val="18"/>
                <w:highlight w:val="none"/>
              </w:rPr>
            </w:pPr>
            <w:r>
              <w:rPr>
                <w:rFonts w:hint="eastAsia" w:ascii="宋体" w:hAnsi="宋体"/>
                <w:bCs/>
                <w:color w:val="auto"/>
                <w:sz w:val="18"/>
                <w:szCs w:val="18"/>
                <w:highlight w:val="none"/>
              </w:rPr>
              <w:t>h</w:t>
            </w:r>
            <w:r>
              <w:rPr>
                <w:rFonts w:ascii="宋体" w:hAnsi="宋体"/>
                <w:bCs/>
                <w:color w:val="auto"/>
                <w:sz w:val="18"/>
                <w:szCs w:val="18"/>
                <w:highlight w:val="none"/>
              </w:rPr>
              <w:t>andleResult</w:t>
            </w:r>
            <w:r>
              <w:rPr>
                <w:rFonts w:hint="eastAsia" w:ascii="宋体" w:hAnsi="宋体"/>
                <w:bCs/>
                <w:color w:val="auto"/>
                <w:sz w:val="18"/>
                <w:szCs w:val="18"/>
                <w:highlight w:val="none"/>
              </w:rPr>
              <w:t>Code</w:t>
            </w:r>
          </w:p>
        </w:tc>
        <w:tc>
          <w:tcPr>
            <w:tcW w:w="2841" w:type="dxa"/>
            <w:noWrap w:val="0"/>
            <w:vAlign w:val="top"/>
          </w:tcPr>
          <w:p w14:paraId="77681F79">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7BFA18E5">
            <w:pPr>
              <w:rPr>
                <w:rFonts w:ascii="宋体" w:hAnsi="宋体"/>
                <w:color w:val="auto"/>
                <w:sz w:val="18"/>
                <w:szCs w:val="18"/>
                <w:highlight w:val="none"/>
              </w:rPr>
            </w:pPr>
            <w:r>
              <w:rPr>
                <w:rFonts w:hint="eastAsia" w:ascii="宋体" w:hAnsi="宋体"/>
                <w:color w:val="auto"/>
                <w:sz w:val="18"/>
                <w:szCs w:val="18"/>
                <w:highlight w:val="none"/>
              </w:rPr>
              <w:t>闸机处理</w:t>
            </w:r>
            <w:r>
              <w:rPr>
                <w:rFonts w:ascii="宋体" w:hAnsi="宋体"/>
                <w:color w:val="auto"/>
                <w:sz w:val="18"/>
                <w:szCs w:val="18"/>
                <w:highlight w:val="none"/>
              </w:rPr>
              <w:t>结果</w:t>
            </w:r>
          </w:p>
        </w:tc>
      </w:tr>
      <w:tr w14:paraId="057947DE">
        <w:trPr>
          <w:wBefore w:w="0" w:type="dxa"/>
          <w:jc w:val="center"/>
        </w:trPr>
        <w:tc>
          <w:tcPr>
            <w:tcW w:w="2840" w:type="dxa"/>
            <w:noWrap w:val="0"/>
            <w:vAlign w:val="top"/>
          </w:tcPr>
          <w:p w14:paraId="07A0A454">
            <w:pPr>
              <w:jc w:val="left"/>
              <w:rPr>
                <w:rFonts w:ascii="宋体" w:hAnsi="宋体" w:cs="微软雅黑"/>
                <w:color w:val="auto"/>
                <w:sz w:val="18"/>
                <w:szCs w:val="18"/>
                <w:highlight w:val="none"/>
              </w:rPr>
            </w:pPr>
            <w:r>
              <w:rPr>
                <w:rFonts w:hint="eastAsia" w:ascii="宋体" w:hAnsi="宋体"/>
                <w:bCs/>
                <w:color w:val="auto"/>
                <w:sz w:val="18"/>
                <w:szCs w:val="18"/>
                <w:highlight w:val="none"/>
              </w:rPr>
              <w:t>last</w:t>
            </w:r>
            <w:r>
              <w:rPr>
                <w:rFonts w:ascii="宋体" w:hAnsi="宋体"/>
                <w:bCs/>
                <w:color w:val="auto"/>
                <w:sz w:val="18"/>
                <w:szCs w:val="18"/>
                <w:highlight w:val="none"/>
              </w:rPr>
              <w:t>H</w:t>
            </w:r>
            <w:r>
              <w:rPr>
                <w:rFonts w:hint="eastAsia" w:ascii="宋体" w:hAnsi="宋体"/>
                <w:bCs/>
                <w:color w:val="auto"/>
                <w:sz w:val="18"/>
                <w:szCs w:val="18"/>
                <w:highlight w:val="none"/>
              </w:rPr>
              <w:t>andle</w:t>
            </w:r>
            <w:r>
              <w:rPr>
                <w:rFonts w:ascii="宋体" w:hAnsi="宋体"/>
                <w:bCs/>
                <w:color w:val="auto"/>
                <w:sz w:val="18"/>
                <w:szCs w:val="18"/>
                <w:highlight w:val="none"/>
              </w:rPr>
              <w:t>StationCode</w:t>
            </w:r>
          </w:p>
        </w:tc>
        <w:tc>
          <w:tcPr>
            <w:tcW w:w="2841" w:type="dxa"/>
            <w:noWrap w:val="0"/>
            <w:vAlign w:val="top"/>
          </w:tcPr>
          <w:p w14:paraId="4652EC71">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42125A32">
            <w:pPr>
              <w:rPr>
                <w:rFonts w:ascii="宋体" w:hAnsi="宋体"/>
                <w:color w:val="auto"/>
                <w:sz w:val="18"/>
                <w:szCs w:val="18"/>
                <w:highlight w:val="none"/>
              </w:rPr>
            </w:pPr>
            <w:r>
              <w:rPr>
                <w:rFonts w:hint="eastAsia" w:ascii="宋体" w:hAnsi="宋体"/>
                <w:color w:val="auto"/>
                <w:sz w:val="18"/>
                <w:szCs w:val="18"/>
                <w:highlight w:val="none"/>
              </w:rPr>
              <w:t>二维码</w:t>
            </w:r>
            <w:r>
              <w:rPr>
                <w:rFonts w:ascii="宋体" w:hAnsi="宋体"/>
                <w:color w:val="auto"/>
                <w:sz w:val="18"/>
                <w:szCs w:val="18"/>
                <w:highlight w:val="none"/>
              </w:rPr>
              <w:t>中数据</w:t>
            </w:r>
          </w:p>
          <w:p w14:paraId="07758625">
            <w:pPr>
              <w:rPr>
                <w:rFonts w:ascii="宋体" w:hAnsi="宋体"/>
                <w:color w:val="auto"/>
                <w:sz w:val="18"/>
                <w:szCs w:val="18"/>
                <w:highlight w:val="none"/>
              </w:rPr>
            </w:pPr>
            <w:r>
              <w:rPr>
                <w:rFonts w:hint="eastAsia" w:ascii="宋体" w:hAnsi="宋体"/>
                <w:color w:val="auto"/>
                <w:sz w:val="18"/>
                <w:szCs w:val="18"/>
                <w:highlight w:val="none"/>
              </w:rPr>
              <w:t>上次交易</w:t>
            </w:r>
            <w:r>
              <w:rPr>
                <w:rFonts w:ascii="宋体" w:hAnsi="宋体"/>
                <w:color w:val="auto"/>
                <w:sz w:val="18"/>
                <w:szCs w:val="18"/>
                <w:highlight w:val="none"/>
              </w:rPr>
              <w:t>车站代码</w:t>
            </w:r>
          </w:p>
        </w:tc>
      </w:tr>
      <w:tr w14:paraId="658347A2">
        <w:trPr>
          <w:wBefore w:w="0" w:type="dxa"/>
          <w:jc w:val="center"/>
        </w:trPr>
        <w:tc>
          <w:tcPr>
            <w:tcW w:w="2840" w:type="dxa"/>
            <w:noWrap w:val="0"/>
            <w:vAlign w:val="top"/>
          </w:tcPr>
          <w:p w14:paraId="7F685DDB">
            <w:pPr>
              <w:rPr>
                <w:rFonts w:ascii="宋体" w:hAnsi="宋体" w:cs="微软雅黑"/>
                <w:color w:val="auto"/>
                <w:sz w:val="18"/>
                <w:szCs w:val="18"/>
                <w:highlight w:val="none"/>
              </w:rPr>
            </w:pPr>
            <w:r>
              <w:rPr>
                <w:rFonts w:ascii="宋体" w:hAnsi="宋体"/>
                <w:bCs/>
                <w:color w:val="auto"/>
                <w:sz w:val="18"/>
                <w:szCs w:val="18"/>
                <w:highlight w:val="none"/>
              </w:rPr>
              <w:t>lastHandleDateTime</w:t>
            </w:r>
          </w:p>
        </w:tc>
        <w:tc>
          <w:tcPr>
            <w:tcW w:w="2841" w:type="dxa"/>
            <w:noWrap w:val="0"/>
            <w:vAlign w:val="top"/>
          </w:tcPr>
          <w:p w14:paraId="2967B57C">
            <w:pPr>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71C85892">
            <w:pPr>
              <w:rPr>
                <w:rFonts w:ascii="宋体" w:hAnsi="宋体"/>
                <w:bCs/>
                <w:color w:val="auto"/>
                <w:sz w:val="18"/>
                <w:szCs w:val="18"/>
                <w:highlight w:val="none"/>
              </w:rPr>
            </w:pPr>
            <w:r>
              <w:rPr>
                <w:rFonts w:hint="eastAsia" w:ascii="宋体" w:hAnsi="宋体"/>
                <w:color w:val="auto"/>
                <w:sz w:val="18"/>
                <w:szCs w:val="18"/>
                <w:highlight w:val="none"/>
              </w:rPr>
              <w:t>二维码</w:t>
            </w:r>
            <w:r>
              <w:rPr>
                <w:rFonts w:ascii="宋体" w:hAnsi="宋体"/>
                <w:color w:val="auto"/>
                <w:sz w:val="18"/>
                <w:szCs w:val="18"/>
                <w:highlight w:val="none"/>
              </w:rPr>
              <w:t>中数据</w:t>
            </w:r>
          </w:p>
          <w:p w14:paraId="6CEA0BDE">
            <w:pPr>
              <w:rPr>
                <w:rFonts w:ascii="宋体" w:hAnsi="宋体"/>
                <w:color w:val="auto"/>
                <w:sz w:val="18"/>
                <w:szCs w:val="18"/>
                <w:highlight w:val="none"/>
              </w:rPr>
            </w:pPr>
            <w:r>
              <w:rPr>
                <w:rFonts w:hint="eastAsia" w:ascii="宋体" w:hAnsi="宋体"/>
                <w:bCs/>
                <w:color w:val="auto"/>
                <w:sz w:val="18"/>
                <w:szCs w:val="18"/>
                <w:highlight w:val="none"/>
              </w:rPr>
              <w:t>上次</w:t>
            </w:r>
            <w:r>
              <w:rPr>
                <w:rFonts w:ascii="宋体" w:hAnsi="宋体"/>
                <w:bCs/>
                <w:color w:val="auto"/>
                <w:sz w:val="18"/>
                <w:szCs w:val="18"/>
                <w:highlight w:val="none"/>
              </w:rPr>
              <w:t>交易时间</w:t>
            </w:r>
            <w:r>
              <w:rPr>
                <w:rFonts w:hint="eastAsia" w:ascii="宋体" w:hAnsi="宋体"/>
                <w:bCs/>
                <w:color w:val="auto"/>
                <w:sz w:val="18"/>
                <w:szCs w:val="18"/>
                <w:highlight w:val="none"/>
              </w:rPr>
              <w:t>YYYYMMDDHH24MISS</w:t>
            </w:r>
          </w:p>
        </w:tc>
      </w:tr>
      <w:tr w14:paraId="279816A3">
        <w:trPr>
          <w:wBefore w:w="0" w:type="dxa"/>
          <w:jc w:val="center"/>
        </w:trPr>
        <w:tc>
          <w:tcPr>
            <w:tcW w:w="2840" w:type="dxa"/>
            <w:noWrap w:val="0"/>
            <w:vAlign w:val="top"/>
          </w:tcPr>
          <w:p w14:paraId="5D2B7E5E">
            <w:pPr>
              <w:rPr>
                <w:rFonts w:ascii="宋体" w:hAnsi="宋体" w:cs="微软雅黑"/>
                <w:color w:val="auto"/>
                <w:sz w:val="18"/>
                <w:szCs w:val="18"/>
                <w:highlight w:val="none"/>
              </w:rPr>
            </w:pPr>
            <w:r>
              <w:rPr>
                <w:rFonts w:ascii="宋体" w:hAnsi="宋体" w:cs="微软雅黑"/>
                <w:color w:val="auto"/>
                <w:sz w:val="18"/>
                <w:szCs w:val="18"/>
                <w:highlight w:val="none"/>
              </w:rPr>
              <w:t>tikcetTransSeq</w:t>
            </w:r>
          </w:p>
        </w:tc>
        <w:tc>
          <w:tcPr>
            <w:tcW w:w="2841" w:type="dxa"/>
            <w:noWrap w:val="0"/>
            <w:vAlign w:val="top"/>
          </w:tcPr>
          <w:p w14:paraId="6C16F336">
            <w:pPr>
              <w:tabs>
                <w:tab w:val="center" w:pos="1312"/>
              </w:tabs>
              <w:rPr>
                <w:rFonts w:ascii="宋体" w:hAnsi="宋体" w:cs="微软雅黑"/>
                <w:color w:val="auto"/>
                <w:sz w:val="18"/>
                <w:szCs w:val="18"/>
                <w:highlight w:val="none"/>
              </w:rPr>
            </w:pPr>
            <w:r>
              <w:rPr>
                <w:rFonts w:ascii="宋体" w:hAnsi="宋体" w:cs="微软雅黑"/>
                <w:color w:val="auto"/>
                <w:sz w:val="18"/>
                <w:szCs w:val="18"/>
                <w:highlight w:val="none"/>
              </w:rPr>
              <w:t>String</w:t>
            </w:r>
            <w:r>
              <w:rPr>
                <w:rFonts w:ascii="宋体" w:hAnsi="宋体" w:cs="微软雅黑"/>
                <w:color w:val="auto"/>
                <w:sz w:val="18"/>
                <w:szCs w:val="18"/>
                <w:highlight w:val="none"/>
              </w:rPr>
              <w:tab/>
            </w:r>
          </w:p>
        </w:tc>
        <w:tc>
          <w:tcPr>
            <w:tcW w:w="2841" w:type="dxa"/>
            <w:noWrap w:val="0"/>
            <w:vAlign w:val="top"/>
          </w:tcPr>
          <w:p w14:paraId="253578DD">
            <w:pPr>
              <w:rPr>
                <w:rFonts w:ascii="宋体" w:hAnsi="宋体"/>
                <w:bCs/>
                <w:color w:val="auto"/>
                <w:sz w:val="18"/>
                <w:szCs w:val="18"/>
                <w:highlight w:val="none"/>
              </w:rPr>
            </w:pPr>
            <w:r>
              <w:rPr>
                <w:rFonts w:hint="eastAsia" w:ascii="宋体" w:hAnsi="宋体"/>
                <w:bCs/>
                <w:color w:val="auto"/>
                <w:sz w:val="18"/>
                <w:szCs w:val="18"/>
                <w:highlight w:val="none"/>
              </w:rPr>
              <w:t>二维码中</w:t>
            </w:r>
            <w:r>
              <w:rPr>
                <w:rFonts w:ascii="宋体" w:hAnsi="宋体"/>
                <w:bCs/>
                <w:color w:val="auto"/>
                <w:sz w:val="18"/>
                <w:szCs w:val="18"/>
                <w:highlight w:val="none"/>
              </w:rPr>
              <w:t>的</w:t>
            </w:r>
            <w:r>
              <w:rPr>
                <w:rFonts w:hint="eastAsia" w:ascii="宋体" w:hAnsi="宋体"/>
                <w:bCs/>
                <w:color w:val="auto"/>
                <w:sz w:val="18"/>
                <w:szCs w:val="18"/>
                <w:highlight w:val="none"/>
              </w:rPr>
              <w:t>数据</w:t>
            </w:r>
          </w:p>
          <w:p w14:paraId="5C5E9BC9">
            <w:pPr>
              <w:rPr>
                <w:rFonts w:ascii="宋体" w:hAnsi="宋体"/>
                <w:color w:val="auto"/>
                <w:sz w:val="18"/>
                <w:szCs w:val="18"/>
                <w:highlight w:val="none"/>
              </w:rPr>
            </w:pPr>
            <w:r>
              <w:rPr>
                <w:rFonts w:ascii="宋体" w:hAnsi="宋体"/>
                <w:bCs/>
                <w:color w:val="auto"/>
                <w:sz w:val="18"/>
                <w:szCs w:val="18"/>
                <w:highlight w:val="none"/>
              </w:rPr>
              <w:t>交易</w:t>
            </w:r>
            <w:r>
              <w:rPr>
                <w:rFonts w:hint="eastAsia" w:ascii="宋体" w:hAnsi="宋体"/>
                <w:bCs/>
                <w:color w:val="auto"/>
                <w:sz w:val="18"/>
                <w:szCs w:val="18"/>
                <w:highlight w:val="none"/>
              </w:rPr>
              <w:t>计数器</w:t>
            </w:r>
          </w:p>
        </w:tc>
      </w:tr>
      <w:tr w14:paraId="57FECC4E">
        <w:trPr>
          <w:wBefore w:w="0" w:type="dxa"/>
          <w:jc w:val="center"/>
        </w:trPr>
        <w:tc>
          <w:tcPr>
            <w:tcW w:w="2840" w:type="dxa"/>
            <w:noWrap w:val="0"/>
            <w:vAlign w:val="top"/>
          </w:tcPr>
          <w:p w14:paraId="3681F6B5">
            <w:pPr>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eserve1</w:t>
            </w:r>
          </w:p>
        </w:tc>
        <w:tc>
          <w:tcPr>
            <w:tcW w:w="2841" w:type="dxa"/>
            <w:noWrap w:val="0"/>
            <w:vAlign w:val="top"/>
          </w:tcPr>
          <w:p w14:paraId="368C21ED">
            <w:pPr>
              <w:tabs>
                <w:tab w:val="center" w:pos="1312"/>
              </w:tabs>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2015C103">
            <w:pPr>
              <w:rPr>
                <w:rFonts w:ascii="宋体" w:hAnsi="宋体"/>
                <w:bCs/>
                <w:color w:val="auto"/>
                <w:sz w:val="18"/>
                <w:szCs w:val="18"/>
                <w:highlight w:val="none"/>
              </w:rPr>
            </w:pPr>
            <w:r>
              <w:rPr>
                <w:rFonts w:hint="eastAsia" w:ascii="宋体" w:hAnsi="宋体"/>
                <w:bCs/>
                <w:color w:val="auto"/>
                <w:sz w:val="18"/>
                <w:szCs w:val="18"/>
                <w:highlight w:val="none"/>
              </w:rPr>
              <w:t>预留字段1</w:t>
            </w:r>
          </w:p>
        </w:tc>
      </w:tr>
      <w:tr w14:paraId="114E3BDE">
        <w:trPr>
          <w:wBefore w:w="0" w:type="dxa"/>
          <w:jc w:val="center"/>
        </w:trPr>
        <w:tc>
          <w:tcPr>
            <w:tcW w:w="2840" w:type="dxa"/>
            <w:noWrap w:val="0"/>
            <w:vAlign w:val="top"/>
          </w:tcPr>
          <w:p w14:paraId="7314CD68">
            <w:pPr>
              <w:rPr>
                <w:rFonts w:ascii="宋体" w:hAnsi="宋体" w:cs="微软雅黑"/>
                <w:color w:val="auto"/>
                <w:sz w:val="18"/>
                <w:szCs w:val="18"/>
                <w:highlight w:val="none"/>
              </w:rPr>
            </w:pPr>
            <w:r>
              <w:rPr>
                <w:rFonts w:ascii="宋体" w:hAnsi="宋体" w:cs="微软雅黑"/>
                <w:color w:val="auto"/>
                <w:sz w:val="18"/>
                <w:szCs w:val="18"/>
                <w:highlight w:val="none"/>
              </w:rPr>
              <w:t>r</w:t>
            </w:r>
            <w:r>
              <w:rPr>
                <w:rFonts w:hint="eastAsia" w:ascii="宋体" w:hAnsi="宋体" w:cs="微软雅黑"/>
                <w:color w:val="auto"/>
                <w:sz w:val="18"/>
                <w:szCs w:val="18"/>
                <w:highlight w:val="none"/>
              </w:rPr>
              <w:t>eserve2</w:t>
            </w:r>
          </w:p>
        </w:tc>
        <w:tc>
          <w:tcPr>
            <w:tcW w:w="2841" w:type="dxa"/>
            <w:noWrap w:val="0"/>
            <w:vAlign w:val="top"/>
          </w:tcPr>
          <w:p w14:paraId="7785B63D">
            <w:pPr>
              <w:tabs>
                <w:tab w:val="center" w:pos="1312"/>
              </w:tabs>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090D26B6">
            <w:pPr>
              <w:rPr>
                <w:rFonts w:ascii="宋体" w:hAnsi="宋体"/>
                <w:bCs/>
                <w:color w:val="auto"/>
                <w:sz w:val="18"/>
                <w:szCs w:val="18"/>
                <w:highlight w:val="none"/>
              </w:rPr>
            </w:pPr>
            <w:r>
              <w:rPr>
                <w:rFonts w:hint="eastAsia" w:ascii="宋体" w:hAnsi="宋体"/>
                <w:bCs/>
                <w:color w:val="auto"/>
                <w:sz w:val="18"/>
                <w:szCs w:val="18"/>
                <w:highlight w:val="none"/>
              </w:rPr>
              <w:t>预留</w:t>
            </w:r>
            <w:r>
              <w:rPr>
                <w:rFonts w:ascii="宋体" w:hAnsi="宋体"/>
                <w:bCs/>
                <w:color w:val="auto"/>
                <w:sz w:val="18"/>
                <w:szCs w:val="18"/>
                <w:highlight w:val="none"/>
              </w:rPr>
              <w:t>字段</w:t>
            </w:r>
            <w:r>
              <w:rPr>
                <w:rFonts w:hint="eastAsia" w:ascii="宋体" w:hAnsi="宋体"/>
                <w:bCs/>
                <w:color w:val="auto"/>
                <w:sz w:val="18"/>
                <w:szCs w:val="18"/>
                <w:highlight w:val="none"/>
              </w:rPr>
              <w:t>2</w:t>
            </w:r>
          </w:p>
        </w:tc>
      </w:tr>
    </w:tbl>
    <w:p w14:paraId="095426D3">
      <w:pPr>
        <w:pStyle w:val="175"/>
        <w:rPr>
          <w:color w:val="auto"/>
          <w:highlight w:val="none"/>
        </w:rPr>
      </w:pPr>
      <w:bookmarkStart w:id="596" w:name="_Toc519178252"/>
      <w:r>
        <w:rPr>
          <w:rFonts w:hint="eastAsia"/>
          <w:color w:val="auto"/>
          <w:highlight w:val="none"/>
        </w:rPr>
        <w:t>应答参数</w:t>
      </w:r>
      <w:bookmarkEnd w:id="596"/>
    </w:p>
    <w:p w14:paraId="1893F46D">
      <w:pPr>
        <w:pStyle w:val="41"/>
        <w:rPr>
          <w:color w:val="auto"/>
          <w:highlight w:val="none"/>
        </w:rPr>
      </w:pPr>
      <w:r>
        <w:rPr>
          <w:rFonts w:hint="eastAsia"/>
          <w:color w:val="auto"/>
          <w:highlight w:val="none"/>
        </w:rPr>
        <w:t>BLE通知闸机检票通知应答参数详见表1</w:t>
      </w:r>
      <w:r>
        <w:rPr>
          <w:color w:val="auto"/>
          <w:highlight w:val="none"/>
        </w:rPr>
        <w:t>32</w:t>
      </w:r>
      <w:r>
        <w:rPr>
          <w:rFonts w:hint="eastAsia"/>
          <w:color w:val="auto"/>
          <w:highlight w:val="none"/>
        </w:rPr>
        <w:t>。</w:t>
      </w:r>
    </w:p>
    <w:p w14:paraId="2444465A">
      <w:pPr>
        <w:pStyle w:val="160"/>
        <w:rPr>
          <w:color w:val="auto"/>
          <w:highlight w:val="none"/>
        </w:rPr>
      </w:pPr>
      <w:r>
        <w:rPr>
          <w:rFonts w:hint="eastAsia"/>
          <w:color w:val="auto"/>
          <w:highlight w:val="none"/>
        </w:rPr>
        <w:t>BLE通知闸机检票通知应答参数信息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7278FC8">
        <w:trPr>
          <w:wBefore w:w="0" w:type="dxa"/>
          <w:jc w:val="center"/>
        </w:trPr>
        <w:tc>
          <w:tcPr>
            <w:tcW w:w="2840" w:type="dxa"/>
            <w:noWrap w:val="0"/>
            <w:vAlign w:val="top"/>
          </w:tcPr>
          <w:p w14:paraId="27F9211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61124C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621EA27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6C1917B1">
        <w:trPr>
          <w:wBefore w:w="0" w:type="dxa"/>
          <w:jc w:val="center"/>
        </w:trPr>
        <w:tc>
          <w:tcPr>
            <w:tcW w:w="2840" w:type="dxa"/>
            <w:noWrap w:val="0"/>
            <w:vAlign w:val="top"/>
          </w:tcPr>
          <w:p w14:paraId="4B22DA4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7BD55D5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4668E3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1B493361">
        <w:trPr>
          <w:wBefore w:w="0" w:type="dxa"/>
          <w:jc w:val="center"/>
        </w:trPr>
        <w:tc>
          <w:tcPr>
            <w:tcW w:w="2840" w:type="dxa"/>
            <w:noWrap w:val="0"/>
            <w:vAlign w:val="top"/>
          </w:tcPr>
          <w:p w14:paraId="7740234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6DA7C5C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7F5E4D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3DE3BCB7">
      <w:pPr>
        <w:pStyle w:val="146"/>
        <w:spacing w:before="156" w:after="156"/>
        <w:rPr>
          <w:color w:val="auto"/>
          <w:highlight w:val="none"/>
        </w:rPr>
      </w:pPr>
      <w:bookmarkStart w:id="597" w:name="_Toc519178253"/>
      <w:r>
        <w:rPr>
          <w:color w:val="auto"/>
          <w:highlight w:val="none"/>
        </w:rPr>
        <w:t>IF8A-20</w:t>
      </w:r>
      <w:r>
        <w:rPr>
          <w:rFonts w:hint="eastAsia"/>
          <w:color w:val="auto"/>
          <w:highlight w:val="none"/>
        </w:rPr>
        <w:t xml:space="preserve"> 请求下单</w:t>
      </w:r>
      <w:bookmarkEnd w:id="597"/>
    </w:p>
    <w:p w14:paraId="5A1A655F">
      <w:pPr>
        <w:pStyle w:val="175"/>
        <w:rPr>
          <w:color w:val="auto"/>
          <w:highlight w:val="none"/>
        </w:rPr>
      </w:pPr>
      <w:bookmarkStart w:id="598" w:name="_Toc519178254"/>
      <w:r>
        <w:rPr>
          <w:rFonts w:hint="eastAsia"/>
          <w:color w:val="auto"/>
          <w:highlight w:val="none"/>
        </w:rPr>
        <w:t>接口地址</w:t>
      </w:r>
      <w:bookmarkEnd w:id="598"/>
    </w:p>
    <w:p w14:paraId="43D3983D">
      <w:pPr>
        <w:pStyle w:val="41"/>
        <w:rPr>
          <w:color w:val="auto"/>
          <w:highlight w:val="none"/>
        </w:rPr>
      </w:pPr>
      <w:r>
        <w:rPr>
          <w:color w:val="auto"/>
          <w:highlight w:val="none"/>
        </w:rPr>
        <w:t>http//:[ip]:[port]/[project]/ci/app/requestOrder</w:t>
      </w:r>
    </w:p>
    <w:p w14:paraId="3651AA09">
      <w:pPr>
        <w:pStyle w:val="175"/>
        <w:rPr>
          <w:color w:val="auto"/>
          <w:highlight w:val="none"/>
        </w:rPr>
      </w:pPr>
      <w:bookmarkStart w:id="599" w:name="_Toc519178255"/>
      <w:r>
        <w:rPr>
          <w:rFonts w:hint="eastAsia"/>
          <w:color w:val="auto"/>
          <w:highlight w:val="none"/>
        </w:rPr>
        <w:t>接口</w:t>
      </w:r>
      <w:r>
        <w:rPr>
          <w:color w:val="auto"/>
          <w:highlight w:val="none"/>
        </w:rPr>
        <w:t>说明</w:t>
      </w:r>
      <w:bookmarkEnd w:id="599"/>
    </w:p>
    <w:p w14:paraId="11BFE9BF">
      <w:pPr>
        <w:pStyle w:val="41"/>
        <w:rPr>
          <w:color w:val="auto"/>
          <w:highlight w:val="none"/>
        </w:rPr>
      </w:pPr>
      <w:r>
        <w:rPr>
          <w:rFonts w:hint="eastAsia"/>
          <w:color w:val="auto"/>
          <w:highlight w:val="none"/>
        </w:rPr>
        <w:t>请求下单</w:t>
      </w:r>
    </w:p>
    <w:p w14:paraId="76CCC99F">
      <w:pPr>
        <w:pStyle w:val="175"/>
        <w:rPr>
          <w:color w:val="auto"/>
          <w:highlight w:val="none"/>
        </w:rPr>
      </w:pPr>
      <w:bookmarkStart w:id="600" w:name="_Toc519178256"/>
      <w:r>
        <w:rPr>
          <w:rFonts w:hint="eastAsia"/>
          <w:color w:val="auto"/>
          <w:highlight w:val="none"/>
        </w:rPr>
        <w:t>请求参数</w:t>
      </w:r>
      <w:bookmarkEnd w:id="600"/>
    </w:p>
    <w:p w14:paraId="2BDC1E83">
      <w:pPr>
        <w:pStyle w:val="41"/>
        <w:rPr>
          <w:color w:val="auto"/>
          <w:highlight w:val="none"/>
        </w:rPr>
      </w:pPr>
      <w:r>
        <w:rPr>
          <w:rFonts w:hint="eastAsia"/>
          <w:color w:val="auto"/>
          <w:highlight w:val="none"/>
        </w:rPr>
        <w:t>请求下单请求参数详见表1</w:t>
      </w:r>
      <w:r>
        <w:rPr>
          <w:color w:val="auto"/>
          <w:highlight w:val="none"/>
        </w:rPr>
        <w:t>33</w:t>
      </w:r>
      <w:r>
        <w:rPr>
          <w:rFonts w:hint="eastAsia"/>
          <w:color w:val="auto"/>
          <w:highlight w:val="none"/>
        </w:rPr>
        <w:t>。</w:t>
      </w:r>
    </w:p>
    <w:p w14:paraId="43BB91AC">
      <w:pPr>
        <w:pStyle w:val="160"/>
        <w:rPr>
          <w:color w:val="auto"/>
          <w:highlight w:val="none"/>
        </w:rPr>
      </w:pPr>
      <w:r>
        <w:rPr>
          <w:rFonts w:hint="eastAsia"/>
          <w:color w:val="auto"/>
          <w:highlight w:val="none"/>
        </w:rPr>
        <w:t>请求下单请求参数信息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95281C2">
        <w:trPr>
          <w:wBefore w:w="0" w:type="dxa"/>
          <w:jc w:val="center"/>
        </w:trPr>
        <w:tc>
          <w:tcPr>
            <w:tcW w:w="2840" w:type="dxa"/>
            <w:noWrap w:val="0"/>
            <w:vAlign w:val="top"/>
          </w:tcPr>
          <w:p w14:paraId="00AD0AE8">
            <w:pPr>
              <w:pStyle w:val="41"/>
              <w:rPr>
                <w:color w:val="auto"/>
                <w:highlight w:val="none"/>
              </w:rPr>
            </w:pPr>
            <w:r>
              <w:rPr>
                <w:rFonts w:hint="eastAsia"/>
                <w:color w:val="auto"/>
                <w:highlight w:val="none"/>
              </w:rPr>
              <w:t>字段</w:t>
            </w:r>
          </w:p>
        </w:tc>
        <w:tc>
          <w:tcPr>
            <w:tcW w:w="2841" w:type="dxa"/>
            <w:noWrap w:val="0"/>
            <w:vAlign w:val="top"/>
          </w:tcPr>
          <w:p w14:paraId="64EA13A4">
            <w:pPr>
              <w:pStyle w:val="41"/>
              <w:rPr>
                <w:color w:val="auto"/>
                <w:highlight w:val="none"/>
              </w:rPr>
            </w:pPr>
            <w:r>
              <w:rPr>
                <w:rFonts w:hint="eastAsia"/>
                <w:color w:val="auto"/>
                <w:highlight w:val="none"/>
              </w:rPr>
              <w:t>类型</w:t>
            </w:r>
          </w:p>
        </w:tc>
        <w:tc>
          <w:tcPr>
            <w:tcW w:w="2841" w:type="dxa"/>
            <w:noWrap w:val="0"/>
            <w:vAlign w:val="top"/>
          </w:tcPr>
          <w:p w14:paraId="3E68FBEC">
            <w:pPr>
              <w:pStyle w:val="41"/>
              <w:rPr>
                <w:color w:val="auto"/>
                <w:highlight w:val="none"/>
              </w:rPr>
            </w:pPr>
            <w:r>
              <w:rPr>
                <w:rFonts w:hint="eastAsia"/>
                <w:color w:val="auto"/>
                <w:highlight w:val="none"/>
              </w:rPr>
              <w:t>说明</w:t>
            </w:r>
          </w:p>
        </w:tc>
      </w:tr>
      <w:tr w14:paraId="1F3F2B1C">
        <w:trPr>
          <w:wBefore w:w="0" w:type="dxa"/>
          <w:jc w:val="center"/>
        </w:trPr>
        <w:tc>
          <w:tcPr>
            <w:tcW w:w="2840" w:type="dxa"/>
            <w:noWrap w:val="0"/>
            <w:vAlign w:val="top"/>
          </w:tcPr>
          <w:p w14:paraId="4CF1170C">
            <w:pPr>
              <w:pStyle w:val="41"/>
              <w:rPr>
                <w:rFonts w:hAnsi="宋体" w:cs="微软雅黑"/>
                <w:color w:val="auto"/>
                <w:highlight w:val="none"/>
              </w:rPr>
            </w:pPr>
            <w:r>
              <w:rPr>
                <w:rFonts w:hint="eastAsia" w:hAnsi="宋体" w:cs="微软雅黑"/>
                <w:color w:val="auto"/>
                <w:highlight w:val="none"/>
              </w:rPr>
              <w:t>userId</w:t>
            </w:r>
          </w:p>
        </w:tc>
        <w:tc>
          <w:tcPr>
            <w:tcW w:w="2841" w:type="dxa"/>
            <w:noWrap w:val="0"/>
            <w:vAlign w:val="top"/>
          </w:tcPr>
          <w:p w14:paraId="52AD0954">
            <w:pPr>
              <w:pStyle w:val="41"/>
              <w:rPr>
                <w:rFonts w:hAnsi="宋体" w:cs="微软雅黑"/>
                <w:color w:val="auto"/>
                <w:highlight w:val="none"/>
              </w:rPr>
            </w:pPr>
            <w:r>
              <w:rPr>
                <w:rFonts w:hint="eastAsia" w:hAnsi="宋体" w:cs="微软雅黑"/>
                <w:color w:val="auto"/>
                <w:highlight w:val="none"/>
              </w:rPr>
              <w:t>string</w:t>
            </w:r>
          </w:p>
        </w:tc>
        <w:tc>
          <w:tcPr>
            <w:tcW w:w="2841" w:type="dxa"/>
            <w:noWrap w:val="0"/>
            <w:vAlign w:val="top"/>
          </w:tcPr>
          <w:p w14:paraId="2E42BD1C">
            <w:pPr>
              <w:pStyle w:val="41"/>
              <w:rPr>
                <w:rFonts w:hAnsi="宋体" w:cs="微软雅黑"/>
                <w:color w:val="auto"/>
                <w:highlight w:val="none"/>
              </w:rPr>
            </w:pPr>
            <w:r>
              <w:rPr>
                <w:rFonts w:hint="eastAsia" w:hAnsi="宋体" w:cs="微软雅黑"/>
                <w:color w:val="auto"/>
                <w:highlight w:val="none"/>
              </w:rPr>
              <w:t>用户</w:t>
            </w:r>
            <w:r>
              <w:rPr>
                <w:rFonts w:hAnsi="宋体" w:cs="微软雅黑"/>
                <w:color w:val="auto"/>
                <w:highlight w:val="none"/>
              </w:rPr>
              <w:t>编码</w:t>
            </w:r>
          </w:p>
        </w:tc>
      </w:tr>
      <w:tr w14:paraId="1C750452">
        <w:trPr>
          <w:wBefore w:w="0" w:type="dxa"/>
          <w:jc w:val="center"/>
        </w:trPr>
        <w:tc>
          <w:tcPr>
            <w:tcW w:w="2840" w:type="dxa"/>
            <w:noWrap w:val="0"/>
            <w:vAlign w:val="top"/>
          </w:tcPr>
          <w:p w14:paraId="2BAC0570">
            <w:pPr>
              <w:pStyle w:val="41"/>
              <w:rPr>
                <w:rFonts w:hAnsi="宋体" w:cs="微软雅黑"/>
                <w:color w:val="auto"/>
                <w:highlight w:val="none"/>
              </w:rPr>
            </w:pPr>
            <w:r>
              <w:rPr>
                <w:rFonts w:hAnsi="宋体" w:cs="微软雅黑"/>
                <w:color w:val="auto"/>
                <w:highlight w:val="none"/>
              </w:rPr>
              <w:t>entryStationCode</w:t>
            </w:r>
          </w:p>
        </w:tc>
        <w:tc>
          <w:tcPr>
            <w:tcW w:w="2841" w:type="dxa"/>
            <w:noWrap w:val="0"/>
            <w:vAlign w:val="top"/>
          </w:tcPr>
          <w:p w14:paraId="32589858">
            <w:pPr>
              <w:pStyle w:val="41"/>
              <w:rPr>
                <w:color w:val="auto"/>
                <w:highlight w:val="none"/>
              </w:rPr>
            </w:pPr>
            <w:r>
              <w:rPr>
                <w:rFonts w:hint="eastAsia" w:hAnsi="宋体" w:cs="微软雅黑"/>
                <w:color w:val="auto"/>
                <w:highlight w:val="none"/>
              </w:rPr>
              <w:t>string</w:t>
            </w:r>
          </w:p>
        </w:tc>
        <w:tc>
          <w:tcPr>
            <w:tcW w:w="2841" w:type="dxa"/>
            <w:noWrap w:val="0"/>
            <w:vAlign w:val="top"/>
          </w:tcPr>
          <w:p w14:paraId="2F7762E6">
            <w:pPr>
              <w:pStyle w:val="41"/>
              <w:rPr>
                <w:rFonts w:hAnsi="宋体" w:cs="微软雅黑"/>
                <w:color w:val="auto"/>
                <w:highlight w:val="none"/>
              </w:rPr>
            </w:pPr>
            <w:r>
              <w:rPr>
                <w:rFonts w:hint="eastAsia" w:hAnsi="宋体" w:cs="微软雅黑"/>
                <w:color w:val="auto"/>
                <w:highlight w:val="none"/>
              </w:rPr>
              <w:t>起点站点代码</w:t>
            </w:r>
          </w:p>
        </w:tc>
      </w:tr>
      <w:tr w14:paraId="6E4CC2C6">
        <w:trPr>
          <w:wBefore w:w="0" w:type="dxa"/>
          <w:jc w:val="center"/>
        </w:trPr>
        <w:tc>
          <w:tcPr>
            <w:tcW w:w="2840" w:type="dxa"/>
            <w:noWrap w:val="0"/>
            <w:vAlign w:val="top"/>
          </w:tcPr>
          <w:p w14:paraId="0469D680">
            <w:pPr>
              <w:pStyle w:val="41"/>
              <w:rPr>
                <w:rFonts w:hAnsi="宋体" w:cs="微软雅黑"/>
                <w:color w:val="auto"/>
                <w:highlight w:val="none"/>
              </w:rPr>
            </w:pPr>
            <w:r>
              <w:rPr>
                <w:rFonts w:hAnsi="宋体" w:cs="微软雅黑"/>
                <w:color w:val="auto"/>
                <w:highlight w:val="none"/>
              </w:rPr>
              <w:t>exitStationCode</w:t>
            </w:r>
          </w:p>
        </w:tc>
        <w:tc>
          <w:tcPr>
            <w:tcW w:w="2841" w:type="dxa"/>
            <w:noWrap w:val="0"/>
            <w:vAlign w:val="top"/>
          </w:tcPr>
          <w:p w14:paraId="61E87753">
            <w:pPr>
              <w:pStyle w:val="41"/>
              <w:rPr>
                <w:color w:val="auto"/>
                <w:highlight w:val="none"/>
              </w:rPr>
            </w:pPr>
            <w:r>
              <w:rPr>
                <w:rFonts w:hint="eastAsia" w:hAnsi="宋体" w:cs="微软雅黑"/>
                <w:color w:val="auto"/>
                <w:highlight w:val="none"/>
              </w:rPr>
              <w:t>string</w:t>
            </w:r>
          </w:p>
        </w:tc>
        <w:tc>
          <w:tcPr>
            <w:tcW w:w="2841" w:type="dxa"/>
            <w:noWrap w:val="0"/>
            <w:vAlign w:val="top"/>
          </w:tcPr>
          <w:p w14:paraId="7DDC9DBC">
            <w:pPr>
              <w:pStyle w:val="41"/>
              <w:rPr>
                <w:rFonts w:hAnsi="宋体" w:cs="微软雅黑"/>
                <w:color w:val="auto"/>
                <w:highlight w:val="none"/>
              </w:rPr>
            </w:pPr>
            <w:r>
              <w:rPr>
                <w:rFonts w:hint="eastAsia" w:hAnsi="宋体" w:cs="微软雅黑"/>
                <w:color w:val="auto"/>
                <w:highlight w:val="none"/>
              </w:rPr>
              <w:t>终点站点代码</w:t>
            </w:r>
          </w:p>
        </w:tc>
      </w:tr>
      <w:tr w14:paraId="0DBD4D73">
        <w:trPr>
          <w:wBefore w:w="0" w:type="dxa"/>
          <w:jc w:val="center"/>
        </w:trPr>
        <w:tc>
          <w:tcPr>
            <w:tcW w:w="2840" w:type="dxa"/>
            <w:noWrap w:val="0"/>
            <w:vAlign w:val="top"/>
          </w:tcPr>
          <w:p w14:paraId="67326700">
            <w:pPr>
              <w:pStyle w:val="41"/>
              <w:rPr>
                <w:rFonts w:hAnsi="宋体" w:cs="微软雅黑"/>
                <w:color w:val="auto"/>
                <w:highlight w:val="none"/>
              </w:rPr>
            </w:pPr>
            <w:r>
              <w:rPr>
                <w:rFonts w:hAnsi="宋体" w:cs="微软雅黑"/>
                <w:color w:val="auto"/>
                <w:highlight w:val="none"/>
              </w:rPr>
              <w:t>ticketPrice</w:t>
            </w:r>
          </w:p>
        </w:tc>
        <w:tc>
          <w:tcPr>
            <w:tcW w:w="2841" w:type="dxa"/>
            <w:noWrap w:val="0"/>
            <w:vAlign w:val="top"/>
          </w:tcPr>
          <w:p w14:paraId="63E94FE9">
            <w:pPr>
              <w:pStyle w:val="41"/>
              <w:rPr>
                <w:rFonts w:hAnsi="宋体" w:cs="微软雅黑"/>
                <w:color w:val="auto"/>
                <w:highlight w:val="none"/>
              </w:rPr>
            </w:pPr>
            <w:r>
              <w:rPr>
                <w:rFonts w:hint="eastAsia" w:hAnsi="宋体" w:cs="微软雅黑"/>
                <w:color w:val="auto"/>
                <w:highlight w:val="none"/>
              </w:rPr>
              <w:t>string</w:t>
            </w:r>
          </w:p>
        </w:tc>
        <w:tc>
          <w:tcPr>
            <w:tcW w:w="2841" w:type="dxa"/>
            <w:noWrap w:val="0"/>
            <w:vAlign w:val="top"/>
          </w:tcPr>
          <w:p w14:paraId="06154791">
            <w:pPr>
              <w:pStyle w:val="41"/>
              <w:rPr>
                <w:rFonts w:hAnsi="宋体" w:cs="微软雅黑"/>
                <w:color w:val="auto"/>
                <w:highlight w:val="none"/>
              </w:rPr>
            </w:pPr>
            <w:r>
              <w:rPr>
                <w:rFonts w:hint="eastAsia" w:hAnsi="宋体" w:cs="微软雅黑"/>
                <w:color w:val="auto"/>
                <w:highlight w:val="none"/>
              </w:rPr>
              <w:t>票价单位</w:t>
            </w:r>
            <w:r>
              <w:rPr>
                <w:rFonts w:hAnsi="宋体" w:cs="微软雅黑"/>
                <w:color w:val="auto"/>
                <w:highlight w:val="none"/>
              </w:rPr>
              <w:t>分</w:t>
            </w:r>
          </w:p>
        </w:tc>
      </w:tr>
      <w:tr w14:paraId="178C531F">
        <w:trPr>
          <w:wBefore w:w="0" w:type="dxa"/>
          <w:jc w:val="center"/>
        </w:trPr>
        <w:tc>
          <w:tcPr>
            <w:tcW w:w="2840" w:type="dxa"/>
            <w:noWrap w:val="0"/>
            <w:vAlign w:val="top"/>
          </w:tcPr>
          <w:p w14:paraId="5308A1DA">
            <w:pPr>
              <w:pStyle w:val="41"/>
              <w:rPr>
                <w:rFonts w:hAnsi="宋体" w:cs="微软雅黑"/>
                <w:color w:val="auto"/>
                <w:highlight w:val="none"/>
              </w:rPr>
            </w:pPr>
            <w:r>
              <w:rPr>
                <w:rFonts w:hAnsi="宋体" w:cs="微软雅黑"/>
                <w:color w:val="auto"/>
                <w:highlight w:val="none"/>
              </w:rPr>
              <w:t>singelTicketNum</w:t>
            </w:r>
          </w:p>
        </w:tc>
        <w:tc>
          <w:tcPr>
            <w:tcW w:w="2841" w:type="dxa"/>
            <w:noWrap w:val="0"/>
            <w:vAlign w:val="top"/>
          </w:tcPr>
          <w:p w14:paraId="6848B5F3">
            <w:pPr>
              <w:pStyle w:val="41"/>
              <w:rPr>
                <w:rFonts w:hAnsi="宋体" w:cs="微软雅黑"/>
                <w:color w:val="auto"/>
                <w:highlight w:val="none"/>
              </w:rPr>
            </w:pPr>
            <w:r>
              <w:rPr>
                <w:rFonts w:hint="eastAsia" w:hAnsi="宋体" w:cs="微软雅黑"/>
                <w:color w:val="auto"/>
                <w:highlight w:val="none"/>
              </w:rPr>
              <w:t>string</w:t>
            </w:r>
          </w:p>
        </w:tc>
        <w:tc>
          <w:tcPr>
            <w:tcW w:w="2841" w:type="dxa"/>
            <w:noWrap w:val="0"/>
            <w:vAlign w:val="top"/>
          </w:tcPr>
          <w:p w14:paraId="3C49B69A">
            <w:pPr>
              <w:pStyle w:val="41"/>
              <w:rPr>
                <w:rFonts w:hAnsi="宋体" w:cs="微软雅黑"/>
                <w:color w:val="auto"/>
                <w:highlight w:val="none"/>
              </w:rPr>
            </w:pPr>
            <w:r>
              <w:rPr>
                <w:rFonts w:hint="eastAsia" w:hAnsi="宋体" w:cs="微软雅黑"/>
                <w:color w:val="auto"/>
                <w:highlight w:val="none"/>
              </w:rPr>
              <w:t>购买数量</w:t>
            </w:r>
          </w:p>
        </w:tc>
      </w:tr>
      <w:tr w14:paraId="0CC35C0B">
        <w:trPr>
          <w:wBefore w:w="0" w:type="dxa"/>
          <w:jc w:val="center"/>
        </w:trPr>
        <w:tc>
          <w:tcPr>
            <w:tcW w:w="2840" w:type="dxa"/>
            <w:noWrap w:val="0"/>
            <w:vAlign w:val="top"/>
          </w:tcPr>
          <w:p w14:paraId="7A376B3A">
            <w:pPr>
              <w:pStyle w:val="41"/>
              <w:rPr>
                <w:rFonts w:hAnsi="宋体" w:cs="微软雅黑"/>
                <w:color w:val="auto"/>
                <w:highlight w:val="none"/>
              </w:rPr>
            </w:pPr>
            <w:r>
              <w:rPr>
                <w:rFonts w:hAnsi="宋体" w:cs="微软雅黑"/>
                <w:color w:val="auto"/>
                <w:highlight w:val="none"/>
              </w:rPr>
              <w:t>singleTicketType</w:t>
            </w:r>
          </w:p>
        </w:tc>
        <w:tc>
          <w:tcPr>
            <w:tcW w:w="2841" w:type="dxa"/>
            <w:noWrap w:val="0"/>
            <w:vAlign w:val="top"/>
          </w:tcPr>
          <w:p w14:paraId="5B21AAF8">
            <w:pPr>
              <w:pStyle w:val="41"/>
              <w:rPr>
                <w:rFonts w:hAnsi="宋体" w:cs="微软雅黑"/>
                <w:color w:val="auto"/>
                <w:highlight w:val="none"/>
              </w:rPr>
            </w:pPr>
            <w:r>
              <w:rPr>
                <w:rFonts w:hint="eastAsia" w:hAnsi="宋体" w:cs="微软雅黑"/>
                <w:color w:val="auto"/>
                <w:highlight w:val="none"/>
              </w:rPr>
              <w:t>string</w:t>
            </w:r>
          </w:p>
        </w:tc>
        <w:tc>
          <w:tcPr>
            <w:tcW w:w="2841" w:type="dxa"/>
            <w:noWrap w:val="0"/>
            <w:vAlign w:val="top"/>
          </w:tcPr>
          <w:p w14:paraId="52A18DCC">
            <w:pPr>
              <w:pStyle w:val="41"/>
              <w:rPr>
                <w:rFonts w:hAnsi="宋体" w:cs="微软雅黑"/>
                <w:color w:val="auto"/>
                <w:highlight w:val="none"/>
              </w:rPr>
            </w:pPr>
            <w:r>
              <w:rPr>
                <w:rFonts w:hint="eastAsia" w:hAnsi="宋体" w:cs="微软雅黑"/>
                <w:color w:val="auto"/>
                <w:highlight w:val="none"/>
              </w:rPr>
              <w:t>0:有起点站和终点站</w:t>
            </w:r>
          </w:p>
        </w:tc>
      </w:tr>
    </w:tbl>
    <w:p w14:paraId="668DBE31">
      <w:pPr>
        <w:pStyle w:val="175"/>
        <w:rPr>
          <w:color w:val="auto"/>
          <w:highlight w:val="none"/>
        </w:rPr>
      </w:pPr>
      <w:bookmarkStart w:id="601" w:name="_Toc519178257"/>
      <w:r>
        <w:rPr>
          <w:rFonts w:hint="eastAsia"/>
          <w:color w:val="auto"/>
          <w:highlight w:val="none"/>
        </w:rPr>
        <w:t>应答参数</w:t>
      </w:r>
      <w:bookmarkEnd w:id="601"/>
    </w:p>
    <w:p w14:paraId="33DBD64C">
      <w:pPr>
        <w:pStyle w:val="41"/>
        <w:rPr>
          <w:color w:val="auto"/>
          <w:highlight w:val="none"/>
        </w:rPr>
      </w:pPr>
      <w:r>
        <w:rPr>
          <w:rFonts w:hint="eastAsia"/>
          <w:color w:val="auto"/>
          <w:highlight w:val="none"/>
        </w:rPr>
        <w:t>请求下单应答参数详见表1</w:t>
      </w:r>
      <w:r>
        <w:rPr>
          <w:color w:val="auto"/>
          <w:highlight w:val="none"/>
        </w:rPr>
        <w:t>34</w:t>
      </w:r>
      <w:r>
        <w:rPr>
          <w:rFonts w:hint="eastAsia"/>
          <w:color w:val="auto"/>
          <w:highlight w:val="none"/>
        </w:rPr>
        <w:t>。</w:t>
      </w:r>
    </w:p>
    <w:p w14:paraId="350B8197">
      <w:pPr>
        <w:pStyle w:val="160"/>
        <w:rPr>
          <w:color w:val="auto"/>
          <w:highlight w:val="none"/>
        </w:rPr>
      </w:pPr>
      <w:r>
        <w:rPr>
          <w:rFonts w:hint="eastAsia"/>
          <w:color w:val="auto"/>
          <w:highlight w:val="none"/>
        </w:rPr>
        <w:t>请求下单应答参数信息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0E6884A">
        <w:trPr>
          <w:wBefore w:w="0" w:type="dxa"/>
          <w:jc w:val="center"/>
        </w:trPr>
        <w:tc>
          <w:tcPr>
            <w:tcW w:w="2840" w:type="dxa"/>
            <w:noWrap w:val="0"/>
            <w:vAlign w:val="top"/>
          </w:tcPr>
          <w:p w14:paraId="1F444A3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2CFA385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1E7E172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315AECC8">
        <w:trPr>
          <w:wBefore w:w="0" w:type="dxa"/>
          <w:jc w:val="center"/>
        </w:trPr>
        <w:tc>
          <w:tcPr>
            <w:tcW w:w="2840" w:type="dxa"/>
            <w:noWrap w:val="0"/>
            <w:vAlign w:val="top"/>
          </w:tcPr>
          <w:p w14:paraId="6C5AF31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1FA9545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220363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15E729E9">
        <w:trPr>
          <w:wBefore w:w="0" w:type="dxa"/>
          <w:jc w:val="center"/>
        </w:trPr>
        <w:tc>
          <w:tcPr>
            <w:tcW w:w="2840" w:type="dxa"/>
            <w:noWrap w:val="0"/>
            <w:vAlign w:val="top"/>
          </w:tcPr>
          <w:p w14:paraId="2F501CE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24A112D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6D81F5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08C01D77">
        <w:trPr>
          <w:wBefore w:w="0" w:type="dxa"/>
          <w:jc w:val="center"/>
        </w:trPr>
        <w:tc>
          <w:tcPr>
            <w:tcW w:w="2840" w:type="dxa"/>
            <w:noWrap w:val="0"/>
            <w:vAlign w:val="top"/>
          </w:tcPr>
          <w:p w14:paraId="503049FA">
            <w:pPr>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top"/>
          </w:tcPr>
          <w:p w14:paraId="571EF489">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99FC0CD">
            <w:pPr>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bl>
    <w:p w14:paraId="7C987DD2">
      <w:pPr>
        <w:pStyle w:val="146"/>
        <w:spacing w:before="156" w:after="156"/>
        <w:rPr>
          <w:color w:val="auto"/>
          <w:highlight w:val="none"/>
        </w:rPr>
      </w:pPr>
      <w:bookmarkStart w:id="602" w:name="_Toc519178258"/>
      <w:r>
        <w:rPr>
          <w:color w:val="auto"/>
          <w:highlight w:val="none"/>
        </w:rPr>
        <w:t>IF8A-21</w:t>
      </w:r>
      <w:r>
        <w:rPr>
          <w:rFonts w:hint="eastAsia"/>
          <w:color w:val="auto"/>
          <w:highlight w:val="none"/>
        </w:rPr>
        <w:t xml:space="preserve"> 信用</w:t>
      </w:r>
      <w:r>
        <w:rPr>
          <w:color w:val="auto"/>
          <w:highlight w:val="none"/>
        </w:rPr>
        <w:t>能力咨询</w:t>
      </w:r>
      <w:bookmarkEnd w:id="602"/>
    </w:p>
    <w:p w14:paraId="4DB9AA49">
      <w:pPr>
        <w:pStyle w:val="175"/>
        <w:rPr>
          <w:color w:val="auto"/>
          <w:highlight w:val="none"/>
        </w:rPr>
      </w:pPr>
      <w:bookmarkStart w:id="603" w:name="_Toc519178259"/>
      <w:r>
        <w:rPr>
          <w:rFonts w:hint="eastAsia"/>
          <w:color w:val="auto"/>
          <w:highlight w:val="none"/>
        </w:rPr>
        <w:t>接口地址</w:t>
      </w:r>
      <w:bookmarkEnd w:id="603"/>
    </w:p>
    <w:p w14:paraId="27B5845F">
      <w:pPr>
        <w:pStyle w:val="41"/>
        <w:rPr>
          <w:color w:val="auto"/>
          <w:highlight w:val="none"/>
        </w:rPr>
      </w:pPr>
      <w:r>
        <w:rPr>
          <w:color w:val="auto"/>
          <w:highlight w:val="none"/>
        </w:rPr>
        <w:t>http//:[ip]:[port]/[project]/ci/app/requestContractAdvisory</w:t>
      </w:r>
    </w:p>
    <w:p w14:paraId="2F17868A">
      <w:pPr>
        <w:pStyle w:val="175"/>
        <w:rPr>
          <w:color w:val="auto"/>
          <w:highlight w:val="none"/>
        </w:rPr>
      </w:pPr>
      <w:bookmarkStart w:id="604" w:name="_Toc519178260"/>
      <w:r>
        <w:rPr>
          <w:rFonts w:hint="eastAsia"/>
          <w:color w:val="auto"/>
          <w:highlight w:val="none"/>
        </w:rPr>
        <w:t>接口</w:t>
      </w:r>
      <w:r>
        <w:rPr>
          <w:color w:val="auto"/>
          <w:highlight w:val="none"/>
        </w:rPr>
        <w:t>说明</w:t>
      </w:r>
      <w:bookmarkEnd w:id="604"/>
    </w:p>
    <w:p w14:paraId="2BF49344">
      <w:pPr>
        <w:pStyle w:val="41"/>
        <w:rPr>
          <w:color w:val="auto"/>
          <w:highlight w:val="none"/>
        </w:rPr>
      </w:pPr>
      <w:r>
        <w:rPr>
          <w:rFonts w:hint="eastAsia"/>
          <w:color w:val="auto"/>
          <w:highlight w:val="none"/>
        </w:rPr>
        <w:t>信用</w:t>
      </w:r>
      <w:r>
        <w:rPr>
          <w:color w:val="auto"/>
          <w:highlight w:val="none"/>
        </w:rPr>
        <w:t>能力咨询</w:t>
      </w:r>
    </w:p>
    <w:p w14:paraId="7DCC623E">
      <w:pPr>
        <w:pStyle w:val="175"/>
        <w:rPr>
          <w:color w:val="auto"/>
          <w:highlight w:val="none"/>
        </w:rPr>
      </w:pPr>
      <w:bookmarkStart w:id="605" w:name="_Toc519178261"/>
      <w:r>
        <w:rPr>
          <w:rFonts w:hint="eastAsia"/>
          <w:color w:val="auto"/>
          <w:highlight w:val="none"/>
        </w:rPr>
        <w:t>请求参数</w:t>
      </w:r>
      <w:bookmarkEnd w:id="605"/>
    </w:p>
    <w:p w14:paraId="248E8D8B">
      <w:pPr>
        <w:pStyle w:val="41"/>
        <w:rPr>
          <w:color w:val="auto"/>
          <w:highlight w:val="none"/>
        </w:rPr>
      </w:pPr>
      <w:r>
        <w:rPr>
          <w:rFonts w:hint="eastAsia"/>
          <w:color w:val="auto"/>
          <w:highlight w:val="none"/>
        </w:rPr>
        <w:t>信用</w:t>
      </w:r>
      <w:r>
        <w:rPr>
          <w:color w:val="auto"/>
          <w:highlight w:val="none"/>
        </w:rPr>
        <w:t>能力咨询</w:t>
      </w:r>
      <w:r>
        <w:rPr>
          <w:rFonts w:hint="eastAsia"/>
          <w:color w:val="auto"/>
          <w:highlight w:val="none"/>
        </w:rPr>
        <w:t>请求参数详见表1</w:t>
      </w:r>
      <w:r>
        <w:rPr>
          <w:color w:val="auto"/>
          <w:highlight w:val="none"/>
        </w:rPr>
        <w:t>35</w:t>
      </w:r>
      <w:r>
        <w:rPr>
          <w:rFonts w:hint="eastAsia"/>
          <w:color w:val="auto"/>
          <w:highlight w:val="none"/>
        </w:rPr>
        <w:t>。</w:t>
      </w:r>
    </w:p>
    <w:p w14:paraId="6D6E1695">
      <w:pPr>
        <w:pStyle w:val="160"/>
        <w:rPr>
          <w:color w:val="auto"/>
          <w:highlight w:val="none"/>
        </w:rPr>
      </w:pPr>
      <w:r>
        <w:rPr>
          <w:rFonts w:hint="eastAsia"/>
          <w:color w:val="auto"/>
          <w:highlight w:val="none"/>
        </w:rPr>
        <w:t>信用</w:t>
      </w:r>
      <w:r>
        <w:rPr>
          <w:color w:val="auto"/>
          <w:highlight w:val="none"/>
        </w:rPr>
        <w:t>能力咨询</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2FBBCB3">
        <w:trPr>
          <w:wBefore w:w="0" w:type="dxa"/>
          <w:jc w:val="center"/>
        </w:trPr>
        <w:tc>
          <w:tcPr>
            <w:tcW w:w="2840" w:type="dxa"/>
            <w:noWrap w:val="0"/>
            <w:vAlign w:val="top"/>
          </w:tcPr>
          <w:p w14:paraId="0F5A79E4">
            <w:pPr>
              <w:rPr>
                <w:color w:val="auto"/>
                <w:sz w:val="18"/>
                <w:szCs w:val="18"/>
                <w:highlight w:val="none"/>
              </w:rPr>
            </w:pPr>
            <w:r>
              <w:rPr>
                <w:rFonts w:hint="eastAsia"/>
                <w:color w:val="auto"/>
                <w:sz w:val="18"/>
                <w:szCs w:val="18"/>
                <w:highlight w:val="none"/>
              </w:rPr>
              <w:t>字段</w:t>
            </w:r>
          </w:p>
        </w:tc>
        <w:tc>
          <w:tcPr>
            <w:tcW w:w="2841" w:type="dxa"/>
            <w:noWrap w:val="0"/>
            <w:vAlign w:val="top"/>
          </w:tcPr>
          <w:p w14:paraId="2ADE4E3F">
            <w:pPr>
              <w:rPr>
                <w:color w:val="auto"/>
                <w:sz w:val="18"/>
                <w:szCs w:val="18"/>
                <w:highlight w:val="none"/>
              </w:rPr>
            </w:pPr>
            <w:r>
              <w:rPr>
                <w:rFonts w:hint="eastAsia"/>
                <w:color w:val="auto"/>
                <w:sz w:val="18"/>
                <w:szCs w:val="18"/>
                <w:highlight w:val="none"/>
              </w:rPr>
              <w:t>类型</w:t>
            </w:r>
          </w:p>
        </w:tc>
        <w:tc>
          <w:tcPr>
            <w:tcW w:w="2841" w:type="dxa"/>
            <w:noWrap w:val="0"/>
            <w:vAlign w:val="top"/>
          </w:tcPr>
          <w:p w14:paraId="1F69E595">
            <w:pPr>
              <w:rPr>
                <w:color w:val="auto"/>
                <w:sz w:val="18"/>
                <w:szCs w:val="18"/>
                <w:highlight w:val="none"/>
              </w:rPr>
            </w:pPr>
            <w:r>
              <w:rPr>
                <w:rFonts w:hint="eastAsia"/>
                <w:color w:val="auto"/>
                <w:sz w:val="18"/>
                <w:szCs w:val="18"/>
                <w:highlight w:val="none"/>
              </w:rPr>
              <w:t>说明</w:t>
            </w:r>
          </w:p>
        </w:tc>
      </w:tr>
      <w:tr w14:paraId="5C7E139E">
        <w:trPr>
          <w:wBefore w:w="0" w:type="dxa"/>
          <w:trHeight w:val="331" w:hRule="atLeast"/>
          <w:jc w:val="center"/>
        </w:trPr>
        <w:tc>
          <w:tcPr>
            <w:tcW w:w="2840" w:type="dxa"/>
            <w:noWrap w:val="0"/>
            <w:vAlign w:val="top"/>
          </w:tcPr>
          <w:p w14:paraId="452639FF">
            <w:pPr>
              <w:rPr>
                <w:rFonts w:ascii="宋体" w:hAnsi="宋体" w:cs="微软雅黑"/>
                <w:color w:val="auto"/>
                <w:sz w:val="18"/>
                <w:szCs w:val="18"/>
                <w:highlight w:val="none"/>
              </w:rPr>
            </w:pPr>
            <w:r>
              <w:rPr>
                <w:rFonts w:ascii="宋体" w:hAnsi="宋体" w:cs="微软雅黑"/>
                <w:color w:val="auto"/>
                <w:sz w:val="18"/>
                <w:szCs w:val="18"/>
                <w:highlight w:val="none"/>
              </w:rPr>
              <w:t>thirdUserId</w:t>
            </w:r>
          </w:p>
        </w:tc>
        <w:tc>
          <w:tcPr>
            <w:tcW w:w="2841" w:type="dxa"/>
            <w:noWrap w:val="0"/>
            <w:vAlign w:val="top"/>
          </w:tcPr>
          <w:p w14:paraId="05BA6AB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16FDB46">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第三方</w:t>
            </w:r>
            <w:r>
              <w:rPr>
                <w:rFonts w:ascii="宋体" w:hAnsi="宋体" w:cs="微软雅黑"/>
                <w:color w:val="auto"/>
                <w:sz w:val="18"/>
                <w:szCs w:val="18"/>
                <w:highlight w:val="none"/>
              </w:rPr>
              <w:t>用户编码</w:t>
            </w:r>
          </w:p>
        </w:tc>
      </w:tr>
      <w:tr w14:paraId="67EA2985">
        <w:trPr>
          <w:wBefore w:w="0" w:type="dxa"/>
          <w:jc w:val="center"/>
        </w:trPr>
        <w:tc>
          <w:tcPr>
            <w:tcW w:w="2840" w:type="dxa"/>
            <w:noWrap w:val="0"/>
            <w:vAlign w:val="top"/>
          </w:tcPr>
          <w:p w14:paraId="5B056DFF">
            <w:pPr>
              <w:rPr>
                <w:rFonts w:ascii="宋体" w:hAnsi="宋体" w:cs="微软雅黑"/>
                <w:color w:val="auto"/>
                <w:sz w:val="18"/>
                <w:szCs w:val="18"/>
                <w:highlight w:val="none"/>
              </w:rPr>
            </w:pPr>
            <w:r>
              <w:rPr>
                <w:rFonts w:hint="eastAsia" w:ascii="宋体" w:hAnsi="宋体" w:cs="微软雅黑"/>
                <w:color w:val="auto"/>
                <w:sz w:val="18"/>
                <w:szCs w:val="18"/>
                <w:highlight w:val="none"/>
              </w:rPr>
              <w:t>requestSignSeq</w:t>
            </w:r>
          </w:p>
        </w:tc>
        <w:tc>
          <w:tcPr>
            <w:tcW w:w="2841" w:type="dxa"/>
            <w:noWrap w:val="0"/>
            <w:vAlign w:val="top"/>
          </w:tcPr>
          <w:p w14:paraId="5E41DCA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957F400">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签约</w:t>
            </w:r>
            <w:r>
              <w:rPr>
                <w:rFonts w:ascii="宋体" w:hAnsi="宋体" w:cs="微软雅黑"/>
                <w:color w:val="auto"/>
                <w:sz w:val="18"/>
                <w:szCs w:val="18"/>
                <w:highlight w:val="none"/>
              </w:rPr>
              <w:t>请求流水号</w:t>
            </w:r>
          </w:p>
        </w:tc>
      </w:tr>
      <w:tr w14:paraId="649035C0">
        <w:trPr>
          <w:wBefore w:w="0" w:type="dxa"/>
          <w:jc w:val="center"/>
        </w:trPr>
        <w:tc>
          <w:tcPr>
            <w:tcW w:w="2840" w:type="dxa"/>
            <w:noWrap w:val="0"/>
            <w:vAlign w:val="top"/>
          </w:tcPr>
          <w:p w14:paraId="39445DF2">
            <w:pPr>
              <w:rPr>
                <w:rFonts w:ascii="宋体" w:hAnsi="宋体" w:cs="微软雅黑"/>
                <w:color w:val="auto"/>
                <w:sz w:val="18"/>
                <w:szCs w:val="18"/>
                <w:highlight w:val="none"/>
              </w:rPr>
            </w:pPr>
            <w:r>
              <w:rPr>
                <w:rFonts w:ascii="宋体" w:hAnsi="宋体" w:cs="微软雅黑"/>
                <w:color w:val="auto"/>
                <w:sz w:val="18"/>
                <w:szCs w:val="18"/>
                <w:highlight w:val="none"/>
              </w:rPr>
              <w:t>paymentVendor</w:t>
            </w:r>
          </w:p>
        </w:tc>
        <w:tc>
          <w:tcPr>
            <w:tcW w:w="2841" w:type="dxa"/>
            <w:noWrap w:val="0"/>
            <w:vAlign w:val="top"/>
          </w:tcPr>
          <w:p w14:paraId="66775A7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5C995A3">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支付类型</w:t>
            </w:r>
          </w:p>
          <w:p w14:paraId="44E05E1E">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03 支付宝</w:t>
            </w:r>
          </w:p>
          <w:p w14:paraId="785FE9B7">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04 微信支付</w:t>
            </w:r>
          </w:p>
          <w:p w14:paraId="18C040E6">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06</w:t>
            </w:r>
            <w:r>
              <w:rPr>
                <w:rFonts w:ascii="宋体" w:hAnsi="宋体" w:cs="微软雅黑"/>
                <w:color w:val="auto"/>
                <w:sz w:val="18"/>
                <w:szCs w:val="18"/>
                <w:highlight w:val="none"/>
              </w:rPr>
              <w:t xml:space="preserve"> </w:t>
            </w:r>
            <w:r>
              <w:rPr>
                <w:rFonts w:hint="eastAsia" w:ascii="宋体" w:hAnsi="宋体" w:cs="微软雅黑"/>
                <w:color w:val="auto"/>
                <w:sz w:val="18"/>
                <w:szCs w:val="18"/>
                <w:highlight w:val="none"/>
              </w:rPr>
              <w:t>建行龙支付</w:t>
            </w:r>
          </w:p>
          <w:p w14:paraId="139733DA">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07</w:t>
            </w:r>
            <w:r>
              <w:rPr>
                <w:rFonts w:ascii="宋体" w:hAnsi="宋体" w:cs="微软雅黑"/>
                <w:color w:val="auto"/>
                <w:sz w:val="18"/>
                <w:szCs w:val="18"/>
                <w:highlight w:val="none"/>
              </w:rPr>
              <w:t xml:space="preserve"> </w:t>
            </w:r>
            <w:r>
              <w:rPr>
                <w:rFonts w:hint="eastAsia" w:ascii="宋体" w:hAnsi="宋体" w:cs="微软雅黑"/>
                <w:color w:val="auto"/>
                <w:sz w:val="18"/>
                <w:szCs w:val="18"/>
                <w:highlight w:val="none"/>
              </w:rPr>
              <w:t>银联云闪付</w:t>
            </w:r>
          </w:p>
          <w:p w14:paraId="4A3BB974">
            <w:pPr>
              <w:pStyle w:val="211"/>
              <w:widowControl/>
              <w:ind w:firstLine="0" w:firstLineChars="0"/>
              <w:jc w:val="left"/>
              <w:rPr>
                <w:rFonts w:hint="eastAsia" w:ascii="宋体" w:hAnsi="宋体" w:cs="微软雅黑"/>
                <w:color w:val="auto"/>
                <w:sz w:val="18"/>
                <w:szCs w:val="18"/>
                <w:highlight w:val="none"/>
              </w:rPr>
            </w:pPr>
            <w:r>
              <w:rPr>
                <w:rFonts w:hint="eastAsia" w:ascii="宋体" w:hAnsi="宋体" w:cs="微软雅黑"/>
                <w:color w:val="auto"/>
                <w:sz w:val="18"/>
                <w:szCs w:val="18"/>
                <w:highlight w:val="none"/>
              </w:rPr>
              <w:t>0B</w:t>
            </w:r>
            <w:r>
              <w:rPr>
                <w:rFonts w:ascii="宋体" w:hAnsi="宋体" w:cs="微软雅黑"/>
                <w:color w:val="auto"/>
                <w:sz w:val="18"/>
                <w:szCs w:val="18"/>
                <w:highlight w:val="none"/>
              </w:rPr>
              <w:t xml:space="preserve"> </w:t>
            </w:r>
            <w:r>
              <w:rPr>
                <w:rFonts w:hint="eastAsia" w:ascii="宋体" w:hAnsi="宋体" w:cs="微软雅黑"/>
                <w:color w:val="auto"/>
                <w:sz w:val="18"/>
                <w:szCs w:val="18"/>
                <w:highlight w:val="none"/>
              </w:rPr>
              <w:t>钱包支付</w:t>
            </w:r>
          </w:p>
        </w:tc>
      </w:tr>
    </w:tbl>
    <w:p w14:paraId="17197F24">
      <w:pPr>
        <w:pStyle w:val="175"/>
        <w:rPr>
          <w:color w:val="auto"/>
          <w:highlight w:val="none"/>
        </w:rPr>
      </w:pPr>
      <w:bookmarkStart w:id="606" w:name="_Toc519178262"/>
      <w:r>
        <w:rPr>
          <w:rFonts w:hint="eastAsia"/>
          <w:color w:val="auto"/>
          <w:highlight w:val="none"/>
        </w:rPr>
        <w:t>应答参数</w:t>
      </w:r>
      <w:bookmarkEnd w:id="606"/>
    </w:p>
    <w:p w14:paraId="3DF15828">
      <w:pPr>
        <w:pStyle w:val="41"/>
        <w:rPr>
          <w:color w:val="auto"/>
          <w:highlight w:val="none"/>
        </w:rPr>
      </w:pPr>
      <w:r>
        <w:rPr>
          <w:rFonts w:hint="eastAsia"/>
          <w:color w:val="auto"/>
          <w:highlight w:val="none"/>
        </w:rPr>
        <w:t>信用</w:t>
      </w:r>
      <w:r>
        <w:rPr>
          <w:color w:val="auto"/>
          <w:highlight w:val="none"/>
        </w:rPr>
        <w:t>能力咨询</w:t>
      </w:r>
      <w:r>
        <w:rPr>
          <w:rFonts w:hint="eastAsia"/>
          <w:color w:val="auto"/>
          <w:highlight w:val="none"/>
        </w:rPr>
        <w:t>应答参数详见表1</w:t>
      </w:r>
      <w:r>
        <w:rPr>
          <w:color w:val="auto"/>
          <w:highlight w:val="none"/>
        </w:rPr>
        <w:t>36</w:t>
      </w:r>
      <w:r>
        <w:rPr>
          <w:rFonts w:hint="eastAsia"/>
          <w:color w:val="auto"/>
          <w:highlight w:val="none"/>
        </w:rPr>
        <w:t>。</w:t>
      </w:r>
    </w:p>
    <w:p w14:paraId="78EBEA82">
      <w:pPr>
        <w:pStyle w:val="160"/>
        <w:rPr>
          <w:color w:val="auto"/>
          <w:highlight w:val="none"/>
        </w:rPr>
      </w:pPr>
      <w:r>
        <w:rPr>
          <w:rFonts w:hint="eastAsia"/>
          <w:color w:val="auto"/>
          <w:highlight w:val="none"/>
        </w:rPr>
        <w:t>信用</w:t>
      </w:r>
      <w:r>
        <w:rPr>
          <w:color w:val="auto"/>
          <w:highlight w:val="none"/>
        </w:rPr>
        <w:t>能力咨询</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9974AD4">
        <w:trPr>
          <w:wBefore w:w="0" w:type="dxa"/>
          <w:jc w:val="center"/>
        </w:trPr>
        <w:tc>
          <w:tcPr>
            <w:tcW w:w="2840" w:type="dxa"/>
            <w:noWrap w:val="0"/>
            <w:vAlign w:val="top"/>
          </w:tcPr>
          <w:p w14:paraId="23232C7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4BEFC80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241750A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2FB413B5">
        <w:trPr>
          <w:wBefore w:w="0" w:type="dxa"/>
          <w:jc w:val="center"/>
        </w:trPr>
        <w:tc>
          <w:tcPr>
            <w:tcW w:w="2840" w:type="dxa"/>
            <w:noWrap w:val="0"/>
            <w:vAlign w:val="top"/>
          </w:tcPr>
          <w:p w14:paraId="330FD69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7BE52BE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0769D7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6696044C">
        <w:trPr>
          <w:wBefore w:w="0" w:type="dxa"/>
          <w:jc w:val="center"/>
        </w:trPr>
        <w:tc>
          <w:tcPr>
            <w:tcW w:w="2840" w:type="dxa"/>
            <w:noWrap w:val="0"/>
            <w:vAlign w:val="top"/>
          </w:tcPr>
          <w:p w14:paraId="0B3A82F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3150239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2C5205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1BFDE395">
      <w:pPr>
        <w:pStyle w:val="146"/>
        <w:spacing w:before="156" w:after="156"/>
        <w:rPr>
          <w:color w:val="auto"/>
          <w:highlight w:val="none"/>
        </w:rPr>
      </w:pPr>
      <w:bookmarkStart w:id="607" w:name="_Toc519178263"/>
      <w:r>
        <w:rPr>
          <w:color w:val="auto"/>
          <w:highlight w:val="none"/>
        </w:rPr>
        <w:t>IF8A-22</w:t>
      </w:r>
      <w:r>
        <w:rPr>
          <w:rFonts w:hint="eastAsia"/>
          <w:color w:val="auto"/>
          <w:highlight w:val="none"/>
        </w:rPr>
        <w:t xml:space="preserve"> 签约</w:t>
      </w:r>
      <w:r>
        <w:rPr>
          <w:color w:val="auto"/>
          <w:highlight w:val="none"/>
        </w:rPr>
        <w:t>结果咨询</w:t>
      </w:r>
      <w:bookmarkEnd w:id="607"/>
    </w:p>
    <w:p w14:paraId="1FDBC599">
      <w:pPr>
        <w:pStyle w:val="175"/>
        <w:rPr>
          <w:color w:val="auto"/>
          <w:highlight w:val="none"/>
        </w:rPr>
      </w:pPr>
      <w:bookmarkStart w:id="608" w:name="_Toc519178264"/>
      <w:r>
        <w:rPr>
          <w:rFonts w:hint="eastAsia"/>
          <w:color w:val="auto"/>
          <w:highlight w:val="none"/>
        </w:rPr>
        <w:t>接口地址</w:t>
      </w:r>
      <w:bookmarkEnd w:id="608"/>
    </w:p>
    <w:p w14:paraId="2D029596">
      <w:pPr>
        <w:pStyle w:val="41"/>
        <w:rPr>
          <w:color w:val="auto"/>
          <w:highlight w:val="none"/>
        </w:rPr>
      </w:pPr>
      <w:r>
        <w:rPr>
          <w:color w:val="auto"/>
          <w:highlight w:val="none"/>
        </w:rPr>
        <w:t>http//:[ip]:[port]/[project]/ci/app/requestContractResult</w:t>
      </w:r>
    </w:p>
    <w:p w14:paraId="4A2B4309">
      <w:pPr>
        <w:pStyle w:val="175"/>
        <w:rPr>
          <w:color w:val="auto"/>
          <w:highlight w:val="none"/>
        </w:rPr>
      </w:pPr>
      <w:bookmarkStart w:id="609" w:name="_Toc519178265"/>
      <w:r>
        <w:rPr>
          <w:rFonts w:hint="eastAsia"/>
          <w:color w:val="auto"/>
          <w:highlight w:val="none"/>
        </w:rPr>
        <w:t>接口</w:t>
      </w:r>
      <w:r>
        <w:rPr>
          <w:color w:val="auto"/>
          <w:highlight w:val="none"/>
        </w:rPr>
        <w:t>说明</w:t>
      </w:r>
      <w:bookmarkEnd w:id="609"/>
    </w:p>
    <w:p w14:paraId="732AE9BA">
      <w:pPr>
        <w:pStyle w:val="41"/>
        <w:rPr>
          <w:color w:val="auto"/>
          <w:highlight w:val="none"/>
        </w:rPr>
      </w:pPr>
      <w:r>
        <w:rPr>
          <w:rFonts w:hint="eastAsia"/>
          <w:color w:val="auto"/>
          <w:highlight w:val="none"/>
        </w:rPr>
        <w:t>签约</w:t>
      </w:r>
      <w:r>
        <w:rPr>
          <w:color w:val="auto"/>
          <w:highlight w:val="none"/>
        </w:rPr>
        <w:t>结果查询</w:t>
      </w:r>
    </w:p>
    <w:p w14:paraId="68BB91F2">
      <w:pPr>
        <w:pStyle w:val="175"/>
        <w:rPr>
          <w:color w:val="auto"/>
          <w:highlight w:val="none"/>
        </w:rPr>
      </w:pPr>
      <w:bookmarkStart w:id="610" w:name="_Toc519178266"/>
      <w:r>
        <w:rPr>
          <w:rFonts w:hint="eastAsia"/>
          <w:color w:val="auto"/>
          <w:highlight w:val="none"/>
        </w:rPr>
        <w:t>请求参数</w:t>
      </w:r>
      <w:bookmarkEnd w:id="610"/>
    </w:p>
    <w:p w14:paraId="7C45266B">
      <w:pPr>
        <w:pStyle w:val="41"/>
        <w:rPr>
          <w:color w:val="auto"/>
          <w:highlight w:val="none"/>
        </w:rPr>
      </w:pPr>
      <w:r>
        <w:rPr>
          <w:rFonts w:hint="eastAsia"/>
          <w:color w:val="auto"/>
          <w:highlight w:val="none"/>
        </w:rPr>
        <w:t>签约</w:t>
      </w:r>
      <w:r>
        <w:rPr>
          <w:color w:val="auto"/>
          <w:highlight w:val="none"/>
        </w:rPr>
        <w:t>结果咨询</w:t>
      </w:r>
      <w:r>
        <w:rPr>
          <w:rFonts w:hint="eastAsia"/>
          <w:color w:val="auto"/>
          <w:highlight w:val="none"/>
        </w:rPr>
        <w:t>请求参数详见表1</w:t>
      </w:r>
      <w:r>
        <w:rPr>
          <w:color w:val="auto"/>
          <w:highlight w:val="none"/>
        </w:rPr>
        <w:t>37</w:t>
      </w:r>
      <w:r>
        <w:rPr>
          <w:rFonts w:hint="eastAsia"/>
          <w:color w:val="auto"/>
          <w:highlight w:val="none"/>
        </w:rPr>
        <w:t>。</w:t>
      </w:r>
    </w:p>
    <w:p w14:paraId="66BC4E06">
      <w:pPr>
        <w:pStyle w:val="160"/>
        <w:rPr>
          <w:color w:val="auto"/>
          <w:highlight w:val="none"/>
        </w:rPr>
      </w:pPr>
      <w:r>
        <w:rPr>
          <w:rFonts w:hint="eastAsia"/>
          <w:color w:val="auto"/>
          <w:highlight w:val="none"/>
        </w:rPr>
        <w:t>签约</w:t>
      </w:r>
      <w:r>
        <w:rPr>
          <w:color w:val="auto"/>
          <w:highlight w:val="none"/>
        </w:rPr>
        <w:t>结果咨询</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799BDDA">
        <w:trPr>
          <w:wBefore w:w="0" w:type="dxa"/>
          <w:jc w:val="center"/>
        </w:trPr>
        <w:tc>
          <w:tcPr>
            <w:tcW w:w="2840" w:type="dxa"/>
            <w:noWrap w:val="0"/>
            <w:vAlign w:val="top"/>
          </w:tcPr>
          <w:p w14:paraId="493CD84B">
            <w:pPr>
              <w:rPr>
                <w:color w:val="auto"/>
                <w:sz w:val="18"/>
                <w:szCs w:val="18"/>
                <w:highlight w:val="none"/>
              </w:rPr>
            </w:pPr>
            <w:r>
              <w:rPr>
                <w:rFonts w:hint="eastAsia"/>
                <w:color w:val="auto"/>
                <w:sz w:val="18"/>
                <w:szCs w:val="18"/>
                <w:highlight w:val="none"/>
              </w:rPr>
              <w:t>字段</w:t>
            </w:r>
          </w:p>
        </w:tc>
        <w:tc>
          <w:tcPr>
            <w:tcW w:w="2841" w:type="dxa"/>
            <w:noWrap w:val="0"/>
            <w:vAlign w:val="top"/>
          </w:tcPr>
          <w:p w14:paraId="6CBF65AB">
            <w:pPr>
              <w:rPr>
                <w:color w:val="auto"/>
                <w:sz w:val="18"/>
                <w:szCs w:val="18"/>
                <w:highlight w:val="none"/>
              </w:rPr>
            </w:pPr>
            <w:r>
              <w:rPr>
                <w:rFonts w:hint="eastAsia"/>
                <w:color w:val="auto"/>
                <w:sz w:val="18"/>
                <w:szCs w:val="18"/>
                <w:highlight w:val="none"/>
              </w:rPr>
              <w:t>类型</w:t>
            </w:r>
          </w:p>
        </w:tc>
        <w:tc>
          <w:tcPr>
            <w:tcW w:w="2841" w:type="dxa"/>
            <w:noWrap w:val="0"/>
            <w:vAlign w:val="top"/>
          </w:tcPr>
          <w:p w14:paraId="1270D869">
            <w:pPr>
              <w:rPr>
                <w:color w:val="auto"/>
                <w:sz w:val="18"/>
                <w:szCs w:val="18"/>
                <w:highlight w:val="none"/>
              </w:rPr>
            </w:pPr>
            <w:r>
              <w:rPr>
                <w:rFonts w:hint="eastAsia"/>
                <w:color w:val="auto"/>
                <w:sz w:val="18"/>
                <w:szCs w:val="18"/>
                <w:highlight w:val="none"/>
              </w:rPr>
              <w:t>说明</w:t>
            </w:r>
          </w:p>
        </w:tc>
      </w:tr>
      <w:tr w14:paraId="7B3C50C4">
        <w:trPr>
          <w:wBefore w:w="0" w:type="dxa"/>
          <w:jc w:val="center"/>
        </w:trPr>
        <w:tc>
          <w:tcPr>
            <w:tcW w:w="2840" w:type="dxa"/>
            <w:noWrap w:val="0"/>
            <w:vAlign w:val="top"/>
          </w:tcPr>
          <w:p w14:paraId="15B0A53E">
            <w:pPr>
              <w:rPr>
                <w:rFonts w:ascii="宋体" w:hAnsi="宋体" w:cs="微软雅黑"/>
                <w:color w:val="auto"/>
                <w:sz w:val="18"/>
                <w:szCs w:val="18"/>
                <w:highlight w:val="none"/>
              </w:rPr>
            </w:pPr>
            <w:r>
              <w:rPr>
                <w:rFonts w:ascii="宋体" w:hAnsi="宋体" w:cs="微软雅黑"/>
                <w:color w:val="auto"/>
                <w:sz w:val="18"/>
                <w:szCs w:val="18"/>
                <w:highlight w:val="none"/>
              </w:rPr>
              <w:t>thirdUserId</w:t>
            </w:r>
          </w:p>
        </w:tc>
        <w:tc>
          <w:tcPr>
            <w:tcW w:w="2841" w:type="dxa"/>
            <w:noWrap w:val="0"/>
            <w:vAlign w:val="top"/>
          </w:tcPr>
          <w:p w14:paraId="70CDA2B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D0A15D7">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第三方</w:t>
            </w:r>
            <w:r>
              <w:rPr>
                <w:rFonts w:ascii="宋体" w:hAnsi="宋体" w:cs="微软雅黑"/>
                <w:color w:val="auto"/>
                <w:sz w:val="18"/>
                <w:szCs w:val="18"/>
                <w:highlight w:val="none"/>
              </w:rPr>
              <w:t>用户编码</w:t>
            </w:r>
          </w:p>
        </w:tc>
      </w:tr>
      <w:tr w14:paraId="0DAD7425">
        <w:trPr>
          <w:wBefore w:w="0" w:type="dxa"/>
          <w:jc w:val="center"/>
        </w:trPr>
        <w:tc>
          <w:tcPr>
            <w:tcW w:w="2840" w:type="dxa"/>
            <w:noWrap w:val="0"/>
            <w:vAlign w:val="top"/>
          </w:tcPr>
          <w:p w14:paraId="3E882117">
            <w:pPr>
              <w:rPr>
                <w:rFonts w:ascii="宋体" w:hAnsi="宋体" w:cs="微软雅黑"/>
                <w:color w:val="auto"/>
                <w:sz w:val="18"/>
                <w:szCs w:val="18"/>
                <w:highlight w:val="none"/>
              </w:rPr>
            </w:pPr>
            <w:r>
              <w:rPr>
                <w:rFonts w:hint="eastAsia" w:ascii="宋体" w:hAnsi="宋体" w:cs="微软雅黑"/>
                <w:color w:val="auto"/>
                <w:sz w:val="18"/>
                <w:szCs w:val="18"/>
                <w:highlight w:val="none"/>
              </w:rPr>
              <w:t>requestSignSeq</w:t>
            </w:r>
          </w:p>
        </w:tc>
        <w:tc>
          <w:tcPr>
            <w:tcW w:w="2841" w:type="dxa"/>
            <w:noWrap w:val="0"/>
            <w:vAlign w:val="top"/>
          </w:tcPr>
          <w:p w14:paraId="1BF7631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A38CB63">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签约</w:t>
            </w:r>
            <w:r>
              <w:rPr>
                <w:rFonts w:ascii="宋体" w:hAnsi="宋体" w:cs="微软雅黑"/>
                <w:color w:val="auto"/>
                <w:sz w:val="18"/>
                <w:szCs w:val="18"/>
                <w:highlight w:val="none"/>
              </w:rPr>
              <w:t>请求流水号</w:t>
            </w:r>
          </w:p>
        </w:tc>
      </w:tr>
      <w:tr w14:paraId="336142DB">
        <w:trPr>
          <w:wBefore w:w="0" w:type="dxa"/>
          <w:jc w:val="center"/>
        </w:trPr>
        <w:tc>
          <w:tcPr>
            <w:tcW w:w="2840" w:type="dxa"/>
            <w:noWrap w:val="0"/>
            <w:vAlign w:val="top"/>
          </w:tcPr>
          <w:p w14:paraId="7D173507">
            <w:pPr>
              <w:rPr>
                <w:rFonts w:ascii="宋体" w:hAnsi="宋体" w:cs="微软雅黑"/>
                <w:color w:val="auto"/>
                <w:sz w:val="18"/>
                <w:szCs w:val="18"/>
                <w:highlight w:val="none"/>
              </w:rPr>
            </w:pPr>
            <w:r>
              <w:rPr>
                <w:rFonts w:ascii="宋体" w:hAnsi="宋体" w:cs="微软雅黑"/>
                <w:color w:val="auto"/>
                <w:sz w:val="18"/>
                <w:szCs w:val="18"/>
                <w:highlight w:val="none"/>
              </w:rPr>
              <w:t>paymentVendor</w:t>
            </w:r>
          </w:p>
        </w:tc>
        <w:tc>
          <w:tcPr>
            <w:tcW w:w="2841" w:type="dxa"/>
            <w:noWrap w:val="0"/>
            <w:vAlign w:val="top"/>
          </w:tcPr>
          <w:p w14:paraId="731D753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594CF66">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支付类型</w:t>
            </w:r>
          </w:p>
          <w:p w14:paraId="07D78AEB">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03 支付宝</w:t>
            </w:r>
          </w:p>
          <w:p w14:paraId="32484774">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04 微信支付</w:t>
            </w:r>
          </w:p>
          <w:p w14:paraId="54C918B1">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06</w:t>
            </w:r>
            <w:r>
              <w:rPr>
                <w:rFonts w:ascii="宋体" w:hAnsi="宋体" w:cs="微软雅黑"/>
                <w:color w:val="auto"/>
                <w:sz w:val="18"/>
                <w:szCs w:val="18"/>
                <w:highlight w:val="none"/>
              </w:rPr>
              <w:t xml:space="preserve"> </w:t>
            </w:r>
            <w:r>
              <w:rPr>
                <w:rFonts w:hint="eastAsia" w:ascii="宋体" w:hAnsi="宋体" w:cs="微软雅黑"/>
                <w:color w:val="auto"/>
                <w:sz w:val="18"/>
                <w:szCs w:val="18"/>
                <w:highlight w:val="none"/>
              </w:rPr>
              <w:t>建行龙支付</w:t>
            </w:r>
          </w:p>
          <w:p w14:paraId="3DA2C3AC">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07</w:t>
            </w:r>
            <w:r>
              <w:rPr>
                <w:rFonts w:ascii="宋体" w:hAnsi="宋体" w:cs="微软雅黑"/>
                <w:color w:val="auto"/>
                <w:sz w:val="18"/>
                <w:szCs w:val="18"/>
                <w:highlight w:val="none"/>
              </w:rPr>
              <w:t xml:space="preserve"> </w:t>
            </w:r>
            <w:r>
              <w:rPr>
                <w:rFonts w:hint="eastAsia" w:ascii="宋体" w:hAnsi="宋体" w:cs="微软雅黑"/>
                <w:color w:val="auto"/>
                <w:sz w:val="18"/>
                <w:szCs w:val="18"/>
                <w:highlight w:val="none"/>
              </w:rPr>
              <w:t>银联云闪付</w:t>
            </w:r>
          </w:p>
          <w:p w14:paraId="1FB2F218">
            <w:pPr>
              <w:pStyle w:val="211"/>
              <w:widowControl/>
              <w:ind w:firstLine="0" w:firstLineChars="0"/>
              <w:jc w:val="left"/>
              <w:rPr>
                <w:rFonts w:hint="eastAsia" w:ascii="宋体" w:hAnsi="宋体" w:cs="微软雅黑"/>
                <w:color w:val="auto"/>
                <w:sz w:val="18"/>
                <w:szCs w:val="18"/>
                <w:highlight w:val="none"/>
              </w:rPr>
            </w:pPr>
            <w:r>
              <w:rPr>
                <w:rFonts w:hint="eastAsia" w:ascii="宋体" w:hAnsi="宋体" w:cs="微软雅黑"/>
                <w:color w:val="auto"/>
                <w:sz w:val="18"/>
                <w:szCs w:val="18"/>
                <w:highlight w:val="none"/>
              </w:rPr>
              <w:t>0B</w:t>
            </w:r>
            <w:r>
              <w:rPr>
                <w:rFonts w:ascii="宋体" w:hAnsi="宋体" w:cs="微软雅黑"/>
                <w:color w:val="auto"/>
                <w:sz w:val="18"/>
                <w:szCs w:val="18"/>
                <w:highlight w:val="none"/>
              </w:rPr>
              <w:t xml:space="preserve"> </w:t>
            </w:r>
            <w:r>
              <w:rPr>
                <w:rFonts w:hint="eastAsia" w:ascii="宋体" w:hAnsi="宋体" w:cs="微软雅黑"/>
                <w:color w:val="auto"/>
                <w:sz w:val="18"/>
                <w:szCs w:val="18"/>
                <w:highlight w:val="none"/>
              </w:rPr>
              <w:t>钱包</w:t>
            </w:r>
          </w:p>
        </w:tc>
      </w:tr>
    </w:tbl>
    <w:p w14:paraId="6138FD13">
      <w:pPr>
        <w:pStyle w:val="175"/>
        <w:rPr>
          <w:color w:val="auto"/>
          <w:highlight w:val="none"/>
        </w:rPr>
      </w:pPr>
      <w:bookmarkStart w:id="611" w:name="_Toc519178267"/>
      <w:r>
        <w:rPr>
          <w:rFonts w:hint="eastAsia"/>
          <w:color w:val="auto"/>
          <w:highlight w:val="none"/>
        </w:rPr>
        <w:t>应答参数</w:t>
      </w:r>
      <w:bookmarkEnd w:id="611"/>
    </w:p>
    <w:p w14:paraId="6AAD2EEE">
      <w:pPr>
        <w:pStyle w:val="41"/>
        <w:rPr>
          <w:color w:val="auto"/>
          <w:highlight w:val="none"/>
        </w:rPr>
      </w:pPr>
      <w:r>
        <w:rPr>
          <w:rFonts w:hint="eastAsia"/>
          <w:color w:val="auto"/>
          <w:highlight w:val="none"/>
        </w:rPr>
        <w:t>签约</w:t>
      </w:r>
      <w:r>
        <w:rPr>
          <w:color w:val="auto"/>
          <w:highlight w:val="none"/>
        </w:rPr>
        <w:t>结果咨询</w:t>
      </w:r>
      <w:r>
        <w:rPr>
          <w:rFonts w:hint="eastAsia"/>
          <w:color w:val="auto"/>
          <w:highlight w:val="none"/>
        </w:rPr>
        <w:t>应答参数详见表1</w:t>
      </w:r>
      <w:r>
        <w:rPr>
          <w:color w:val="auto"/>
          <w:highlight w:val="none"/>
        </w:rPr>
        <w:t>38</w:t>
      </w:r>
      <w:r>
        <w:rPr>
          <w:rFonts w:hint="eastAsia"/>
          <w:color w:val="auto"/>
          <w:highlight w:val="none"/>
        </w:rPr>
        <w:t>。</w:t>
      </w:r>
    </w:p>
    <w:p w14:paraId="20A85F7B">
      <w:pPr>
        <w:pStyle w:val="160"/>
        <w:rPr>
          <w:color w:val="auto"/>
          <w:highlight w:val="none"/>
        </w:rPr>
      </w:pPr>
      <w:r>
        <w:rPr>
          <w:rFonts w:hint="eastAsia"/>
          <w:color w:val="auto"/>
          <w:highlight w:val="none"/>
        </w:rPr>
        <w:t>签约</w:t>
      </w:r>
      <w:r>
        <w:rPr>
          <w:color w:val="auto"/>
          <w:highlight w:val="none"/>
        </w:rPr>
        <w:t>结果咨询</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D7F6B06">
        <w:trPr>
          <w:wBefore w:w="0" w:type="dxa"/>
          <w:jc w:val="center"/>
        </w:trPr>
        <w:tc>
          <w:tcPr>
            <w:tcW w:w="2840" w:type="dxa"/>
            <w:noWrap w:val="0"/>
            <w:vAlign w:val="top"/>
          </w:tcPr>
          <w:p w14:paraId="61C6842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623EAAC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2A24D34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29EA8B2">
        <w:trPr>
          <w:wBefore w:w="0" w:type="dxa"/>
          <w:jc w:val="center"/>
        </w:trPr>
        <w:tc>
          <w:tcPr>
            <w:tcW w:w="2840" w:type="dxa"/>
            <w:noWrap w:val="0"/>
            <w:vAlign w:val="top"/>
          </w:tcPr>
          <w:p w14:paraId="01AA520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27F86DB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61CB5B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0902DB00">
        <w:trPr>
          <w:wBefore w:w="0" w:type="dxa"/>
          <w:jc w:val="center"/>
        </w:trPr>
        <w:tc>
          <w:tcPr>
            <w:tcW w:w="2840" w:type="dxa"/>
            <w:noWrap w:val="0"/>
            <w:vAlign w:val="top"/>
          </w:tcPr>
          <w:p w14:paraId="636EB7D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725F24F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AB3631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r w14:paraId="5BFB91C4">
        <w:trPr>
          <w:wBefore w:w="0" w:type="dxa"/>
          <w:jc w:val="center"/>
        </w:trPr>
        <w:tc>
          <w:tcPr>
            <w:tcW w:w="2840" w:type="dxa"/>
            <w:noWrap w:val="0"/>
            <w:vAlign w:val="top"/>
          </w:tcPr>
          <w:p w14:paraId="2C6BC1D7">
            <w:pPr>
              <w:rPr>
                <w:rFonts w:ascii="宋体" w:hAnsi="宋体" w:cs="微软雅黑"/>
                <w:color w:val="auto"/>
                <w:sz w:val="18"/>
                <w:szCs w:val="18"/>
                <w:highlight w:val="none"/>
              </w:rPr>
            </w:pPr>
            <w:r>
              <w:rPr>
                <w:rFonts w:ascii="宋体" w:hAnsi="宋体" w:cs="微软雅黑"/>
                <w:color w:val="auto"/>
                <w:sz w:val="18"/>
                <w:szCs w:val="18"/>
                <w:highlight w:val="none"/>
              </w:rPr>
              <w:t>status</w:t>
            </w:r>
          </w:p>
        </w:tc>
        <w:tc>
          <w:tcPr>
            <w:tcW w:w="2841" w:type="dxa"/>
            <w:noWrap w:val="0"/>
            <w:vAlign w:val="top"/>
          </w:tcPr>
          <w:p w14:paraId="4324315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0FE10202">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签约状态</w:t>
            </w:r>
          </w:p>
          <w:p w14:paraId="45FDCBE8">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未签约</w:t>
            </w:r>
            <w:r>
              <w:rPr>
                <w:rFonts w:ascii="宋体" w:hAnsi="宋体" w:cs="微软雅黑"/>
                <w:color w:val="auto"/>
                <w:sz w:val="18"/>
                <w:szCs w:val="18"/>
                <w:highlight w:val="none"/>
              </w:rPr>
              <w:t>NOT_SIGNED,</w:t>
            </w:r>
          </w:p>
          <w:p w14:paraId="6B76D87D">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已签约</w:t>
            </w:r>
            <w:r>
              <w:rPr>
                <w:rFonts w:ascii="宋体" w:hAnsi="宋体" w:cs="微软雅黑"/>
                <w:color w:val="auto"/>
                <w:sz w:val="18"/>
                <w:szCs w:val="18"/>
                <w:highlight w:val="none"/>
              </w:rPr>
              <w:t>SIGNED</w:t>
            </w:r>
          </w:p>
          <w:p w14:paraId="1348C6C4">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解除签约</w:t>
            </w:r>
            <w:r>
              <w:rPr>
                <w:rFonts w:ascii="宋体" w:hAnsi="宋体" w:cs="微软雅黑"/>
                <w:color w:val="auto"/>
                <w:sz w:val="18"/>
                <w:szCs w:val="18"/>
                <w:highlight w:val="none"/>
              </w:rPr>
              <w:t>UNSIGNED</w:t>
            </w:r>
          </w:p>
        </w:tc>
      </w:tr>
      <w:tr w14:paraId="3532DA0B">
        <w:trPr>
          <w:wBefore w:w="0" w:type="dxa"/>
          <w:jc w:val="center"/>
        </w:trPr>
        <w:tc>
          <w:tcPr>
            <w:tcW w:w="2840" w:type="dxa"/>
            <w:noWrap w:val="0"/>
            <w:vAlign w:val="top"/>
          </w:tcPr>
          <w:p w14:paraId="3823DE7E">
            <w:pPr>
              <w:rPr>
                <w:rFonts w:ascii="宋体" w:hAnsi="宋体" w:cs="微软雅黑"/>
                <w:color w:val="auto"/>
                <w:sz w:val="18"/>
                <w:szCs w:val="18"/>
                <w:highlight w:val="none"/>
              </w:rPr>
            </w:pPr>
            <w:r>
              <w:rPr>
                <w:rFonts w:ascii="宋体" w:hAnsi="宋体" w:cs="微软雅黑"/>
                <w:color w:val="auto"/>
                <w:sz w:val="18"/>
                <w:szCs w:val="18"/>
                <w:highlight w:val="none"/>
              </w:rPr>
              <w:t>payAccountId</w:t>
            </w:r>
          </w:p>
        </w:tc>
        <w:tc>
          <w:tcPr>
            <w:tcW w:w="2841" w:type="dxa"/>
            <w:noWrap w:val="0"/>
            <w:vAlign w:val="top"/>
          </w:tcPr>
          <w:p w14:paraId="32538E8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7DE06E64">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支付用户</w:t>
            </w:r>
            <w:r>
              <w:rPr>
                <w:rFonts w:ascii="宋体" w:hAnsi="宋体" w:cs="微软雅黑"/>
                <w:color w:val="auto"/>
                <w:sz w:val="18"/>
                <w:szCs w:val="18"/>
                <w:highlight w:val="none"/>
              </w:rPr>
              <w:t>编码</w:t>
            </w:r>
          </w:p>
        </w:tc>
      </w:tr>
      <w:tr w14:paraId="617B19E3">
        <w:trPr>
          <w:wBefore w:w="0" w:type="dxa"/>
          <w:jc w:val="center"/>
        </w:trPr>
        <w:tc>
          <w:tcPr>
            <w:tcW w:w="2840" w:type="dxa"/>
            <w:noWrap w:val="0"/>
            <w:vAlign w:val="top"/>
          </w:tcPr>
          <w:p w14:paraId="61136F61">
            <w:pPr>
              <w:rPr>
                <w:rFonts w:ascii="宋体" w:hAnsi="宋体" w:cs="微软雅黑"/>
                <w:color w:val="auto"/>
                <w:sz w:val="18"/>
                <w:szCs w:val="18"/>
                <w:highlight w:val="none"/>
              </w:rPr>
            </w:pPr>
            <w:r>
              <w:rPr>
                <w:rFonts w:ascii="宋体" w:hAnsi="宋体" w:cs="微软雅黑"/>
                <w:color w:val="auto"/>
                <w:sz w:val="18"/>
                <w:szCs w:val="18"/>
                <w:highlight w:val="none"/>
              </w:rPr>
              <w:t>payAgreementNo</w:t>
            </w:r>
          </w:p>
        </w:tc>
        <w:tc>
          <w:tcPr>
            <w:tcW w:w="2841" w:type="dxa"/>
            <w:noWrap w:val="0"/>
            <w:vAlign w:val="top"/>
          </w:tcPr>
          <w:p w14:paraId="7A2356A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259B2F8D">
            <w:pPr>
              <w:pStyle w:val="211"/>
              <w:widowControl/>
              <w:ind w:firstLine="0" w:firstLineChars="0"/>
              <w:jc w:val="left"/>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通道</w:t>
            </w:r>
            <w:r>
              <w:rPr>
                <w:rFonts w:hint="eastAsia" w:ascii="宋体" w:hAnsi="宋体" w:cs="微软雅黑"/>
                <w:color w:val="auto"/>
                <w:sz w:val="18"/>
                <w:szCs w:val="18"/>
                <w:highlight w:val="none"/>
              </w:rPr>
              <w:t>签约</w:t>
            </w:r>
            <w:r>
              <w:rPr>
                <w:rFonts w:ascii="宋体" w:hAnsi="宋体" w:cs="微软雅黑"/>
                <w:color w:val="auto"/>
                <w:sz w:val="18"/>
                <w:szCs w:val="18"/>
                <w:highlight w:val="none"/>
              </w:rPr>
              <w:t>流水号</w:t>
            </w:r>
          </w:p>
        </w:tc>
      </w:tr>
    </w:tbl>
    <w:p w14:paraId="672EDC0B">
      <w:pPr>
        <w:pStyle w:val="146"/>
        <w:spacing w:before="156" w:after="156"/>
        <w:rPr>
          <w:color w:val="auto"/>
          <w:highlight w:val="none"/>
        </w:rPr>
      </w:pPr>
      <w:bookmarkStart w:id="612" w:name="_Toc519178268"/>
      <w:r>
        <w:rPr>
          <w:color w:val="auto"/>
          <w:highlight w:val="none"/>
        </w:rPr>
        <w:t xml:space="preserve">IF8A-23 </w:t>
      </w:r>
      <w:r>
        <w:rPr>
          <w:rFonts w:hint="eastAsia"/>
          <w:color w:val="auto"/>
          <w:highlight w:val="none"/>
        </w:rPr>
        <w:t>请求添加支付</w:t>
      </w:r>
      <w:r>
        <w:rPr>
          <w:color w:val="auto"/>
          <w:highlight w:val="none"/>
        </w:rPr>
        <w:t>通道</w:t>
      </w:r>
      <w:bookmarkEnd w:id="612"/>
    </w:p>
    <w:p w14:paraId="4F2219C7">
      <w:pPr>
        <w:pStyle w:val="175"/>
        <w:rPr>
          <w:color w:val="auto"/>
          <w:highlight w:val="none"/>
        </w:rPr>
      </w:pPr>
      <w:bookmarkStart w:id="613" w:name="_Toc519178269"/>
      <w:r>
        <w:rPr>
          <w:rFonts w:hint="eastAsia"/>
          <w:color w:val="auto"/>
          <w:highlight w:val="none"/>
        </w:rPr>
        <w:t>接口地址</w:t>
      </w:r>
      <w:bookmarkEnd w:id="613"/>
    </w:p>
    <w:p w14:paraId="39AB90F9">
      <w:pPr>
        <w:pStyle w:val="41"/>
        <w:rPr>
          <w:color w:val="auto"/>
          <w:highlight w:val="none"/>
        </w:rPr>
      </w:pPr>
      <w:r>
        <w:rPr>
          <w:color w:val="auto"/>
          <w:highlight w:val="none"/>
        </w:rPr>
        <w:t>http//:[ip]:[port]/[project]/ ci/app/requestAddPayChannel</w:t>
      </w:r>
    </w:p>
    <w:p w14:paraId="68DF3E00">
      <w:pPr>
        <w:pStyle w:val="175"/>
        <w:rPr>
          <w:color w:val="auto"/>
          <w:highlight w:val="none"/>
        </w:rPr>
      </w:pPr>
      <w:bookmarkStart w:id="614" w:name="_Toc519178270"/>
      <w:r>
        <w:rPr>
          <w:rFonts w:hint="eastAsia"/>
          <w:color w:val="auto"/>
          <w:highlight w:val="none"/>
        </w:rPr>
        <w:t>接口</w:t>
      </w:r>
      <w:r>
        <w:rPr>
          <w:color w:val="auto"/>
          <w:highlight w:val="none"/>
        </w:rPr>
        <w:t>说明</w:t>
      </w:r>
      <w:bookmarkEnd w:id="614"/>
    </w:p>
    <w:p w14:paraId="104B8410">
      <w:pPr>
        <w:pStyle w:val="41"/>
        <w:rPr>
          <w:color w:val="auto"/>
          <w:highlight w:val="none"/>
        </w:rPr>
      </w:pPr>
      <w:r>
        <w:rPr>
          <w:rFonts w:hint="eastAsia"/>
          <w:color w:val="auto"/>
          <w:highlight w:val="none"/>
        </w:rPr>
        <w:t>请求</w:t>
      </w:r>
      <w:r>
        <w:rPr>
          <w:color w:val="auto"/>
          <w:highlight w:val="none"/>
        </w:rPr>
        <w:t>新增</w:t>
      </w:r>
      <w:r>
        <w:rPr>
          <w:rFonts w:hint="eastAsia"/>
          <w:color w:val="auto"/>
          <w:highlight w:val="none"/>
        </w:rPr>
        <w:t>支付</w:t>
      </w:r>
      <w:r>
        <w:rPr>
          <w:color w:val="auto"/>
          <w:highlight w:val="none"/>
        </w:rPr>
        <w:t>通道</w:t>
      </w:r>
    </w:p>
    <w:p w14:paraId="2D546A5B">
      <w:pPr>
        <w:pStyle w:val="175"/>
        <w:rPr>
          <w:color w:val="auto"/>
          <w:highlight w:val="none"/>
        </w:rPr>
      </w:pPr>
      <w:bookmarkStart w:id="615" w:name="_Toc519178271"/>
      <w:r>
        <w:rPr>
          <w:rFonts w:hint="eastAsia"/>
          <w:color w:val="auto"/>
          <w:highlight w:val="none"/>
        </w:rPr>
        <w:t>请求参数</w:t>
      </w:r>
      <w:bookmarkEnd w:id="615"/>
    </w:p>
    <w:p w14:paraId="4701DE87">
      <w:pPr>
        <w:pStyle w:val="41"/>
        <w:rPr>
          <w:color w:val="auto"/>
          <w:highlight w:val="none"/>
        </w:rPr>
      </w:pPr>
      <w:r>
        <w:rPr>
          <w:rFonts w:hint="eastAsia"/>
          <w:color w:val="auto"/>
          <w:highlight w:val="none"/>
        </w:rPr>
        <w:t>请求添加支付</w:t>
      </w:r>
      <w:r>
        <w:rPr>
          <w:color w:val="auto"/>
          <w:highlight w:val="none"/>
        </w:rPr>
        <w:t>通道</w:t>
      </w:r>
      <w:r>
        <w:rPr>
          <w:rFonts w:hint="eastAsia"/>
          <w:color w:val="auto"/>
          <w:highlight w:val="none"/>
        </w:rPr>
        <w:t>请求参数详见表1</w:t>
      </w:r>
      <w:r>
        <w:rPr>
          <w:color w:val="auto"/>
          <w:highlight w:val="none"/>
        </w:rPr>
        <w:t>39</w:t>
      </w:r>
      <w:r>
        <w:rPr>
          <w:rFonts w:hint="eastAsia"/>
          <w:color w:val="auto"/>
          <w:highlight w:val="none"/>
        </w:rPr>
        <w:t>。</w:t>
      </w:r>
    </w:p>
    <w:p w14:paraId="2204A2D8">
      <w:pPr>
        <w:pStyle w:val="160"/>
        <w:rPr>
          <w:color w:val="auto"/>
          <w:highlight w:val="none"/>
        </w:rPr>
      </w:pPr>
      <w:r>
        <w:rPr>
          <w:rFonts w:hint="eastAsia"/>
          <w:color w:val="auto"/>
          <w:highlight w:val="none"/>
        </w:rPr>
        <w:t>请求添加支付</w:t>
      </w:r>
      <w:r>
        <w:rPr>
          <w:color w:val="auto"/>
          <w:highlight w:val="none"/>
        </w:rPr>
        <w:t>通道</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D6A57D3">
        <w:trPr>
          <w:wBefore w:w="0" w:type="dxa"/>
          <w:jc w:val="center"/>
        </w:trPr>
        <w:tc>
          <w:tcPr>
            <w:tcW w:w="2840" w:type="dxa"/>
            <w:noWrap w:val="0"/>
            <w:vAlign w:val="top"/>
          </w:tcPr>
          <w:p w14:paraId="29AA9802">
            <w:pPr>
              <w:rPr>
                <w:color w:val="auto"/>
                <w:sz w:val="18"/>
                <w:szCs w:val="18"/>
                <w:highlight w:val="none"/>
              </w:rPr>
            </w:pPr>
            <w:r>
              <w:rPr>
                <w:rFonts w:hint="eastAsia"/>
                <w:color w:val="auto"/>
                <w:sz w:val="18"/>
                <w:szCs w:val="18"/>
                <w:highlight w:val="none"/>
              </w:rPr>
              <w:t>字段</w:t>
            </w:r>
          </w:p>
        </w:tc>
        <w:tc>
          <w:tcPr>
            <w:tcW w:w="2841" w:type="dxa"/>
            <w:noWrap w:val="0"/>
            <w:vAlign w:val="top"/>
          </w:tcPr>
          <w:p w14:paraId="6897A185">
            <w:pPr>
              <w:rPr>
                <w:color w:val="auto"/>
                <w:sz w:val="18"/>
                <w:szCs w:val="18"/>
                <w:highlight w:val="none"/>
              </w:rPr>
            </w:pPr>
            <w:r>
              <w:rPr>
                <w:rFonts w:hint="eastAsia"/>
                <w:color w:val="auto"/>
                <w:sz w:val="18"/>
                <w:szCs w:val="18"/>
                <w:highlight w:val="none"/>
              </w:rPr>
              <w:t>类型</w:t>
            </w:r>
          </w:p>
        </w:tc>
        <w:tc>
          <w:tcPr>
            <w:tcW w:w="2841" w:type="dxa"/>
            <w:noWrap w:val="0"/>
            <w:vAlign w:val="top"/>
          </w:tcPr>
          <w:p w14:paraId="483388DE">
            <w:pPr>
              <w:rPr>
                <w:color w:val="auto"/>
                <w:sz w:val="18"/>
                <w:szCs w:val="18"/>
                <w:highlight w:val="none"/>
              </w:rPr>
            </w:pPr>
            <w:r>
              <w:rPr>
                <w:rFonts w:hint="eastAsia"/>
                <w:color w:val="auto"/>
                <w:sz w:val="18"/>
                <w:szCs w:val="18"/>
                <w:highlight w:val="none"/>
              </w:rPr>
              <w:t>说明</w:t>
            </w:r>
          </w:p>
        </w:tc>
      </w:tr>
      <w:tr w14:paraId="384DD267">
        <w:trPr>
          <w:wBefore w:w="0" w:type="dxa"/>
          <w:jc w:val="center"/>
        </w:trPr>
        <w:tc>
          <w:tcPr>
            <w:tcW w:w="2840" w:type="dxa"/>
            <w:noWrap w:val="0"/>
            <w:vAlign w:val="top"/>
          </w:tcPr>
          <w:p w14:paraId="3DDEC46F">
            <w:pPr>
              <w:rPr>
                <w:color w:val="auto"/>
                <w:sz w:val="18"/>
                <w:szCs w:val="18"/>
                <w:highlight w:val="none"/>
              </w:rPr>
            </w:pPr>
            <w:r>
              <w:rPr>
                <w:rFonts w:hint="eastAsia"/>
                <w:color w:val="auto"/>
                <w:sz w:val="18"/>
                <w:szCs w:val="18"/>
                <w:highlight w:val="none"/>
              </w:rPr>
              <w:t>thirdUserId</w:t>
            </w:r>
          </w:p>
        </w:tc>
        <w:tc>
          <w:tcPr>
            <w:tcW w:w="2841" w:type="dxa"/>
            <w:noWrap w:val="0"/>
            <w:vAlign w:val="top"/>
          </w:tcPr>
          <w:p w14:paraId="0C53FE81">
            <w:pPr>
              <w:rPr>
                <w:color w:val="auto"/>
                <w:sz w:val="18"/>
                <w:szCs w:val="18"/>
                <w:highlight w:val="none"/>
              </w:rPr>
            </w:pPr>
            <w:r>
              <w:rPr>
                <w:rFonts w:hint="eastAsia"/>
                <w:color w:val="auto"/>
                <w:sz w:val="18"/>
                <w:szCs w:val="18"/>
                <w:highlight w:val="none"/>
              </w:rPr>
              <w:t>String</w:t>
            </w:r>
          </w:p>
        </w:tc>
        <w:tc>
          <w:tcPr>
            <w:tcW w:w="2841" w:type="dxa"/>
            <w:noWrap w:val="0"/>
            <w:vAlign w:val="top"/>
          </w:tcPr>
          <w:p w14:paraId="347FED5C">
            <w:pPr>
              <w:rPr>
                <w:color w:val="auto"/>
                <w:sz w:val="18"/>
                <w:szCs w:val="18"/>
                <w:highlight w:val="none"/>
              </w:rPr>
            </w:pPr>
            <w:r>
              <w:rPr>
                <w:rFonts w:hint="eastAsia"/>
                <w:color w:val="auto"/>
                <w:sz w:val="18"/>
                <w:szCs w:val="18"/>
                <w:highlight w:val="none"/>
              </w:rPr>
              <w:t>第三方用户id</w:t>
            </w:r>
          </w:p>
        </w:tc>
      </w:tr>
      <w:tr w14:paraId="676DBD94">
        <w:trPr>
          <w:wBefore w:w="0" w:type="dxa"/>
          <w:trHeight w:val="303" w:hRule="atLeast"/>
          <w:jc w:val="center"/>
        </w:trPr>
        <w:tc>
          <w:tcPr>
            <w:tcW w:w="2840" w:type="dxa"/>
            <w:noWrap w:val="0"/>
            <w:vAlign w:val="top"/>
          </w:tcPr>
          <w:p w14:paraId="4826A11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w:t>
            </w:r>
            <w:r>
              <w:rPr>
                <w:rFonts w:ascii="宋体" w:hAnsi="宋体" w:cs="微软雅黑"/>
                <w:color w:val="auto"/>
                <w:sz w:val="18"/>
                <w:szCs w:val="18"/>
                <w:highlight w:val="none"/>
              </w:rPr>
              <w:t>Id</w:t>
            </w:r>
          </w:p>
        </w:tc>
        <w:tc>
          <w:tcPr>
            <w:tcW w:w="2841" w:type="dxa"/>
            <w:noWrap w:val="0"/>
            <w:vAlign w:val="top"/>
          </w:tcPr>
          <w:p w14:paraId="15A0D86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3F0067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地铁</w:t>
            </w:r>
            <w:r>
              <w:rPr>
                <w:rFonts w:ascii="宋体" w:hAnsi="宋体" w:cs="微软雅黑"/>
                <w:color w:val="auto"/>
                <w:sz w:val="18"/>
                <w:szCs w:val="18"/>
                <w:highlight w:val="none"/>
              </w:rPr>
              <w:t>会员卡号</w:t>
            </w:r>
          </w:p>
        </w:tc>
      </w:tr>
      <w:tr w14:paraId="0337B968">
        <w:trPr>
          <w:wBefore w:w="0" w:type="dxa"/>
          <w:jc w:val="center"/>
        </w:trPr>
        <w:tc>
          <w:tcPr>
            <w:tcW w:w="2840" w:type="dxa"/>
            <w:noWrap w:val="0"/>
            <w:vAlign w:val="top"/>
          </w:tcPr>
          <w:p w14:paraId="5B0BD91C">
            <w:pPr>
              <w:rPr>
                <w:color w:val="auto"/>
                <w:sz w:val="18"/>
                <w:szCs w:val="18"/>
                <w:highlight w:val="none"/>
              </w:rPr>
            </w:pPr>
            <w:r>
              <w:rPr>
                <w:rFonts w:hint="eastAsia"/>
                <w:color w:val="auto"/>
                <w:sz w:val="18"/>
                <w:szCs w:val="18"/>
                <w:highlight w:val="none"/>
              </w:rPr>
              <w:t>card</w:t>
            </w:r>
            <w:r>
              <w:rPr>
                <w:color w:val="auto"/>
                <w:sz w:val="18"/>
                <w:szCs w:val="18"/>
                <w:highlight w:val="none"/>
              </w:rPr>
              <w:t>Type</w:t>
            </w:r>
          </w:p>
        </w:tc>
        <w:tc>
          <w:tcPr>
            <w:tcW w:w="2841" w:type="dxa"/>
            <w:noWrap w:val="0"/>
            <w:vAlign w:val="top"/>
          </w:tcPr>
          <w:p w14:paraId="54990ADE">
            <w:pPr>
              <w:rPr>
                <w:color w:val="auto"/>
                <w:sz w:val="18"/>
                <w:szCs w:val="18"/>
                <w:highlight w:val="none"/>
              </w:rPr>
            </w:pPr>
            <w:r>
              <w:rPr>
                <w:rFonts w:hint="eastAsia"/>
                <w:color w:val="auto"/>
                <w:sz w:val="18"/>
                <w:szCs w:val="18"/>
                <w:highlight w:val="none"/>
              </w:rPr>
              <w:t>String</w:t>
            </w:r>
          </w:p>
        </w:tc>
        <w:tc>
          <w:tcPr>
            <w:tcW w:w="2841" w:type="dxa"/>
            <w:noWrap w:val="0"/>
            <w:vAlign w:val="top"/>
          </w:tcPr>
          <w:p w14:paraId="540D5DD0">
            <w:pPr>
              <w:rPr>
                <w:color w:val="auto"/>
                <w:sz w:val="18"/>
                <w:szCs w:val="18"/>
                <w:highlight w:val="none"/>
              </w:rPr>
            </w:pPr>
            <w:r>
              <w:rPr>
                <w:rFonts w:hint="eastAsia"/>
                <w:color w:val="auto"/>
                <w:sz w:val="18"/>
                <w:szCs w:val="18"/>
                <w:highlight w:val="none"/>
              </w:rPr>
              <w:t>2.8</w:t>
            </w:r>
            <w:r>
              <w:rPr>
                <w:rFonts w:hint="eastAsia"/>
                <w:color w:val="auto"/>
                <w:sz w:val="18"/>
                <w:szCs w:val="18"/>
                <w:highlight w:val="none"/>
              </w:rPr>
              <w:tab/>
            </w:r>
            <w:r>
              <w:rPr>
                <w:rFonts w:hint="eastAsia"/>
                <w:color w:val="auto"/>
                <w:sz w:val="18"/>
                <w:szCs w:val="18"/>
                <w:highlight w:val="none"/>
              </w:rPr>
              <w:t>卡类型编码</w:t>
            </w:r>
          </w:p>
        </w:tc>
      </w:tr>
      <w:tr w14:paraId="68882D31">
        <w:trPr>
          <w:wBefore w:w="0" w:type="dxa"/>
          <w:jc w:val="center"/>
        </w:trPr>
        <w:tc>
          <w:tcPr>
            <w:tcW w:w="2840" w:type="dxa"/>
            <w:noWrap w:val="0"/>
            <w:vAlign w:val="top"/>
          </w:tcPr>
          <w:p w14:paraId="036BC95C">
            <w:pPr>
              <w:rPr>
                <w:color w:val="auto"/>
                <w:sz w:val="18"/>
                <w:szCs w:val="18"/>
                <w:highlight w:val="none"/>
              </w:rPr>
            </w:pPr>
            <w:r>
              <w:rPr>
                <w:color w:val="auto"/>
                <w:sz w:val="18"/>
                <w:szCs w:val="18"/>
                <w:highlight w:val="none"/>
              </w:rPr>
              <w:t>channel</w:t>
            </w:r>
          </w:p>
        </w:tc>
        <w:tc>
          <w:tcPr>
            <w:tcW w:w="2841" w:type="dxa"/>
            <w:noWrap w:val="0"/>
            <w:vAlign w:val="top"/>
          </w:tcPr>
          <w:p w14:paraId="54569160">
            <w:pPr>
              <w:rPr>
                <w:color w:val="auto"/>
                <w:sz w:val="18"/>
                <w:szCs w:val="18"/>
                <w:highlight w:val="none"/>
              </w:rPr>
            </w:pPr>
            <w:r>
              <w:rPr>
                <w:rFonts w:hint="eastAsia"/>
                <w:color w:val="auto"/>
                <w:sz w:val="18"/>
                <w:szCs w:val="18"/>
                <w:highlight w:val="none"/>
              </w:rPr>
              <w:t>String</w:t>
            </w:r>
          </w:p>
        </w:tc>
        <w:tc>
          <w:tcPr>
            <w:tcW w:w="2841" w:type="dxa"/>
            <w:noWrap w:val="0"/>
            <w:vAlign w:val="top"/>
          </w:tcPr>
          <w:p w14:paraId="7ECC92B3">
            <w:pPr>
              <w:rPr>
                <w:color w:val="auto"/>
                <w:sz w:val="18"/>
                <w:szCs w:val="18"/>
                <w:highlight w:val="none"/>
              </w:rPr>
            </w:pPr>
            <w:r>
              <w:rPr>
                <w:rFonts w:hint="eastAsia"/>
                <w:color w:val="auto"/>
                <w:sz w:val="18"/>
                <w:szCs w:val="18"/>
                <w:highlight w:val="none"/>
              </w:rPr>
              <w:t>2.7</w:t>
            </w:r>
            <w:r>
              <w:rPr>
                <w:rFonts w:hint="eastAsia"/>
                <w:color w:val="auto"/>
                <w:sz w:val="18"/>
                <w:szCs w:val="18"/>
                <w:highlight w:val="none"/>
              </w:rPr>
              <w:tab/>
            </w:r>
            <w:r>
              <w:rPr>
                <w:rFonts w:hint="eastAsia"/>
                <w:color w:val="auto"/>
                <w:sz w:val="18"/>
                <w:szCs w:val="18"/>
                <w:highlight w:val="none"/>
              </w:rPr>
              <w:t>支付通道编码</w:t>
            </w:r>
            <w:r>
              <w:rPr>
                <w:color w:val="auto"/>
                <w:sz w:val="18"/>
                <w:szCs w:val="18"/>
                <w:highlight w:val="none"/>
              </w:rPr>
              <w:t xml:space="preserve"> </w:t>
            </w:r>
          </w:p>
        </w:tc>
      </w:tr>
      <w:tr w14:paraId="4BFD4A3F">
        <w:trPr>
          <w:wBefore w:w="0" w:type="dxa"/>
          <w:jc w:val="center"/>
        </w:trPr>
        <w:tc>
          <w:tcPr>
            <w:tcW w:w="2840" w:type="dxa"/>
            <w:noWrap w:val="0"/>
            <w:vAlign w:val="top"/>
          </w:tcPr>
          <w:p w14:paraId="7F1704D4">
            <w:pPr>
              <w:rPr>
                <w:color w:val="auto"/>
                <w:sz w:val="18"/>
                <w:szCs w:val="18"/>
                <w:highlight w:val="none"/>
              </w:rPr>
            </w:pPr>
            <w:r>
              <w:rPr>
                <w:rFonts w:hint="eastAsia"/>
                <w:color w:val="auto"/>
                <w:sz w:val="18"/>
                <w:szCs w:val="18"/>
                <w:highlight w:val="none"/>
              </w:rPr>
              <w:t>t</w:t>
            </w:r>
            <w:r>
              <w:rPr>
                <w:color w:val="auto"/>
                <w:sz w:val="18"/>
                <w:szCs w:val="18"/>
                <w:highlight w:val="none"/>
              </w:rPr>
              <w:t>hirdPayId</w:t>
            </w:r>
          </w:p>
        </w:tc>
        <w:tc>
          <w:tcPr>
            <w:tcW w:w="2841" w:type="dxa"/>
            <w:noWrap w:val="0"/>
            <w:vAlign w:val="top"/>
          </w:tcPr>
          <w:p w14:paraId="620C055C">
            <w:pPr>
              <w:rPr>
                <w:color w:val="auto"/>
                <w:sz w:val="18"/>
                <w:szCs w:val="18"/>
                <w:highlight w:val="none"/>
              </w:rPr>
            </w:pPr>
            <w:r>
              <w:rPr>
                <w:rFonts w:hint="eastAsia"/>
                <w:color w:val="auto"/>
                <w:sz w:val="18"/>
                <w:szCs w:val="18"/>
                <w:highlight w:val="none"/>
              </w:rPr>
              <w:t>String</w:t>
            </w:r>
          </w:p>
        </w:tc>
        <w:tc>
          <w:tcPr>
            <w:tcW w:w="2841" w:type="dxa"/>
            <w:noWrap w:val="0"/>
            <w:vAlign w:val="top"/>
          </w:tcPr>
          <w:p w14:paraId="08A82834">
            <w:pPr>
              <w:rPr>
                <w:color w:val="auto"/>
                <w:sz w:val="18"/>
                <w:szCs w:val="18"/>
                <w:highlight w:val="none"/>
              </w:rPr>
            </w:pPr>
            <w:r>
              <w:rPr>
                <w:rFonts w:hint="eastAsia"/>
                <w:color w:val="auto"/>
                <w:sz w:val="18"/>
                <w:szCs w:val="18"/>
                <w:highlight w:val="none"/>
              </w:rPr>
              <w:t>支付账户id（签约</w:t>
            </w:r>
            <w:r>
              <w:rPr>
                <w:color w:val="auto"/>
                <w:sz w:val="18"/>
                <w:szCs w:val="18"/>
                <w:highlight w:val="none"/>
              </w:rPr>
              <w:t>回调</w:t>
            </w:r>
            <w:r>
              <w:rPr>
                <w:rFonts w:hint="eastAsia"/>
                <w:color w:val="auto"/>
                <w:sz w:val="18"/>
                <w:szCs w:val="18"/>
                <w:highlight w:val="none"/>
              </w:rPr>
              <w:t>）</w:t>
            </w:r>
          </w:p>
        </w:tc>
      </w:tr>
      <w:tr w14:paraId="7CFAE333">
        <w:trPr>
          <w:wBefore w:w="0" w:type="dxa"/>
          <w:jc w:val="center"/>
        </w:trPr>
        <w:tc>
          <w:tcPr>
            <w:tcW w:w="2840" w:type="dxa"/>
            <w:noWrap w:val="0"/>
            <w:vAlign w:val="top"/>
          </w:tcPr>
          <w:p w14:paraId="5713EF34">
            <w:pPr>
              <w:rPr>
                <w:color w:val="auto"/>
                <w:sz w:val="18"/>
                <w:szCs w:val="18"/>
                <w:highlight w:val="none"/>
              </w:rPr>
            </w:pPr>
            <w:r>
              <w:rPr>
                <w:color w:val="auto"/>
                <w:sz w:val="18"/>
                <w:szCs w:val="18"/>
                <w:highlight w:val="none"/>
              </w:rPr>
              <w:t>reqContractNo</w:t>
            </w:r>
          </w:p>
        </w:tc>
        <w:tc>
          <w:tcPr>
            <w:tcW w:w="2841" w:type="dxa"/>
            <w:noWrap w:val="0"/>
            <w:vAlign w:val="top"/>
          </w:tcPr>
          <w:p w14:paraId="7E7526EC">
            <w:pPr>
              <w:rPr>
                <w:color w:val="auto"/>
                <w:sz w:val="18"/>
                <w:szCs w:val="18"/>
                <w:highlight w:val="none"/>
              </w:rPr>
            </w:pPr>
            <w:r>
              <w:rPr>
                <w:rFonts w:hint="eastAsia"/>
                <w:color w:val="auto"/>
                <w:sz w:val="18"/>
                <w:szCs w:val="18"/>
                <w:highlight w:val="none"/>
              </w:rPr>
              <w:t>String</w:t>
            </w:r>
          </w:p>
        </w:tc>
        <w:tc>
          <w:tcPr>
            <w:tcW w:w="2841" w:type="dxa"/>
            <w:noWrap w:val="0"/>
            <w:vAlign w:val="top"/>
          </w:tcPr>
          <w:p w14:paraId="4D930B90">
            <w:pPr>
              <w:rPr>
                <w:color w:val="auto"/>
                <w:sz w:val="18"/>
                <w:szCs w:val="18"/>
                <w:highlight w:val="none"/>
              </w:rPr>
            </w:pPr>
            <w:r>
              <w:rPr>
                <w:rFonts w:hint="eastAsia"/>
                <w:color w:val="auto"/>
                <w:sz w:val="18"/>
                <w:szCs w:val="18"/>
                <w:highlight w:val="none"/>
              </w:rPr>
              <w:t>第三方签约流水号（请求签约</w:t>
            </w:r>
            <w:r>
              <w:rPr>
                <w:color w:val="auto"/>
                <w:sz w:val="18"/>
                <w:szCs w:val="18"/>
                <w:highlight w:val="none"/>
              </w:rPr>
              <w:t>流水</w:t>
            </w:r>
            <w:r>
              <w:rPr>
                <w:rFonts w:hint="eastAsia"/>
                <w:color w:val="auto"/>
                <w:sz w:val="18"/>
                <w:szCs w:val="18"/>
                <w:highlight w:val="none"/>
              </w:rPr>
              <w:t>）</w:t>
            </w:r>
          </w:p>
        </w:tc>
      </w:tr>
    </w:tbl>
    <w:p w14:paraId="66D68367">
      <w:pPr>
        <w:pStyle w:val="175"/>
        <w:rPr>
          <w:color w:val="auto"/>
          <w:highlight w:val="none"/>
        </w:rPr>
      </w:pPr>
      <w:bookmarkStart w:id="616" w:name="_Toc519178272"/>
      <w:r>
        <w:rPr>
          <w:rFonts w:hint="eastAsia"/>
          <w:color w:val="auto"/>
          <w:highlight w:val="none"/>
        </w:rPr>
        <w:t>应答参数</w:t>
      </w:r>
      <w:bookmarkEnd w:id="616"/>
    </w:p>
    <w:p w14:paraId="417F330C">
      <w:pPr>
        <w:pStyle w:val="41"/>
        <w:rPr>
          <w:color w:val="auto"/>
          <w:highlight w:val="none"/>
        </w:rPr>
      </w:pPr>
      <w:r>
        <w:rPr>
          <w:rFonts w:hint="eastAsia"/>
          <w:color w:val="auto"/>
          <w:highlight w:val="none"/>
        </w:rPr>
        <w:t>请求添加支付</w:t>
      </w:r>
      <w:r>
        <w:rPr>
          <w:color w:val="auto"/>
          <w:highlight w:val="none"/>
        </w:rPr>
        <w:t>通道</w:t>
      </w:r>
      <w:r>
        <w:rPr>
          <w:rFonts w:hint="eastAsia"/>
          <w:color w:val="auto"/>
          <w:highlight w:val="none"/>
        </w:rPr>
        <w:t>应答参数详见表1</w:t>
      </w:r>
      <w:r>
        <w:rPr>
          <w:color w:val="auto"/>
          <w:highlight w:val="none"/>
        </w:rPr>
        <w:t>40</w:t>
      </w:r>
      <w:r>
        <w:rPr>
          <w:rFonts w:hint="eastAsia"/>
          <w:color w:val="auto"/>
          <w:highlight w:val="none"/>
        </w:rPr>
        <w:t>。</w:t>
      </w:r>
    </w:p>
    <w:p w14:paraId="7ECD2507">
      <w:pPr>
        <w:pStyle w:val="160"/>
        <w:rPr>
          <w:color w:val="auto"/>
          <w:highlight w:val="none"/>
        </w:rPr>
      </w:pPr>
      <w:r>
        <w:rPr>
          <w:rFonts w:hint="eastAsia"/>
          <w:color w:val="auto"/>
          <w:highlight w:val="none"/>
        </w:rPr>
        <w:t>请求添加支付</w:t>
      </w:r>
      <w:r>
        <w:rPr>
          <w:color w:val="auto"/>
          <w:highlight w:val="none"/>
        </w:rPr>
        <w:t>通道</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F50149E">
        <w:trPr>
          <w:wBefore w:w="0" w:type="dxa"/>
          <w:jc w:val="center"/>
        </w:trPr>
        <w:tc>
          <w:tcPr>
            <w:tcW w:w="2840" w:type="dxa"/>
            <w:noWrap w:val="0"/>
            <w:vAlign w:val="top"/>
          </w:tcPr>
          <w:p w14:paraId="3106527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3A675B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09DA8A3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CCDCA99">
        <w:trPr>
          <w:wBefore w:w="0" w:type="dxa"/>
          <w:jc w:val="center"/>
        </w:trPr>
        <w:tc>
          <w:tcPr>
            <w:tcW w:w="2840" w:type="dxa"/>
            <w:noWrap w:val="0"/>
            <w:vAlign w:val="top"/>
          </w:tcPr>
          <w:p w14:paraId="41D64E0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71DB0CB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1074D7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46D54590">
        <w:trPr>
          <w:wBefore w:w="0" w:type="dxa"/>
          <w:jc w:val="center"/>
        </w:trPr>
        <w:tc>
          <w:tcPr>
            <w:tcW w:w="2840" w:type="dxa"/>
            <w:noWrap w:val="0"/>
            <w:vAlign w:val="top"/>
          </w:tcPr>
          <w:p w14:paraId="6B47106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5115190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A6AFB6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11374F25">
      <w:pPr>
        <w:pStyle w:val="146"/>
        <w:spacing w:before="156" w:after="156"/>
        <w:rPr>
          <w:color w:val="auto"/>
          <w:highlight w:val="none"/>
        </w:rPr>
      </w:pPr>
      <w:bookmarkStart w:id="617" w:name="_Toc519178273"/>
      <w:r>
        <w:rPr>
          <w:color w:val="auto"/>
          <w:highlight w:val="none"/>
        </w:rPr>
        <w:t xml:space="preserve">IF8A-24 </w:t>
      </w:r>
      <w:r>
        <w:rPr>
          <w:rFonts w:hint="eastAsia"/>
          <w:color w:val="auto"/>
          <w:highlight w:val="none"/>
        </w:rPr>
        <w:t>请求设置</w:t>
      </w:r>
      <w:r>
        <w:rPr>
          <w:color w:val="auto"/>
          <w:highlight w:val="none"/>
        </w:rPr>
        <w:t>默认</w:t>
      </w:r>
      <w:r>
        <w:rPr>
          <w:rFonts w:hint="eastAsia"/>
          <w:color w:val="auto"/>
          <w:highlight w:val="none"/>
        </w:rPr>
        <w:t>支付</w:t>
      </w:r>
      <w:r>
        <w:rPr>
          <w:color w:val="auto"/>
          <w:highlight w:val="none"/>
        </w:rPr>
        <w:t>通道</w:t>
      </w:r>
      <w:bookmarkEnd w:id="617"/>
    </w:p>
    <w:p w14:paraId="000CCF4B">
      <w:pPr>
        <w:pStyle w:val="175"/>
        <w:rPr>
          <w:color w:val="auto"/>
          <w:highlight w:val="none"/>
        </w:rPr>
      </w:pPr>
      <w:bookmarkStart w:id="618" w:name="_Toc519178274"/>
      <w:r>
        <w:rPr>
          <w:rFonts w:hint="eastAsia"/>
          <w:color w:val="auto"/>
          <w:highlight w:val="none"/>
        </w:rPr>
        <w:t>接口地址</w:t>
      </w:r>
      <w:bookmarkEnd w:id="618"/>
    </w:p>
    <w:p w14:paraId="5FC78BD6">
      <w:pPr>
        <w:pStyle w:val="41"/>
        <w:rPr>
          <w:color w:val="auto"/>
          <w:highlight w:val="none"/>
        </w:rPr>
      </w:pPr>
      <w:r>
        <w:rPr>
          <w:color w:val="auto"/>
          <w:highlight w:val="none"/>
        </w:rPr>
        <w:t>http//:[ip]:[port]/[project]/ ci/app/requestSetDefaultPayChannel</w:t>
      </w:r>
    </w:p>
    <w:p w14:paraId="39EF2C5D">
      <w:pPr>
        <w:pStyle w:val="175"/>
        <w:rPr>
          <w:color w:val="auto"/>
          <w:highlight w:val="none"/>
        </w:rPr>
      </w:pPr>
      <w:bookmarkStart w:id="619" w:name="_Toc519178275"/>
      <w:r>
        <w:rPr>
          <w:rFonts w:hint="eastAsia"/>
          <w:color w:val="auto"/>
          <w:highlight w:val="none"/>
        </w:rPr>
        <w:t>接口</w:t>
      </w:r>
      <w:r>
        <w:rPr>
          <w:color w:val="auto"/>
          <w:highlight w:val="none"/>
        </w:rPr>
        <w:t>说明</w:t>
      </w:r>
      <w:bookmarkEnd w:id="619"/>
    </w:p>
    <w:p w14:paraId="3985433C">
      <w:pPr>
        <w:pStyle w:val="41"/>
        <w:rPr>
          <w:color w:val="auto"/>
          <w:highlight w:val="none"/>
        </w:rPr>
      </w:pPr>
      <w:r>
        <w:rPr>
          <w:rFonts w:hint="eastAsia"/>
          <w:color w:val="auto"/>
          <w:highlight w:val="none"/>
        </w:rPr>
        <w:t>修改</w:t>
      </w:r>
      <w:r>
        <w:rPr>
          <w:color w:val="auto"/>
          <w:highlight w:val="none"/>
        </w:rPr>
        <w:t>默认支付通道</w:t>
      </w:r>
    </w:p>
    <w:p w14:paraId="55D5D804">
      <w:pPr>
        <w:pStyle w:val="175"/>
        <w:rPr>
          <w:color w:val="auto"/>
          <w:highlight w:val="none"/>
        </w:rPr>
      </w:pPr>
      <w:bookmarkStart w:id="620" w:name="_Toc519178276"/>
      <w:r>
        <w:rPr>
          <w:rFonts w:hint="eastAsia"/>
          <w:color w:val="auto"/>
          <w:highlight w:val="none"/>
        </w:rPr>
        <w:t>请求参数</w:t>
      </w:r>
      <w:bookmarkEnd w:id="620"/>
    </w:p>
    <w:p w14:paraId="73761929">
      <w:pPr>
        <w:pStyle w:val="41"/>
        <w:rPr>
          <w:color w:val="auto"/>
          <w:highlight w:val="none"/>
        </w:rPr>
      </w:pPr>
      <w:r>
        <w:rPr>
          <w:rFonts w:hint="eastAsia"/>
          <w:color w:val="auto"/>
          <w:highlight w:val="none"/>
        </w:rPr>
        <w:t>请求设置</w:t>
      </w:r>
      <w:r>
        <w:rPr>
          <w:color w:val="auto"/>
          <w:highlight w:val="none"/>
        </w:rPr>
        <w:t>默认</w:t>
      </w:r>
      <w:r>
        <w:rPr>
          <w:rFonts w:hint="eastAsia"/>
          <w:color w:val="auto"/>
          <w:highlight w:val="none"/>
        </w:rPr>
        <w:t>支付</w:t>
      </w:r>
      <w:r>
        <w:rPr>
          <w:color w:val="auto"/>
          <w:highlight w:val="none"/>
        </w:rPr>
        <w:t>通道</w:t>
      </w:r>
      <w:r>
        <w:rPr>
          <w:rFonts w:hint="eastAsia"/>
          <w:color w:val="auto"/>
          <w:highlight w:val="none"/>
        </w:rPr>
        <w:t>请求参数详见表1</w:t>
      </w:r>
      <w:r>
        <w:rPr>
          <w:color w:val="auto"/>
          <w:highlight w:val="none"/>
        </w:rPr>
        <w:t>41</w:t>
      </w:r>
      <w:r>
        <w:rPr>
          <w:rFonts w:hint="eastAsia"/>
          <w:color w:val="auto"/>
          <w:highlight w:val="none"/>
        </w:rPr>
        <w:t>。</w:t>
      </w:r>
    </w:p>
    <w:p w14:paraId="38F2AAA0">
      <w:pPr>
        <w:pStyle w:val="160"/>
        <w:rPr>
          <w:color w:val="auto"/>
          <w:highlight w:val="none"/>
        </w:rPr>
      </w:pPr>
      <w:r>
        <w:rPr>
          <w:rFonts w:hint="eastAsia"/>
          <w:color w:val="auto"/>
          <w:highlight w:val="none"/>
        </w:rPr>
        <w:t>请求设置</w:t>
      </w:r>
      <w:r>
        <w:rPr>
          <w:color w:val="auto"/>
          <w:highlight w:val="none"/>
        </w:rPr>
        <w:t>默认</w:t>
      </w:r>
      <w:r>
        <w:rPr>
          <w:rFonts w:hint="eastAsia"/>
          <w:color w:val="auto"/>
          <w:highlight w:val="none"/>
        </w:rPr>
        <w:t>支付</w:t>
      </w:r>
      <w:r>
        <w:rPr>
          <w:color w:val="auto"/>
          <w:highlight w:val="none"/>
        </w:rPr>
        <w:t>通道</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79E85AB">
        <w:trPr>
          <w:wBefore w:w="0" w:type="dxa"/>
          <w:jc w:val="center"/>
        </w:trPr>
        <w:tc>
          <w:tcPr>
            <w:tcW w:w="2840" w:type="dxa"/>
            <w:noWrap w:val="0"/>
            <w:vAlign w:val="top"/>
          </w:tcPr>
          <w:p w14:paraId="66E44829">
            <w:pPr>
              <w:rPr>
                <w:color w:val="auto"/>
                <w:sz w:val="18"/>
                <w:szCs w:val="18"/>
                <w:highlight w:val="none"/>
              </w:rPr>
            </w:pPr>
            <w:r>
              <w:rPr>
                <w:rFonts w:hint="eastAsia"/>
                <w:color w:val="auto"/>
                <w:sz w:val="18"/>
                <w:szCs w:val="18"/>
                <w:highlight w:val="none"/>
              </w:rPr>
              <w:t>字段</w:t>
            </w:r>
          </w:p>
        </w:tc>
        <w:tc>
          <w:tcPr>
            <w:tcW w:w="2841" w:type="dxa"/>
            <w:noWrap w:val="0"/>
            <w:vAlign w:val="top"/>
          </w:tcPr>
          <w:p w14:paraId="16FA6B33">
            <w:pPr>
              <w:rPr>
                <w:color w:val="auto"/>
                <w:sz w:val="18"/>
                <w:szCs w:val="18"/>
                <w:highlight w:val="none"/>
              </w:rPr>
            </w:pPr>
            <w:r>
              <w:rPr>
                <w:rFonts w:hint="eastAsia"/>
                <w:color w:val="auto"/>
                <w:sz w:val="18"/>
                <w:szCs w:val="18"/>
                <w:highlight w:val="none"/>
              </w:rPr>
              <w:t>类型</w:t>
            </w:r>
          </w:p>
        </w:tc>
        <w:tc>
          <w:tcPr>
            <w:tcW w:w="2841" w:type="dxa"/>
            <w:noWrap w:val="0"/>
            <w:vAlign w:val="top"/>
          </w:tcPr>
          <w:p w14:paraId="77E2EFCE">
            <w:pPr>
              <w:rPr>
                <w:color w:val="auto"/>
                <w:sz w:val="18"/>
                <w:szCs w:val="18"/>
                <w:highlight w:val="none"/>
              </w:rPr>
            </w:pPr>
            <w:r>
              <w:rPr>
                <w:rFonts w:hint="eastAsia"/>
                <w:color w:val="auto"/>
                <w:sz w:val="18"/>
                <w:szCs w:val="18"/>
                <w:highlight w:val="none"/>
              </w:rPr>
              <w:t>说明</w:t>
            </w:r>
          </w:p>
        </w:tc>
      </w:tr>
      <w:tr w14:paraId="2F2E2786">
        <w:trPr>
          <w:wBefore w:w="0" w:type="dxa"/>
          <w:jc w:val="center"/>
        </w:trPr>
        <w:tc>
          <w:tcPr>
            <w:tcW w:w="2840" w:type="dxa"/>
            <w:noWrap w:val="0"/>
            <w:vAlign w:val="top"/>
          </w:tcPr>
          <w:p w14:paraId="57642FD8">
            <w:pPr>
              <w:rPr>
                <w:color w:val="auto"/>
                <w:sz w:val="18"/>
                <w:szCs w:val="18"/>
                <w:highlight w:val="none"/>
              </w:rPr>
            </w:pPr>
            <w:r>
              <w:rPr>
                <w:rFonts w:hint="eastAsia"/>
                <w:color w:val="auto"/>
                <w:sz w:val="18"/>
                <w:szCs w:val="18"/>
                <w:highlight w:val="none"/>
              </w:rPr>
              <w:t>thirdUserId</w:t>
            </w:r>
          </w:p>
        </w:tc>
        <w:tc>
          <w:tcPr>
            <w:tcW w:w="2841" w:type="dxa"/>
            <w:noWrap w:val="0"/>
            <w:vAlign w:val="top"/>
          </w:tcPr>
          <w:p w14:paraId="1FC7A4CE">
            <w:pPr>
              <w:rPr>
                <w:color w:val="auto"/>
                <w:sz w:val="18"/>
                <w:szCs w:val="18"/>
                <w:highlight w:val="none"/>
              </w:rPr>
            </w:pPr>
            <w:r>
              <w:rPr>
                <w:rFonts w:hint="eastAsia"/>
                <w:color w:val="auto"/>
                <w:sz w:val="18"/>
                <w:szCs w:val="18"/>
                <w:highlight w:val="none"/>
              </w:rPr>
              <w:t>String</w:t>
            </w:r>
          </w:p>
        </w:tc>
        <w:tc>
          <w:tcPr>
            <w:tcW w:w="2841" w:type="dxa"/>
            <w:noWrap w:val="0"/>
            <w:vAlign w:val="top"/>
          </w:tcPr>
          <w:p w14:paraId="744109AC">
            <w:pPr>
              <w:rPr>
                <w:color w:val="auto"/>
                <w:sz w:val="18"/>
                <w:szCs w:val="18"/>
                <w:highlight w:val="none"/>
              </w:rPr>
            </w:pPr>
            <w:r>
              <w:rPr>
                <w:rFonts w:hint="eastAsia"/>
                <w:color w:val="auto"/>
                <w:sz w:val="18"/>
                <w:szCs w:val="18"/>
                <w:highlight w:val="none"/>
              </w:rPr>
              <w:t>第三方用户id</w:t>
            </w:r>
          </w:p>
        </w:tc>
      </w:tr>
      <w:tr w14:paraId="32C4B30E">
        <w:trPr>
          <w:wBefore w:w="0" w:type="dxa"/>
          <w:jc w:val="center"/>
        </w:trPr>
        <w:tc>
          <w:tcPr>
            <w:tcW w:w="2840" w:type="dxa"/>
            <w:noWrap w:val="0"/>
            <w:vAlign w:val="top"/>
          </w:tcPr>
          <w:p w14:paraId="51FFAF2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w:t>
            </w:r>
            <w:r>
              <w:rPr>
                <w:rFonts w:ascii="宋体" w:hAnsi="宋体" w:cs="微软雅黑"/>
                <w:color w:val="auto"/>
                <w:sz w:val="18"/>
                <w:szCs w:val="18"/>
                <w:highlight w:val="none"/>
              </w:rPr>
              <w:t>Id</w:t>
            </w:r>
          </w:p>
        </w:tc>
        <w:tc>
          <w:tcPr>
            <w:tcW w:w="2841" w:type="dxa"/>
            <w:noWrap w:val="0"/>
            <w:vAlign w:val="top"/>
          </w:tcPr>
          <w:p w14:paraId="20796BD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4B758E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地铁</w:t>
            </w:r>
            <w:r>
              <w:rPr>
                <w:rFonts w:ascii="宋体" w:hAnsi="宋体" w:cs="微软雅黑"/>
                <w:color w:val="auto"/>
                <w:sz w:val="18"/>
                <w:szCs w:val="18"/>
                <w:highlight w:val="none"/>
              </w:rPr>
              <w:t>会员卡号</w:t>
            </w:r>
          </w:p>
        </w:tc>
      </w:tr>
      <w:tr w14:paraId="79ED667B">
        <w:trPr>
          <w:wBefore w:w="0" w:type="dxa"/>
          <w:jc w:val="center"/>
        </w:trPr>
        <w:tc>
          <w:tcPr>
            <w:tcW w:w="2840" w:type="dxa"/>
            <w:noWrap w:val="0"/>
            <w:vAlign w:val="top"/>
          </w:tcPr>
          <w:p w14:paraId="25AA50BB">
            <w:pPr>
              <w:rPr>
                <w:color w:val="auto"/>
                <w:sz w:val="18"/>
                <w:szCs w:val="18"/>
                <w:highlight w:val="none"/>
              </w:rPr>
            </w:pPr>
            <w:r>
              <w:rPr>
                <w:rFonts w:hint="eastAsia"/>
                <w:color w:val="auto"/>
                <w:sz w:val="18"/>
                <w:szCs w:val="18"/>
                <w:highlight w:val="none"/>
              </w:rPr>
              <w:t>card</w:t>
            </w:r>
            <w:r>
              <w:rPr>
                <w:color w:val="auto"/>
                <w:sz w:val="18"/>
                <w:szCs w:val="18"/>
                <w:highlight w:val="none"/>
              </w:rPr>
              <w:t>Type</w:t>
            </w:r>
          </w:p>
        </w:tc>
        <w:tc>
          <w:tcPr>
            <w:tcW w:w="2841" w:type="dxa"/>
            <w:noWrap w:val="0"/>
            <w:vAlign w:val="top"/>
          </w:tcPr>
          <w:p w14:paraId="5498D8FE">
            <w:pPr>
              <w:rPr>
                <w:color w:val="auto"/>
                <w:sz w:val="18"/>
                <w:szCs w:val="18"/>
                <w:highlight w:val="none"/>
              </w:rPr>
            </w:pPr>
            <w:r>
              <w:rPr>
                <w:rFonts w:hint="eastAsia"/>
                <w:color w:val="auto"/>
                <w:sz w:val="18"/>
                <w:szCs w:val="18"/>
                <w:highlight w:val="none"/>
              </w:rPr>
              <w:t>String</w:t>
            </w:r>
          </w:p>
        </w:tc>
        <w:tc>
          <w:tcPr>
            <w:tcW w:w="2841" w:type="dxa"/>
            <w:noWrap w:val="0"/>
            <w:vAlign w:val="top"/>
          </w:tcPr>
          <w:p w14:paraId="494DE75D">
            <w:pPr>
              <w:rPr>
                <w:color w:val="auto"/>
                <w:sz w:val="18"/>
                <w:szCs w:val="18"/>
                <w:highlight w:val="none"/>
              </w:rPr>
            </w:pPr>
            <w:r>
              <w:rPr>
                <w:rFonts w:hint="eastAsia"/>
                <w:color w:val="auto"/>
                <w:sz w:val="18"/>
                <w:szCs w:val="18"/>
                <w:highlight w:val="none"/>
              </w:rPr>
              <w:t>2.8</w:t>
            </w:r>
            <w:r>
              <w:rPr>
                <w:rFonts w:hint="eastAsia"/>
                <w:color w:val="auto"/>
                <w:sz w:val="18"/>
                <w:szCs w:val="18"/>
                <w:highlight w:val="none"/>
              </w:rPr>
              <w:tab/>
            </w:r>
            <w:r>
              <w:rPr>
                <w:rFonts w:hint="eastAsia"/>
                <w:color w:val="auto"/>
                <w:sz w:val="18"/>
                <w:szCs w:val="18"/>
                <w:highlight w:val="none"/>
              </w:rPr>
              <w:t>卡类型编码</w:t>
            </w:r>
          </w:p>
        </w:tc>
      </w:tr>
      <w:tr w14:paraId="3CFAE641">
        <w:trPr>
          <w:wBefore w:w="0" w:type="dxa"/>
          <w:jc w:val="center"/>
        </w:trPr>
        <w:tc>
          <w:tcPr>
            <w:tcW w:w="2840" w:type="dxa"/>
            <w:noWrap w:val="0"/>
            <w:vAlign w:val="top"/>
          </w:tcPr>
          <w:p w14:paraId="0524B181">
            <w:pPr>
              <w:rPr>
                <w:color w:val="auto"/>
                <w:sz w:val="18"/>
                <w:szCs w:val="18"/>
                <w:highlight w:val="none"/>
              </w:rPr>
            </w:pPr>
            <w:r>
              <w:rPr>
                <w:color w:val="auto"/>
                <w:sz w:val="18"/>
                <w:szCs w:val="18"/>
                <w:highlight w:val="none"/>
              </w:rPr>
              <w:t>channel</w:t>
            </w:r>
          </w:p>
        </w:tc>
        <w:tc>
          <w:tcPr>
            <w:tcW w:w="2841" w:type="dxa"/>
            <w:noWrap w:val="0"/>
            <w:vAlign w:val="top"/>
          </w:tcPr>
          <w:p w14:paraId="06E0FFBF">
            <w:pPr>
              <w:rPr>
                <w:color w:val="auto"/>
                <w:sz w:val="18"/>
                <w:szCs w:val="18"/>
                <w:highlight w:val="none"/>
              </w:rPr>
            </w:pPr>
            <w:r>
              <w:rPr>
                <w:rFonts w:hint="eastAsia"/>
                <w:color w:val="auto"/>
                <w:sz w:val="18"/>
                <w:szCs w:val="18"/>
                <w:highlight w:val="none"/>
              </w:rPr>
              <w:t>String</w:t>
            </w:r>
          </w:p>
        </w:tc>
        <w:tc>
          <w:tcPr>
            <w:tcW w:w="2841" w:type="dxa"/>
            <w:noWrap w:val="0"/>
            <w:vAlign w:val="top"/>
          </w:tcPr>
          <w:p w14:paraId="1692B1D8">
            <w:pPr>
              <w:rPr>
                <w:color w:val="auto"/>
                <w:sz w:val="18"/>
                <w:szCs w:val="18"/>
                <w:highlight w:val="none"/>
              </w:rPr>
            </w:pPr>
            <w:r>
              <w:rPr>
                <w:rFonts w:hint="eastAsia"/>
                <w:color w:val="auto"/>
                <w:sz w:val="18"/>
                <w:szCs w:val="18"/>
                <w:highlight w:val="none"/>
              </w:rPr>
              <w:t>2.7</w:t>
            </w:r>
            <w:r>
              <w:rPr>
                <w:rFonts w:hint="eastAsia"/>
                <w:color w:val="auto"/>
                <w:sz w:val="18"/>
                <w:szCs w:val="18"/>
                <w:highlight w:val="none"/>
              </w:rPr>
              <w:tab/>
            </w:r>
            <w:r>
              <w:rPr>
                <w:rFonts w:hint="eastAsia"/>
                <w:color w:val="auto"/>
                <w:sz w:val="18"/>
                <w:szCs w:val="18"/>
                <w:highlight w:val="none"/>
              </w:rPr>
              <w:t>支付通道编码</w:t>
            </w:r>
            <w:r>
              <w:rPr>
                <w:color w:val="auto"/>
                <w:sz w:val="18"/>
                <w:szCs w:val="18"/>
                <w:highlight w:val="none"/>
              </w:rPr>
              <w:t xml:space="preserve"> </w:t>
            </w:r>
          </w:p>
        </w:tc>
      </w:tr>
    </w:tbl>
    <w:p w14:paraId="522197D4">
      <w:pPr>
        <w:pStyle w:val="175"/>
        <w:rPr>
          <w:color w:val="auto"/>
          <w:highlight w:val="none"/>
        </w:rPr>
      </w:pPr>
      <w:bookmarkStart w:id="621" w:name="_Toc519178277"/>
      <w:r>
        <w:rPr>
          <w:rFonts w:hint="eastAsia"/>
          <w:color w:val="auto"/>
          <w:highlight w:val="none"/>
        </w:rPr>
        <w:t>应答参数</w:t>
      </w:r>
      <w:bookmarkEnd w:id="621"/>
    </w:p>
    <w:p w14:paraId="18DBA922">
      <w:pPr>
        <w:pStyle w:val="41"/>
        <w:rPr>
          <w:color w:val="auto"/>
          <w:highlight w:val="none"/>
        </w:rPr>
      </w:pPr>
      <w:r>
        <w:rPr>
          <w:rFonts w:hint="eastAsia"/>
          <w:color w:val="auto"/>
          <w:highlight w:val="none"/>
        </w:rPr>
        <w:t>请求设置</w:t>
      </w:r>
      <w:r>
        <w:rPr>
          <w:color w:val="auto"/>
          <w:highlight w:val="none"/>
        </w:rPr>
        <w:t>默认</w:t>
      </w:r>
      <w:r>
        <w:rPr>
          <w:rFonts w:hint="eastAsia"/>
          <w:color w:val="auto"/>
          <w:highlight w:val="none"/>
        </w:rPr>
        <w:t>支付</w:t>
      </w:r>
      <w:r>
        <w:rPr>
          <w:color w:val="auto"/>
          <w:highlight w:val="none"/>
        </w:rPr>
        <w:t>通道</w:t>
      </w:r>
      <w:r>
        <w:rPr>
          <w:rFonts w:hint="eastAsia"/>
          <w:color w:val="auto"/>
          <w:highlight w:val="none"/>
        </w:rPr>
        <w:t>应答参数详见表1</w:t>
      </w:r>
      <w:r>
        <w:rPr>
          <w:color w:val="auto"/>
          <w:highlight w:val="none"/>
        </w:rPr>
        <w:t>42</w:t>
      </w:r>
      <w:r>
        <w:rPr>
          <w:rFonts w:hint="eastAsia"/>
          <w:color w:val="auto"/>
          <w:highlight w:val="none"/>
        </w:rPr>
        <w:t>。</w:t>
      </w:r>
    </w:p>
    <w:p w14:paraId="1BF8C348">
      <w:pPr>
        <w:pStyle w:val="160"/>
        <w:rPr>
          <w:color w:val="auto"/>
          <w:highlight w:val="none"/>
        </w:rPr>
      </w:pPr>
      <w:r>
        <w:rPr>
          <w:rFonts w:hint="eastAsia"/>
          <w:color w:val="auto"/>
          <w:highlight w:val="none"/>
        </w:rPr>
        <w:t>请求设置</w:t>
      </w:r>
      <w:r>
        <w:rPr>
          <w:color w:val="auto"/>
          <w:highlight w:val="none"/>
        </w:rPr>
        <w:t>默认</w:t>
      </w:r>
      <w:r>
        <w:rPr>
          <w:rFonts w:hint="eastAsia"/>
          <w:color w:val="auto"/>
          <w:highlight w:val="none"/>
        </w:rPr>
        <w:t>支付</w:t>
      </w:r>
      <w:r>
        <w:rPr>
          <w:color w:val="auto"/>
          <w:highlight w:val="none"/>
        </w:rPr>
        <w:t>通道</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6998458">
        <w:trPr>
          <w:wBefore w:w="0" w:type="dxa"/>
          <w:jc w:val="center"/>
        </w:trPr>
        <w:tc>
          <w:tcPr>
            <w:tcW w:w="2840" w:type="dxa"/>
            <w:noWrap w:val="0"/>
            <w:vAlign w:val="top"/>
          </w:tcPr>
          <w:p w14:paraId="0E4934C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5D99AAD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588C982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3360A46B">
        <w:trPr>
          <w:wBefore w:w="0" w:type="dxa"/>
          <w:jc w:val="center"/>
        </w:trPr>
        <w:tc>
          <w:tcPr>
            <w:tcW w:w="2840" w:type="dxa"/>
            <w:noWrap w:val="0"/>
            <w:vAlign w:val="top"/>
          </w:tcPr>
          <w:p w14:paraId="36D0940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4058C96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8C7477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1C3F5F48">
        <w:trPr>
          <w:wBefore w:w="0" w:type="dxa"/>
          <w:jc w:val="center"/>
        </w:trPr>
        <w:tc>
          <w:tcPr>
            <w:tcW w:w="2840" w:type="dxa"/>
            <w:noWrap w:val="0"/>
            <w:vAlign w:val="top"/>
          </w:tcPr>
          <w:p w14:paraId="330D12D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0DDDDF2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163EF3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62FAA808">
      <w:pPr>
        <w:pStyle w:val="146"/>
        <w:spacing w:before="156" w:after="156"/>
        <w:rPr>
          <w:color w:val="auto"/>
          <w:highlight w:val="none"/>
        </w:rPr>
      </w:pPr>
      <w:bookmarkStart w:id="622" w:name="_Toc519178278"/>
      <w:r>
        <w:rPr>
          <w:color w:val="auto"/>
          <w:highlight w:val="none"/>
        </w:rPr>
        <w:t xml:space="preserve">IF8A-25 </w:t>
      </w:r>
      <w:r>
        <w:rPr>
          <w:rFonts w:hint="eastAsia"/>
          <w:color w:val="auto"/>
          <w:highlight w:val="none"/>
        </w:rPr>
        <w:t>请求实名</w:t>
      </w:r>
      <w:bookmarkEnd w:id="622"/>
    </w:p>
    <w:p w14:paraId="053F33CB">
      <w:pPr>
        <w:pStyle w:val="175"/>
        <w:rPr>
          <w:color w:val="auto"/>
          <w:highlight w:val="none"/>
        </w:rPr>
      </w:pPr>
      <w:bookmarkStart w:id="623" w:name="_Toc519178279"/>
      <w:r>
        <w:rPr>
          <w:rFonts w:hint="eastAsia"/>
          <w:color w:val="auto"/>
          <w:highlight w:val="none"/>
        </w:rPr>
        <w:t>接口地址</w:t>
      </w:r>
      <w:bookmarkEnd w:id="623"/>
    </w:p>
    <w:p w14:paraId="46847673">
      <w:pPr>
        <w:pStyle w:val="41"/>
        <w:rPr>
          <w:color w:val="auto"/>
          <w:highlight w:val="none"/>
        </w:rPr>
      </w:pPr>
      <w:r>
        <w:rPr>
          <w:color w:val="auto"/>
          <w:highlight w:val="none"/>
        </w:rPr>
        <w:t>http//:[ip]:[port]/[project]/ ci/app/requestRealNameVerify</w:t>
      </w:r>
    </w:p>
    <w:p w14:paraId="09369D91">
      <w:pPr>
        <w:pStyle w:val="175"/>
        <w:rPr>
          <w:color w:val="auto"/>
          <w:highlight w:val="none"/>
        </w:rPr>
      </w:pPr>
      <w:bookmarkStart w:id="624" w:name="_Toc519178280"/>
      <w:r>
        <w:rPr>
          <w:rFonts w:hint="eastAsia"/>
          <w:color w:val="auto"/>
          <w:highlight w:val="none"/>
        </w:rPr>
        <w:t>接口</w:t>
      </w:r>
      <w:r>
        <w:rPr>
          <w:color w:val="auto"/>
          <w:highlight w:val="none"/>
        </w:rPr>
        <w:t>说明</w:t>
      </w:r>
      <w:bookmarkEnd w:id="624"/>
    </w:p>
    <w:p w14:paraId="2816B160">
      <w:pPr>
        <w:pStyle w:val="41"/>
        <w:rPr>
          <w:color w:val="auto"/>
          <w:highlight w:val="none"/>
        </w:rPr>
      </w:pPr>
      <w:r>
        <w:rPr>
          <w:rFonts w:hint="eastAsia"/>
          <w:color w:val="auto"/>
          <w:highlight w:val="none"/>
        </w:rPr>
        <w:t>请求</w:t>
      </w:r>
      <w:r>
        <w:rPr>
          <w:color w:val="auto"/>
          <w:highlight w:val="none"/>
        </w:rPr>
        <w:t>实名认证</w:t>
      </w:r>
    </w:p>
    <w:p w14:paraId="1C6516C7">
      <w:pPr>
        <w:pStyle w:val="175"/>
        <w:rPr>
          <w:color w:val="auto"/>
          <w:highlight w:val="none"/>
        </w:rPr>
      </w:pPr>
      <w:bookmarkStart w:id="625" w:name="_Toc519178281"/>
      <w:r>
        <w:rPr>
          <w:rFonts w:hint="eastAsia"/>
          <w:color w:val="auto"/>
          <w:highlight w:val="none"/>
        </w:rPr>
        <w:t>请求参数</w:t>
      </w:r>
      <w:bookmarkEnd w:id="625"/>
    </w:p>
    <w:p w14:paraId="62791CD3">
      <w:pPr>
        <w:pStyle w:val="41"/>
        <w:rPr>
          <w:color w:val="auto"/>
          <w:highlight w:val="none"/>
        </w:rPr>
      </w:pPr>
      <w:r>
        <w:rPr>
          <w:rFonts w:hint="eastAsia"/>
          <w:color w:val="auto"/>
          <w:highlight w:val="none"/>
        </w:rPr>
        <w:t>请求实名请求参数详见表1</w:t>
      </w:r>
      <w:r>
        <w:rPr>
          <w:color w:val="auto"/>
          <w:highlight w:val="none"/>
        </w:rPr>
        <w:t>43</w:t>
      </w:r>
      <w:r>
        <w:rPr>
          <w:rFonts w:hint="eastAsia"/>
          <w:color w:val="auto"/>
          <w:highlight w:val="none"/>
        </w:rPr>
        <w:t>。</w:t>
      </w:r>
    </w:p>
    <w:p w14:paraId="21189284">
      <w:pPr>
        <w:pStyle w:val="160"/>
        <w:rPr>
          <w:color w:val="auto"/>
          <w:highlight w:val="none"/>
        </w:rPr>
      </w:pPr>
      <w:r>
        <w:rPr>
          <w:rFonts w:hint="eastAsia"/>
          <w:color w:val="auto"/>
          <w:highlight w:val="none"/>
        </w:rPr>
        <w:t>请求实名请求参数信息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4DB0B6F">
        <w:trPr>
          <w:wBefore w:w="0" w:type="dxa"/>
          <w:jc w:val="center"/>
        </w:trPr>
        <w:tc>
          <w:tcPr>
            <w:tcW w:w="2840" w:type="dxa"/>
            <w:noWrap w:val="0"/>
            <w:vAlign w:val="top"/>
          </w:tcPr>
          <w:p w14:paraId="22F602DD">
            <w:pPr>
              <w:rPr>
                <w:color w:val="auto"/>
                <w:sz w:val="18"/>
                <w:szCs w:val="18"/>
                <w:highlight w:val="none"/>
              </w:rPr>
            </w:pPr>
            <w:r>
              <w:rPr>
                <w:rFonts w:hint="eastAsia"/>
                <w:color w:val="auto"/>
                <w:sz w:val="18"/>
                <w:szCs w:val="18"/>
                <w:highlight w:val="none"/>
              </w:rPr>
              <w:t>字段</w:t>
            </w:r>
          </w:p>
        </w:tc>
        <w:tc>
          <w:tcPr>
            <w:tcW w:w="2841" w:type="dxa"/>
            <w:noWrap w:val="0"/>
            <w:vAlign w:val="top"/>
          </w:tcPr>
          <w:p w14:paraId="2D2BDB7B">
            <w:pPr>
              <w:rPr>
                <w:color w:val="auto"/>
                <w:sz w:val="18"/>
                <w:szCs w:val="18"/>
                <w:highlight w:val="none"/>
              </w:rPr>
            </w:pPr>
            <w:r>
              <w:rPr>
                <w:rFonts w:hint="eastAsia"/>
                <w:color w:val="auto"/>
                <w:sz w:val="18"/>
                <w:szCs w:val="18"/>
                <w:highlight w:val="none"/>
              </w:rPr>
              <w:t>类型</w:t>
            </w:r>
          </w:p>
        </w:tc>
        <w:tc>
          <w:tcPr>
            <w:tcW w:w="2841" w:type="dxa"/>
            <w:noWrap w:val="0"/>
            <w:vAlign w:val="top"/>
          </w:tcPr>
          <w:p w14:paraId="0CCA5A90">
            <w:pPr>
              <w:rPr>
                <w:color w:val="auto"/>
                <w:sz w:val="18"/>
                <w:szCs w:val="18"/>
                <w:highlight w:val="none"/>
              </w:rPr>
            </w:pPr>
            <w:r>
              <w:rPr>
                <w:rFonts w:hint="eastAsia"/>
                <w:color w:val="auto"/>
                <w:sz w:val="18"/>
                <w:szCs w:val="18"/>
                <w:highlight w:val="none"/>
              </w:rPr>
              <w:t>说明</w:t>
            </w:r>
          </w:p>
        </w:tc>
      </w:tr>
      <w:tr w14:paraId="49C44E06">
        <w:trPr>
          <w:wBefore w:w="0" w:type="dxa"/>
          <w:jc w:val="center"/>
        </w:trPr>
        <w:tc>
          <w:tcPr>
            <w:tcW w:w="2840" w:type="dxa"/>
            <w:noWrap w:val="0"/>
            <w:vAlign w:val="center"/>
          </w:tcPr>
          <w:p w14:paraId="66781E1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thirdUserId</w:t>
            </w:r>
          </w:p>
        </w:tc>
        <w:tc>
          <w:tcPr>
            <w:tcW w:w="2841" w:type="dxa"/>
            <w:noWrap w:val="0"/>
            <w:vAlign w:val="center"/>
          </w:tcPr>
          <w:p w14:paraId="52980BDD">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73C670A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第三方</w:t>
            </w:r>
            <w:r>
              <w:rPr>
                <w:rFonts w:ascii="宋体" w:hAnsi="宋体" w:cs="微软雅黑"/>
                <w:color w:val="auto"/>
                <w:sz w:val="18"/>
                <w:szCs w:val="18"/>
                <w:highlight w:val="none"/>
              </w:rPr>
              <w:t>用户编码</w:t>
            </w:r>
          </w:p>
        </w:tc>
      </w:tr>
      <w:tr w14:paraId="6BA95580">
        <w:trPr>
          <w:wBefore w:w="0" w:type="dxa"/>
          <w:jc w:val="center"/>
        </w:trPr>
        <w:tc>
          <w:tcPr>
            <w:tcW w:w="2840" w:type="dxa"/>
            <w:noWrap w:val="0"/>
            <w:vAlign w:val="top"/>
          </w:tcPr>
          <w:p w14:paraId="55CFAECD">
            <w:pPr>
              <w:rPr>
                <w:rFonts w:ascii="宋体" w:hAnsi="宋体" w:cs="微软雅黑"/>
                <w:color w:val="auto"/>
                <w:sz w:val="18"/>
                <w:szCs w:val="18"/>
                <w:highlight w:val="none"/>
              </w:rPr>
            </w:pPr>
            <w:r>
              <w:rPr>
                <w:rFonts w:ascii="宋体" w:hAnsi="宋体" w:cs="微软雅黑"/>
                <w:color w:val="auto"/>
                <w:sz w:val="18"/>
                <w:szCs w:val="18"/>
                <w:highlight w:val="none"/>
              </w:rPr>
              <w:t>u</w:t>
            </w:r>
            <w:r>
              <w:rPr>
                <w:rFonts w:hint="eastAsia" w:ascii="宋体" w:hAnsi="宋体" w:cs="微软雅黑"/>
                <w:color w:val="auto"/>
                <w:sz w:val="18"/>
                <w:szCs w:val="18"/>
                <w:highlight w:val="none"/>
              </w:rPr>
              <w:t>ser</w:t>
            </w:r>
            <w:r>
              <w:rPr>
                <w:rFonts w:ascii="宋体" w:hAnsi="宋体" w:cs="微软雅黑"/>
                <w:color w:val="auto"/>
                <w:sz w:val="18"/>
                <w:szCs w:val="18"/>
                <w:highlight w:val="none"/>
              </w:rPr>
              <w:t>Name</w:t>
            </w:r>
          </w:p>
        </w:tc>
        <w:tc>
          <w:tcPr>
            <w:tcW w:w="2841" w:type="dxa"/>
            <w:noWrap w:val="0"/>
            <w:vAlign w:val="top"/>
          </w:tcPr>
          <w:p w14:paraId="5458FA7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650CAAC">
            <w:pPr>
              <w:rPr>
                <w:rFonts w:ascii="宋体" w:hAnsi="宋体" w:cs="微软雅黑"/>
                <w:color w:val="auto"/>
                <w:sz w:val="18"/>
                <w:szCs w:val="18"/>
                <w:highlight w:val="none"/>
              </w:rPr>
            </w:pPr>
            <w:r>
              <w:rPr>
                <w:rFonts w:hint="eastAsia" w:ascii="宋体" w:hAnsi="宋体" w:cs="微软雅黑"/>
                <w:color w:val="auto"/>
                <w:sz w:val="18"/>
                <w:szCs w:val="18"/>
                <w:highlight w:val="none"/>
              </w:rPr>
              <w:t>用户名</w:t>
            </w:r>
          </w:p>
          <w:p w14:paraId="5201D501">
            <w:pPr>
              <w:rPr>
                <w:rFonts w:ascii="宋体" w:hAnsi="宋体" w:cs="微软雅黑"/>
                <w:color w:val="auto"/>
                <w:sz w:val="18"/>
                <w:szCs w:val="18"/>
                <w:highlight w:val="none"/>
              </w:rPr>
            </w:pPr>
            <w:r>
              <w:rPr>
                <w:rFonts w:ascii="宋体" w:hAnsi="宋体" w:cs="微软雅黑"/>
                <w:color w:val="auto"/>
                <w:sz w:val="18"/>
                <w:szCs w:val="18"/>
                <w:highlight w:val="none"/>
              </w:rPr>
              <w:t>paymentVendor=05</w:t>
            </w:r>
            <w:r>
              <w:rPr>
                <w:rFonts w:hint="eastAsia" w:ascii="宋体" w:hAnsi="宋体" w:cs="微软雅黑"/>
                <w:color w:val="auto"/>
                <w:sz w:val="18"/>
                <w:szCs w:val="18"/>
                <w:highlight w:val="none"/>
              </w:rPr>
              <w:t>必填</w:t>
            </w:r>
          </w:p>
        </w:tc>
      </w:tr>
      <w:tr w14:paraId="7D90A0E3">
        <w:trPr>
          <w:wBefore w:w="0" w:type="dxa"/>
          <w:jc w:val="center"/>
        </w:trPr>
        <w:tc>
          <w:tcPr>
            <w:tcW w:w="2840" w:type="dxa"/>
            <w:noWrap w:val="0"/>
            <w:vAlign w:val="top"/>
          </w:tcPr>
          <w:p w14:paraId="34B1D747">
            <w:pPr>
              <w:rPr>
                <w:rFonts w:ascii="宋体" w:hAnsi="宋体" w:cs="微软雅黑"/>
                <w:color w:val="auto"/>
                <w:sz w:val="18"/>
                <w:szCs w:val="18"/>
                <w:highlight w:val="none"/>
              </w:rPr>
            </w:pPr>
            <w:r>
              <w:rPr>
                <w:rFonts w:hint="eastAsia" w:ascii="宋体" w:hAnsi="宋体" w:cs="微软雅黑"/>
                <w:color w:val="auto"/>
                <w:sz w:val="18"/>
                <w:szCs w:val="18"/>
                <w:highlight w:val="none"/>
              </w:rPr>
              <w:t>c</w:t>
            </w:r>
            <w:r>
              <w:rPr>
                <w:rFonts w:ascii="宋体" w:hAnsi="宋体" w:cs="微软雅黑"/>
                <w:color w:val="auto"/>
                <w:sz w:val="18"/>
                <w:szCs w:val="18"/>
                <w:highlight w:val="none"/>
              </w:rPr>
              <w:t>ertNo</w:t>
            </w:r>
          </w:p>
        </w:tc>
        <w:tc>
          <w:tcPr>
            <w:tcW w:w="2841" w:type="dxa"/>
            <w:noWrap w:val="0"/>
            <w:vAlign w:val="top"/>
          </w:tcPr>
          <w:p w14:paraId="7BA400B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w:t>
            </w:r>
            <w:r>
              <w:rPr>
                <w:rFonts w:ascii="宋体" w:hAnsi="宋体" w:cs="微软雅黑"/>
                <w:color w:val="auto"/>
                <w:sz w:val="18"/>
                <w:szCs w:val="18"/>
                <w:highlight w:val="none"/>
              </w:rPr>
              <w:t>tring</w:t>
            </w:r>
          </w:p>
        </w:tc>
        <w:tc>
          <w:tcPr>
            <w:tcW w:w="2841" w:type="dxa"/>
            <w:noWrap w:val="0"/>
            <w:vAlign w:val="top"/>
          </w:tcPr>
          <w:p w14:paraId="03DDA7B6">
            <w:pPr>
              <w:rPr>
                <w:rFonts w:ascii="宋体" w:hAnsi="宋体" w:cs="微软雅黑"/>
                <w:color w:val="auto"/>
                <w:sz w:val="18"/>
                <w:szCs w:val="18"/>
                <w:highlight w:val="none"/>
              </w:rPr>
            </w:pPr>
            <w:r>
              <w:rPr>
                <w:rFonts w:hint="eastAsia" w:ascii="宋体" w:hAnsi="宋体" w:cs="微软雅黑"/>
                <w:color w:val="auto"/>
                <w:sz w:val="18"/>
                <w:szCs w:val="18"/>
                <w:highlight w:val="none"/>
              </w:rPr>
              <w:t>身份证号</w:t>
            </w:r>
          </w:p>
          <w:p w14:paraId="3165AD07">
            <w:pPr>
              <w:rPr>
                <w:rFonts w:ascii="宋体" w:hAnsi="宋体" w:cs="微软雅黑"/>
                <w:color w:val="auto"/>
                <w:sz w:val="18"/>
                <w:szCs w:val="18"/>
                <w:highlight w:val="none"/>
              </w:rPr>
            </w:pPr>
            <w:r>
              <w:rPr>
                <w:rFonts w:ascii="宋体" w:hAnsi="宋体" w:cs="微软雅黑"/>
                <w:color w:val="auto"/>
                <w:sz w:val="18"/>
                <w:szCs w:val="18"/>
                <w:highlight w:val="none"/>
              </w:rPr>
              <w:t>paymentVendor=05</w:t>
            </w:r>
            <w:r>
              <w:rPr>
                <w:rFonts w:hint="eastAsia" w:ascii="宋体" w:hAnsi="宋体" w:cs="微软雅黑"/>
                <w:color w:val="auto"/>
                <w:sz w:val="18"/>
                <w:szCs w:val="18"/>
                <w:highlight w:val="none"/>
              </w:rPr>
              <w:t>必填</w:t>
            </w:r>
          </w:p>
        </w:tc>
      </w:tr>
      <w:tr w14:paraId="41A331E6">
        <w:trPr>
          <w:wBefore w:w="0" w:type="dxa"/>
          <w:jc w:val="center"/>
        </w:trPr>
        <w:tc>
          <w:tcPr>
            <w:tcW w:w="2840" w:type="dxa"/>
            <w:noWrap w:val="0"/>
            <w:vAlign w:val="top"/>
          </w:tcPr>
          <w:p w14:paraId="62146887">
            <w:pPr>
              <w:rPr>
                <w:rFonts w:ascii="宋体" w:hAnsi="宋体" w:cs="微软雅黑"/>
                <w:color w:val="auto"/>
                <w:sz w:val="18"/>
                <w:szCs w:val="18"/>
                <w:highlight w:val="none"/>
              </w:rPr>
            </w:pPr>
            <w:r>
              <w:rPr>
                <w:rFonts w:ascii="宋体" w:hAnsi="宋体" w:cs="微软雅黑"/>
                <w:color w:val="auto"/>
                <w:sz w:val="18"/>
                <w:szCs w:val="18"/>
                <w:highlight w:val="none"/>
              </w:rPr>
              <w:t>m</w:t>
            </w:r>
            <w:r>
              <w:rPr>
                <w:rFonts w:hint="eastAsia" w:ascii="宋体" w:hAnsi="宋体" w:cs="微软雅黑"/>
                <w:color w:val="auto"/>
                <w:sz w:val="18"/>
                <w:szCs w:val="18"/>
                <w:highlight w:val="none"/>
              </w:rPr>
              <w:t>obile</w:t>
            </w:r>
          </w:p>
        </w:tc>
        <w:tc>
          <w:tcPr>
            <w:tcW w:w="2841" w:type="dxa"/>
            <w:noWrap w:val="0"/>
            <w:vAlign w:val="top"/>
          </w:tcPr>
          <w:p w14:paraId="13D9629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w:t>
            </w:r>
            <w:r>
              <w:rPr>
                <w:rFonts w:ascii="宋体" w:hAnsi="宋体" w:cs="微软雅黑"/>
                <w:color w:val="auto"/>
                <w:sz w:val="18"/>
                <w:szCs w:val="18"/>
                <w:highlight w:val="none"/>
              </w:rPr>
              <w:t>tring</w:t>
            </w:r>
          </w:p>
        </w:tc>
        <w:tc>
          <w:tcPr>
            <w:tcW w:w="2841" w:type="dxa"/>
            <w:noWrap w:val="0"/>
            <w:vAlign w:val="top"/>
          </w:tcPr>
          <w:p w14:paraId="280C3B58">
            <w:pPr>
              <w:rPr>
                <w:rFonts w:ascii="宋体" w:hAnsi="宋体" w:cs="微软雅黑"/>
                <w:color w:val="auto"/>
                <w:sz w:val="18"/>
                <w:szCs w:val="18"/>
                <w:highlight w:val="none"/>
              </w:rPr>
            </w:pPr>
            <w:r>
              <w:rPr>
                <w:rFonts w:hint="eastAsia" w:ascii="宋体" w:hAnsi="宋体" w:cs="微软雅黑"/>
                <w:color w:val="auto"/>
                <w:sz w:val="18"/>
                <w:szCs w:val="18"/>
                <w:highlight w:val="none"/>
              </w:rPr>
              <w:t>银行卡绑定的手机号</w:t>
            </w:r>
          </w:p>
          <w:p w14:paraId="5CEA7D1E">
            <w:pPr>
              <w:rPr>
                <w:rFonts w:ascii="宋体" w:hAnsi="宋体" w:cs="微软雅黑"/>
                <w:color w:val="auto"/>
                <w:sz w:val="18"/>
                <w:szCs w:val="18"/>
                <w:highlight w:val="none"/>
              </w:rPr>
            </w:pPr>
            <w:r>
              <w:rPr>
                <w:rFonts w:ascii="宋体" w:hAnsi="宋体" w:cs="微软雅黑"/>
                <w:color w:val="auto"/>
                <w:sz w:val="18"/>
                <w:szCs w:val="18"/>
                <w:highlight w:val="none"/>
              </w:rPr>
              <w:t>paymentVendor=05</w:t>
            </w:r>
            <w:r>
              <w:rPr>
                <w:rFonts w:hint="eastAsia" w:ascii="宋体" w:hAnsi="宋体" w:cs="微软雅黑"/>
                <w:color w:val="auto"/>
                <w:sz w:val="18"/>
                <w:szCs w:val="18"/>
                <w:highlight w:val="none"/>
              </w:rPr>
              <w:t>必填</w:t>
            </w:r>
          </w:p>
        </w:tc>
      </w:tr>
      <w:tr w14:paraId="3F5BF113">
        <w:trPr>
          <w:wBefore w:w="0" w:type="dxa"/>
          <w:jc w:val="center"/>
        </w:trPr>
        <w:tc>
          <w:tcPr>
            <w:tcW w:w="2840" w:type="dxa"/>
            <w:noWrap w:val="0"/>
            <w:vAlign w:val="top"/>
          </w:tcPr>
          <w:p w14:paraId="056A3C02">
            <w:pPr>
              <w:rPr>
                <w:rFonts w:ascii="宋体" w:hAnsi="宋体" w:cs="微软雅黑"/>
                <w:color w:val="auto"/>
                <w:sz w:val="18"/>
                <w:szCs w:val="18"/>
                <w:highlight w:val="none"/>
              </w:rPr>
            </w:pPr>
            <w:r>
              <w:rPr>
                <w:rFonts w:hint="eastAsia" w:ascii="宋体" w:hAnsi="宋体" w:cs="微软雅黑"/>
                <w:color w:val="auto"/>
                <w:sz w:val="18"/>
                <w:szCs w:val="18"/>
                <w:highlight w:val="none"/>
              </w:rPr>
              <w:t>bank</w:t>
            </w:r>
            <w:r>
              <w:rPr>
                <w:rFonts w:ascii="宋体" w:hAnsi="宋体" w:cs="微软雅黑"/>
                <w:color w:val="auto"/>
                <w:sz w:val="18"/>
                <w:szCs w:val="18"/>
                <w:highlight w:val="none"/>
              </w:rPr>
              <w:t>CardNo</w:t>
            </w:r>
          </w:p>
        </w:tc>
        <w:tc>
          <w:tcPr>
            <w:tcW w:w="2841" w:type="dxa"/>
            <w:noWrap w:val="0"/>
            <w:vAlign w:val="top"/>
          </w:tcPr>
          <w:p w14:paraId="6990AC6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w:t>
            </w:r>
            <w:r>
              <w:rPr>
                <w:rFonts w:ascii="宋体" w:hAnsi="宋体" w:cs="微软雅黑"/>
                <w:color w:val="auto"/>
                <w:sz w:val="18"/>
                <w:szCs w:val="18"/>
                <w:highlight w:val="none"/>
              </w:rPr>
              <w:t>tring</w:t>
            </w:r>
          </w:p>
        </w:tc>
        <w:tc>
          <w:tcPr>
            <w:tcW w:w="2841" w:type="dxa"/>
            <w:noWrap w:val="0"/>
            <w:vAlign w:val="top"/>
          </w:tcPr>
          <w:p w14:paraId="4CC9475B">
            <w:pPr>
              <w:rPr>
                <w:rFonts w:ascii="宋体" w:hAnsi="宋体" w:cs="微软雅黑"/>
                <w:color w:val="auto"/>
                <w:sz w:val="18"/>
                <w:szCs w:val="18"/>
                <w:highlight w:val="none"/>
              </w:rPr>
            </w:pPr>
            <w:r>
              <w:rPr>
                <w:rFonts w:hint="eastAsia" w:ascii="宋体" w:hAnsi="宋体" w:cs="微软雅黑"/>
                <w:color w:val="auto"/>
                <w:sz w:val="18"/>
                <w:szCs w:val="18"/>
                <w:highlight w:val="none"/>
              </w:rPr>
              <w:t>银行卡号码</w:t>
            </w:r>
          </w:p>
          <w:p w14:paraId="7D16E195">
            <w:pPr>
              <w:rPr>
                <w:rFonts w:ascii="宋体" w:hAnsi="宋体" w:cs="微软雅黑"/>
                <w:color w:val="auto"/>
                <w:sz w:val="18"/>
                <w:szCs w:val="18"/>
                <w:highlight w:val="none"/>
              </w:rPr>
            </w:pPr>
            <w:r>
              <w:rPr>
                <w:rFonts w:ascii="宋体" w:hAnsi="宋体" w:cs="微软雅黑"/>
                <w:color w:val="auto"/>
                <w:sz w:val="18"/>
                <w:szCs w:val="18"/>
                <w:highlight w:val="none"/>
              </w:rPr>
              <w:t>paymentVendor=05</w:t>
            </w:r>
            <w:r>
              <w:rPr>
                <w:rFonts w:hint="eastAsia" w:ascii="宋体" w:hAnsi="宋体" w:cs="微软雅黑"/>
                <w:color w:val="auto"/>
                <w:sz w:val="18"/>
                <w:szCs w:val="18"/>
                <w:highlight w:val="none"/>
              </w:rPr>
              <w:t>必填</w:t>
            </w:r>
          </w:p>
        </w:tc>
      </w:tr>
      <w:tr w14:paraId="79DEEFAC">
        <w:trPr>
          <w:wBefore w:w="0" w:type="dxa"/>
          <w:jc w:val="center"/>
        </w:trPr>
        <w:tc>
          <w:tcPr>
            <w:tcW w:w="2840" w:type="dxa"/>
            <w:noWrap w:val="0"/>
            <w:vAlign w:val="top"/>
          </w:tcPr>
          <w:p w14:paraId="412BB110">
            <w:pPr>
              <w:rPr>
                <w:rFonts w:ascii="宋体" w:hAnsi="宋体" w:cs="微软雅黑"/>
                <w:color w:val="auto"/>
                <w:sz w:val="18"/>
                <w:szCs w:val="18"/>
                <w:highlight w:val="none"/>
              </w:rPr>
            </w:pPr>
            <w:r>
              <w:rPr>
                <w:rFonts w:ascii="宋体" w:hAnsi="宋体" w:cs="微软雅黑"/>
                <w:color w:val="auto"/>
                <w:sz w:val="18"/>
                <w:szCs w:val="18"/>
                <w:highlight w:val="none"/>
              </w:rPr>
              <w:t>auth</w:t>
            </w:r>
            <w:r>
              <w:rPr>
                <w:rFonts w:hint="eastAsia" w:ascii="宋体" w:hAnsi="宋体" w:cs="微软雅黑"/>
                <w:color w:val="auto"/>
                <w:sz w:val="18"/>
                <w:szCs w:val="18"/>
                <w:highlight w:val="none"/>
              </w:rPr>
              <w:t>T</w:t>
            </w:r>
            <w:r>
              <w:rPr>
                <w:rFonts w:ascii="宋体" w:hAnsi="宋体" w:cs="微软雅黑"/>
                <w:color w:val="auto"/>
                <w:sz w:val="18"/>
                <w:szCs w:val="18"/>
                <w:highlight w:val="none"/>
              </w:rPr>
              <w:t>oken</w:t>
            </w:r>
          </w:p>
        </w:tc>
        <w:tc>
          <w:tcPr>
            <w:tcW w:w="2841" w:type="dxa"/>
            <w:noWrap w:val="0"/>
            <w:vAlign w:val="top"/>
          </w:tcPr>
          <w:p w14:paraId="38F7B8A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w:t>
            </w:r>
            <w:r>
              <w:rPr>
                <w:rFonts w:ascii="宋体" w:hAnsi="宋体" w:cs="微软雅黑"/>
                <w:color w:val="auto"/>
                <w:sz w:val="18"/>
                <w:szCs w:val="18"/>
                <w:highlight w:val="none"/>
              </w:rPr>
              <w:t>tring</w:t>
            </w:r>
          </w:p>
        </w:tc>
        <w:tc>
          <w:tcPr>
            <w:tcW w:w="2841" w:type="dxa"/>
            <w:noWrap w:val="0"/>
            <w:vAlign w:val="top"/>
          </w:tcPr>
          <w:p w14:paraId="10146D96">
            <w:pPr>
              <w:rPr>
                <w:rFonts w:ascii="宋体" w:hAnsi="宋体" w:cs="微软雅黑"/>
                <w:color w:val="auto"/>
                <w:sz w:val="18"/>
                <w:szCs w:val="18"/>
                <w:highlight w:val="none"/>
              </w:rPr>
            </w:pPr>
            <w:r>
              <w:rPr>
                <w:rFonts w:hint="eastAsia" w:ascii="宋体" w:hAnsi="宋体" w:cs="微软雅黑"/>
                <w:color w:val="auto"/>
                <w:sz w:val="18"/>
                <w:szCs w:val="18"/>
                <w:highlight w:val="none"/>
              </w:rPr>
              <w:t>微信授权code</w:t>
            </w:r>
          </w:p>
          <w:p w14:paraId="369EEC55">
            <w:pPr>
              <w:rPr>
                <w:rFonts w:ascii="宋体" w:hAnsi="宋体" w:cs="微软雅黑"/>
                <w:color w:val="auto"/>
                <w:sz w:val="18"/>
                <w:szCs w:val="18"/>
                <w:highlight w:val="none"/>
              </w:rPr>
            </w:pPr>
            <w:r>
              <w:rPr>
                <w:rFonts w:ascii="宋体" w:hAnsi="宋体" w:cs="微软雅黑"/>
                <w:color w:val="auto"/>
                <w:sz w:val="18"/>
                <w:szCs w:val="18"/>
                <w:highlight w:val="none"/>
              </w:rPr>
              <w:t>paymentVendor=04</w:t>
            </w:r>
            <w:r>
              <w:rPr>
                <w:rFonts w:hint="eastAsia" w:ascii="宋体" w:hAnsi="宋体" w:cs="微软雅黑"/>
                <w:color w:val="auto"/>
                <w:sz w:val="18"/>
                <w:szCs w:val="18"/>
                <w:highlight w:val="none"/>
              </w:rPr>
              <w:t>必填</w:t>
            </w:r>
          </w:p>
        </w:tc>
      </w:tr>
      <w:tr w14:paraId="6DBF6DF7">
        <w:trPr>
          <w:wBefore w:w="0" w:type="dxa"/>
          <w:jc w:val="center"/>
        </w:trPr>
        <w:tc>
          <w:tcPr>
            <w:tcW w:w="2840" w:type="dxa"/>
            <w:noWrap w:val="0"/>
            <w:vAlign w:val="top"/>
          </w:tcPr>
          <w:p w14:paraId="7336FD1B">
            <w:pPr>
              <w:rPr>
                <w:rFonts w:ascii="宋体" w:hAnsi="宋体" w:cs="微软雅黑"/>
                <w:color w:val="auto"/>
                <w:sz w:val="18"/>
                <w:szCs w:val="18"/>
                <w:highlight w:val="none"/>
              </w:rPr>
            </w:pPr>
            <w:r>
              <w:rPr>
                <w:rFonts w:ascii="宋体" w:hAnsi="宋体" w:cs="微软雅黑"/>
                <w:color w:val="auto"/>
                <w:sz w:val="18"/>
                <w:szCs w:val="18"/>
                <w:highlight w:val="none"/>
              </w:rPr>
              <w:t>paymentVendor</w:t>
            </w:r>
          </w:p>
        </w:tc>
        <w:tc>
          <w:tcPr>
            <w:tcW w:w="2841" w:type="dxa"/>
            <w:noWrap w:val="0"/>
            <w:vAlign w:val="top"/>
          </w:tcPr>
          <w:p w14:paraId="60DB5D4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A2C24B8">
            <w:pPr>
              <w:rPr>
                <w:rFonts w:ascii="宋体" w:hAnsi="宋体" w:cs="微软雅黑"/>
                <w:color w:val="auto"/>
                <w:sz w:val="18"/>
                <w:szCs w:val="18"/>
                <w:highlight w:val="none"/>
              </w:rPr>
            </w:pPr>
            <w:r>
              <w:rPr>
                <w:rFonts w:hint="eastAsia" w:ascii="宋体" w:hAnsi="宋体" w:cs="微软雅黑"/>
                <w:color w:val="auto"/>
                <w:sz w:val="18"/>
                <w:szCs w:val="18"/>
                <w:highlight w:val="none"/>
              </w:rPr>
              <w:t>支付类型</w:t>
            </w:r>
          </w:p>
          <w:p w14:paraId="70535DB8">
            <w:pPr>
              <w:rPr>
                <w:rFonts w:ascii="宋体" w:hAnsi="宋体" w:cs="微软雅黑"/>
                <w:color w:val="auto"/>
                <w:sz w:val="18"/>
                <w:szCs w:val="18"/>
                <w:highlight w:val="none"/>
              </w:rPr>
            </w:pPr>
            <w:r>
              <w:rPr>
                <w:rFonts w:hint="eastAsia" w:ascii="宋体" w:hAnsi="宋体" w:cs="微软雅黑"/>
                <w:color w:val="auto"/>
                <w:sz w:val="18"/>
                <w:szCs w:val="18"/>
                <w:highlight w:val="none"/>
              </w:rPr>
              <w:t>04</w:t>
            </w:r>
            <w:r>
              <w:rPr>
                <w:rFonts w:ascii="宋体" w:hAnsi="宋体" w:cs="微软雅黑"/>
                <w:color w:val="auto"/>
                <w:sz w:val="18"/>
                <w:szCs w:val="18"/>
                <w:highlight w:val="none"/>
              </w:rPr>
              <w:t xml:space="preserve"> </w:t>
            </w:r>
            <w:r>
              <w:rPr>
                <w:rFonts w:hint="eastAsia" w:ascii="宋体" w:hAnsi="宋体" w:cs="微软雅黑"/>
                <w:color w:val="auto"/>
                <w:sz w:val="18"/>
                <w:szCs w:val="18"/>
                <w:highlight w:val="none"/>
              </w:rPr>
              <w:t>微信</w:t>
            </w:r>
          </w:p>
          <w:p w14:paraId="58AC8C97">
            <w:pPr>
              <w:rPr>
                <w:rFonts w:ascii="宋体" w:hAnsi="宋体" w:cs="微软雅黑"/>
                <w:color w:val="auto"/>
                <w:sz w:val="18"/>
                <w:szCs w:val="18"/>
                <w:highlight w:val="none"/>
              </w:rPr>
            </w:pPr>
            <w:r>
              <w:rPr>
                <w:rFonts w:hint="eastAsia" w:ascii="宋体" w:hAnsi="宋体" w:cs="微软雅黑"/>
                <w:color w:val="auto"/>
                <w:sz w:val="18"/>
                <w:szCs w:val="18"/>
                <w:highlight w:val="none"/>
              </w:rPr>
              <w:t>0</w:t>
            </w:r>
            <w:r>
              <w:rPr>
                <w:rFonts w:ascii="宋体" w:hAnsi="宋体" w:cs="微软雅黑"/>
                <w:color w:val="auto"/>
                <w:sz w:val="18"/>
                <w:szCs w:val="18"/>
                <w:highlight w:val="none"/>
              </w:rPr>
              <w:t>5</w:t>
            </w:r>
            <w:r>
              <w:rPr>
                <w:rFonts w:hint="eastAsia" w:ascii="宋体" w:hAnsi="宋体" w:cs="微软雅黑"/>
                <w:color w:val="auto"/>
                <w:sz w:val="18"/>
                <w:szCs w:val="18"/>
                <w:highlight w:val="none"/>
              </w:rPr>
              <w:t xml:space="preserve"> 银联 </w:t>
            </w:r>
          </w:p>
        </w:tc>
      </w:tr>
    </w:tbl>
    <w:p w14:paraId="5680542B">
      <w:pPr>
        <w:pStyle w:val="175"/>
        <w:rPr>
          <w:color w:val="auto"/>
          <w:highlight w:val="none"/>
        </w:rPr>
      </w:pPr>
      <w:bookmarkStart w:id="626" w:name="_Toc519178282"/>
      <w:r>
        <w:rPr>
          <w:rFonts w:hint="eastAsia"/>
          <w:color w:val="auto"/>
          <w:highlight w:val="none"/>
        </w:rPr>
        <w:t>应答参数</w:t>
      </w:r>
      <w:bookmarkEnd w:id="626"/>
    </w:p>
    <w:p w14:paraId="3F694DAC">
      <w:pPr>
        <w:pStyle w:val="41"/>
        <w:rPr>
          <w:color w:val="auto"/>
          <w:highlight w:val="none"/>
        </w:rPr>
      </w:pPr>
      <w:r>
        <w:rPr>
          <w:rFonts w:hint="eastAsia"/>
          <w:color w:val="auto"/>
          <w:highlight w:val="none"/>
        </w:rPr>
        <w:t>请求实名应答参数详见表1</w:t>
      </w:r>
      <w:r>
        <w:rPr>
          <w:color w:val="auto"/>
          <w:highlight w:val="none"/>
        </w:rPr>
        <w:t>44</w:t>
      </w:r>
      <w:r>
        <w:rPr>
          <w:rFonts w:hint="eastAsia"/>
          <w:color w:val="auto"/>
          <w:highlight w:val="none"/>
        </w:rPr>
        <w:t>。</w:t>
      </w:r>
    </w:p>
    <w:p w14:paraId="7AD422AD">
      <w:pPr>
        <w:pStyle w:val="160"/>
        <w:rPr>
          <w:color w:val="auto"/>
          <w:highlight w:val="none"/>
        </w:rPr>
      </w:pPr>
      <w:r>
        <w:rPr>
          <w:rFonts w:hint="eastAsia"/>
          <w:color w:val="auto"/>
          <w:highlight w:val="none"/>
        </w:rPr>
        <w:t>请求实名应答参数信息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7431568">
        <w:trPr>
          <w:wBefore w:w="0" w:type="dxa"/>
          <w:jc w:val="center"/>
        </w:trPr>
        <w:tc>
          <w:tcPr>
            <w:tcW w:w="2840" w:type="dxa"/>
            <w:noWrap w:val="0"/>
            <w:vAlign w:val="top"/>
          </w:tcPr>
          <w:p w14:paraId="57DF5D8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307198C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62497B9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8A8F13C">
        <w:trPr>
          <w:wBefore w:w="0" w:type="dxa"/>
          <w:jc w:val="center"/>
        </w:trPr>
        <w:tc>
          <w:tcPr>
            <w:tcW w:w="2840" w:type="dxa"/>
            <w:noWrap w:val="0"/>
            <w:vAlign w:val="top"/>
          </w:tcPr>
          <w:p w14:paraId="3B68F40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6041396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EBF5E4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0ED5F3F3">
        <w:trPr>
          <w:wBefore w:w="0" w:type="dxa"/>
          <w:jc w:val="center"/>
        </w:trPr>
        <w:tc>
          <w:tcPr>
            <w:tcW w:w="2840" w:type="dxa"/>
            <w:noWrap w:val="0"/>
            <w:vAlign w:val="top"/>
          </w:tcPr>
          <w:p w14:paraId="3534812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2A303FF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2C890E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17D31D85">
      <w:pPr>
        <w:pStyle w:val="146"/>
        <w:spacing w:before="156" w:after="156"/>
        <w:rPr>
          <w:color w:val="auto"/>
          <w:highlight w:val="none"/>
        </w:rPr>
      </w:pPr>
      <w:bookmarkStart w:id="627" w:name="_Toc519178283"/>
      <w:r>
        <w:rPr>
          <w:color w:val="auto"/>
          <w:highlight w:val="none"/>
        </w:rPr>
        <w:t xml:space="preserve">IF8B-01 </w:t>
      </w:r>
      <w:r>
        <w:rPr>
          <w:rFonts w:hint="eastAsia"/>
          <w:color w:val="auto"/>
          <w:highlight w:val="none"/>
        </w:rPr>
        <w:t>行业</w:t>
      </w:r>
      <w:r>
        <w:rPr>
          <w:color w:val="auto"/>
          <w:highlight w:val="none"/>
        </w:rPr>
        <w:t>数据推送</w:t>
      </w:r>
      <w:bookmarkEnd w:id="627"/>
    </w:p>
    <w:p w14:paraId="5EB57EF8">
      <w:pPr>
        <w:pStyle w:val="175"/>
        <w:rPr>
          <w:color w:val="auto"/>
          <w:highlight w:val="none"/>
        </w:rPr>
      </w:pPr>
      <w:bookmarkStart w:id="628" w:name="_Toc519178284"/>
      <w:r>
        <w:rPr>
          <w:rFonts w:hint="eastAsia"/>
          <w:color w:val="auto"/>
          <w:highlight w:val="none"/>
        </w:rPr>
        <w:t>接口地址</w:t>
      </w:r>
      <w:bookmarkEnd w:id="628"/>
    </w:p>
    <w:p w14:paraId="270903E6">
      <w:pPr>
        <w:pStyle w:val="41"/>
        <w:rPr>
          <w:color w:val="auto"/>
          <w:highlight w:val="none"/>
        </w:rPr>
      </w:pPr>
      <w:r>
        <w:rPr>
          <w:color w:val="auto"/>
          <w:highlight w:val="none"/>
        </w:rPr>
        <w:t>http//:[ip]:[port]/[project]/ticket/</w:t>
      </w:r>
      <w:r>
        <w:rPr>
          <w:rFonts w:hint="eastAsia"/>
          <w:color w:val="auto"/>
          <w:highlight w:val="none"/>
        </w:rPr>
        <w:t>receiveCardDataF</w:t>
      </w:r>
      <w:r>
        <w:rPr>
          <w:color w:val="auto"/>
          <w:highlight w:val="none"/>
        </w:rPr>
        <w:t>romItp</w:t>
      </w:r>
    </w:p>
    <w:p w14:paraId="2D24F0BB">
      <w:pPr>
        <w:pStyle w:val="175"/>
        <w:rPr>
          <w:color w:val="auto"/>
          <w:highlight w:val="none"/>
        </w:rPr>
      </w:pPr>
      <w:bookmarkStart w:id="629" w:name="_Toc519178285"/>
      <w:r>
        <w:rPr>
          <w:rFonts w:hint="eastAsia"/>
          <w:color w:val="auto"/>
          <w:highlight w:val="none"/>
        </w:rPr>
        <w:t>接口</w:t>
      </w:r>
      <w:r>
        <w:rPr>
          <w:color w:val="auto"/>
          <w:highlight w:val="none"/>
        </w:rPr>
        <w:t>说明</w:t>
      </w:r>
      <w:bookmarkEnd w:id="629"/>
    </w:p>
    <w:p w14:paraId="4F95C1D8">
      <w:pPr>
        <w:pStyle w:val="41"/>
        <w:rPr>
          <w:color w:val="auto"/>
          <w:highlight w:val="none"/>
        </w:rPr>
      </w:pPr>
      <w:r>
        <w:rPr>
          <w:rFonts w:hint="eastAsia"/>
          <w:color w:val="auto"/>
          <w:highlight w:val="none"/>
        </w:rPr>
        <w:t>推送</w:t>
      </w:r>
      <w:r>
        <w:rPr>
          <w:color w:val="auto"/>
          <w:highlight w:val="none"/>
        </w:rPr>
        <w:t>行业数据</w:t>
      </w:r>
    </w:p>
    <w:p w14:paraId="216864BC">
      <w:pPr>
        <w:pStyle w:val="175"/>
        <w:rPr>
          <w:color w:val="auto"/>
          <w:highlight w:val="none"/>
        </w:rPr>
      </w:pPr>
      <w:bookmarkStart w:id="630" w:name="_Toc519178286"/>
      <w:r>
        <w:rPr>
          <w:rFonts w:hint="eastAsia"/>
          <w:color w:val="auto"/>
          <w:highlight w:val="none"/>
        </w:rPr>
        <w:t>请求参数</w:t>
      </w:r>
      <w:bookmarkEnd w:id="630"/>
    </w:p>
    <w:p w14:paraId="30DC35D8">
      <w:pPr>
        <w:pStyle w:val="41"/>
        <w:rPr>
          <w:color w:val="auto"/>
          <w:highlight w:val="none"/>
        </w:rPr>
      </w:pPr>
      <w:r>
        <w:rPr>
          <w:rFonts w:hint="eastAsia"/>
          <w:color w:val="auto"/>
          <w:highlight w:val="none"/>
        </w:rPr>
        <w:t>行业</w:t>
      </w:r>
      <w:r>
        <w:rPr>
          <w:color w:val="auto"/>
          <w:highlight w:val="none"/>
        </w:rPr>
        <w:t>数据推送</w:t>
      </w:r>
      <w:r>
        <w:rPr>
          <w:rFonts w:hint="eastAsia"/>
          <w:color w:val="auto"/>
          <w:highlight w:val="none"/>
        </w:rPr>
        <w:t>请求参数详见表1</w:t>
      </w:r>
      <w:r>
        <w:rPr>
          <w:color w:val="auto"/>
          <w:highlight w:val="none"/>
        </w:rPr>
        <w:t>45</w:t>
      </w:r>
      <w:r>
        <w:rPr>
          <w:rFonts w:hint="eastAsia"/>
          <w:color w:val="auto"/>
          <w:highlight w:val="none"/>
        </w:rPr>
        <w:t>。</w:t>
      </w:r>
    </w:p>
    <w:p w14:paraId="726D3A34">
      <w:pPr>
        <w:pStyle w:val="160"/>
        <w:rPr>
          <w:color w:val="auto"/>
          <w:highlight w:val="none"/>
        </w:rPr>
      </w:pPr>
      <w:r>
        <w:rPr>
          <w:rFonts w:hint="eastAsia"/>
          <w:color w:val="auto"/>
          <w:highlight w:val="none"/>
        </w:rPr>
        <w:t>行业</w:t>
      </w:r>
      <w:r>
        <w:rPr>
          <w:color w:val="auto"/>
          <w:highlight w:val="none"/>
        </w:rPr>
        <w:t>数据推送</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2B0072F">
        <w:trPr>
          <w:wBefore w:w="0" w:type="dxa"/>
          <w:jc w:val="center"/>
        </w:trPr>
        <w:tc>
          <w:tcPr>
            <w:tcW w:w="2840" w:type="dxa"/>
            <w:noWrap w:val="0"/>
            <w:vAlign w:val="top"/>
          </w:tcPr>
          <w:p w14:paraId="54794E7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2540B47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2DEB59C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541AB878">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A6792B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thirdUserId</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EB137E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6FB735C">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第三方用户id</w:t>
            </w:r>
          </w:p>
        </w:tc>
      </w:tr>
      <w:tr w14:paraId="6DCBEC9F">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5157C6C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w:t>
            </w:r>
            <w:r>
              <w:rPr>
                <w:rFonts w:ascii="宋体" w:hAnsi="宋体" w:cs="微软雅黑"/>
                <w:color w:val="auto"/>
                <w:sz w:val="18"/>
                <w:szCs w:val="18"/>
                <w:highlight w:val="none"/>
              </w:rPr>
              <w:t>Id</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1F61D6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2BD9DE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地铁</w:t>
            </w:r>
            <w:r>
              <w:rPr>
                <w:rFonts w:ascii="宋体" w:hAnsi="宋体" w:cs="微软雅黑"/>
                <w:color w:val="auto"/>
                <w:sz w:val="18"/>
                <w:szCs w:val="18"/>
                <w:highlight w:val="none"/>
              </w:rPr>
              <w:t>会员卡号</w:t>
            </w:r>
          </w:p>
        </w:tc>
      </w:tr>
      <w:tr w14:paraId="314F7760">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1D194ED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cardType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6757CA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D537867">
            <w:pPr>
              <w:rPr>
                <w:rFonts w:ascii="宋体" w:hAnsi="宋体"/>
                <w:color w:val="auto"/>
                <w:sz w:val="18"/>
                <w:szCs w:val="18"/>
                <w:highlight w:val="none"/>
              </w:rPr>
            </w:pPr>
            <w:r>
              <w:rPr>
                <w:rFonts w:hint="eastAsia" w:ascii="宋体" w:hAnsi="宋体"/>
                <w:color w:val="auto"/>
                <w:sz w:val="18"/>
                <w:szCs w:val="18"/>
                <w:highlight w:val="none"/>
              </w:rPr>
              <w:t>卡类型编码</w:t>
            </w:r>
          </w:p>
        </w:tc>
      </w:tr>
      <w:tr w14:paraId="23546105">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1F5A051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cardData</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5D1D00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0493F6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卡</w:t>
            </w:r>
            <w:r>
              <w:rPr>
                <w:rFonts w:ascii="宋体" w:hAnsi="宋体" w:cs="微软雅黑"/>
                <w:color w:val="auto"/>
                <w:sz w:val="18"/>
                <w:szCs w:val="18"/>
                <w:highlight w:val="none"/>
              </w:rPr>
              <w:t>数据HexString</w:t>
            </w:r>
          </w:p>
        </w:tc>
      </w:tr>
    </w:tbl>
    <w:p w14:paraId="4C211832">
      <w:pPr>
        <w:pStyle w:val="175"/>
        <w:rPr>
          <w:color w:val="auto"/>
          <w:highlight w:val="none"/>
        </w:rPr>
      </w:pPr>
      <w:bookmarkStart w:id="631" w:name="_Toc519178287"/>
      <w:r>
        <w:rPr>
          <w:rFonts w:hint="eastAsia"/>
          <w:color w:val="auto"/>
          <w:highlight w:val="none"/>
        </w:rPr>
        <w:t>应答参数</w:t>
      </w:r>
      <w:bookmarkEnd w:id="631"/>
    </w:p>
    <w:p w14:paraId="74B0BFF8">
      <w:pPr>
        <w:pStyle w:val="41"/>
        <w:rPr>
          <w:color w:val="auto"/>
          <w:highlight w:val="none"/>
        </w:rPr>
      </w:pPr>
      <w:r>
        <w:rPr>
          <w:rFonts w:hint="eastAsia"/>
          <w:color w:val="auto"/>
          <w:highlight w:val="none"/>
        </w:rPr>
        <w:t>行业</w:t>
      </w:r>
      <w:r>
        <w:rPr>
          <w:color w:val="auto"/>
          <w:highlight w:val="none"/>
        </w:rPr>
        <w:t>数据推送</w:t>
      </w:r>
      <w:r>
        <w:rPr>
          <w:rFonts w:hint="eastAsia"/>
          <w:color w:val="auto"/>
          <w:highlight w:val="none"/>
        </w:rPr>
        <w:t>应答参数详见表1</w:t>
      </w:r>
      <w:r>
        <w:rPr>
          <w:color w:val="auto"/>
          <w:highlight w:val="none"/>
        </w:rPr>
        <w:t>46</w:t>
      </w:r>
      <w:r>
        <w:rPr>
          <w:rFonts w:hint="eastAsia"/>
          <w:color w:val="auto"/>
          <w:highlight w:val="none"/>
        </w:rPr>
        <w:t>。</w:t>
      </w:r>
    </w:p>
    <w:p w14:paraId="09667F08">
      <w:pPr>
        <w:pStyle w:val="160"/>
        <w:rPr>
          <w:color w:val="auto"/>
          <w:highlight w:val="none"/>
        </w:rPr>
      </w:pPr>
      <w:r>
        <w:rPr>
          <w:rFonts w:hint="eastAsia"/>
          <w:color w:val="auto"/>
          <w:highlight w:val="none"/>
        </w:rPr>
        <w:t>行业</w:t>
      </w:r>
      <w:r>
        <w:rPr>
          <w:color w:val="auto"/>
          <w:highlight w:val="none"/>
        </w:rPr>
        <w:t>数据推送</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D6BCE1B">
        <w:trPr>
          <w:wBefore w:w="0" w:type="dxa"/>
          <w:jc w:val="center"/>
        </w:trPr>
        <w:tc>
          <w:tcPr>
            <w:tcW w:w="2840" w:type="dxa"/>
            <w:noWrap w:val="0"/>
            <w:vAlign w:val="top"/>
          </w:tcPr>
          <w:p w14:paraId="15B14F9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91D487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1EAD164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5604C37D">
        <w:trPr>
          <w:wBefore w:w="0" w:type="dxa"/>
          <w:jc w:val="center"/>
        </w:trPr>
        <w:tc>
          <w:tcPr>
            <w:tcW w:w="2840" w:type="dxa"/>
            <w:noWrap w:val="0"/>
            <w:vAlign w:val="top"/>
          </w:tcPr>
          <w:p w14:paraId="3CC826F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0F05CE3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5DDCA5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375555C6">
        <w:trPr>
          <w:wBefore w:w="0" w:type="dxa"/>
          <w:jc w:val="center"/>
        </w:trPr>
        <w:tc>
          <w:tcPr>
            <w:tcW w:w="2840" w:type="dxa"/>
            <w:noWrap w:val="0"/>
            <w:vAlign w:val="top"/>
          </w:tcPr>
          <w:p w14:paraId="71B3CCF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393F568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FB8D85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3848D89F">
      <w:pPr>
        <w:pStyle w:val="146"/>
        <w:spacing w:before="156" w:after="156"/>
        <w:rPr>
          <w:color w:val="auto"/>
          <w:highlight w:val="none"/>
        </w:rPr>
      </w:pPr>
      <w:bookmarkStart w:id="632" w:name="_Toc519178288"/>
      <w:r>
        <w:rPr>
          <w:color w:val="auto"/>
          <w:highlight w:val="none"/>
        </w:rPr>
        <w:t xml:space="preserve">IF8B-02 </w:t>
      </w:r>
      <w:r>
        <w:rPr>
          <w:rFonts w:hint="eastAsia"/>
          <w:color w:val="auto"/>
          <w:highlight w:val="none"/>
        </w:rPr>
        <w:t>解约</w:t>
      </w:r>
      <w:r>
        <w:rPr>
          <w:color w:val="auto"/>
          <w:highlight w:val="none"/>
        </w:rPr>
        <w:t>结果通知</w:t>
      </w:r>
      <w:bookmarkEnd w:id="632"/>
    </w:p>
    <w:p w14:paraId="28BA8F13">
      <w:pPr>
        <w:pStyle w:val="175"/>
        <w:rPr>
          <w:color w:val="auto"/>
          <w:highlight w:val="none"/>
        </w:rPr>
      </w:pPr>
      <w:bookmarkStart w:id="633" w:name="_Toc519178289"/>
      <w:r>
        <w:rPr>
          <w:rFonts w:hint="eastAsia"/>
          <w:color w:val="auto"/>
          <w:highlight w:val="none"/>
        </w:rPr>
        <w:t>接口地址</w:t>
      </w:r>
      <w:bookmarkEnd w:id="633"/>
    </w:p>
    <w:p w14:paraId="0ADDD27D">
      <w:pPr>
        <w:pStyle w:val="41"/>
        <w:rPr>
          <w:color w:val="auto"/>
          <w:highlight w:val="none"/>
        </w:rPr>
      </w:pPr>
      <w:r>
        <w:rPr>
          <w:color w:val="auto"/>
          <w:highlight w:val="none"/>
        </w:rPr>
        <w:t>http//:[ip]:[port]/[project]/ticket/</w:t>
      </w:r>
      <w:r>
        <w:rPr>
          <w:rFonts w:hint="eastAsia"/>
          <w:color w:val="auto"/>
          <w:highlight w:val="none"/>
        </w:rPr>
        <w:t>receive</w:t>
      </w:r>
      <w:r>
        <w:rPr>
          <w:color w:val="auto"/>
          <w:highlight w:val="none"/>
        </w:rPr>
        <w:t>Termination</w:t>
      </w:r>
      <w:r>
        <w:rPr>
          <w:rFonts w:hint="eastAsia"/>
          <w:color w:val="auto"/>
          <w:highlight w:val="none"/>
        </w:rPr>
        <w:t>ResultF</w:t>
      </w:r>
      <w:r>
        <w:rPr>
          <w:color w:val="auto"/>
          <w:highlight w:val="none"/>
        </w:rPr>
        <w:t>romItp</w:t>
      </w:r>
    </w:p>
    <w:p w14:paraId="325ECD9F">
      <w:pPr>
        <w:pStyle w:val="175"/>
        <w:rPr>
          <w:color w:val="auto"/>
          <w:highlight w:val="none"/>
        </w:rPr>
      </w:pPr>
      <w:bookmarkStart w:id="634" w:name="_Toc519178290"/>
      <w:r>
        <w:rPr>
          <w:rFonts w:hint="eastAsia"/>
          <w:color w:val="auto"/>
          <w:highlight w:val="none"/>
        </w:rPr>
        <w:t>接口</w:t>
      </w:r>
      <w:r>
        <w:rPr>
          <w:color w:val="auto"/>
          <w:highlight w:val="none"/>
        </w:rPr>
        <w:t>说明</w:t>
      </w:r>
      <w:bookmarkEnd w:id="634"/>
    </w:p>
    <w:p w14:paraId="123E8828">
      <w:pPr>
        <w:pStyle w:val="41"/>
        <w:rPr>
          <w:color w:val="auto"/>
          <w:highlight w:val="none"/>
        </w:rPr>
      </w:pPr>
      <w:r>
        <w:rPr>
          <w:rFonts w:hint="eastAsia"/>
          <w:color w:val="auto"/>
          <w:highlight w:val="none"/>
        </w:rPr>
        <w:t>解约结果通知</w:t>
      </w:r>
    </w:p>
    <w:p w14:paraId="2839A8C2">
      <w:pPr>
        <w:pStyle w:val="175"/>
        <w:rPr>
          <w:color w:val="auto"/>
          <w:highlight w:val="none"/>
        </w:rPr>
      </w:pPr>
      <w:bookmarkStart w:id="635" w:name="_Toc519178291"/>
      <w:r>
        <w:rPr>
          <w:rFonts w:hint="eastAsia"/>
          <w:color w:val="auto"/>
          <w:highlight w:val="none"/>
        </w:rPr>
        <w:t>请求参数</w:t>
      </w:r>
      <w:bookmarkEnd w:id="635"/>
    </w:p>
    <w:p w14:paraId="45168CB2">
      <w:pPr>
        <w:pStyle w:val="41"/>
        <w:rPr>
          <w:color w:val="auto"/>
          <w:highlight w:val="none"/>
        </w:rPr>
      </w:pPr>
      <w:r>
        <w:rPr>
          <w:rFonts w:hint="eastAsia"/>
          <w:color w:val="auto"/>
          <w:highlight w:val="none"/>
        </w:rPr>
        <w:t>解约</w:t>
      </w:r>
      <w:r>
        <w:rPr>
          <w:color w:val="auto"/>
          <w:highlight w:val="none"/>
        </w:rPr>
        <w:t>结果通知</w:t>
      </w:r>
      <w:r>
        <w:rPr>
          <w:rFonts w:hint="eastAsia"/>
          <w:color w:val="auto"/>
          <w:highlight w:val="none"/>
        </w:rPr>
        <w:t>请求参数详见表1</w:t>
      </w:r>
      <w:r>
        <w:rPr>
          <w:color w:val="auto"/>
          <w:highlight w:val="none"/>
        </w:rPr>
        <w:t>47</w:t>
      </w:r>
      <w:r>
        <w:rPr>
          <w:rFonts w:hint="eastAsia"/>
          <w:color w:val="auto"/>
          <w:highlight w:val="none"/>
        </w:rPr>
        <w:t>。</w:t>
      </w:r>
    </w:p>
    <w:p w14:paraId="641CC225">
      <w:pPr>
        <w:pStyle w:val="160"/>
        <w:rPr>
          <w:color w:val="auto"/>
          <w:highlight w:val="none"/>
        </w:rPr>
      </w:pPr>
      <w:r>
        <w:rPr>
          <w:rFonts w:hint="eastAsia"/>
          <w:color w:val="auto"/>
          <w:highlight w:val="none"/>
        </w:rPr>
        <w:t>解约</w:t>
      </w:r>
      <w:r>
        <w:rPr>
          <w:color w:val="auto"/>
          <w:highlight w:val="none"/>
        </w:rPr>
        <w:t>结果通知</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A52C566">
        <w:trPr>
          <w:wBefore w:w="0" w:type="dxa"/>
          <w:jc w:val="center"/>
        </w:trPr>
        <w:tc>
          <w:tcPr>
            <w:tcW w:w="2840" w:type="dxa"/>
            <w:noWrap w:val="0"/>
            <w:vAlign w:val="top"/>
          </w:tcPr>
          <w:p w14:paraId="0ED754B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1B0B935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11F97BF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5217214F">
        <w:trPr>
          <w:wBefore w:w="0" w:type="dxa"/>
          <w:trHeight w:val="346" w:hRule="atLeast"/>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3CE0BC2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thirdUserId</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A8C358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05FFC188">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第三方用户id</w:t>
            </w:r>
          </w:p>
        </w:tc>
      </w:tr>
      <w:tr w14:paraId="2556D0CD">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FEAC8C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w:t>
            </w:r>
            <w:r>
              <w:rPr>
                <w:rFonts w:ascii="宋体" w:hAnsi="宋体" w:cs="微软雅黑"/>
                <w:color w:val="auto"/>
                <w:sz w:val="18"/>
                <w:szCs w:val="18"/>
                <w:highlight w:val="none"/>
              </w:rPr>
              <w:t>Id</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6787F8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08560E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地铁</w:t>
            </w:r>
            <w:r>
              <w:rPr>
                <w:rFonts w:ascii="宋体" w:hAnsi="宋体" w:cs="微软雅黑"/>
                <w:color w:val="auto"/>
                <w:sz w:val="18"/>
                <w:szCs w:val="18"/>
                <w:highlight w:val="none"/>
              </w:rPr>
              <w:t>会员卡号</w:t>
            </w:r>
          </w:p>
        </w:tc>
      </w:tr>
      <w:tr w14:paraId="5C612452">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4EB4C30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cardType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5A469F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38264C0">
            <w:pPr>
              <w:rPr>
                <w:rFonts w:ascii="宋体" w:hAnsi="宋体"/>
                <w:color w:val="auto"/>
                <w:sz w:val="18"/>
                <w:szCs w:val="18"/>
                <w:highlight w:val="none"/>
              </w:rPr>
            </w:pPr>
            <w:r>
              <w:rPr>
                <w:rFonts w:hint="eastAsia" w:ascii="宋体" w:hAnsi="宋体"/>
                <w:color w:val="auto"/>
                <w:sz w:val="18"/>
                <w:szCs w:val="18"/>
                <w:highlight w:val="none"/>
              </w:rPr>
              <w:t>2.8</w:t>
            </w:r>
            <w:r>
              <w:rPr>
                <w:rFonts w:hint="eastAsia" w:ascii="宋体" w:hAnsi="宋体"/>
                <w:color w:val="auto"/>
                <w:sz w:val="18"/>
                <w:szCs w:val="18"/>
                <w:highlight w:val="none"/>
              </w:rPr>
              <w:tab/>
            </w:r>
            <w:r>
              <w:rPr>
                <w:rFonts w:hint="eastAsia" w:ascii="宋体" w:hAnsi="宋体"/>
                <w:color w:val="auto"/>
                <w:sz w:val="18"/>
                <w:szCs w:val="18"/>
                <w:highlight w:val="none"/>
              </w:rPr>
              <w:t>卡类型编码</w:t>
            </w:r>
          </w:p>
        </w:tc>
      </w:tr>
      <w:tr w14:paraId="63121E50">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5D706093">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requestSignSeq</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A4AD2F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4E48D6E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签约流水号</w:t>
            </w:r>
          </w:p>
        </w:tc>
      </w:tr>
      <w:tr w14:paraId="4060D372">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0639867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terminationResult</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349A4A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294EAF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解约结果</w:t>
            </w:r>
          </w:p>
          <w:p w14:paraId="139D7E3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SUCCESS</w:t>
            </w:r>
            <w:r>
              <w:rPr>
                <w:rFonts w:hint="eastAsia" w:ascii="宋体" w:hAnsi="宋体" w:cs="微软雅黑"/>
                <w:color w:val="auto"/>
                <w:sz w:val="18"/>
                <w:szCs w:val="18"/>
                <w:highlight w:val="none"/>
              </w:rPr>
              <w:t>成功</w:t>
            </w:r>
          </w:p>
          <w:p w14:paraId="14DB9EB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FAIL</w:t>
            </w:r>
            <w:r>
              <w:rPr>
                <w:rFonts w:hint="eastAsia" w:ascii="宋体" w:hAnsi="宋体" w:cs="微软雅黑"/>
                <w:color w:val="auto"/>
                <w:sz w:val="18"/>
                <w:szCs w:val="18"/>
                <w:highlight w:val="none"/>
              </w:rPr>
              <w:t>失败</w:t>
            </w:r>
          </w:p>
        </w:tc>
      </w:tr>
      <w:tr w14:paraId="2267B3D5">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4F42963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terminationResultMsg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B563D7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5EA1BA6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结果描述</w:t>
            </w:r>
          </w:p>
        </w:tc>
      </w:tr>
      <w:tr w14:paraId="45C6EBD4">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56E301E8">
            <w:pPr>
              <w:rPr>
                <w:rFonts w:ascii="宋体" w:hAnsi="宋体" w:cs="微软雅黑"/>
                <w:color w:val="auto"/>
                <w:szCs w:val="18"/>
                <w:highlight w:val="none"/>
              </w:rPr>
            </w:pPr>
            <w:r>
              <w:rPr>
                <w:rFonts w:hint="eastAsia" w:ascii="宋体" w:hAnsi="宋体" w:cs="微软雅黑"/>
                <w:color w:val="auto"/>
                <w:sz w:val="18"/>
                <w:szCs w:val="18"/>
                <w:highlight w:val="none"/>
              </w:rPr>
              <w:t>terminationT</w:t>
            </w:r>
            <w:r>
              <w:rPr>
                <w:rFonts w:ascii="宋体" w:hAnsi="宋体" w:cs="微软雅黑"/>
                <w:color w:val="auto"/>
                <w:sz w:val="18"/>
                <w:szCs w:val="18"/>
                <w:highlight w:val="none"/>
              </w:rPr>
              <w:t>ime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9BD6AC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2B650E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解约时间, 格式如：</w:t>
            </w:r>
          </w:p>
          <w:p w14:paraId="1762D953">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YYYYMMDD</w:t>
            </w:r>
            <w:r>
              <w:rPr>
                <w:rFonts w:hint="eastAsia" w:ascii="宋体" w:hAnsi="宋体" w:cs="微软雅黑"/>
                <w:color w:val="auto"/>
                <w:sz w:val="18"/>
                <w:szCs w:val="18"/>
                <w:highlight w:val="none"/>
              </w:rPr>
              <w:t>HH24mmss</w:t>
            </w:r>
          </w:p>
        </w:tc>
      </w:tr>
    </w:tbl>
    <w:p w14:paraId="4D52374B">
      <w:pPr>
        <w:pStyle w:val="175"/>
        <w:rPr>
          <w:color w:val="auto"/>
          <w:highlight w:val="none"/>
        </w:rPr>
      </w:pPr>
      <w:bookmarkStart w:id="636" w:name="_Toc519178292"/>
      <w:r>
        <w:rPr>
          <w:rFonts w:hint="eastAsia"/>
          <w:color w:val="auto"/>
          <w:highlight w:val="none"/>
        </w:rPr>
        <w:t>应答参数</w:t>
      </w:r>
      <w:bookmarkEnd w:id="636"/>
    </w:p>
    <w:p w14:paraId="0C37A45F">
      <w:pPr>
        <w:pStyle w:val="41"/>
        <w:rPr>
          <w:color w:val="auto"/>
          <w:highlight w:val="none"/>
        </w:rPr>
      </w:pPr>
      <w:r>
        <w:rPr>
          <w:rFonts w:hint="eastAsia"/>
          <w:color w:val="auto"/>
          <w:highlight w:val="none"/>
        </w:rPr>
        <w:t>解约</w:t>
      </w:r>
      <w:r>
        <w:rPr>
          <w:color w:val="auto"/>
          <w:highlight w:val="none"/>
        </w:rPr>
        <w:t>结果通知</w:t>
      </w:r>
      <w:r>
        <w:rPr>
          <w:rFonts w:hint="eastAsia"/>
          <w:color w:val="auto"/>
          <w:highlight w:val="none"/>
        </w:rPr>
        <w:t>应答参数详见表1</w:t>
      </w:r>
      <w:r>
        <w:rPr>
          <w:color w:val="auto"/>
          <w:highlight w:val="none"/>
        </w:rPr>
        <w:t>48</w:t>
      </w:r>
      <w:r>
        <w:rPr>
          <w:rFonts w:hint="eastAsia"/>
          <w:color w:val="auto"/>
          <w:highlight w:val="none"/>
        </w:rPr>
        <w:t>。</w:t>
      </w:r>
    </w:p>
    <w:p w14:paraId="025369BF">
      <w:pPr>
        <w:pStyle w:val="160"/>
        <w:rPr>
          <w:color w:val="auto"/>
          <w:highlight w:val="none"/>
        </w:rPr>
      </w:pPr>
      <w:r>
        <w:rPr>
          <w:rFonts w:hint="eastAsia"/>
          <w:color w:val="auto"/>
          <w:highlight w:val="none"/>
        </w:rPr>
        <w:t>解约</w:t>
      </w:r>
      <w:r>
        <w:rPr>
          <w:color w:val="auto"/>
          <w:highlight w:val="none"/>
        </w:rPr>
        <w:t>结果通知</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A2B8FFC">
        <w:trPr>
          <w:wBefore w:w="0" w:type="dxa"/>
          <w:jc w:val="center"/>
        </w:trPr>
        <w:tc>
          <w:tcPr>
            <w:tcW w:w="2840" w:type="dxa"/>
            <w:noWrap w:val="0"/>
            <w:vAlign w:val="top"/>
          </w:tcPr>
          <w:p w14:paraId="601E8DC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3297FB6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77DEB03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18A49A34">
        <w:trPr>
          <w:wBefore w:w="0" w:type="dxa"/>
          <w:jc w:val="center"/>
        </w:trPr>
        <w:tc>
          <w:tcPr>
            <w:tcW w:w="2840" w:type="dxa"/>
            <w:noWrap w:val="0"/>
            <w:vAlign w:val="top"/>
          </w:tcPr>
          <w:p w14:paraId="0E04481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071D35C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DBCF2E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2373B9C4">
        <w:trPr>
          <w:wBefore w:w="0" w:type="dxa"/>
          <w:jc w:val="center"/>
        </w:trPr>
        <w:tc>
          <w:tcPr>
            <w:tcW w:w="2840" w:type="dxa"/>
            <w:noWrap w:val="0"/>
            <w:vAlign w:val="top"/>
          </w:tcPr>
          <w:p w14:paraId="7E1409A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71A37D6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213FF3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108AEF68">
      <w:pPr>
        <w:pStyle w:val="146"/>
        <w:spacing w:before="156" w:after="156"/>
        <w:rPr>
          <w:color w:val="auto"/>
          <w:highlight w:val="none"/>
        </w:rPr>
      </w:pPr>
      <w:bookmarkStart w:id="637" w:name="_Toc519178293"/>
      <w:r>
        <w:rPr>
          <w:color w:val="auto"/>
          <w:highlight w:val="none"/>
        </w:rPr>
        <w:t xml:space="preserve">IF8B-03 </w:t>
      </w:r>
      <w:r>
        <w:rPr>
          <w:rFonts w:hint="eastAsia"/>
          <w:color w:val="auto"/>
          <w:highlight w:val="none"/>
        </w:rPr>
        <w:t>黑</w:t>
      </w:r>
      <w:r>
        <w:rPr>
          <w:color w:val="auto"/>
          <w:highlight w:val="none"/>
        </w:rPr>
        <w:t>名单结果通知</w:t>
      </w:r>
      <w:bookmarkEnd w:id="637"/>
    </w:p>
    <w:p w14:paraId="799B8B17">
      <w:pPr>
        <w:pStyle w:val="175"/>
        <w:rPr>
          <w:color w:val="auto"/>
          <w:highlight w:val="none"/>
        </w:rPr>
      </w:pPr>
      <w:bookmarkStart w:id="638" w:name="_Toc519178294"/>
      <w:r>
        <w:rPr>
          <w:rFonts w:hint="eastAsia"/>
          <w:color w:val="auto"/>
          <w:highlight w:val="none"/>
        </w:rPr>
        <w:t>接口地址</w:t>
      </w:r>
      <w:bookmarkEnd w:id="638"/>
    </w:p>
    <w:p w14:paraId="49B1F80E">
      <w:pPr>
        <w:pStyle w:val="41"/>
        <w:rPr>
          <w:color w:val="auto"/>
          <w:highlight w:val="none"/>
        </w:rPr>
      </w:pPr>
      <w:r>
        <w:rPr>
          <w:color w:val="auto"/>
          <w:highlight w:val="none"/>
        </w:rPr>
        <w:t>http//:[ip]:[port]/[project]/app/</w:t>
      </w:r>
      <w:r>
        <w:rPr>
          <w:rFonts w:hint="eastAsia"/>
          <w:color w:val="auto"/>
          <w:highlight w:val="none"/>
        </w:rPr>
        <w:t>receive</w:t>
      </w:r>
      <w:r>
        <w:rPr>
          <w:color w:val="auto"/>
          <w:highlight w:val="none"/>
        </w:rPr>
        <w:t>BlackList</w:t>
      </w:r>
      <w:r>
        <w:rPr>
          <w:rFonts w:hint="eastAsia"/>
          <w:color w:val="auto"/>
          <w:highlight w:val="none"/>
        </w:rPr>
        <w:t>F</w:t>
      </w:r>
      <w:r>
        <w:rPr>
          <w:color w:val="auto"/>
          <w:highlight w:val="none"/>
        </w:rPr>
        <w:t>romItp</w:t>
      </w:r>
    </w:p>
    <w:p w14:paraId="3C76ABC0">
      <w:pPr>
        <w:pStyle w:val="175"/>
        <w:rPr>
          <w:color w:val="auto"/>
          <w:highlight w:val="none"/>
        </w:rPr>
      </w:pPr>
      <w:bookmarkStart w:id="639" w:name="_Toc519178295"/>
      <w:r>
        <w:rPr>
          <w:rFonts w:hint="eastAsia"/>
          <w:color w:val="auto"/>
          <w:highlight w:val="none"/>
        </w:rPr>
        <w:t>接口</w:t>
      </w:r>
      <w:r>
        <w:rPr>
          <w:color w:val="auto"/>
          <w:highlight w:val="none"/>
        </w:rPr>
        <w:t>说明</w:t>
      </w:r>
      <w:bookmarkEnd w:id="639"/>
    </w:p>
    <w:p w14:paraId="5362864F">
      <w:pPr>
        <w:pStyle w:val="41"/>
        <w:rPr>
          <w:color w:val="auto"/>
          <w:highlight w:val="none"/>
        </w:rPr>
      </w:pPr>
      <w:r>
        <w:rPr>
          <w:rFonts w:hint="eastAsia"/>
          <w:color w:val="auto"/>
          <w:highlight w:val="none"/>
        </w:rPr>
        <w:t>黑名单</w:t>
      </w:r>
      <w:r>
        <w:rPr>
          <w:color w:val="auto"/>
          <w:highlight w:val="none"/>
        </w:rPr>
        <w:t>结果通知</w:t>
      </w:r>
    </w:p>
    <w:p w14:paraId="557B69B8">
      <w:pPr>
        <w:pStyle w:val="175"/>
        <w:rPr>
          <w:color w:val="auto"/>
          <w:highlight w:val="none"/>
        </w:rPr>
      </w:pPr>
      <w:bookmarkStart w:id="640" w:name="_Toc519178296"/>
      <w:r>
        <w:rPr>
          <w:rFonts w:hint="eastAsia"/>
          <w:color w:val="auto"/>
          <w:highlight w:val="none"/>
        </w:rPr>
        <w:t>请求参数</w:t>
      </w:r>
      <w:bookmarkEnd w:id="640"/>
    </w:p>
    <w:p w14:paraId="5ED46600">
      <w:pPr>
        <w:pStyle w:val="41"/>
        <w:rPr>
          <w:color w:val="auto"/>
          <w:highlight w:val="none"/>
        </w:rPr>
      </w:pPr>
      <w:r>
        <w:rPr>
          <w:rFonts w:hint="eastAsia"/>
          <w:color w:val="auto"/>
          <w:highlight w:val="none"/>
        </w:rPr>
        <w:t>黑</w:t>
      </w:r>
      <w:r>
        <w:rPr>
          <w:color w:val="auto"/>
          <w:highlight w:val="none"/>
        </w:rPr>
        <w:t>名单结果通知</w:t>
      </w:r>
      <w:r>
        <w:rPr>
          <w:rFonts w:hint="eastAsia"/>
          <w:color w:val="auto"/>
          <w:highlight w:val="none"/>
        </w:rPr>
        <w:t>请求参数详见表1</w:t>
      </w:r>
      <w:r>
        <w:rPr>
          <w:color w:val="auto"/>
          <w:highlight w:val="none"/>
        </w:rPr>
        <w:t>49</w:t>
      </w:r>
      <w:r>
        <w:rPr>
          <w:rFonts w:hint="eastAsia"/>
          <w:color w:val="auto"/>
          <w:highlight w:val="none"/>
        </w:rPr>
        <w:t>。</w:t>
      </w:r>
    </w:p>
    <w:p w14:paraId="4AB07F1E">
      <w:pPr>
        <w:pStyle w:val="160"/>
        <w:rPr>
          <w:color w:val="auto"/>
          <w:highlight w:val="none"/>
        </w:rPr>
      </w:pPr>
      <w:r>
        <w:rPr>
          <w:rFonts w:hint="eastAsia"/>
          <w:color w:val="auto"/>
          <w:highlight w:val="none"/>
        </w:rPr>
        <w:t>黑</w:t>
      </w:r>
      <w:r>
        <w:rPr>
          <w:color w:val="auto"/>
          <w:highlight w:val="none"/>
        </w:rPr>
        <w:t>名单结果通知</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152E6AB">
        <w:trPr>
          <w:wBefore w:w="0" w:type="dxa"/>
          <w:jc w:val="center"/>
        </w:trPr>
        <w:tc>
          <w:tcPr>
            <w:tcW w:w="2840" w:type="dxa"/>
            <w:noWrap w:val="0"/>
            <w:vAlign w:val="top"/>
          </w:tcPr>
          <w:p w14:paraId="3FBA9D54">
            <w:pPr>
              <w:rPr>
                <w:rFonts w:ascii="宋体" w:hAnsi="宋体"/>
                <w:color w:val="auto"/>
                <w:sz w:val="18"/>
                <w:szCs w:val="18"/>
                <w:highlight w:val="none"/>
              </w:rPr>
            </w:pPr>
            <w:r>
              <w:rPr>
                <w:rFonts w:hint="eastAsia" w:ascii="宋体" w:hAnsi="宋体"/>
                <w:color w:val="auto"/>
                <w:sz w:val="18"/>
                <w:szCs w:val="18"/>
                <w:highlight w:val="none"/>
              </w:rPr>
              <w:t>字段</w:t>
            </w:r>
          </w:p>
        </w:tc>
        <w:tc>
          <w:tcPr>
            <w:tcW w:w="2841" w:type="dxa"/>
            <w:noWrap w:val="0"/>
            <w:vAlign w:val="top"/>
          </w:tcPr>
          <w:p w14:paraId="52E2060A">
            <w:pPr>
              <w:rPr>
                <w:rFonts w:ascii="宋体" w:hAnsi="宋体"/>
                <w:color w:val="auto"/>
                <w:sz w:val="18"/>
                <w:szCs w:val="18"/>
                <w:highlight w:val="none"/>
              </w:rPr>
            </w:pPr>
            <w:r>
              <w:rPr>
                <w:rFonts w:hint="eastAsia" w:ascii="宋体" w:hAnsi="宋体"/>
                <w:color w:val="auto"/>
                <w:sz w:val="18"/>
                <w:szCs w:val="18"/>
                <w:highlight w:val="none"/>
              </w:rPr>
              <w:t>类型</w:t>
            </w:r>
          </w:p>
        </w:tc>
        <w:tc>
          <w:tcPr>
            <w:tcW w:w="2841" w:type="dxa"/>
            <w:noWrap w:val="0"/>
            <w:vAlign w:val="top"/>
          </w:tcPr>
          <w:p w14:paraId="65F247AF">
            <w:pPr>
              <w:rPr>
                <w:rFonts w:ascii="宋体" w:hAnsi="宋体"/>
                <w:color w:val="auto"/>
                <w:sz w:val="18"/>
                <w:szCs w:val="18"/>
                <w:highlight w:val="none"/>
              </w:rPr>
            </w:pPr>
            <w:r>
              <w:rPr>
                <w:rFonts w:hint="eastAsia" w:ascii="宋体" w:hAnsi="宋体"/>
                <w:color w:val="auto"/>
                <w:sz w:val="18"/>
                <w:szCs w:val="18"/>
                <w:highlight w:val="none"/>
              </w:rPr>
              <w:t>说明</w:t>
            </w:r>
          </w:p>
        </w:tc>
      </w:tr>
      <w:tr w14:paraId="5F2C8F21">
        <w:trPr>
          <w:wBefore w:w="0" w:type="dxa"/>
          <w:jc w:val="center"/>
        </w:trPr>
        <w:tc>
          <w:tcPr>
            <w:tcW w:w="2840" w:type="dxa"/>
            <w:noWrap w:val="0"/>
            <w:vAlign w:val="top"/>
          </w:tcPr>
          <w:p w14:paraId="5C4FCAAD">
            <w:pPr>
              <w:rPr>
                <w:rFonts w:ascii="宋体" w:hAnsi="宋体"/>
                <w:color w:val="auto"/>
                <w:sz w:val="18"/>
                <w:szCs w:val="18"/>
                <w:highlight w:val="none"/>
              </w:rPr>
            </w:pPr>
            <w:r>
              <w:rPr>
                <w:rFonts w:ascii="宋体" w:hAnsi="宋体"/>
                <w:color w:val="auto"/>
                <w:sz w:val="18"/>
                <w:szCs w:val="18"/>
                <w:highlight w:val="none"/>
              </w:rPr>
              <w:t>black</w:t>
            </w:r>
            <w:r>
              <w:rPr>
                <w:rFonts w:hint="eastAsia" w:ascii="宋体" w:hAnsi="宋体"/>
                <w:color w:val="auto"/>
                <w:sz w:val="18"/>
                <w:szCs w:val="18"/>
                <w:highlight w:val="none"/>
              </w:rPr>
              <w:t>List</w:t>
            </w:r>
          </w:p>
        </w:tc>
        <w:tc>
          <w:tcPr>
            <w:tcW w:w="2841" w:type="dxa"/>
            <w:noWrap w:val="0"/>
            <w:vAlign w:val="top"/>
          </w:tcPr>
          <w:p w14:paraId="79D5720E">
            <w:pPr>
              <w:rPr>
                <w:rFonts w:ascii="宋体" w:hAnsi="宋体"/>
                <w:color w:val="auto"/>
                <w:sz w:val="18"/>
                <w:szCs w:val="18"/>
                <w:highlight w:val="none"/>
              </w:rPr>
            </w:pPr>
            <w:r>
              <w:rPr>
                <w:rFonts w:hint="eastAsia" w:ascii="宋体" w:hAnsi="宋体"/>
                <w:color w:val="auto"/>
                <w:sz w:val="18"/>
                <w:szCs w:val="18"/>
                <w:highlight w:val="none"/>
              </w:rPr>
              <w:t>Json数组</w:t>
            </w:r>
          </w:p>
        </w:tc>
        <w:tc>
          <w:tcPr>
            <w:tcW w:w="2841" w:type="dxa"/>
            <w:noWrap w:val="0"/>
            <w:vAlign w:val="top"/>
          </w:tcPr>
          <w:p w14:paraId="1DC8423E">
            <w:pPr>
              <w:rPr>
                <w:rFonts w:ascii="宋体" w:hAnsi="宋体"/>
                <w:color w:val="auto"/>
                <w:sz w:val="18"/>
                <w:szCs w:val="18"/>
                <w:highlight w:val="none"/>
              </w:rPr>
            </w:pPr>
            <w:r>
              <w:rPr>
                <w:rFonts w:hint="eastAsia" w:ascii="宋体" w:hAnsi="宋体"/>
                <w:color w:val="auto"/>
                <w:sz w:val="18"/>
                <w:szCs w:val="18"/>
                <w:highlight w:val="none"/>
              </w:rPr>
              <w:t>黑</w:t>
            </w:r>
            <w:r>
              <w:rPr>
                <w:rFonts w:ascii="宋体" w:hAnsi="宋体"/>
                <w:color w:val="auto"/>
                <w:sz w:val="18"/>
                <w:szCs w:val="18"/>
                <w:highlight w:val="none"/>
              </w:rPr>
              <w:t>名单</w:t>
            </w:r>
            <w:r>
              <w:rPr>
                <w:rFonts w:hint="eastAsia" w:ascii="宋体" w:hAnsi="宋体"/>
                <w:color w:val="auto"/>
                <w:sz w:val="18"/>
                <w:szCs w:val="18"/>
                <w:highlight w:val="none"/>
              </w:rPr>
              <w:t>列表, 最多25笔</w:t>
            </w:r>
          </w:p>
        </w:tc>
      </w:tr>
    </w:tbl>
    <w:p w14:paraId="4F89FCD4">
      <w:pPr>
        <w:pStyle w:val="41"/>
        <w:rPr>
          <w:color w:val="auto"/>
          <w:highlight w:val="none"/>
        </w:rPr>
      </w:pPr>
      <w:r>
        <w:rPr>
          <w:rFonts w:hint="eastAsia"/>
          <w:color w:val="auto"/>
          <w:highlight w:val="none"/>
        </w:rPr>
        <w:t>单条</w:t>
      </w:r>
      <w:r>
        <w:rPr>
          <w:color w:val="auto"/>
          <w:highlight w:val="none"/>
        </w:rPr>
        <w:t>记录</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56E9A52">
        <w:trPr>
          <w:wBefore w:w="0" w:type="dxa"/>
          <w:jc w:val="center"/>
        </w:trPr>
        <w:tc>
          <w:tcPr>
            <w:tcW w:w="2840" w:type="dxa"/>
            <w:noWrap w:val="0"/>
            <w:vAlign w:val="top"/>
          </w:tcPr>
          <w:p w14:paraId="1FA6385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66FC791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CB0F85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4682A5A4">
        <w:trPr>
          <w:wBefore w:w="0" w:type="dxa"/>
          <w:trHeight w:val="346" w:hRule="atLeast"/>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74849C9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thirdUserId</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733DF60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D32E024">
            <w:pPr>
              <w:snapToGrid w:val="0"/>
              <w:spacing w:line="288" w:lineRule="auto"/>
              <w:rPr>
                <w:rFonts w:ascii="宋体" w:hAnsi="宋体" w:cs="微软雅黑"/>
                <w:color w:val="auto"/>
                <w:sz w:val="18"/>
                <w:szCs w:val="18"/>
                <w:highlight w:val="none"/>
              </w:rPr>
            </w:pPr>
            <w:r>
              <w:rPr>
                <w:rFonts w:hint="eastAsia" w:ascii="宋体" w:hAnsi="宋体"/>
                <w:color w:val="auto"/>
                <w:sz w:val="18"/>
                <w:szCs w:val="18"/>
                <w:highlight w:val="none"/>
              </w:rPr>
              <w:t>第三方用户id</w:t>
            </w:r>
          </w:p>
        </w:tc>
      </w:tr>
      <w:tr w14:paraId="14D5EA55">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30C6376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w:t>
            </w:r>
            <w:r>
              <w:rPr>
                <w:rFonts w:ascii="宋体" w:hAnsi="宋体" w:cs="微软雅黑"/>
                <w:color w:val="auto"/>
                <w:sz w:val="18"/>
                <w:szCs w:val="18"/>
                <w:highlight w:val="none"/>
              </w:rPr>
              <w:t>Id</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0EDE69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5D8CFC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地铁</w:t>
            </w:r>
            <w:r>
              <w:rPr>
                <w:rFonts w:ascii="宋体" w:hAnsi="宋体" w:cs="微软雅黑"/>
                <w:color w:val="auto"/>
                <w:sz w:val="18"/>
                <w:szCs w:val="18"/>
                <w:highlight w:val="none"/>
              </w:rPr>
              <w:t>会员卡号</w:t>
            </w:r>
          </w:p>
        </w:tc>
      </w:tr>
      <w:tr w14:paraId="47E26B27">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6A91BA5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cardType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43F5B6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3F86279">
            <w:pPr>
              <w:rPr>
                <w:rFonts w:ascii="宋体" w:hAnsi="宋体"/>
                <w:color w:val="auto"/>
                <w:sz w:val="18"/>
                <w:szCs w:val="18"/>
                <w:highlight w:val="none"/>
              </w:rPr>
            </w:pPr>
            <w:r>
              <w:rPr>
                <w:rFonts w:hint="eastAsia" w:ascii="宋体" w:hAnsi="宋体"/>
                <w:color w:val="auto"/>
                <w:sz w:val="18"/>
                <w:szCs w:val="18"/>
                <w:highlight w:val="none"/>
              </w:rPr>
              <w:t>2.8</w:t>
            </w:r>
            <w:r>
              <w:rPr>
                <w:rFonts w:hint="eastAsia" w:ascii="宋体" w:hAnsi="宋体"/>
                <w:color w:val="auto"/>
                <w:sz w:val="18"/>
                <w:szCs w:val="18"/>
                <w:highlight w:val="none"/>
              </w:rPr>
              <w:tab/>
            </w:r>
            <w:r>
              <w:rPr>
                <w:rFonts w:hint="eastAsia" w:ascii="宋体" w:hAnsi="宋体"/>
                <w:color w:val="auto"/>
                <w:sz w:val="18"/>
                <w:szCs w:val="18"/>
                <w:highlight w:val="none"/>
              </w:rPr>
              <w:t>卡类型编码</w:t>
            </w:r>
          </w:p>
        </w:tc>
      </w:tr>
      <w:tr w14:paraId="402D8484">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7EE290A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blackListType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19E0118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73C8300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解约结果</w:t>
            </w:r>
          </w:p>
          <w:p w14:paraId="28EBD48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1：加入</w:t>
            </w:r>
            <w:r>
              <w:rPr>
                <w:rFonts w:ascii="宋体" w:hAnsi="宋体" w:cs="微软雅黑"/>
                <w:color w:val="auto"/>
                <w:sz w:val="18"/>
                <w:szCs w:val="18"/>
                <w:highlight w:val="none"/>
              </w:rPr>
              <w:t>黑名单</w:t>
            </w:r>
          </w:p>
          <w:p w14:paraId="7FEF9B4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2：</w:t>
            </w:r>
            <w:r>
              <w:rPr>
                <w:rFonts w:ascii="宋体" w:hAnsi="宋体" w:cs="微软雅黑"/>
                <w:color w:val="auto"/>
                <w:sz w:val="18"/>
                <w:szCs w:val="18"/>
                <w:highlight w:val="none"/>
              </w:rPr>
              <w:t>移除黑名单</w:t>
            </w:r>
          </w:p>
        </w:tc>
      </w:tr>
      <w:tr w14:paraId="76E3016D">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33C3E95C">
            <w:pPr>
              <w:rPr>
                <w:rFonts w:ascii="宋体" w:hAnsi="宋体" w:cs="微软雅黑"/>
                <w:color w:val="auto"/>
                <w:sz w:val="18"/>
                <w:szCs w:val="18"/>
                <w:highlight w:val="none"/>
              </w:rPr>
            </w:pPr>
            <w:r>
              <w:rPr>
                <w:rFonts w:ascii="宋体" w:hAnsi="宋体" w:cs="微软雅黑"/>
                <w:color w:val="auto"/>
                <w:sz w:val="18"/>
                <w:szCs w:val="18"/>
                <w:highlight w:val="none"/>
              </w:rPr>
              <w:t>optionDate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BFA28C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2D27700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操作</w:t>
            </w:r>
            <w:r>
              <w:rPr>
                <w:rFonts w:ascii="宋体" w:hAnsi="宋体" w:cs="微软雅黑"/>
                <w:color w:val="auto"/>
                <w:sz w:val="18"/>
                <w:szCs w:val="18"/>
                <w:highlight w:val="none"/>
              </w:rPr>
              <w:t>时间</w:t>
            </w:r>
            <w:r>
              <w:rPr>
                <w:rFonts w:hint="eastAsia" w:ascii="宋体" w:hAnsi="宋体" w:cs="微软雅黑"/>
                <w:color w:val="auto"/>
                <w:sz w:val="18"/>
                <w:szCs w:val="18"/>
                <w:highlight w:val="none"/>
              </w:rPr>
              <w:t>时间, 格式如：</w:t>
            </w:r>
          </w:p>
          <w:p w14:paraId="6EA1AAF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YYYYMMDD</w:t>
            </w:r>
            <w:r>
              <w:rPr>
                <w:rFonts w:hint="eastAsia" w:ascii="宋体" w:hAnsi="宋体" w:cs="微软雅黑"/>
                <w:color w:val="auto"/>
                <w:sz w:val="18"/>
                <w:szCs w:val="18"/>
                <w:highlight w:val="none"/>
              </w:rPr>
              <w:t>HH24mmss</w:t>
            </w:r>
          </w:p>
        </w:tc>
      </w:tr>
      <w:tr w14:paraId="1BC94333">
        <w:trPr>
          <w:wBefore w:w="0" w:type="dxa"/>
          <w:jc w:val="center"/>
        </w:trPr>
        <w:tc>
          <w:tcPr>
            <w:tcW w:w="2840" w:type="dxa"/>
            <w:tcBorders>
              <w:top w:val="single" w:color="auto" w:sz="4" w:space="0"/>
              <w:left w:val="single" w:color="auto" w:sz="4" w:space="0"/>
              <w:bottom w:val="single" w:color="auto" w:sz="4" w:space="0"/>
              <w:right w:val="single" w:color="auto" w:sz="4" w:space="0"/>
            </w:tcBorders>
            <w:noWrap w:val="0"/>
            <w:vAlign w:val="top"/>
          </w:tcPr>
          <w:p w14:paraId="739658DC">
            <w:pPr>
              <w:rPr>
                <w:rFonts w:ascii="宋体" w:hAnsi="宋体" w:cs="微软雅黑"/>
                <w:color w:val="auto"/>
                <w:sz w:val="18"/>
                <w:szCs w:val="18"/>
                <w:highlight w:val="none"/>
              </w:rPr>
            </w:pPr>
            <w:r>
              <w:rPr>
                <w:rFonts w:hint="eastAsia" w:ascii="宋体" w:hAnsi="宋体" w:cs="微软雅黑"/>
                <w:color w:val="auto"/>
                <w:sz w:val="18"/>
                <w:szCs w:val="18"/>
                <w:highlight w:val="none"/>
              </w:rPr>
              <w:t>expire</w:t>
            </w:r>
            <w:r>
              <w:rPr>
                <w:rFonts w:ascii="宋体" w:hAnsi="宋体" w:cs="微软雅黑"/>
                <w:color w:val="auto"/>
                <w:sz w:val="18"/>
                <w:szCs w:val="18"/>
                <w:highlight w:val="none"/>
              </w:rPr>
              <w:t>T</w:t>
            </w:r>
            <w:r>
              <w:rPr>
                <w:rFonts w:hint="eastAsia" w:ascii="宋体" w:hAnsi="宋体" w:cs="微软雅黑"/>
                <w:color w:val="auto"/>
                <w:sz w:val="18"/>
                <w:szCs w:val="18"/>
                <w:highlight w:val="none"/>
              </w:rPr>
              <w:t>ime</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332B609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tcBorders>
              <w:top w:val="single" w:color="auto" w:sz="4" w:space="0"/>
              <w:left w:val="single" w:color="auto" w:sz="4" w:space="0"/>
              <w:bottom w:val="single" w:color="auto" w:sz="4" w:space="0"/>
              <w:right w:val="single" w:color="auto" w:sz="4" w:space="0"/>
            </w:tcBorders>
            <w:noWrap w:val="0"/>
            <w:vAlign w:val="top"/>
          </w:tcPr>
          <w:p w14:paraId="62C213C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黑</w:t>
            </w:r>
            <w:r>
              <w:rPr>
                <w:rFonts w:ascii="宋体" w:hAnsi="宋体" w:cs="微软雅黑"/>
                <w:color w:val="auto"/>
                <w:sz w:val="18"/>
                <w:szCs w:val="18"/>
                <w:highlight w:val="none"/>
              </w:rPr>
              <w:t>名单有效期</w:t>
            </w:r>
            <w:r>
              <w:rPr>
                <w:rFonts w:hint="eastAsia" w:ascii="宋体" w:hAnsi="宋体" w:cs="微软雅黑"/>
                <w:color w:val="auto"/>
                <w:sz w:val="18"/>
                <w:szCs w:val="18"/>
                <w:highlight w:val="none"/>
              </w:rPr>
              <w:t>, 格式如：</w:t>
            </w:r>
          </w:p>
          <w:p w14:paraId="26AB4333">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YYYYMMDD</w:t>
            </w:r>
            <w:r>
              <w:rPr>
                <w:rFonts w:hint="eastAsia" w:ascii="宋体" w:hAnsi="宋体" w:cs="微软雅黑"/>
                <w:color w:val="auto"/>
                <w:sz w:val="18"/>
                <w:szCs w:val="18"/>
                <w:highlight w:val="none"/>
              </w:rPr>
              <w:t>HH24mmss。</w:t>
            </w:r>
          </w:p>
          <w:p w14:paraId="36FAE00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当</w:t>
            </w:r>
            <w:r>
              <w:rPr>
                <w:rFonts w:ascii="宋体" w:hAnsi="宋体" w:cs="微软雅黑"/>
                <w:color w:val="auto"/>
                <w:sz w:val="18"/>
                <w:szCs w:val="18"/>
                <w:highlight w:val="none"/>
              </w:rPr>
              <w:t>解约结果为</w:t>
            </w:r>
            <w:r>
              <w:rPr>
                <w:rFonts w:hint="eastAsia" w:ascii="宋体" w:hAnsi="宋体" w:cs="微软雅黑"/>
                <w:color w:val="auto"/>
                <w:sz w:val="18"/>
                <w:szCs w:val="18"/>
                <w:highlight w:val="none"/>
              </w:rPr>
              <w:t>1时</w:t>
            </w:r>
            <w:r>
              <w:rPr>
                <w:rFonts w:ascii="宋体" w:hAnsi="宋体" w:cs="微软雅黑"/>
                <w:color w:val="auto"/>
                <w:sz w:val="18"/>
                <w:szCs w:val="18"/>
                <w:highlight w:val="none"/>
              </w:rPr>
              <w:t>有效</w:t>
            </w:r>
          </w:p>
        </w:tc>
      </w:tr>
    </w:tbl>
    <w:p w14:paraId="4FF67E39">
      <w:pPr>
        <w:pStyle w:val="175"/>
        <w:rPr>
          <w:color w:val="auto"/>
          <w:highlight w:val="none"/>
        </w:rPr>
      </w:pPr>
      <w:bookmarkStart w:id="641" w:name="_Toc519178297"/>
      <w:r>
        <w:rPr>
          <w:rFonts w:hint="eastAsia"/>
          <w:color w:val="auto"/>
          <w:highlight w:val="none"/>
        </w:rPr>
        <w:t>应答参数</w:t>
      </w:r>
      <w:bookmarkEnd w:id="641"/>
    </w:p>
    <w:p w14:paraId="7F3A59C0">
      <w:pPr>
        <w:pStyle w:val="41"/>
        <w:rPr>
          <w:color w:val="auto"/>
          <w:highlight w:val="none"/>
        </w:rPr>
      </w:pPr>
      <w:r>
        <w:rPr>
          <w:rFonts w:hint="eastAsia"/>
          <w:color w:val="auto"/>
          <w:highlight w:val="none"/>
        </w:rPr>
        <w:t>黑</w:t>
      </w:r>
      <w:r>
        <w:rPr>
          <w:color w:val="auto"/>
          <w:highlight w:val="none"/>
        </w:rPr>
        <w:t>名单结果通知</w:t>
      </w:r>
      <w:r>
        <w:rPr>
          <w:rFonts w:hint="eastAsia"/>
          <w:color w:val="auto"/>
          <w:highlight w:val="none"/>
        </w:rPr>
        <w:t>应答参数详见表1</w:t>
      </w:r>
      <w:r>
        <w:rPr>
          <w:color w:val="auto"/>
          <w:highlight w:val="none"/>
        </w:rPr>
        <w:t>50</w:t>
      </w:r>
      <w:r>
        <w:rPr>
          <w:rFonts w:hint="eastAsia"/>
          <w:color w:val="auto"/>
          <w:highlight w:val="none"/>
        </w:rPr>
        <w:t>。</w:t>
      </w:r>
    </w:p>
    <w:p w14:paraId="2EE999FB">
      <w:pPr>
        <w:pStyle w:val="160"/>
        <w:rPr>
          <w:color w:val="auto"/>
          <w:highlight w:val="none"/>
        </w:rPr>
      </w:pPr>
      <w:r>
        <w:rPr>
          <w:rFonts w:hint="eastAsia"/>
          <w:color w:val="auto"/>
          <w:highlight w:val="none"/>
        </w:rPr>
        <w:t>黑</w:t>
      </w:r>
      <w:r>
        <w:rPr>
          <w:color w:val="auto"/>
          <w:highlight w:val="none"/>
        </w:rPr>
        <w:t>名单结果通知</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7CB2D59">
        <w:trPr>
          <w:wBefore w:w="0" w:type="dxa"/>
          <w:jc w:val="center"/>
        </w:trPr>
        <w:tc>
          <w:tcPr>
            <w:tcW w:w="2840" w:type="dxa"/>
            <w:noWrap w:val="0"/>
            <w:vAlign w:val="top"/>
          </w:tcPr>
          <w:p w14:paraId="2AA357B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5D23313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325E2EC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677AE704">
        <w:trPr>
          <w:wBefore w:w="0" w:type="dxa"/>
          <w:jc w:val="center"/>
        </w:trPr>
        <w:tc>
          <w:tcPr>
            <w:tcW w:w="2840" w:type="dxa"/>
            <w:noWrap w:val="0"/>
            <w:vAlign w:val="top"/>
          </w:tcPr>
          <w:p w14:paraId="39A6E70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0A8D561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71B91A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41C7595F">
        <w:trPr>
          <w:wBefore w:w="0" w:type="dxa"/>
          <w:jc w:val="center"/>
        </w:trPr>
        <w:tc>
          <w:tcPr>
            <w:tcW w:w="2840" w:type="dxa"/>
            <w:noWrap w:val="0"/>
            <w:vAlign w:val="top"/>
          </w:tcPr>
          <w:p w14:paraId="516501D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42D278A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F2305C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53388134">
      <w:pPr>
        <w:pStyle w:val="146"/>
        <w:spacing w:before="156" w:after="156"/>
        <w:rPr>
          <w:color w:val="auto"/>
          <w:highlight w:val="none"/>
        </w:rPr>
      </w:pPr>
      <w:bookmarkStart w:id="642" w:name="_Toc519178298"/>
      <w:r>
        <w:rPr>
          <w:color w:val="auto"/>
          <w:highlight w:val="none"/>
        </w:rPr>
        <w:t xml:space="preserve">IF8B-04 </w:t>
      </w:r>
      <w:r>
        <w:rPr>
          <w:rFonts w:hint="eastAsia"/>
          <w:color w:val="auto"/>
          <w:highlight w:val="none"/>
        </w:rPr>
        <w:t>退款</w:t>
      </w:r>
      <w:r>
        <w:rPr>
          <w:color w:val="auto"/>
          <w:highlight w:val="none"/>
        </w:rPr>
        <w:t>结果通知</w:t>
      </w:r>
      <w:bookmarkEnd w:id="642"/>
    </w:p>
    <w:p w14:paraId="2B6B4FC8">
      <w:pPr>
        <w:pStyle w:val="175"/>
        <w:rPr>
          <w:color w:val="auto"/>
          <w:highlight w:val="none"/>
        </w:rPr>
      </w:pPr>
      <w:bookmarkStart w:id="643" w:name="_Toc519178299"/>
      <w:r>
        <w:rPr>
          <w:rFonts w:hint="eastAsia"/>
          <w:color w:val="auto"/>
          <w:highlight w:val="none"/>
        </w:rPr>
        <w:t>接口地址</w:t>
      </w:r>
      <w:bookmarkEnd w:id="643"/>
    </w:p>
    <w:p w14:paraId="20D0DFBF">
      <w:pPr>
        <w:pStyle w:val="41"/>
        <w:rPr>
          <w:color w:val="auto"/>
          <w:highlight w:val="none"/>
        </w:rPr>
      </w:pPr>
      <w:r>
        <w:rPr>
          <w:color w:val="auto"/>
          <w:highlight w:val="none"/>
        </w:rPr>
        <w:t>http//:[ip]:[port]/[project]/app/</w:t>
      </w:r>
      <w:r>
        <w:rPr>
          <w:rFonts w:hint="eastAsia"/>
          <w:color w:val="auto"/>
          <w:highlight w:val="none"/>
        </w:rPr>
        <w:t>receive</w:t>
      </w:r>
      <w:r>
        <w:rPr>
          <w:color w:val="auto"/>
          <w:highlight w:val="none"/>
        </w:rPr>
        <w:t>RefundResult</w:t>
      </w:r>
    </w:p>
    <w:p w14:paraId="328AF269">
      <w:pPr>
        <w:pStyle w:val="175"/>
        <w:rPr>
          <w:color w:val="auto"/>
          <w:highlight w:val="none"/>
        </w:rPr>
      </w:pPr>
      <w:bookmarkStart w:id="644" w:name="_Toc519178300"/>
      <w:r>
        <w:rPr>
          <w:rFonts w:hint="eastAsia"/>
          <w:color w:val="auto"/>
          <w:highlight w:val="none"/>
        </w:rPr>
        <w:t>接口</w:t>
      </w:r>
      <w:r>
        <w:rPr>
          <w:color w:val="auto"/>
          <w:highlight w:val="none"/>
        </w:rPr>
        <w:t>说明</w:t>
      </w:r>
      <w:bookmarkEnd w:id="644"/>
    </w:p>
    <w:p w14:paraId="0154D54C">
      <w:pPr>
        <w:pStyle w:val="41"/>
        <w:rPr>
          <w:color w:val="auto"/>
          <w:highlight w:val="none"/>
        </w:rPr>
      </w:pPr>
      <w:r>
        <w:rPr>
          <w:rFonts w:hint="eastAsia"/>
          <w:color w:val="auto"/>
          <w:highlight w:val="none"/>
        </w:rPr>
        <w:t>定时</w:t>
      </w:r>
      <w:r>
        <w:rPr>
          <w:color w:val="auto"/>
          <w:highlight w:val="none"/>
        </w:rPr>
        <w:t>退款通知</w:t>
      </w:r>
    </w:p>
    <w:p w14:paraId="07C35E26">
      <w:pPr>
        <w:pStyle w:val="175"/>
        <w:rPr>
          <w:color w:val="auto"/>
          <w:highlight w:val="none"/>
        </w:rPr>
      </w:pPr>
      <w:bookmarkStart w:id="645" w:name="_Toc519178301"/>
      <w:r>
        <w:rPr>
          <w:rFonts w:hint="eastAsia"/>
          <w:color w:val="auto"/>
          <w:highlight w:val="none"/>
        </w:rPr>
        <w:t>请求参数</w:t>
      </w:r>
      <w:bookmarkEnd w:id="645"/>
    </w:p>
    <w:p w14:paraId="081A6AB1">
      <w:pPr>
        <w:pStyle w:val="41"/>
        <w:rPr>
          <w:color w:val="auto"/>
          <w:highlight w:val="none"/>
        </w:rPr>
      </w:pPr>
      <w:r>
        <w:rPr>
          <w:rFonts w:hint="eastAsia"/>
          <w:color w:val="auto"/>
          <w:highlight w:val="none"/>
        </w:rPr>
        <w:t>退款</w:t>
      </w:r>
      <w:r>
        <w:rPr>
          <w:color w:val="auto"/>
          <w:highlight w:val="none"/>
        </w:rPr>
        <w:t>结果通知</w:t>
      </w:r>
      <w:r>
        <w:rPr>
          <w:rFonts w:hint="eastAsia"/>
          <w:color w:val="auto"/>
          <w:highlight w:val="none"/>
        </w:rPr>
        <w:t>请求参数详见表1</w:t>
      </w:r>
      <w:r>
        <w:rPr>
          <w:color w:val="auto"/>
          <w:highlight w:val="none"/>
        </w:rPr>
        <w:t>51</w:t>
      </w:r>
      <w:r>
        <w:rPr>
          <w:rFonts w:hint="eastAsia"/>
          <w:color w:val="auto"/>
          <w:highlight w:val="none"/>
        </w:rPr>
        <w:t>。</w:t>
      </w:r>
    </w:p>
    <w:p w14:paraId="7867E199">
      <w:pPr>
        <w:pStyle w:val="160"/>
        <w:rPr>
          <w:color w:val="auto"/>
          <w:highlight w:val="none"/>
        </w:rPr>
      </w:pPr>
      <w:r>
        <w:rPr>
          <w:rFonts w:hint="eastAsia"/>
          <w:color w:val="auto"/>
          <w:highlight w:val="none"/>
        </w:rPr>
        <w:t>退款</w:t>
      </w:r>
      <w:r>
        <w:rPr>
          <w:color w:val="auto"/>
          <w:highlight w:val="none"/>
        </w:rPr>
        <w:t>结果通知</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9514A55">
        <w:trPr>
          <w:wBefore w:w="0" w:type="dxa"/>
          <w:jc w:val="center"/>
        </w:trPr>
        <w:tc>
          <w:tcPr>
            <w:tcW w:w="2840" w:type="dxa"/>
            <w:noWrap w:val="0"/>
            <w:vAlign w:val="top"/>
          </w:tcPr>
          <w:p w14:paraId="7094EA6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7BD859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6727303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3C8BFD00">
        <w:trPr>
          <w:wBefore w:w="0" w:type="dxa"/>
          <w:jc w:val="center"/>
        </w:trPr>
        <w:tc>
          <w:tcPr>
            <w:tcW w:w="2840" w:type="dxa"/>
            <w:noWrap w:val="0"/>
            <w:vAlign w:val="top"/>
          </w:tcPr>
          <w:p w14:paraId="4E5D829F">
            <w:pPr>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top"/>
          </w:tcPr>
          <w:p w14:paraId="286AECCB">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DFC78AF">
            <w:pPr>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5CDC50EA">
        <w:trPr>
          <w:wBefore w:w="0" w:type="dxa"/>
          <w:jc w:val="center"/>
        </w:trPr>
        <w:tc>
          <w:tcPr>
            <w:tcW w:w="2840" w:type="dxa"/>
            <w:noWrap w:val="0"/>
            <w:vAlign w:val="top"/>
          </w:tcPr>
          <w:p w14:paraId="4E5439E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refundType</w:t>
            </w:r>
          </w:p>
        </w:tc>
        <w:tc>
          <w:tcPr>
            <w:tcW w:w="2841" w:type="dxa"/>
            <w:noWrap w:val="0"/>
            <w:vAlign w:val="top"/>
          </w:tcPr>
          <w:p w14:paraId="1166740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B27955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00:</w:t>
            </w:r>
            <w:r>
              <w:rPr>
                <w:rFonts w:ascii="宋体" w:hAnsi="宋体" w:cs="微软雅黑"/>
                <w:color w:val="auto"/>
                <w:sz w:val="18"/>
                <w:szCs w:val="18"/>
                <w:highlight w:val="none"/>
              </w:rPr>
              <w:t xml:space="preserve"> </w:t>
            </w:r>
            <w:r>
              <w:rPr>
                <w:rFonts w:hint="eastAsia" w:ascii="宋体" w:hAnsi="宋体" w:cs="微软雅黑"/>
                <w:color w:val="auto"/>
                <w:sz w:val="18"/>
                <w:szCs w:val="18"/>
                <w:highlight w:val="none"/>
              </w:rPr>
              <w:t>用户提交</w:t>
            </w:r>
            <w:r>
              <w:rPr>
                <w:rFonts w:ascii="宋体" w:hAnsi="宋体" w:cs="微软雅黑"/>
                <w:color w:val="auto"/>
                <w:sz w:val="18"/>
                <w:szCs w:val="18"/>
                <w:highlight w:val="none"/>
              </w:rPr>
              <w:t>退款</w:t>
            </w:r>
          </w:p>
          <w:p w14:paraId="3496C78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01：超时</w:t>
            </w:r>
            <w:r>
              <w:rPr>
                <w:rFonts w:ascii="宋体" w:hAnsi="宋体" w:cs="微软雅黑"/>
                <w:color w:val="auto"/>
                <w:sz w:val="18"/>
                <w:szCs w:val="18"/>
                <w:highlight w:val="none"/>
              </w:rPr>
              <w:t>未使用自动退款</w:t>
            </w:r>
          </w:p>
        </w:tc>
      </w:tr>
      <w:tr w14:paraId="6E0732CD">
        <w:trPr>
          <w:wBefore w:w="0" w:type="dxa"/>
          <w:jc w:val="center"/>
        </w:trPr>
        <w:tc>
          <w:tcPr>
            <w:tcW w:w="2840" w:type="dxa"/>
            <w:noWrap w:val="0"/>
            <w:vAlign w:val="top"/>
          </w:tcPr>
          <w:p w14:paraId="6DD672F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refundResult</w:t>
            </w:r>
          </w:p>
        </w:tc>
        <w:tc>
          <w:tcPr>
            <w:tcW w:w="2841" w:type="dxa"/>
            <w:noWrap w:val="0"/>
            <w:vAlign w:val="top"/>
          </w:tcPr>
          <w:p w14:paraId="260758F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24DF6F7">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SUCCESS/FAIL/PROCESSING</w:t>
            </w:r>
          </w:p>
          <w:p w14:paraId="6BFCFE3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SUCCESS—退款成功</w:t>
            </w:r>
          </w:p>
          <w:p w14:paraId="3CA041B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FAIL—退款失败</w:t>
            </w:r>
          </w:p>
          <w:p w14:paraId="509F8F5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PROCESSING-退款进行中</w:t>
            </w:r>
          </w:p>
        </w:tc>
      </w:tr>
      <w:tr w14:paraId="1170D73B">
        <w:trPr>
          <w:wBefore w:w="0" w:type="dxa"/>
          <w:jc w:val="center"/>
        </w:trPr>
        <w:tc>
          <w:tcPr>
            <w:tcW w:w="2840" w:type="dxa"/>
            <w:noWrap w:val="0"/>
            <w:vAlign w:val="top"/>
          </w:tcPr>
          <w:p w14:paraId="7D49955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refundResult</w:t>
            </w:r>
            <w:r>
              <w:rPr>
                <w:rFonts w:ascii="宋体" w:hAnsi="宋体" w:cs="微软雅黑"/>
                <w:color w:val="auto"/>
                <w:sz w:val="18"/>
                <w:szCs w:val="18"/>
                <w:highlight w:val="none"/>
              </w:rPr>
              <w:t>Desc</w:t>
            </w:r>
          </w:p>
        </w:tc>
        <w:tc>
          <w:tcPr>
            <w:tcW w:w="2841" w:type="dxa"/>
            <w:noWrap w:val="0"/>
            <w:vAlign w:val="top"/>
          </w:tcPr>
          <w:p w14:paraId="2AEE2301">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r>
              <w:rPr>
                <w:rFonts w:ascii="宋体" w:hAnsi="宋体" w:cs="微软雅黑"/>
                <w:color w:val="auto"/>
                <w:sz w:val="18"/>
                <w:szCs w:val="18"/>
                <w:highlight w:val="none"/>
              </w:rPr>
              <w:tab/>
            </w:r>
          </w:p>
        </w:tc>
        <w:tc>
          <w:tcPr>
            <w:tcW w:w="2841" w:type="dxa"/>
            <w:noWrap w:val="0"/>
            <w:vAlign w:val="top"/>
          </w:tcPr>
          <w:p w14:paraId="07B16A0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退款</w:t>
            </w:r>
            <w:r>
              <w:rPr>
                <w:rFonts w:ascii="宋体" w:hAnsi="宋体" w:cs="微软雅黑"/>
                <w:color w:val="auto"/>
                <w:sz w:val="18"/>
                <w:szCs w:val="18"/>
                <w:highlight w:val="none"/>
              </w:rPr>
              <w:t>描述</w:t>
            </w:r>
          </w:p>
        </w:tc>
      </w:tr>
      <w:tr w14:paraId="0A38A875">
        <w:trPr>
          <w:wBefore w:w="0" w:type="dxa"/>
          <w:jc w:val="center"/>
        </w:trPr>
        <w:tc>
          <w:tcPr>
            <w:tcW w:w="2840" w:type="dxa"/>
            <w:noWrap w:val="0"/>
            <w:vAlign w:val="top"/>
          </w:tcPr>
          <w:p w14:paraId="7E0DD79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refundDate</w:t>
            </w:r>
          </w:p>
        </w:tc>
        <w:tc>
          <w:tcPr>
            <w:tcW w:w="2841" w:type="dxa"/>
            <w:noWrap w:val="0"/>
            <w:vAlign w:val="top"/>
          </w:tcPr>
          <w:p w14:paraId="0D7AC07C">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800B0A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退款</w:t>
            </w:r>
            <w:r>
              <w:rPr>
                <w:rFonts w:ascii="宋体" w:hAnsi="宋体" w:cs="微软雅黑"/>
                <w:color w:val="auto"/>
                <w:sz w:val="18"/>
                <w:szCs w:val="18"/>
                <w:highlight w:val="none"/>
              </w:rPr>
              <w:t>日期</w:t>
            </w:r>
          </w:p>
        </w:tc>
      </w:tr>
      <w:tr w14:paraId="1AA87258">
        <w:trPr>
          <w:wBefore w:w="0" w:type="dxa"/>
          <w:jc w:val="center"/>
        </w:trPr>
        <w:tc>
          <w:tcPr>
            <w:tcW w:w="2840" w:type="dxa"/>
            <w:noWrap w:val="0"/>
            <w:vAlign w:val="top"/>
          </w:tcPr>
          <w:p w14:paraId="7C78EA3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refundAmount</w:t>
            </w:r>
          </w:p>
        </w:tc>
        <w:tc>
          <w:tcPr>
            <w:tcW w:w="2841" w:type="dxa"/>
            <w:noWrap w:val="0"/>
            <w:vAlign w:val="top"/>
          </w:tcPr>
          <w:p w14:paraId="140CF00B">
            <w:pPr>
              <w:tabs>
                <w:tab w:val="center" w:pos="1312"/>
              </w:tabs>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 xml:space="preserve">String </w:t>
            </w:r>
          </w:p>
        </w:tc>
        <w:tc>
          <w:tcPr>
            <w:tcW w:w="2841" w:type="dxa"/>
            <w:noWrap w:val="0"/>
            <w:vAlign w:val="top"/>
          </w:tcPr>
          <w:p w14:paraId="1BFF18B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退款</w:t>
            </w:r>
            <w:r>
              <w:rPr>
                <w:rFonts w:ascii="宋体" w:hAnsi="宋体" w:cs="微软雅黑"/>
                <w:color w:val="auto"/>
                <w:sz w:val="18"/>
                <w:szCs w:val="18"/>
                <w:highlight w:val="none"/>
              </w:rPr>
              <w:t>金额</w:t>
            </w:r>
            <w:r>
              <w:rPr>
                <w:rFonts w:hint="eastAsia" w:ascii="宋体" w:hAnsi="宋体" w:cs="微软雅黑"/>
                <w:color w:val="auto"/>
                <w:sz w:val="18"/>
                <w:szCs w:val="18"/>
                <w:highlight w:val="none"/>
              </w:rPr>
              <w:t xml:space="preserve"> 单位</w:t>
            </w:r>
            <w:r>
              <w:rPr>
                <w:rFonts w:ascii="宋体" w:hAnsi="宋体" w:cs="微软雅黑"/>
                <w:color w:val="auto"/>
                <w:sz w:val="18"/>
                <w:szCs w:val="18"/>
                <w:highlight w:val="none"/>
              </w:rPr>
              <w:t>分</w:t>
            </w:r>
          </w:p>
        </w:tc>
      </w:tr>
    </w:tbl>
    <w:p w14:paraId="60C7688F">
      <w:pPr>
        <w:pStyle w:val="175"/>
        <w:rPr>
          <w:color w:val="auto"/>
          <w:highlight w:val="none"/>
        </w:rPr>
      </w:pPr>
      <w:bookmarkStart w:id="646" w:name="_Toc519178302"/>
      <w:r>
        <w:rPr>
          <w:rFonts w:hint="eastAsia"/>
          <w:color w:val="auto"/>
          <w:highlight w:val="none"/>
        </w:rPr>
        <w:t>应答参数</w:t>
      </w:r>
      <w:bookmarkEnd w:id="646"/>
    </w:p>
    <w:p w14:paraId="362B4BD0">
      <w:pPr>
        <w:pStyle w:val="41"/>
        <w:rPr>
          <w:color w:val="auto"/>
          <w:highlight w:val="none"/>
        </w:rPr>
      </w:pPr>
      <w:r>
        <w:rPr>
          <w:rFonts w:hint="eastAsia"/>
          <w:color w:val="auto"/>
          <w:highlight w:val="none"/>
        </w:rPr>
        <w:t>退款</w:t>
      </w:r>
      <w:r>
        <w:rPr>
          <w:color w:val="auto"/>
          <w:highlight w:val="none"/>
        </w:rPr>
        <w:t>结果通知</w:t>
      </w:r>
      <w:r>
        <w:rPr>
          <w:rFonts w:hint="eastAsia"/>
          <w:color w:val="auto"/>
          <w:highlight w:val="none"/>
        </w:rPr>
        <w:t>应答参数详见表1</w:t>
      </w:r>
      <w:r>
        <w:rPr>
          <w:color w:val="auto"/>
          <w:highlight w:val="none"/>
        </w:rPr>
        <w:t>52</w:t>
      </w:r>
      <w:r>
        <w:rPr>
          <w:rFonts w:hint="eastAsia"/>
          <w:color w:val="auto"/>
          <w:highlight w:val="none"/>
        </w:rPr>
        <w:t>。</w:t>
      </w:r>
    </w:p>
    <w:p w14:paraId="79241955">
      <w:pPr>
        <w:pStyle w:val="160"/>
        <w:rPr>
          <w:color w:val="auto"/>
          <w:highlight w:val="none"/>
        </w:rPr>
      </w:pPr>
      <w:r>
        <w:rPr>
          <w:rFonts w:hint="eastAsia"/>
          <w:color w:val="auto"/>
          <w:highlight w:val="none"/>
        </w:rPr>
        <w:t>退款</w:t>
      </w:r>
      <w:r>
        <w:rPr>
          <w:color w:val="auto"/>
          <w:highlight w:val="none"/>
        </w:rPr>
        <w:t>结果通知</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C51081B">
        <w:trPr>
          <w:wBefore w:w="0" w:type="dxa"/>
          <w:jc w:val="center"/>
        </w:trPr>
        <w:tc>
          <w:tcPr>
            <w:tcW w:w="2840" w:type="dxa"/>
            <w:noWrap w:val="0"/>
            <w:vAlign w:val="top"/>
          </w:tcPr>
          <w:p w14:paraId="7534B0C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2A8CF4B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0DF384F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213F1582">
        <w:trPr>
          <w:wBefore w:w="0" w:type="dxa"/>
          <w:jc w:val="center"/>
        </w:trPr>
        <w:tc>
          <w:tcPr>
            <w:tcW w:w="2840" w:type="dxa"/>
            <w:noWrap w:val="0"/>
            <w:vAlign w:val="top"/>
          </w:tcPr>
          <w:p w14:paraId="6197BEF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6701DE5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E0BC5F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527FC8F6">
        <w:trPr>
          <w:wBefore w:w="0" w:type="dxa"/>
          <w:jc w:val="center"/>
        </w:trPr>
        <w:tc>
          <w:tcPr>
            <w:tcW w:w="2840" w:type="dxa"/>
            <w:noWrap w:val="0"/>
            <w:vAlign w:val="top"/>
          </w:tcPr>
          <w:p w14:paraId="20F50FE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74CEECB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25DF6F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405D9CC8">
      <w:pPr>
        <w:pStyle w:val="146"/>
        <w:spacing w:before="156" w:after="156"/>
        <w:rPr>
          <w:color w:val="auto"/>
          <w:highlight w:val="none"/>
        </w:rPr>
      </w:pPr>
      <w:bookmarkStart w:id="647" w:name="_Toc519178303"/>
      <w:r>
        <w:rPr>
          <w:color w:val="auto"/>
          <w:highlight w:val="none"/>
        </w:rPr>
        <w:t xml:space="preserve">IF8B-05 </w:t>
      </w:r>
      <w:r>
        <w:rPr>
          <w:rFonts w:hint="eastAsia"/>
          <w:color w:val="auto"/>
          <w:highlight w:val="none"/>
        </w:rPr>
        <w:t>支付</w:t>
      </w:r>
      <w:r>
        <w:rPr>
          <w:color w:val="auto"/>
          <w:highlight w:val="none"/>
        </w:rPr>
        <w:t>结果通知</w:t>
      </w:r>
      <w:bookmarkEnd w:id="647"/>
    </w:p>
    <w:p w14:paraId="7F5B2E5C">
      <w:pPr>
        <w:pStyle w:val="175"/>
        <w:rPr>
          <w:color w:val="auto"/>
          <w:highlight w:val="none"/>
        </w:rPr>
      </w:pPr>
      <w:bookmarkStart w:id="648" w:name="_Toc519178304"/>
      <w:r>
        <w:rPr>
          <w:rFonts w:hint="eastAsia"/>
          <w:color w:val="auto"/>
          <w:highlight w:val="none"/>
        </w:rPr>
        <w:t>接口地址</w:t>
      </w:r>
      <w:bookmarkEnd w:id="648"/>
    </w:p>
    <w:p w14:paraId="552F4AE2">
      <w:pPr>
        <w:pStyle w:val="41"/>
        <w:rPr>
          <w:color w:val="auto"/>
          <w:highlight w:val="none"/>
        </w:rPr>
      </w:pPr>
      <w:r>
        <w:rPr>
          <w:color w:val="auto"/>
          <w:highlight w:val="none"/>
        </w:rPr>
        <w:t>http//:[ip]:[port]/[project]/app/</w:t>
      </w:r>
      <w:r>
        <w:rPr>
          <w:rFonts w:hint="eastAsia"/>
          <w:color w:val="auto"/>
          <w:highlight w:val="none"/>
        </w:rPr>
        <w:t>receive</w:t>
      </w:r>
      <w:r>
        <w:rPr>
          <w:color w:val="auto"/>
          <w:highlight w:val="none"/>
        </w:rPr>
        <w:t>PaymentResult</w:t>
      </w:r>
    </w:p>
    <w:p w14:paraId="693B13AF">
      <w:pPr>
        <w:pStyle w:val="175"/>
        <w:rPr>
          <w:color w:val="auto"/>
          <w:highlight w:val="none"/>
        </w:rPr>
      </w:pPr>
      <w:bookmarkStart w:id="649" w:name="_Toc519178305"/>
      <w:r>
        <w:rPr>
          <w:rFonts w:hint="eastAsia"/>
          <w:color w:val="auto"/>
          <w:highlight w:val="none"/>
        </w:rPr>
        <w:t>接口</w:t>
      </w:r>
      <w:r>
        <w:rPr>
          <w:color w:val="auto"/>
          <w:highlight w:val="none"/>
        </w:rPr>
        <w:t>说明</w:t>
      </w:r>
      <w:bookmarkEnd w:id="649"/>
    </w:p>
    <w:p w14:paraId="3AA34D66">
      <w:pPr>
        <w:pStyle w:val="41"/>
        <w:rPr>
          <w:color w:val="auto"/>
          <w:highlight w:val="none"/>
        </w:rPr>
      </w:pPr>
      <w:r>
        <w:rPr>
          <w:rFonts w:hint="eastAsia"/>
          <w:color w:val="auto"/>
          <w:highlight w:val="none"/>
        </w:rPr>
        <w:t>支付</w:t>
      </w:r>
      <w:r>
        <w:rPr>
          <w:color w:val="auto"/>
          <w:highlight w:val="none"/>
        </w:rPr>
        <w:t>结果回调</w:t>
      </w:r>
    </w:p>
    <w:p w14:paraId="519E8F38">
      <w:pPr>
        <w:pStyle w:val="175"/>
        <w:rPr>
          <w:color w:val="auto"/>
          <w:highlight w:val="none"/>
        </w:rPr>
      </w:pPr>
      <w:bookmarkStart w:id="650" w:name="_Toc519178306"/>
      <w:r>
        <w:rPr>
          <w:rFonts w:hint="eastAsia"/>
          <w:color w:val="auto"/>
          <w:highlight w:val="none"/>
        </w:rPr>
        <w:t>请求参数</w:t>
      </w:r>
      <w:bookmarkEnd w:id="650"/>
    </w:p>
    <w:p w14:paraId="35DFED40">
      <w:pPr>
        <w:pStyle w:val="41"/>
        <w:rPr>
          <w:color w:val="auto"/>
          <w:highlight w:val="none"/>
        </w:rPr>
      </w:pPr>
      <w:r>
        <w:rPr>
          <w:rFonts w:hint="eastAsia"/>
          <w:color w:val="auto"/>
          <w:highlight w:val="none"/>
        </w:rPr>
        <w:t>支付</w:t>
      </w:r>
      <w:r>
        <w:rPr>
          <w:color w:val="auto"/>
          <w:highlight w:val="none"/>
        </w:rPr>
        <w:t>结果通知</w:t>
      </w:r>
      <w:r>
        <w:rPr>
          <w:rFonts w:hint="eastAsia"/>
          <w:color w:val="auto"/>
          <w:highlight w:val="none"/>
        </w:rPr>
        <w:t>请求参数详见表1</w:t>
      </w:r>
      <w:r>
        <w:rPr>
          <w:color w:val="auto"/>
          <w:highlight w:val="none"/>
        </w:rPr>
        <w:t>53</w:t>
      </w:r>
      <w:r>
        <w:rPr>
          <w:rFonts w:hint="eastAsia"/>
          <w:color w:val="auto"/>
          <w:highlight w:val="none"/>
        </w:rPr>
        <w:t>。</w:t>
      </w:r>
    </w:p>
    <w:p w14:paraId="7972E402">
      <w:pPr>
        <w:pStyle w:val="160"/>
        <w:rPr>
          <w:color w:val="auto"/>
          <w:highlight w:val="none"/>
        </w:rPr>
      </w:pPr>
      <w:r>
        <w:rPr>
          <w:rFonts w:hint="eastAsia"/>
          <w:color w:val="auto"/>
          <w:highlight w:val="none"/>
        </w:rPr>
        <w:t>支付</w:t>
      </w:r>
      <w:r>
        <w:rPr>
          <w:color w:val="auto"/>
          <w:highlight w:val="none"/>
        </w:rPr>
        <w:t>结果通知</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929D45D">
        <w:trPr>
          <w:wBefore w:w="0" w:type="dxa"/>
          <w:jc w:val="center"/>
        </w:trPr>
        <w:tc>
          <w:tcPr>
            <w:tcW w:w="2840" w:type="dxa"/>
            <w:noWrap w:val="0"/>
            <w:vAlign w:val="top"/>
          </w:tcPr>
          <w:p w14:paraId="0D43438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374088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00B89BB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3202549A">
        <w:trPr>
          <w:wBefore w:w="0" w:type="dxa"/>
          <w:jc w:val="center"/>
        </w:trPr>
        <w:tc>
          <w:tcPr>
            <w:tcW w:w="2840" w:type="dxa"/>
            <w:noWrap w:val="0"/>
            <w:vAlign w:val="top"/>
          </w:tcPr>
          <w:p w14:paraId="01B464FF">
            <w:pPr>
              <w:rPr>
                <w:rFonts w:ascii="宋体" w:hAnsi="宋体" w:cs="微软雅黑"/>
                <w:color w:val="auto"/>
                <w:sz w:val="18"/>
                <w:szCs w:val="18"/>
                <w:highlight w:val="none"/>
              </w:rPr>
            </w:pPr>
            <w:r>
              <w:rPr>
                <w:rFonts w:hint="eastAsia" w:ascii="宋体" w:hAnsi="宋体" w:cs="微软雅黑"/>
                <w:color w:val="auto"/>
                <w:sz w:val="18"/>
                <w:szCs w:val="18"/>
                <w:highlight w:val="none"/>
              </w:rPr>
              <w:t>userId</w:t>
            </w:r>
          </w:p>
        </w:tc>
        <w:tc>
          <w:tcPr>
            <w:tcW w:w="2841" w:type="dxa"/>
            <w:noWrap w:val="0"/>
            <w:vAlign w:val="top"/>
          </w:tcPr>
          <w:p w14:paraId="6CA3B41B">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A2B6F5A">
            <w:pPr>
              <w:rPr>
                <w:rFonts w:ascii="宋体" w:hAnsi="宋体" w:cs="微软雅黑"/>
                <w:color w:val="auto"/>
                <w:sz w:val="18"/>
                <w:szCs w:val="18"/>
                <w:highlight w:val="none"/>
              </w:rPr>
            </w:pPr>
            <w:r>
              <w:rPr>
                <w:rFonts w:hint="eastAsia" w:ascii="宋体" w:hAnsi="宋体" w:cs="微软雅黑"/>
                <w:color w:val="auto"/>
                <w:sz w:val="18"/>
                <w:szCs w:val="18"/>
                <w:highlight w:val="none"/>
              </w:rPr>
              <w:t>用户</w:t>
            </w:r>
            <w:r>
              <w:rPr>
                <w:rFonts w:ascii="宋体" w:hAnsi="宋体" w:cs="微软雅黑"/>
                <w:color w:val="auto"/>
                <w:sz w:val="18"/>
                <w:szCs w:val="18"/>
                <w:highlight w:val="none"/>
              </w:rPr>
              <w:t>编码</w:t>
            </w:r>
          </w:p>
        </w:tc>
      </w:tr>
      <w:tr w14:paraId="7257B8EF">
        <w:trPr>
          <w:wBefore w:w="0" w:type="dxa"/>
          <w:jc w:val="center"/>
        </w:trPr>
        <w:tc>
          <w:tcPr>
            <w:tcW w:w="2840" w:type="dxa"/>
            <w:noWrap w:val="0"/>
            <w:vAlign w:val="top"/>
          </w:tcPr>
          <w:p w14:paraId="7824ED3B">
            <w:pPr>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top"/>
          </w:tcPr>
          <w:p w14:paraId="245CCF34">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3BA0B98">
            <w:pPr>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13D15441">
        <w:trPr>
          <w:wBefore w:w="0" w:type="dxa"/>
          <w:jc w:val="center"/>
        </w:trPr>
        <w:tc>
          <w:tcPr>
            <w:tcW w:w="2840" w:type="dxa"/>
            <w:noWrap w:val="0"/>
            <w:vAlign w:val="top"/>
          </w:tcPr>
          <w:p w14:paraId="4C54CAC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tradeNo</w:t>
            </w:r>
          </w:p>
        </w:tc>
        <w:tc>
          <w:tcPr>
            <w:tcW w:w="2841" w:type="dxa"/>
            <w:noWrap w:val="0"/>
            <w:vAlign w:val="top"/>
          </w:tcPr>
          <w:p w14:paraId="6E90426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4D721F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交易流水号</w:t>
            </w:r>
          </w:p>
        </w:tc>
      </w:tr>
      <w:tr w14:paraId="2810ED9E">
        <w:trPr>
          <w:wBefore w:w="0" w:type="dxa"/>
          <w:jc w:val="center"/>
        </w:trPr>
        <w:tc>
          <w:tcPr>
            <w:tcW w:w="2840" w:type="dxa"/>
            <w:noWrap w:val="0"/>
            <w:vAlign w:val="top"/>
          </w:tcPr>
          <w:p w14:paraId="3C33F51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payResult</w:t>
            </w:r>
          </w:p>
        </w:tc>
        <w:tc>
          <w:tcPr>
            <w:tcW w:w="2841" w:type="dxa"/>
            <w:noWrap w:val="0"/>
            <w:vAlign w:val="top"/>
          </w:tcPr>
          <w:p w14:paraId="7357B61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B31DE35">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SUCCESS/FAIL</w:t>
            </w:r>
          </w:p>
        </w:tc>
      </w:tr>
      <w:tr w14:paraId="3176F3D9">
        <w:trPr>
          <w:wBefore w:w="0" w:type="dxa"/>
          <w:jc w:val="center"/>
        </w:trPr>
        <w:tc>
          <w:tcPr>
            <w:tcW w:w="2840" w:type="dxa"/>
            <w:noWrap w:val="0"/>
            <w:vAlign w:val="top"/>
          </w:tcPr>
          <w:p w14:paraId="6EAEC60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payA</w:t>
            </w:r>
            <w:r>
              <w:rPr>
                <w:rFonts w:ascii="宋体" w:hAnsi="宋体" w:cs="微软雅黑"/>
                <w:color w:val="auto"/>
                <w:sz w:val="18"/>
                <w:szCs w:val="18"/>
                <w:highlight w:val="none"/>
              </w:rPr>
              <w:t>mount</w:t>
            </w:r>
          </w:p>
        </w:tc>
        <w:tc>
          <w:tcPr>
            <w:tcW w:w="2841" w:type="dxa"/>
            <w:noWrap w:val="0"/>
            <w:vAlign w:val="top"/>
          </w:tcPr>
          <w:p w14:paraId="3F8A1545">
            <w:pPr>
              <w:rPr>
                <w:color w:val="auto"/>
                <w:highlight w:val="none"/>
              </w:rPr>
            </w:pPr>
            <w:r>
              <w:rPr>
                <w:rFonts w:hint="eastAsia" w:ascii="宋体" w:hAnsi="宋体" w:cs="微软雅黑"/>
                <w:color w:val="auto"/>
                <w:sz w:val="18"/>
                <w:szCs w:val="18"/>
                <w:highlight w:val="none"/>
              </w:rPr>
              <w:t>string</w:t>
            </w:r>
          </w:p>
        </w:tc>
        <w:tc>
          <w:tcPr>
            <w:tcW w:w="2841" w:type="dxa"/>
            <w:noWrap w:val="0"/>
            <w:vAlign w:val="top"/>
          </w:tcPr>
          <w:p w14:paraId="3FC8168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金额</w:t>
            </w:r>
          </w:p>
        </w:tc>
      </w:tr>
      <w:tr w14:paraId="6BC5E4A3">
        <w:trPr>
          <w:wBefore w:w="0" w:type="dxa"/>
          <w:jc w:val="center"/>
        </w:trPr>
        <w:tc>
          <w:tcPr>
            <w:tcW w:w="2840" w:type="dxa"/>
            <w:noWrap w:val="0"/>
            <w:vAlign w:val="top"/>
          </w:tcPr>
          <w:p w14:paraId="6B486089">
            <w:pPr>
              <w:tabs>
                <w:tab w:val="left" w:pos="623"/>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payDate</w:t>
            </w:r>
          </w:p>
        </w:tc>
        <w:tc>
          <w:tcPr>
            <w:tcW w:w="2841" w:type="dxa"/>
            <w:noWrap w:val="0"/>
            <w:vAlign w:val="top"/>
          </w:tcPr>
          <w:p w14:paraId="3BEA01E8">
            <w:pPr>
              <w:rPr>
                <w:color w:val="auto"/>
                <w:highlight w:val="none"/>
              </w:rPr>
            </w:pPr>
            <w:r>
              <w:rPr>
                <w:rFonts w:hint="eastAsia" w:ascii="宋体" w:hAnsi="宋体" w:cs="微软雅黑"/>
                <w:color w:val="auto"/>
                <w:sz w:val="18"/>
                <w:szCs w:val="18"/>
                <w:highlight w:val="none"/>
              </w:rPr>
              <w:t>string</w:t>
            </w:r>
          </w:p>
        </w:tc>
        <w:tc>
          <w:tcPr>
            <w:tcW w:w="2841" w:type="dxa"/>
            <w:noWrap w:val="0"/>
            <w:vAlign w:val="top"/>
          </w:tcPr>
          <w:p w14:paraId="79E1313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支付</w:t>
            </w:r>
            <w:r>
              <w:rPr>
                <w:rFonts w:ascii="宋体" w:hAnsi="宋体" w:cs="微软雅黑"/>
                <w:color w:val="auto"/>
                <w:sz w:val="18"/>
                <w:szCs w:val="18"/>
                <w:highlight w:val="none"/>
              </w:rPr>
              <w:t>时间</w:t>
            </w:r>
          </w:p>
        </w:tc>
      </w:tr>
      <w:tr w14:paraId="0A841AF5">
        <w:trPr>
          <w:wBefore w:w="0" w:type="dxa"/>
          <w:jc w:val="center"/>
        </w:trPr>
        <w:tc>
          <w:tcPr>
            <w:tcW w:w="2840" w:type="dxa"/>
            <w:noWrap w:val="0"/>
            <w:vAlign w:val="top"/>
          </w:tcPr>
          <w:p w14:paraId="7A54F8EC">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voucher</w:t>
            </w:r>
          </w:p>
        </w:tc>
        <w:tc>
          <w:tcPr>
            <w:tcW w:w="2841" w:type="dxa"/>
            <w:noWrap w:val="0"/>
            <w:vAlign w:val="top"/>
          </w:tcPr>
          <w:p w14:paraId="487A723F">
            <w:pPr>
              <w:rPr>
                <w:color w:val="auto"/>
                <w:highlight w:val="none"/>
              </w:rPr>
            </w:pPr>
            <w:r>
              <w:rPr>
                <w:rFonts w:hint="eastAsia" w:ascii="宋体" w:hAnsi="宋体" w:cs="微软雅黑"/>
                <w:color w:val="auto"/>
                <w:sz w:val="18"/>
                <w:szCs w:val="18"/>
                <w:highlight w:val="none"/>
              </w:rPr>
              <w:t>string</w:t>
            </w:r>
          </w:p>
        </w:tc>
        <w:tc>
          <w:tcPr>
            <w:tcW w:w="2841" w:type="dxa"/>
            <w:noWrap w:val="0"/>
            <w:vAlign w:val="top"/>
          </w:tcPr>
          <w:p w14:paraId="514CE4C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取票凭证 整段用于生成二维码</w:t>
            </w:r>
          </w:p>
          <w:p w14:paraId="6A5499F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预留字段</w:t>
            </w:r>
          </w:p>
        </w:tc>
      </w:tr>
    </w:tbl>
    <w:p w14:paraId="06C71F2D">
      <w:pPr>
        <w:pStyle w:val="175"/>
        <w:rPr>
          <w:color w:val="auto"/>
          <w:highlight w:val="none"/>
        </w:rPr>
      </w:pPr>
      <w:bookmarkStart w:id="651" w:name="_Toc519178307"/>
      <w:r>
        <w:rPr>
          <w:rFonts w:hint="eastAsia"/>
          <w:color w:val="auto"/>
          <w:highlight w:val="none"/>
        </w:rPr>
        <w:t>应答参数</w:t>
      </w:r>
      <w:bookmarkEnd w:id="651"/>
    </w:p>
    <w:p w14:paraId="2F761243">
      <w:pPr>
        <w:pStyle w:val="41"/>
        <w:rPr>
          <w:color w:val="auto"/>
          <w:highlight w:val="none"/>
        </w:rPr>
      </w:pPr>
      <w:r>
        <w:rPr>
          <w:rFonts w:hint="eastAsia"/>
          <w:color w:val="auto"/>
          <w:highlight w:val="none"/>
        </w:rPr>
        <w:t>支付</w:t>
      </w:r>
      <w:r>
        <w:rPr>
          <w:color w:val="auto"/>
          <w:highlight w:val="none"/>
        </w:rPr>
        <w:t>结果通知</w:t>
      </w:r>
      <w:r>
        <w:rPr>
          <w:rFonts w:hint="eastAsia"/>
          <w:color w:val="auto"/>
          <w:highlight w:val="none"/>
        </w:rPr>
        <w:t>应答参数详见表1</w:t>
      </w:r>
      <w:r>
        <w:rPr>
          <w:color w:val="auto"/>
          <w:highlight w:val="none"/>
        </w:rPr>
        <w:t>54</w:t>
      </w:r>
      <w:r>
        <w:rPr>
          <w:rFonts w:hint="eastAsia"/>
          <w:color w:val="auto"/>
          <w:highlight w:val="none"/>
        </w:rPr>
        <w:t>。</w:t>
      </w:r>
    </w:p>
    <w:p w14:paraId="03EADCEE">
      <w:pPr>
        <w:pStyle w:val="160"/>
        <w:rPr>
          <w:color w:val="auto"/>
          <w:highlight w:val="none"/>
        </w:rPr>
      </w:pPr>
      <w:r>
        <w:rPr>
          <w:rFonts w:hint="eastAsia"/>
          <w:color w:val="auto"/>
          <w:highlight w:val="none"/>
        </w:rPr>
        <w:t>支付</w:t>
      </w:r>
      <w:r>
        <w:rPr>
          <w:color w:val="auto"/>
          <w:highlight w:val="none"/>
        </w:rPr>
        <w:t>结果通知</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4F492D0">
        <w:trPr>
          <w:wBefore w:w="0" w:type="dxa"/>
          <w:jc w:val="center"/>
        </w:trPr>
        <w:tc>
          <w:tcPr>
            <w:tcW w:w="2840" w:type="dxa"/>
            <w:noWrap w:val="0"/>
            <w:vAlign w:val="top"/>
          </w:tcPr>
          <w:p w14:paraId="3A64048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0B6DC5E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12E18FF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70E5C227">
        <w:trPr>
          <w:wBefore w:w="0" w:type="dxa"/>
          <w:jc w:val="center"/>
        </w:trPr>
        <w:tc>
          <w:tcPr>
            <w:tcW w:w="2840" w:type="dxa"/>
            <w:noWrap w:val="0"/>
            <w:vAlign w:val="top"/>
          </w:tcPr>
          <w:p w14:paraId="4D4185E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6A11E53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C47E8D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0AA6EF3D">
        <w:trPr>
          <w:wBefore w:w="0" w:type="dxa"/>
          <w:jc w:val="center"/>
        </w:trPr>
        <w:tc>
          <w:tcPr>
            <w:tcW w:w="2840" w:type="dxa"/>
            <w:noWrap w:val="0"/>
            <w:vAlign w:val="top"/>
          </w:tcPr>
          <w:p w14:paraId="09AD3E5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73642B5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8D0BF4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5B4C0D78">
      <w:pPr>
        <w:pStyle w:val="146"/>
        <w:spacing w:before="156" w:after="156"/>
        <w:rPr>
          <w:color w:val="auto"/>
          <w:highlight w:val="none"/>
        </w:rPr>
      </w:pPr>
      <w:bookmarkStart w:id="652" w:name="_Toc519178308"/>
      <w:r>
        <w:rPr>
          <w:color w:val="auto"/>
          <w:highlight w:val="none"/>
        </w:rPr>
        <w:t xml:space="preserve">IF8B-06 </w:t>
      </w:r>
      <w:r>
        <w:rPr>
          <w:rFonts w:hint="eastAsia"/>
          <w:color w:val="auto"/>
          <w:highlight w:val="none"/>
        </w:rPr>
        <w:t>出票成功</w:t>
      </w:r>
      <w:r>
        <w:rPr>
          <w:color w:val="auto"/>
          <w:highlight w:val="none"/>
        </w:rPr>
        <w:t>结果通知</w:t>
      </w:r>
      <w:bookmarkEnd w:id="652"/>
    </w:p>
    <w:p w14:paraId="5732FD51">
      <w:pPr>
        <w:pStyle w:val="175"/>
        <w:rPr>
          <w:color w:val="auto"/>
          <w:highlight w:val="none"/>
        </w:rPr>
      </w:pPr>
      <w:bookmarkStart w:id="653" w:name="_Toc519178309"/>
      <w:r>
        <w:rPr>
          <w:rFonts w:hint="eastAsia"/>
          <w:color w:val="auto"/>
          <w:highlight w:val="none"/>
        </w:rPr>
        <w:t>接口地址</w:t>
      </w:r>
      <w:bookmarkEnd w:id="653"/>
    </w:p>
    <w:p w14:paraId="10BF0541">
      <w:pPr>
        <w:pStyle w:val="41"/>
        <w:rPr>
          <w:color w:val="auto"/>
          <w:highlight w:val="none"/>
        </w:rPr>
      </w:pPr>
      <w:r>
        <w:rPr>
          <w:color w:val="auto"/>
          <w:highlight w:val="none"/>
        </w:rPr>
        <w:t>http//:[ip]:[port]/[project]/app/</w:t>
      </w:r>
      <w:r>
        <w:rPr>
          <w:rFonts w:hint="eastAsia"/>
          <w:color w:val="auto"/>
          <w:highlight w:val="none"/>
        </w:rPr>
        <w:t>receive</w:t>
      </w:r>
      <w:r>
        <w:rPr>
          <w:color w:val="auto"/>
          <w:highlight w:val="none"/>
        </w:rPr>
        <w:t>Take</w:t>
      </w:r>
      <w:r>
        <w:rPr>
          <w:rFonts w:hint="eastAsia"/>
          <w:color w:val="auto"/>
          <w:highlight w:val="none"/>
        </w:rPr>
        <w:t>Ticket</w:t>
      </w:r>
      <w:r>
        <w:rPr>
          <w:color w:val="auto"/>
          <w:highlight w:val="none"/>
        </w:rPr>
        <w:t>Result</w:t>
      </w:r>
    </w:p>
    <w:p w14:paraId="40271D7A">
      <w:pPr>
        <w:pStyle w:val="175"/>
        <w:rPr>
          <w:color w:val="auto"/>
          <w:highlight w:val="none"/>
        </w:rPr>
      </w:pPr>
      <w:bookmarkStart w:id="654" w:name="_Toc519178310"/>
      <w:r>
        <w:rPr>
          <w:rFonts w:hint="eastAsia"/>
          <w:color w:val="auto"/>
          <w:highlight w:val="none"/>
        </w:rPr>
        <w:t>接口</w:t>
      </w:r>
      <w:r>
        <w:rPr>
          <w:color w:val="auto"/>
          <w:highlight w:val="none"/>
        </w:rPr>
        <w:t>说明</w:t>
      </w:r>
      <w:bookmarkEnd w:id="654"/>
    </w:p>
    <w:p w14:paraId="1BED1363">
      <w:pPr>
        <w:pStyle w:val="41"/>
        <w:rPr>
          <w:color w:val="auto"/>
          <w:highlight w:val="none"/>
        </w:rPr>
      </w:pPr>
      <w:r>
        <w:rPr>
          <w:rFonts w:hint="eastAsia"/>
          <w:color w:val="auto"/>
          <w:highlight w:val="none"/>
        </w:rPr>
        <w:t>出票结果通知</w:t>
      </w:r>
    </w:p>
    <w:p w14:paraId="359A9EE3">
      <w:pPr>
        <w:pStyle w:val="175"/>
        <w:rPr>
          <w:color w:val="auto"/>
          <w:highlight w:val="none"/>
        </w:rPr>
      </w:pPr>
      <w:bookmarkStart w:id="655" w:name="_Toc519178311"/>
      <w:r>
        <w:rPr>
          <w:rFonts w:hint="eastAsia"/>
          <w:color w:val="auto"/>
          <w:highlight w:val="none"/>
        </w:rPr>
        <w:t>请求参数</w:t>
      </w:r>
      <w:bookmarkEnd w:id="655"/>
    </w:p>
    <w:p w14:paraId="43F28310">
      <w:pPr>
        <w:pStyle w:val="41"/>
        <w:rPr>
          <w:color w:val="auto"/>
          <w:highlight w:val="none"/>
        </w:rPr>
      </w:pPr>
      <w:r>
        <w:rPr>
          <w:rFonts w:hint="eastAsia"/>
          <w:color w:val="auto"/>
          <w:highlight w:val="none"/>
        </w:rPr>
        <w:t>出票成功</w:t>
      </w:r>
      <w:r>
        <w:rPr>
          <w:color w:val="auto"/>
          <w:highlight w:val="none"/>
        </w:rPr>
        <w:t>结果通知</w:t>
      </w:r>
      <w:r>
        <w:rPr>
          <w:rFonts w:hint="eastAsia"/>
          <w:color w:val="auto"/>
          <w:highlight w:val="none"/>
        </w:rPr>
        <w:t>请求参数详见表1</w:t>
      </w:r>
      <w:r>
        <w:rPr>
          <w:color w:val="auto"/>
          <w:highlight w:val="none"/>
        </w:rPr>
        <w:t>55</w:t>
      </w:r>
      <w:r>
        <w:rPr>
          <w:rFonts w:hint="eastAsia"/>
          <w:color w:val="auto"/>
          <w:highlight w:val="none"/>
        </w:rPr>
        <w:t>。</w:t>
      </w:r>
    </w:p>
    <w:p w14:paraId="6C5C0740">
      <w:pPr>
        <w:pStyle w:val="160"/>
        <w:rPr>
          <w:color w:val="auto"/>
          <w:highlight w:val="none"/>
        </w:rPr>
      </w:pPr>
      <w:r>
        <w:rPr>
          <w:rFonts w:hint="eastAsia"/>
          <w:color w:val="auto"/>
          <w:highlight w:val="none"/>
        </w:rPr>
        <w:t>出票成功</w:t>
      </w:r>
      <w:r>
        <w:rPr>
          <w:color w:val="auto"/>
          <w:highlight w:val="none"/>
        </w:rPr>
        <w:t>结果通知</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3640CD8">
        <w:trPr>
          <w:wBefore w:w="0" w:type="dxa"/>
          <w:jc w:val="center"/>
        </w:trPr>
        <w:tc>
          <w:tcPr>
            <w:tcW w:w="2840" w:type="dxa"/>
            <w:noWrap w:val="0"/>
            <w:vAlign w:val="top"/>
          </w:tcPr>
          <w:p w14:paraId="6DF1D7A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461FBE4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285BB51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0263DC06">
        <w:trPr>
          <w:wBefore w:w="0" w:type="dxa"/>
          <w:jc w:val="center"/>
        </w:trPr>
        <w:tc>
          <w:tcPr>
            <w:tcW w:w="2840" w:type="dxa"/>
            <w:noWrap w:val="0"/>
            <w:vAlign w:val="top"/>
          </w:tcPr>
          <w:p w14:paraId="3E0EB7D1">
            <w:pPr>
              <w:rPr>
                <w:rFonts w:ascii="宋体" w:hAnsi="宋体" w:cs="微软雅黑"/>
                <w:color w:val="auto"/>
                <w:sz w:val="18"/>
                <w:szCs w:val="18"/>
                <w:highlight w:val="none"/>
              </w:rPr>
            </w:pPr>
            <w:r>
              <w:rPr>
                <w:rFonts w:ascii="宋体" w:hAnsi="宋体" w:cs="微软雅黑"/>
                <w:color w:val="auto"/>
                <w:sz w:val="18"/>
                <w:szCs w:val="18"/>
                <w:highlight w:val="none"/>
              </w:rPr>
              <w:t>orderNo</w:t>
            </w:r>
          </w:p>
        </w:tc>
        <w:tc>
          <w:tcPr>
            <w:tcW w:w="2841" w:type="dxa"/>
            <w:noWrap w:val="0"/>
            <w:vAlign w:val="top"/>
          </w:tcPr>
          <w:p w14:paraId="742DD382">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722CF9C">
            <w:pPr>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56471752">
        <w:trPr>
          <w:wBefore w:w="0" w:type="dxa"/>
          <w:jc w:val="center"/>
        </w:trPr>
        <w:tc>
          <w:tcPr>
            <w:tcW w:w="2840" w:type="dxa"/>
            <w:noWrap w:val="0"/>
            <w:vAlign w:val="top"/>
          </w:tcPr>
          <w:p w14:paraId="4D89B330">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orderTicketNum</w:t>
            </w:r>
          </w:p>
        </w:tc>
        <w:tc>
          <w:tcPr>
            <w:tcW w:w="2841" w:type="dxa"/>
            <w:noWrap w:val="0"/>
            <w:vAlign w:val="top"/>
          </w:tcPr>
          <w:p w14:paraId="368F29B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5ED59E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w:t>
            </w:r>
            <w:r>
              <w:rPr>
                <w:rFonts w:ascii="宋体" w:hAnsi="宋体" w:cs="微软雅黑"/>
                <w:color w:val="auto"/>
                <w:sz w:val="18"/>
                <w:szCs w:val="18"/>
                <w:highlight w:val="none"/>
              </w:rPr>
              <w:t>数量</w:t>
            </w:r>
          </w:p>
        </w:tc>
      </w:tr>
      <w:tr w14:paraId="39CB682B">
        <w:trPr>
          <w:wBefore w:w="0" w:type="dxa"/>
          <w:jc w:val="center"/>
        </w:trPr>
        <w:tc>
          <w:tcPr>
            <w:tcW w:w="2840" w:type="dxa"/>
            <w:noWrap w:val="0"/>
            <w:vAlign w:val="top"/>
          </w:tcPr>
          <w:p w14:paraId="203B19E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actualTakeTicketNum</w:t>
            </w:r>
          </w:p>
        </w:tc>
        <w:tc>
          <w:tcPr>
            <w:tcW w:w="2841" w:type="dxa"/>
            <w:noWrap w:val="0"/>
            <w:vAlign w:val="top"/>
          </w:tcPr>
          <w:p w14:paraId="436CB63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4AF897E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实际</w:t>
            </w:r>
            <w:r>
              <w:rPr>
                <w:rFonts w:ascii="宋体" w:hAnsi="宋体" w:cs="微软雅黑"/>
                <w:color w:val="auto"/>
                <w:sz w:val="18"/>
                <w:szCs w:val="18"/>
                <w:highlight w:val="none"/>
              </w:rPr>
              <w:t>出票</w:t>
            </w:r>
            <w:r>
              <w:rPr>
                <w:rFonts w:hint="eastAsia" w:ascii="宋体" w:hAnsi="宋体" w:cs="微软雅黑"/>
                <w:color w:val="auto"/>
                <w:sz w:val="18"/>
                <w:szCs w:val="18"/>
                <w:highlight w:val="none"/>
              </w:rPr>
              <w:t>数量</w:t>
            </w:r>
          </w:p>
        </w:tc>
      </w:tr>
      <w:tr w14:paraId="171F2A5D">
        <w:trPr>
          <w:wBefore w:w="0" w:type="dxa"/>
          <w:jc w:val="center"/>
        </w:trPr>
        <w:tc>
          <w:tcPr>
            <w:tcW w:w="2840" w:type="dxa"/>
            <w:noWrap w:val="0"/>
            <w:vAlign w:val="top"/>
          </w:tcPr>
          <w:p w14:paraId="63DF21CF">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takeTickeDate</w:t>
            </w:r>
          </w:p>
        </w:tc>
        <w:tc>
          <w:tcPr>
            <w:tcW w:w="2841" w:type="dxa"/>
            <w:noWrap w:val="0"/>
            <w:vAlign w:val="top"/>
          </w:tcPr>
          <w:p w14:paraId="6AB02026">
            <w:pPr>
              <w:tabs>
                <w:tab w:val="center" w:pos="1312"/>
              </w:tabs>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7BEB64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出票</w:t>
            </w:r>
            <w:r>
              <w:rPr>
                <w:rFonts w:ascii="宋体" w:hAnsi="宋体" w:cs="微软雅黑"/>
                <w:color w:val="auto"/>
                <w:sz w:val="18"/>
                <w:szCs w:val="18"/>
                <w:highlight w:val="none"/>
              </w:rPr>
              <w:t>时间</w:t>
            </w:r>
          </w:p>
        </w:tc>
      </w:tr>
    </w:tbl>
    <w:p w14:paraId="170D4BF4">
      <w:pPr>
        <w:pStyle w:val="175"/>
        <w:rPr>
          <w:color w:val="auto"/>
          <w:highlight w:val="none"/>
        </w:rPr>
      </w:pPr>
      <w:bookmarkStart w:id="656" w:name="_Toc519178312"/>
      <w:r>
        <w:rPr>
          <w:rFonts w:hint="eastAsia"/>
          <w:color w:val="auto"/>
          <w:highlight w:val="none"/>
        </w:rPr>
        <w:t>应答参数</w:t>
      </w:r>
      <w:bookmarkEnd w:id="656"/>
    </w:p>
    <w:p w14:paraId="0044E9E6">
      <w:pPr>
        <w:pStyle w:val="41"/>
        <w:rPr>
          <w:color w:val="auto"/>
          <w:highlight w:val="none"/>
        </w:rPr>
      </w:pPr>
      <w:r>
        <w:rPr>
          <w:rFonts w:hint="eastAsia"/>
          <w:color w:val="auto"/>
          <w:highlight w:val="none"/>
        </w:rPr>
        <w:t>出票成功</w:t>
      </w:r>
      <w:r>
        <w:rPr>
          <w:color w:val="auto"/>
          <w:highlight w:val="none"/>
        </w:rPr>
        <w:t>结果通知</w:t>
      </w:r>
      <w:r>
        <w:rPr>
          <w:rFonts w:hint="eastAsia"/>
          <w:color w:val="auto"/>
          <w:highlight w:val="none"/>
        </w:rPr>
        <w:t>应答参数详见表1</w:t>
      </w:r>
      <w:r>
        <w:rPr>
          <w:color w:val="auto"/>
          <w:highlight w:val="none"/>
        </w:rPr>
        <w:t>56</w:t>
      </w:r>
      <w:r>
        <w:rPr>
          <w:rFonts w:hint="eastAsia"/>
          <w:color w:val="auto"/>
          <w:highlight w:val="none"/>
        </w:rPr>
        <w:t>。</w:t>
      </w:r>
    </w:p>
    <w:p w14:paraId="03C507DC">
      <w:pPr>
        <w:pStyle w:val="160"/>
        <w:rPr>
          <w:color w:val="auto"/>
          <w:highlight w:val="none"/>
        </w:rPr>
      </w:pPr>
      <w:r>
        <w:rPr>
          <w:rFonts w:hint="eastAsia"/>
          <w:color w:val="auto"/>
          <w:highlight w:val="none"/>
        </w:rPr>
        <w:t>出票成功</w:t>
      </w:r>
      <w:r>
        <w:rPr>
          <w:color w:val="auto"/>
          <w:highlight w:val="none"/>
        </w:rPr>
        <w:t>结果通知</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8C8E7BD">
        <w:trPr>
          <w:wBefore w:w="0" w:type="dxa"/>
          <w:jc w:val="center"/>
        </w:trPr>
        <w:tc>
          <w:tcPr>
            <w:tcW w:w="2840" w:type="dxa"/>
            <w:noWrap w:val="0"/>
            <w:vAlign w:val="top"/>
          </w:tcPr>
          <w:p w14:paraId="4C33DF7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447BF37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07807F1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3E6C67D8">
        <w:trPr>
          <w:wBefore w:w="0" w:type="dxa"/>
          <w:jc w:val="center"/>
        </w:trPr>
        <w:tc>
          <w:tcPr>
            <w:tcW w:w="2840" w:type="dxa"/>
            <w:noWrap w:val="0"/>
            <w:vAlign w:val="top"/>
          </w:tcPr>
          <w:p w14:paraId="6B3522F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149130A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E163A7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0DC4131B">
        <w:trPr>
          <w:wBefore w:w="0" w:type="dxa"/>
          <w:jc w:val="center"/>
        </w:trPr>
        <w:tc>
          <w:tcPr>
            <w:tcW w:w="2840" w:type="dxa"/>
            <w:noWrap w:val="0"/>
            <w:vAlign w:val="top"/>
          </w:tcPr>
          <w:p w14:paraId="06A1C18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3D49675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144755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3CB4C94D">
      <w:pPr>
        <w:pStyle w:val="146"/>
        <w:spacing w:before="156" w:after="156"/>
        <w:rPr>
          <w:color w:val="auto"/>
          <w:highlight w:val="none"/>
        </w:rPr>
      </w:pPr>
      <w:bookmarkStart w:id="657" w:name="_Toc519178313"/>
      <w:r>
        <w:rPr>
          <w:color w:val="auto"/>
          <w:highlight w:val="none"/>
        </w:rPr>
        <w:t xml:space="preserve">IF8B-06 </w:t>
      </w:r>
      <w:r>
        <w:rPr>
          <w:rFonts w:hint="eastAsia"/>
          <w:color w:val="auto"/>
          <w:highlight w:val="none"/>
        </w:rPr>
        <w:t>签约</w:t>
      </w:r>
      <w:r>
        <w:rPr>
          <w:color w:val="auto"/>
          <w:highlight w:val="none"/>
        </w:rPr>
        <w:t>结果通知</w:t>
      </w:r>
      <w:bookmarkEnd w:id="657"/>
    </w:p>
    <w:p w14:paraId="7BD8AB35">
      <w:pPr>
        <w:pStyle w:val="175"/>
        <w:rPr>
          <w:color w:val="auto"/>
          <w:highlight w:val="none"/>
        </w:rPr>
      </w:pPr>
      <w:bookmarkStart w:id="658" w:name="_Toc519178314"/>
      <w:r>
        <w:rPr>
          <w:rFonts w:hint="eastAsia"/>
          <w:color w:val="auto"/>
          <w:highlight w:val="none"/>
        </w:rPr>
        <w:t>接口地址</w:t>
      </w:r>
      <w:bookmarkEnd w:id="658"/>
    </w:p>
    <w:p w14:paraId="2BE2916A">
      <w:pPr>
        <w:pStyle w:val="41"/>
        <w:rPr>
          <w:color w:val="auto"/>
          <w:highlight w:val="none"/>
        </w:rPr>
      </w:pPr>
      <w:r>
        <w:rPr>
          <w:color w:val="auto"/>
          <w:highlight w:val="none"/>
        </w:rPr>
        <w:t>http//:[ip]:[port]/[project]/app/</w:t>
      </w:r>
      <w:r>
        <w:rPr>
          <w:rFonts w:hint="eastAsia"/>
          <w:color w:val="auto"/>
          <w:highlight w:val="none"/>
        </w:rPr>
        <w:t>receive</w:t>
      </w:r>
      <w:r>
        <w:rPr>
          <w:color w:val="auto"/>
          <w:highlight w:val="none"/>
        </w:rPr>
        <w:t>SignResult</w:t>
      </w:r>
    </w:p>
    <w:p w14:paraId="77F15C8F">
      <w:pPr>
        <w:pStyle w:val="175"/>
        <w:rPr>
          <w:color w:val="auto"/>
          <w:highlight w:val="none"/>
        </w:rPr>
      </w:pPr>
      <w:bookmarkStart w:id="659" w:name="_Toc519178315"/>
      <w:r>
        <w:rPr>
          <w:rFonts w:hint="eastAsia"/>
          <w:color w:val="auto"/>
          <w:highlight w:val="none"/>
        </w:rPr>
        <w:t>接口</w:t>
      </w:r>
      <w:r>
        <w:rPr>
          <w:color w:val="auto"/>
          <w:highlight w:val="none"/>
        </w:rPr>
        <w:t>说明</w:t>
      </w:r>
      <w:bookmarkEnd w:id="659"/>
    </w:p>
    <w:p w14:paraId="52A56E4D">
      <w:pPr>
        <w:pStyle w:val="41"/>
        <w:rPr>
          <w:color w:val="auto"/>
          <w:highlight w:val="none"/>
        </w:rPr>
      </w:pPr>
      <w:r>
        <w:rPr>
          <w:rFonts w:hint="eastAsia"/>
          <w:color w:val="auto"/>
          <w:highlight w:val="none"/>
        </w:rPr>
        <w:t>返回</w:t>
      </w:r>
      <w:r>
        <w:rPr>
          <w:color w:val="auto"/>
          <w:highlight w:val="none"/>
        </w:rPr>
        <w:t>签约结果</w:t>
      </w:r>
      <w:r>
        <w:rPr>
          <w:rFonts w:hint="eastAsia"/>
          <w:color w:val="auto"/>
          <w:highlight w:val="none"/>
        </w:rPr>
        <w:t>通知</w:t>
      </w:r>
    </w:p>
    <w:p w14:paraId="44D1FA50">
      <w:pPr>
        <w:pStyle w:val="175"/>
        <w:rPr>
          <w:color w:val="auto"/>
          <w:highlight w:val="none"/>
        </w:rPr>
      </w:pPr>
      <w:bookmarkStart w:id="660" w:name="_Toc519178316"/>
      <w:r>
        <w:rPr>
          <w:rFonts w:hint="eastAsia"/>
          <w:color w:val="auto"/>
          <w:highlight w:val="none"/>
        </w:rPr>
        <w:t>请求参数</w:t>
      </w:r>
      <w:bookmarkEnd w:id="660"/>
    </w:p>
    <w:p w14:paraId="64685DAF">
      <w:pPr>
        <w:pStyle w:val="41"/>
        <w:rPr>
          <w:color w:val="auto"/>
          <w:highlight w:val="none"/>
        </w:rPr>
      </w:pPr>
      <w:r>
        <w:rPr>
          <w:rFonts w:hint="eastAsia"/>
          <w:color w:val="auto"/>
          <w:highlight w:val="none"/>
        </w:rPr>
        <w:t>签约</w:t>
      </w:r>
      <w:r>
        <w:rPr>
          <w:color w:val="auto"/>
          <w:highlight w:val="none"/>
        </w:rPr>
        <w:t>结果通知</w:t>
      </w:r>
      <w:r>
        <w:rPr>
          <w:rFonts w:hint="eastAsia"/>
          <w:color w:val="auto"/>
          <w:highlight w:val="none"/>
        </w:rPr>
        <w:t>请求参数详见表1</w:t>
      </w:r>
      <w:r>
        <w:rPr>
          <w:color w:val="auto"/>
          <w:highlight w:val="none"/>
        </w:rPr>
        <w:t>57</w:t>
      </w:r>
      <w:r>
        <w:rPr>
          <w:rFonts w:hint="eastAsia"/>
          <w:color w:val="auto"/>
          <w:highlight w:val="none"/>
        </w:rPr>
        <w:t>。</w:t>
      </w:r>
    </w:p>
    <w:p w14:paraId="11E3FF76">
      <w:pPr>
        <w:pStyle w:val="160"/>
        <w:rPr>
          <w:color w:val="auto"/>
          <w:highlight w:val="none"/>
        </w:rPr>
      </w:pPr>
      <w:r>
        <w:rPr>
          <w:rFonts w:hint="eastAsia"/>
          <w:color w:val="auto"/>
          <w:highlight w:val="none"/>
        </w:rPr>
        <w:t>签约</w:t>
      </w:r>
      <w:r>
        <w:rPr>
          <w:color w:val="auto"/>
          <w:highlight w:val="none"/>
        </w:rPr>
        <w:t>结果通知</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6D10885">
        <w:trPr>
          <w:wBefore w:w="0" w:type="dxa"/>
          <w:jc w:val="center"/>
        </w:trPr>
        <w:tc>
          <w:tcPr>
            <w:tcW w:w="2840" w:type="dxa"/>
            <w:noWrap w:val="0"/>
            <w:vAlign w:val="top"/>
          </w:tcPr>
          <w:p w14:paraId="4EFCC18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2D56B67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22BE7EB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0DB7AE12">
        <w:trPr>
          <w:wBefore w:w="0" w:type="dxa"/>
          <w:trHeight w:val="425" w:hRule="atLeast"/>
          <w:jc w:val="center"/>
        </w:trPr>
        <w:tc>
          <w:tcPr>
            <w:tcW w:w="2840" w:type="dxa"/>
            <w:noWrap w:val="0"/>
            <w:vAlign w:val="center"/>
          </w:tcPr>
          <w:p w14:paraId="671D37CA">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thirdUserId</w:t>
            </w:r>
          </w:p>
        </w:tc>
        <w:tc>
          <w:tcPr>
            <w:tcW w:w="2841" w:type="dxa"/>
            <w:noWrap w:val="0"/>
            <w:vAlign w:val="center"/>
          </w:tcPr>
          <w:p w14:paraId="3C3BD89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center"/>
          </w:tcPr>
          <w:p w14:paraId="68E5E03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第三方</w:t>
            </w:r>
            <w:r>
              <w:rPr>
                <w:rFonts w:ascii="宋体" w:hAnsi="宋体" w:cs="微软雅黑"/>
                <w:color w:val="auto"/>
                <w:sz w:val="18"/>
                <w:szCs w:val="18"/>
                <w:highlight w:val="none"/>
              </w:rPr>
              <w:t>用户编码</w:t>
            </w:r>
          </w:p>
        </w:tc>
      </w:tr>
      <w:tr w14:paraId="32055878">
        <w:trPr>
          <w:wBefore w:w="0" w:type="dxa"/>
          <w:trHeight w:val="425" w:hRule="atLeast"/>
          <w:jc w:val="center"/>
        </w:trPr>
        <w:tc>
          <w:tcPr>
            <w:tcW w:w="2840" w:type="dxa"/>
            <w:noWrap w:val="0"/>
            <w:vAlign w:val="top"/>
          </w:tcPr>
          <w:p w14:paraId="698ABB94">
            <w:pPr>
              <w:rPr>
                <w:rFonts w:ascii="宋体" w:hAnsi="宋体" w:cs="微软雅黑"/>
                <w:color w:val="auto"/>
                <w:sz w:val="18"/>
                <w:szCs w:val="18"/>
                <w:highlight w:val="none"/>
              </w:rPr>
            </w:pPr>
            <w:r>
              <w:rPr>
                <w:rFonts w:hint="eastAsia" w:ascii="宋体" w:hAnsi="宋体" w:cs="微软雅黑"/>
                <w:color w:val="auto"/>
                <w:sz w:val="18"/>
                <w:szCs w:val="18"/>
                <w:highlight w:val="none"/>
              </w:rPr>
              <w:t>requestSignSeq</w:t>
            </w:r>
          </w:p>
        </w:tc>
        <w:tc>
          <w:tcPr>
            <w:tcW w:w="2841" w:type="dxa"/>
            <w:noWrap w:val="0"/>
            <w:vAlign w:val="top"/>
          </w:tcPr>
          <w:p w14:paraId="7ADBC626">
            <w:pPr>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3F715CA">
            <w:pPr>
              <w:rPr>
                <w:rFonts w:ascii="宋体" w:hAnsi="宋体" w:cs="微软雅黑"/>
                <w:color w:val="auto"/>
                <w:sz w:val="18"/>
                <w:szCs w:val="18"/>
                <w:highlight w:val="none"/>
              </w:rPr>
            </w:pPr>
            <w:r>
              <w:rPr>
                <w:rFonts w:hint="eastAsia" w:ascii="宋体" w:hAnsi="宋体" w:cs="微软雅黑"/>
                <w:color w:val="auto"/>
                <w:sz w:val="18"/>
                <w:szCs w:val="18"/>
                <w:highlight w:val="none"/>
              </w:rPr>
              <w:t>签约</w:t>
            </w:r>
            <w:r>
              <w:rPr>
                <w:rFonts w:ascii="宋体" w:hAnsi="宋体" w:cs="微软雅黑"/>
                <w:color w:val="auto"/>
                <w:sz w:val="18"/>
                <w:szCs w:val="18"/>
                <w:highlight w:val="none"/>
              </w:rPr>
              <w:t>请求流水号</w:t>
            </w:r>
          </w:p>
        </w:tc>
      </w:tr>
      <w:tr w14:paraId="741E32CD">
        <w:trPr>
          <w:wBefore w:w="0" w:type="dxa"/>
          <w:trHeight w:val="425" w:hRule="atLeast"/>
          <w:jc w:val="center"/>
        </w:trPr>
        <w:tc>
          <w:tcPr>
            <w:tcW w:w="2840" w:type="dxa"/>
            <w:noWrap w:val="0"/>
            <w:vAlign w:val="top"/>
          </w:tcPr>
          <w:p w14:paraId="2316382E">
            <w:pPr>
              <w:rPr>
                <w:rFonts w:ascii="宋体" w:hAnsi="宋体" w:cs="微软雅黑"/>
                <w:color w:val="auto"/>
                <w:sz w:val="18"/>
                <w:szCs w:val="18"/>
                <w:highlight w:val="none"/>
              </w:rPr>
            </w:pPr>
            <w:r>
              <w:rPr>
                <w:rFonts w:ascii="宋体" w:hAnsi="宋体" w:cs="微软雅黑"/>
                <w:color w:val="auto"/>
                <w:sz w:val="18"/>
                <w:szCs w:val="18"/>
                <w:highlight w:val="none"/>
              </w:rPr>
              <w:t>paymentVendor</w:t>
            </w:r>
          </w:p>
        </w:tc>
        <w:tc>
          <w:tcPr>
            <w:tcW w:w="2841" w:type="dxa"/>
            <w:noWrap w:val="0"/>
            <w:vAlign w:val="top"/>
          </w:tcPr>
          <w:p w14:paraId="4C4AD24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9D2C5DE">
            <w:pPr>
              <w:rPr>
                <w:rFonts w:ascii="宋体" w:hAnsi="宋体" w:cs="微软雅黑"/>
                <w:color w:val="auto"/>
                <w:sz w:val="18"/>
                <w:szCs w:val="18"/>
                <w:highlight w:val="none"/>
              </w:rPr>
            </w:pPr>
            <w:r>
              <w:rPr>
                <w:rFonts w:hint="eastAsia" w:ascii="宋体" w:hAnsi="宋体" w:cs="微软雅黑"/>
                <w:color w:val="auto"/>
                <w:sz w:val="18"/>
                <w:szCs w:val="18"/>
                <w:highlight w:val="none"/>
              </w:rPr>
              <w:t>支付通道编码</w:t>
            </w:r>
          </w:p>
        </w:tc>
      </w:tr>
      <w:tr w14:paraId="2275DBB3">
        <w:trPr>
          <w:wBefore w:w="0" w:type="dxa"/>
          <w:trHeight w:val="425" w:hRule="atLeast"/>
          <w:jc w:val="center"/>
        </w:trPr>
        <w:tc>
          <w:tcPr>
            <w:tcW w:w="2840" w:type="dxa"/>
            <w:noWrap w:val="0"/>
            <w:vAlign w:val="top"/>
          </w:tcPr>
          <w:p w14:paraId="12D96BBB">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payAccountId</w:t>
            </w:r>
          </w:p>
        </w:tc>
        <w:tc>
          <w:tcPr>
            <w:tcW w:w="2841" w:type="dxa"/>
            <w:noWrap w:val="0"/>
            <w:vAlign w:val="top"/>
          </w:tcPr>
          <w:p w14:paraId="7634014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E2DEF2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第三方签约账号编码</w:t>
            </w:r>
          </w:p>
        </w:tc>
      </w:tr>
      <w:tr w14:paraId="6D97EF81">
        <w:trPr>
          <w:wBefore w:w="0" w:type="dxa"/>
          <w:trHeight w:val="425" w:hRule="atLeast"/>
          <w:jc w:val="center"/>
        </w:trPr>
        <w:tc>
          <w:tcPr>
            <w:tcW w:w="2840" w:type="dxa"/>
            <w:noWrap w:val="0"/>
            <w:vAlign w:val="top"/>
          </w:tcPr>
          <w:p w14:paraId="56C11AEE">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payAgreementNo</w:t>
            </w:r>
          </w:p>
        </w:tc>
        <w:tc>
          <w:tcPr>
            <w:tcW w:w="2841" w:type="dxa"/>
            <w:noWrap w:val="0"/>
            <w:vAlign w:val="top"/>
          </w:tcPr>
          <w:p w14:paraId="2F55C9F1">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string</w:t>
            </w:r>
          </w:p>
        </w:tc>
        <w:tc>
          <w:tcPr>
            <w:tcW w:w="2841" w:type="dxa"/>
            <w:noWrap w:val="0"/>
            <w:vAlign w:val="top"/>
          </w:tcPr>
          <w:p w14:paraId="5945EE9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第三方签约流水号</w:t>
            </w:r>
          </w:p>
        </w:tc>
      </w:tr>
      <w:tr w14:paraId="2293D696">
        <w:trPr>
          <w:wBefore w:w="0" w:type="dxa"/>
          <w:trHeight w:val="425" w:hRule="atLeast"/>
          <w:jc w:val="center"/>
        </w:trPr>
        <w:tc>
          <w:tcPr>
            <w:tcW w:w="2840" w:type="dxa"/>
            <w:noWrap w:val="0"/>
            <w:vAlign w:val="top"/>
          </w:tcPr>
          <w:p w14:paraId="7C606C4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signR</w:t>
            </w:r>
            <w:r>
              <w:rPr>
                <w:rFonts w:ascii="宋体" w:hAnsi="宋体" w:cs="微软雅黑"/>
                <w:color w:val="auto"/>
                <w:sz w:val="18"/>
                <w:szCs w:val="18"/>
                <w:highlight w:val="none"/>
              </w:rPr>
              <w:t>e</w:t>
            </w:r>
            <w:r>
              <w:rPr>
                <w:rFonts w:hint="eastAsia" w:ascii="宋体" w:hAnsi="宋体" w:cs="微软雅黑"/>
                <w:color w:val="auto"/>
                <w:sz w:val="18"/>
                <w:szCs w:val="18"/>
                <w:highlight w:val="none"/>
              </w:rPr>
              <w:t>sult</w:t>
            </w:r>
          </w:p>
        </w:tc>
        <w:tc>
          <w:tcPr>
            <w:tcW w:w="2841" w:type="dxa"/>
            <w:noWrap w:val="0"/>
            <w:vAlign w:val="top"/>
          </w:tcPr>
          <w:p w14:paraId="00F4853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30B2DA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SUCCESS签约成功</w:t>
            </w:r>
          </w:p>
          <w:p w14:paraId="295AF0C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FAIL签约</w:t>
            </w:r>
            <w:r>
              <w:rPr>
                <w:rFonts w:ascii="宋体" w:hAnsi="宋体" w:cs="微软雅黑"/>
                <w:color w:val="auto"/>
                <w:sz w:val="18"/>
                <w:szCs w:val="18"/>
                <w:highlight w:val="none"/>
              </w:rPr>
              <w:t>失败</w:t>
            </w:r>
          </w:p>
        </w:tc>
      </w:tr>
      <w:tr w14:paraId="70C6A0F2">
        <w:trPr>
          <w:wBefore w:w="0" w:type="dxa"/>
          <w:trHeight w:val="425" w:hRule="atLeast"/>
          <w:jc w:val="center"/>
        </w:trPr>
        <w:tc>
          <w:tcPr>
            <w:tcW w:w="2840" w:type="dxa"/>
            <w:noWrap w:val="0"/>
            <w:vAlign w:val="top"/>
          </w:tcPr>
          <w:p w14:paraId="08D99ED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realNameAuthR</w:t>
            </w:r>
            <w:r>
              <w:rPr>
                <w:rFonts w:ascii="宋体" w:hAnsi="宋体" w:cs="微软雅黑"/>
                <w:color w:val="auto"/>
                <w:sz w:val="18"/>
                <w:szCs w:val="18"/>
                <w:highlight w:val="none"/>
              </w:rPr>
              <w:t>e</w:t>
            </w:r>
            <w:r>
              <w:rPr>
                <w:rFonts w:hint="eastAsia" w:ascii="宋体" w:hAnsi="宋体" w:cs="微软雅黑"/>
                <w:color w:val="auto"/>
                <w:sz w:val="18"/>
                <w:szCs w:val="18"/>
                <w:highlight w:val="none"/>
              </w:rPr>
              <w:t>sult</w:t>
            </w:r>
          </w:p>
        </w:tc>
        <w:tc>
          <w:tcPr>
            <w:tcW w:w="2841" w:type="dxa"/>
            <w:noWrap w:val="0"/>
            <w:vAlign w:val="top"/>
          </w:tcPr>
          <w:p w14:paraId="4A0E51DF">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469A7F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SUCCESS 实名成功</w:t>
            </w:r>
          </w:p>
          <w:p w14:paraId="093C852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FAIL实名</w:t>
            </w:r>
            <w:r>
              <w:rPr>
                <w:rFonts w:ascii="宋体" w:hAnsi="宋体" w:cs="微软雅黑"/>
                <w:color w:val="auto"/>
                <w:sz w:val="18"/>
                <w:szCs w:val="18"/>
                <w:highlight w:val="none"/>
              </w:rPr>
              <w:t>失败</w:t>
            </w:r>
          </w:p>
        </w:tc>
      </w:tr>
    </w:tbl>
    <w:p w14:paraId="27D4EBB0">
      <w:pPr>
        <w:pStyle w:val="175"/>
        <w:rPr>
          <w:color w:val="auto"/>
          <w:highlight w:val="none"/>
        </w:rPr>
      </w:pPr>
      <w:bookmarkStart w:id="661" w:name="_Toc519178317"/>
      <w:r>
        <w:rPr>
          <w:rFonts w:hint="eastAsia"/>
          <w:color w:val="auto"/>
          <w:highlight w:val="none"/>
        </w:rPr>
        <w:t>应答参数</w:t>
      </w:r>
      <w:bookmarkEnd w:id="661"/>
    </w:p>
    <w:p w14:paraId="02CC3AE5">
      <w:pPr>
        <w:pStyle w:val="41"/>
        <w:rPr>
          <w:color w:val="auto"/>
          <w:highlight w:val="none"/>
        </w:rPr>
      </w:pPr>
      <w:r>
        <w:rPr>
          <w:rFonts w:hint="eastAsia"/>
          <w:color w:val="auto"/>
          <w:highlight w:val="none"/>
        </w:rPr>
        <w:t>签约</w:t>
      </w:r>
      <w:r>
        <w:rPr>
          <w:color w:val="auto"/>
          <w:highlight w:val="none"/>
        </w:rPr>
        <w:t>结果通知</w:t>
      </w:r>
      <w:r>
        <w:rPr>
          <w:rFonts w:hint="eastAsia"/>
          <w:color w:val="auto"/>
          <w:highlight w:val="none"/>
        </w:rPr>
        <w:t>应答参数详见表1</w:t>
      </w:r>
      <w:r>
        <w:rPr>
          <w:color w:val="auto"/>
          <w:highlight w:val="none"/>
        </w:rPr>
        <w:t>58</w:t>
      </w:r>
      <w:r>
        <w:rPr>
          <w:rFonts w:hint="eastAsia"/>
          <w:color w:val="auto"/>
          <w:highlight w:val="none"/>
        </w:rPr>
        <w:t>。</w:t>
      </w:r>
    </w:p>
    <w:p w14:paraId="72B80C10">
      <w:pPr>
        <w:pStyle w:val="160"/>
        <w:rPr>
          <w:color w:val="auto"/>
          <w:highlight w:val="none"/>
        </w:rPr>
      </w:pPr>
      <w:r>
        <w:rPr>
          <w:rFonts w:hint="eastAsia"/>
          <w:color w:val="auto"/>
          <w:highlight w:val="none"/>
        </w:rPr>
        <w:t>签约</w:t>
      </w:r>
      <w:r>
        <w:rPr>
          <w:color w:val="auto"/>
          <w:highlight w:val="none"/>
        </w:rPr>
        <w:t>结果通知</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AB67CAC">
        <w:trPr>
          <w:wBefore w:w="0" w:type="dxa"/>
          <w:jc w:val="center"/>
        </w:trPr>
        <w:tc>
          <w:tcPr>
            <w:tcW w:w="2840" w:type="dxa"/>
            <w:noWrap w:val="0"/>
            <w:vAlign w:val="top"/>
          </w:tcPr>
          <w:p w14:paraId="265B0FE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34F8CC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3D7497C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7455ACC6">
        <w:trPr>
          <w:wBefore w:w="0" w:type="dxa"/>
          <w:jc w:val="center"/>
        </w:trPr>
        <w:tc>
          <w:tcPr>
            <w:tcW w:w="2840" w:type="dxa"/>
            <w:noWrap w:val="0"/>
            <w:vAlign w:val="top"/>
          </w:tcPr>
          <w:p w14:paraId="48CF078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0E9D40E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FB573C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26A02E7E">
        <w:trPr>
          <w:wBefore w:w="0" w:type="dxa"/>
          <w:jc w:val="center"/>
        </w:trPr>
        <w:tc>
          <w:tcPr>
            <w:tcW w:w="2840" w:type="dxa"/>
            <w:noWrap w:val="0"/>
            <w:vAlign w:val="top"/>
          </w:tcPr>
          <w:p w14:paraId="70DDA50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3A7E21E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8C201C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492BE577">
      <w:pPr>
        <w:pStyle w:val="146"/>
        <w:spacing w:before="156" w:after="156"/>
        <w:rPr>
          <w:color w:val="auto"/>
          <w:highlight w:val="none"/>
        </w:rPr>
      </w:pPr>
      <w:bookmarkStart w:id="662" w:name="_Toc519178318"/>
      <w:r>
        <w:rPr>
          <w:color w:val="auto"/>
          <w:highlight w:val="none"/>
        </w:rPr>
        <w:t>IF8B-07</w:t>
      </w:r>
      <w:r>
        <w:rPr>
          <w:rFonts w:hint="eastAsia"/>
          <w:color w:val="auto"/>
          <w:highlight w:val="none"/>
        </w:rPr>
        <w:t>出票故障</w:t>
      </w:r>
      <w:r>
        <w:rPr>
          <w:color w:val="auto"/>
          <w:highlight w:val="none"/>
        </w:rPr>
        <w:t>结果通知</w:t>
      </w:r>
      <w:bookmarkEnd w:id="662"/>
    </w:p>
    <w:p w14:paraId="6622B511">
      <w:pPr>
        <w:pStyle w:val="175"/>
        <w:rPr>
          <w:color w:val="auto"/>
          <w:highlight w:val="none"/>
        </w:rPr>
      </w:pPr>
      <w:bookmarkStart w:id="663" w:name="_Toc519178319"/>
      <w:r>
        <w:rPr>
          <w:rFonts w:hint="eastAsia"/>
          <w:color w:val="auto"/>
          <w:highlight w:val="none"/>
        </w:rPr>
        <w:t>接口地址</w:t>
      </w:r>
      <w:bookmarkEnd w:id="663"/>
    </w:p>
    <w:p w14:paraId="73B32BDB">
      <w:pPr>
        <w:pStyle w:val="41"/>
        <w:rPr>
          <w:color w:val="auto"/>
          <w:highlight w:val="none"/>
        </w:rPr>
      </w:pPr>
      <w:r>
        <w:rPr>
          <w:color w:val="auto"/>
          <w:highlight w:val="none"/>
        </w:rPr>
        <w:t>http//:[ip]:[port]/[project]/app/receiveTakeTicketFaultResult</w:t>
      </w:r>
    </w:p>
    <w:p w14:paraId="4C94D539">
      <w:pPr>
        <w:pStyle w:val="175"/>
        <w:rPr>
          <w:color w:val="auto"/>
          <w:highlight w:val="none"/>
        </w:rPr>
      </w:pPr>
      <w:bookmarkStart w:id="664" w:name="_Toc519178320"/>
      <w:r>
        <w:rPr>
          <w:rFonts w:hint="eastAsia"/>
          <w:color w:val="auto"/>
          <w:highlight w:val="none"/>
        </w:rPr>
        <w:t>接口</w:t>
      </w:r>
      <w:r>
        <w:rPr>
          <w:color w:val="auto"/>
          <w:highlight w:val="none"/>
        </w:rPr>
        <w:t>说明</w:t>
      </w:r>
      <w:bookmarkEnd w:id="664"/>
    </w:p>
    <w:p w14:paraId="7F996D2A">
      <w:pPr>
        <w:pStyle w:val="41"/>
        <w:rPr>
          <w:color w:val="auto"/>
          <w:highlight w:val="none"/>
        </w:rPr>
      </w:pPr>
      <w:r>
        <w:rPr>
          <w:rFonts w:hint="eastAsia"/>
          <w:color w:val="auto"/>
          <w:highlight w:val="none"/>
        </w:rPr>
        <w:t>出票故障结果通知</w:t>
      </w:r>
    </w:p>
    <w:p w14:paraId="2A520FE1">
      <w:pPr>
        <w:pStyle w:val="175"/>
        <w:rPr>
          <w:color w:val="auto"/>
          <w:highlight w:val="none"/>
        </w:rPr>
      </w:pPr>
      <w:bookmarkStart w:id="665" w:name="_Toc519178321"/>
      <w:r>
        <w:rPr>
          <w:rFonts w:hint="eastAsia"/>
          <w:color w:val="auto"/>
          <w:highlight w:val="none"/>
        </w:rPr>
        <w:t>请求参数</w:t>
      </w:r>
      <w:bookmarkEnd w:id="665"/>
    </w:p>
    <w:p w14:paraId="5769D9BA">
      <w:pPr>
        <w:pStyle w:val="41"/>
        <w:rPr>
          <w:color w:val="auto"/>
          <w:highlight w:val="none"/>
        </w:rPr>
      </w:pPr>
      <w:r>
        <w:rPr>
          <w:rFonts w:hint="eastAsia"/>
          <w:color w:val="auto"/>
          <w:highlight w:val="none"/>
        </w:rPr>
        <w:t>出票故障</w:t>
      </w:r>
      <w:r>
        <w:rPr>
          <w:color w:val="auto"/>
          <w:highlight w:val="none"/>
        </w:rPr>
        <w:t>结果通知</w:t>
      </w:r>
      <w:r>
        <w:rPr>
          <w:rFonts w:hint="eastAsia"/>
          <w:color w:val="auto"/>
          <w:highlight w:val="none"/>
        </w:rPr>
        <w:t>请求参数详见表1</w:t>
      </w:r>
      <w:r>
        <w:rPr>
          <w:color w:val="auto"/>
          <w:highlight w:val="none"/>
        </w:rPr>
        <w:t>59</w:t>
      </w:r>
      <w:r>
        <w:rPr>
          <w:rFonts w:hint="eastAsia"/>
          <w:color w:val="auto"/>
          <w:highlight w:val="none"/>
        </w:rPr>
        <w:t>。</w:t>
      </w:r>
    </w:p>
    <w:p w14:paraId="3A0E0FFA">
      <w:pPr>
        <w:pStyle w:val="160"/>
        <w:rPr>
          <w:color w:val="auto"/>
          <w:highlight w:val="none"/>
        </w:rPr>
      </w:pPr>
      <w:r>
        <w:rPr>
          <w:rFonts w:hint="eastAsia"/>
          <w:color w:val="auto"/>
          <w:highlight w:val="none"/>
        </w:rPr>
        <w:t>出票故障</w:t>
      </w:r>
      <w:r>
        <w:rPr>
          <w:color w:val="auto"/>
          <w:highlight w:val="none"/>
        </w:rPr>
        <w:t>结果通知</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86ED51F">
        <w:trPr>
          <w:wBefore w:w="0" w:type="dxa"/>
          <w:jc w:val="center"/>
        </w:trPr>
        <w:tc>
          <w:tcPr>
            <w:tcW w:w="2840" w:type="dxa"/>
            <w:noWrap w:val="0"/>
            <w:vAlign w:val="top"/>
          </w:tcPr>
          <w:p w14:paraId="3F32C73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DAC5A0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17A1852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03A2DA4F">
        <w:trPr>
          <w:wBefore w:w="0" w:type="dxa"/>
          <w:trHeight w:val="425" w:hRule="atLeast"/>
          <w:jc w:val="center"/>
        </w:trPr>
        <w:tc>
          <w:tcPr>
            <w:tcW w:w="2840" w:type="dxa"/>
            <w:noWrap w:val="0"/>
            <w:vAlign w:val="top"/>
          </w:tcPr>
          <w:p w14:paraId="7C8F7E6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orderNo</w:t>
            </w:r>
          </w:p>
        </w:tc>
        <w:tc>
          <w:tcPr>
            <w:tcW w:w="2841" w:type="dxa"/>
            <w:noWrap w:val="0"/>
            <w:vAlign w:val="top"/>
          </w:tcPr>
          <w:p w14:paraId="1F4378C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84268F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订单号</w:t>
            </w:r>
          </w:p>
        </w:tc>
      </w:tr>
      <w:tr w14:paraId="50A29602">
        <w:trPr>
          <w:wBefore w:w="0" w:type="dxa"/>
          <w:trHeight w:val="425" w:hRule="atLeast"/>
          <w:jc w:val="center"/>
        </w:trPr>
        <w:tc>
          <w:tcPr>
            <w:tcW w:w="2840" w:type="dxa"/>
            <w:noWrap w:val="0"/>
            <w:vAlign w:val="top"/>
          </w:tcPr>
          <w:p w14:paraId="66D90B9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orderTicketNum</w:t>
            </w:r>
          </w:p>
        </w:tc>
        <w:tc>
          <w:tcPr>
            <w:tcW w:w="2841" w:type="dxa"/>
            <w:noWrap w:val="0"/>
            <w:vAlign w:val="top"/>
          </w:tcPr>
          <w:p w14:paraId="4EE391C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67435A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订单数量</w:t>
            </w:r>
          </w:p>
        </w:tc>
      </w:tr>
      <w:tr w14:paraId="3DB1CF9D">
        <w:trPr>
          <w:wBefore w:w="0" w:type="dxa"/>
          <w:trHeight w:val="425" w:hRule="atLeast"/>
          <w:jc w:val="center"/>
        </w:trPr>
        <w:tc>
          <w:tcPr>
            <w:tcW w:w="2840" w:type="dxa"/>
            <w:noWrap w:val="0"/>
            <w:vAlign w:val="top"/>
          </w:tcPr>
          <w:p w14:paraId="4FF0E2B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actualTakeTicketNum</w:t>
            </w:r>
          </w:p>
        </w:tc>
        <w:tc>
          <w:tcPr>
            <w:tcW w:w="2841" w:type="dxa"/>
            <w:noWrap w:val="0"/>
            <w:vAlign w:val="top"/>
          </w:tcPr>
          <w:p w14:paraId="79B8A16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69F4690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实际出票数量</w:t>
            </w:r>
          </w:p>
        </w:tc>
      </w:tr>
      <w:tr w14:paraId="45367000">
        <w:trPr>
          <w:wBefore w:w="0" w:type="dxa"/>
          <w:trHeight w:val="425" w:hRule="atLeast"/>
          <w:jc w:val="center"/>
        </w:trPr>
        <w:tc>
          <w:tcPr>
            <w:tcW w:w="2840" w:type="dxa"/>
            <w:noWrap w:val="0"/>
            <w:vAlign w:val="top"/>
          </w:tcPr>
          <w:p w14:paraId="1554288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takeTickeDate</w:t>
            </w:r>
          </w:p>
        </w:tc>
        <w:tc>
          <w:tcPr>
            <w:tcW w:w="2841" w:type="dxa"/>
            <w:noWrap w:val="0"/>
            <w:vAlign w:val="top"/>
          </w:tcPr>
          <w:p w14:paraId="085AA28B">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DD02FD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出票时间</w:t>
            </w:r>
          </w:p>
        </w:tc>
      </w:tr>
      <w:tr w14:paraId="50F60045">
        <w:trPr>
          <w:wBefore w:w="0" w:type="dxa"/>
          <w:trHeight w:val="425" w:hRule="atLeast"/>
          <w:jc w:val="center"/>
        </w:trPr>
        <w:tc>
          <w:tcPr>
            <w:tcW w:w="2840" w:type="dxa"/>
            <w:noWrap w:val="0"/>
            <w:vAlign w:val="top"/>
          </w:tcPr>
          <w:p w14:paraId="44C96AE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takeTiketFaultReason</w:t>
            </w:r>
          </w:p>
        </w:tc>
        <w:tc>
          <w:tcPr>
            <w:tcW w:w="2841" w:type="dxa"/>
            <w:noWrap w:val="0"/>
            <w:vAlign w:val="top"/>
          </w:tcPr>
          <w:p w14:paraId="517ECFB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1CECCAA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出票故障原因</w:t>
            </w:r>
          </w:p>
        </w:tc>
      </w:tr>
      <w:tr w14:paraId="03380D93">
        <w:trPr>
          <w:wBefore w:w="0" w:type="dxa"/>
          <w:trHeight w:val="425" w:hRule="atLeast"/>
          <w:jc w:val="center"/>
        </w:trPr>
        <w:tc>
          <w:tcPr>
            <w:tcW w:w="2840" w:type="dxa"/>
            <w:noWrap w:val="0"/>
            <w:vAlign w:val="top"/>
          </w:tcPr>
          <w:p w14:paraId="78C56D70">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refundAmount</w:t>
            </w:r>
          </w:p>
        </w:tc>
        <w:tc>
          <w:tcPr>
            <w:tcW w:w="2841" w:type="dxa"/>
            <w:noWrap w:val="0"/>
            <w:vAlign w:val="top"/>
          </w:tcPr>
          <w:p w14:paraId="1D968FF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A2369E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退款金额</w:t>
            </w:r>
          </w:p>
        </w:tc>
      </w:tr>
    </w:tbl>
    <w:p w14:paraId="2ABC4C1A">
      <w:pPr>
        <w:pStyle w:val="175"/>
        <w:rPr>
          <w:color w:val="auto"/>
          <w:highlight w:val="none"/>
        </w:rPr>
      </w:pPr>
      <w:bookmarkStart w:id="666" w:name="_Toc519178322"/>
      <w:r>
        <w:rPr>
          <w:rFonts w:hint="eastAsia"/>
          <w:color w:val="auto"/>
          <w:highlight w:val="none"/>
        </w:rPr>
        <w:t>应答参数</w:t>
      </w:r>
      <w:bookmarkEnd w:id="666"/>
    </w:p>
    <w:p w14:paraId="19038CB5">
      <w:pPr>
        <w:pStyle w:val="41"/>
        <w:rPr>
          <w:color w:val="auto"/>
          <w:highlight w:val="none"/>
        </w:rPr>
      </w:pPr>
      <w:r>
        <w:rPr>
          <w:rFonts w:hint="eastAsia"/>
          <w:color w:val="auto"/>
          <w:highlight w:val="none"/>
        </w:rPr>
        <w:t>出票故障</w:t>
      </w:r>
      <w:r>
        <w:rPr>
          <w:color w:val="auto"/>
          <w:highlight w:val="none"/>
        </w:rPr>
        <w:t>结果通知</w:t>
      </w:r>
      <w:r>
        <w:rPr>
          <w:rFonts w:hint="eastAsia"/>
          <w:color w:val="auto"/>
          <w:highlight w:val="none"/>
        </w:rPr>
        <w:t>应答参数详见表1</w:t>
      </w:r>
      <w:r>
        <w:rPr>
          <w:color w:val="auto"/>
          <w:highlight w:val="none"/>
        </w:rPr>
        <w:t>60</w:t>
      </w:r>
      <w:r>
        <w:rPr>
          <w:rFonts w:hint="eastAsia"/>
          <w:color w:val="auto"/>
          <w:highlight w:val="none"/>
        </w:rPr>
        <w:t>。</w:t>
      </w:r>
    </w:p>
    <w:p w14:paraId="5A272C49">
      <w:pPr>
        <w:pStyle w:val="160"/>
        <w:rPr>
          <w:color w:val="auto"/>
          <w:highlight w:val="none"/>
        </w:rPr>
      </w:pPr>
      <w:r>
        <w:rPr>
          <w:rFonts w:hint="eastAsia"/>
          <w:color w:val="auto"/>
          <w:highlight w:val="none"/>
        </w:rPr>
        <w:t>出票故障</w:t>
      </w:r>
      <w:r>
        <w:rPr>
          <w:color w:val="auto"/>
          <w:highlight w:val="none"/>
        </w:rPr>
        <w:t>结果通知</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4BC7838">
        <w:trPr>
          <w:wBefore w:w="0" w:type="dxa"/>
          <w:jc w:val="center"/>
        </w:trPr>
        <w:tc>
          <w:tcPr>
            <w:tcW w:w="2840" w:type="dxa"/>
            <w:noWrap w:val="0"/>
            <w:vAlign w:val="top"/>
          </w:tcPr>
          <w:p w14:paraId="018A9B58">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0D25476">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45C58A7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333C6AAE">
        <w:trPr>
          <w:wBefore w:w="0" w:type="dxa"/>
          <w:jc w:val="center"/>
        </w:trPr>
        <w:tc>
          <w:tcPr>
            <w:tcW w:w="2840" w:type="dxa"/>
            <w:noWrap w:val="0"/>
            <w:vAlign w:val="top"/>
          </w:tcPr>
          <w:p w14:paraId="7324BE7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1739EC1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CF727A4">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4B3F8F3B">
        <w:trPr>
          <w:wBefore w:w="0" w:type="dxa"/>
          <w:jc w:val="center"/>
        </w:trPr>
        <w:tc>
          <w:tcPr>
            <w:tcW w:w="2840" w:type="dxa"/>
            <w:noWrap w:val="0"/>
            <w:vAlign w:val="top"/>
          </w:tcPr>
          <w:p w14:paraId="6C7DECD9">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1D8FF04E">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706F93A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35F54006">
      <w:pPr>
        <w:pStyle w:val="146"/>
        <w:spacing w:before="156" w:after="156"/>
        <w:rPr>
          <w:color w:val="auto"/>
          <w:highlight w:val="none"/>
        </w:rPr>
      </w:pPr>
      <w:bookmarkStart w:id="667" w:name="_Toc519178323"/>
      <w:r>
        <w:rPr>
          <w:color w:val="auto"/>
          <w:highlight w:val="none"/>
        </w:rPr>
        <w:t>IF8B-08</w:t>
      </w:r>
      <w:r>
        <w:rPr>
          <w:rFonts w:hint="eastAsia"/>
          <w:color w:val="auto"/>
          <w:highlight w:val="none"/>
        </w:rPr>
        <w:t>闸机</w:t>
      </w:r>
      <w:r>
        <w:rPr>
          <w:color w:val="auto"/>
          <w:highlight w:val="none"/>
        </w:rPr>
        <w:t>CA</w:t>
      </w:r>
      <w:r>
        <w:rPr>
          <w:rFonts w:hint="eastAsia"/>
          <w:color w:val="auto"/>
          <w:highlight w:val="none"/>
        </w:rPr>
        <w:t>公钥</w:t>
      </w:r>
      <w:r>
        <w:rPr>
          <w:color w:val="auto"/>
          <w:highlight w:val="none"/>
        </w:rPr>
        <w:t>变更通知</w:t>
      </w:r>
      <w:bookmarkEnd w:id="667"/>
    </w:p>
    <w:p w14:paraId="3BF08382">
      <w:pPr>
        <w:pStyle w:val="175"/>
        <w:rPr>
          <w:color w:val="auto"/>
          <w:highlight w:val="none"/>
        </w:rPr>
      </w:pPr>
      <w:bookmarkStart w:id="668" w:name="_Toc519178324"/>
      <w:r>
        <w:rPr>
          <w:rFonts w:hint="eastAsia"/>
          <w:color w:val="auto"/>
          <w:highlight w:val="none"/>
        </w:rPr>
        <w:t>接口地址</w:t>
      </w:r>
      <w:bookmarkEnd w:id="668"/>
    </w:p>
    <w:p w14:paraId="5AF224CC">
      <w:pPr>
        <w:pStyle w:val="41"/>
        <w:rPr>
          <w:color w:val="auto"/>
          <w:highlight w:val="none"/>
        </w:rPr>
      </w:pPr>
      <w:r>
        <w:rPr>
          <w:color w:val="auto"/>
          <w:highlight w:val="none"/>
        </w:rPr>
        <w:t>http//:[ip]:[port]/[project]/app/receiveChangeAgmCaKey</w:t>
      </w:r>
    </w:p>
    <w:p w14:paraId="412DBE65">
      <w:pPr>
        <w:pStyle w:val="175"/>
        <w:rPr>
          <w:color w:val="auto"/>
          <w:highlight w:val="none"/>
        </w:rPr>
      </w:pPr>
      <w:bookmarkStart w:id="669" w:name="_Toc519178325"/>
      <w:r>
        <w:rPr>
          <w:rFonts w:hint="eastAsia"/>
          <w:color w:val="auto"/>
          <w:highlight w:val="none"/>
        </w:rPr>
        <w:t>接口</w:t>
      </w:r>
      <w:r>
        <w:rPr>
          <w:color w:val="auto"/>
          <w:highlight w:val="none"/>
        </w:rPr>
        <w:t>说明</w:t>
      </w:r>
      <w:bookmarkEnd w:id="669"/>
    </w:p>
    <w:p w14:paraId="169DE358">
      <w:pPr>
        <w:pStyle w:val="41"/>
        <w:rPr>
          <w:color w:val="auto"/>
          <w:highlight w:val="none"/>
        </w:rPr>
      </w:pPr>
      <w:r>
        <w:rPr>
          <w:rFonts w:hint="eastAsia"/>
          <w:color w:val="auto"/>
          <w:highlight w:val="none"/>
        </w:rPr>
        <w:t>闸机</w:t>
      </w:r>
      <w:r>
        <w:rPr>
          <w:color w:val="auto"/>
          <w:highlight w:val="none"/>
        </w:rPr>
        <w:t>更换</w:t>
      </w:r>
      <w:r>
        <w:rPr>
          <w:rFonts w:hint="eastAsia"/>
          <w:color w:val="auto"/>
          <w:highlight w:val="none"/>
        </w:rPr>
        <w:t>CA公钥后</w:t>
      </w:r>
      <w:r>
        <w:rPr>
          <w:color w:val="auto"/>
          <w:highlight w:val="none"/>
        </w:rPr>
        <w:t>通知</w:t>
      </w:r>
      <w:r>
        <w:rPr>
          <w:rFonts w:hint="eastAsia"/>
          <w:color w:val="auto"/>
          <w:highlight w:val="none"/>
        </w:rPr>
        <w:t>APP_SERVER,</w:t>
      </w:r>
      <w:r>
        <w:rPr>
          <w:color w:val="auto"/>
          <w:highlight w:val="none"/>
        </w:rPr>
        <w:t>APP_SERVER</w:t>
      </w:r>
      <w:r>
        <w:rPr>
          <w:rFonts w:hint="eastAsia"/>
          <w:color w:val="auto"/>
          <w:highlight w:val="none"/>
        </w:rPr>
        <w:t>收到</w:t>
      </w:r>
      <w:r>
        <w:rPr>
          <w:color w:val="auto"/>
          <w:highlight w:val="none"/>
        </w:rPr>
        <w:t>CA</w:t>
      </w:r>
      <w:r>
        <w:rPr>
          <w:rFonts w:hint="eastAsia"/>
          <w:color w:val="auto"/>
          <w:highlight w:val="none"/>
        </w:rPr>
        <w:t>公钥变更</w:t>
      </w:r>
      <w:r>
        <w:rPr>
          <w:color w:val="auto"/>
          <w:highlight w:val="none"/>
        </w:rPr>
        <w:t>通知</w:t>
      </w:r>
      <w:r>
        <w:rPr>
          <w:rFonts w:hint="eastAsia"/>
          <w:color w:val="auto"/>
          <w:highlight w:val="none"/>
        </w:rPr>
        <w:t>后</w:t>
      </w:r>
      <w:r>
        <w:rPr>
          <w:color w:val="auto"/>
          <w:highlight w:val="none"/>
        </w:rPr>
        <w:t>通知客户端</w:t>
      </w:r>
      <w:r>
        <w:rPr>
          <w:rFonts w:hint="eastAsia"/>
          <w:color w:val="auto"/>
          <w:highlight w:val="none"/>
        </w:rPr>
        <w:t>更换用户密钥</w:t>
      </w:r>
      <w:r>
        <w:rPr>
          <w:color w:val="auto"/>
          <w:highlight w:val="none"/>
        </w:rPr>
        <w:t>。</w:t>
      </w:r>
    </w:p>
    <w:p w14:paraId="586DC04B">
      <w:pPr>
        <w:pStyle w:val="175"/>
        <w:rPr>
          <w:color w:val="auto"/>
          <w:highlight w:val="none"/>
        </w:rPr>
      </w:pPr>
      <w:bookmarkStart w:id="670" w:name="_Toc519178326"/>
      <w:r>
        <w:rPr>
          <w:rFonts w:hint="eastAsia"/>
          <w:color w:val="auto"/>
          <w:highlight w:val="none"/>
        </w:rPr>
        <w:t>请求参数</w:t>
      </w:r>
      <w:bookmarkEnd w:id="670"/>
    </w:p>
    <w:p w14:paraId="43922F1C">
      <w:pPr>
        <w:pStyle w:val="41"/>
        <w:rPr>
          <w:color w:val="auto"/>
          <w:highlight w:val="none"/>
        </w:rPr>
      </w:pPr>
      <w:r>
        <w:rPr>
          <w:rFonts w:hint="eastAsia"/>
          <w:color w:val="auto"/>
          <w:highlight w:val="none"/>
        </w:rPr>
        <w:t>闸机</w:t>
      </w:r>
      <w:r>
        <w:rPr>
          <w:color w:val="auto"/>
          <w:highlight w:val="none"/>
        </w:rPr>
        <w:t>CA</w:t>
      </w:r>
      <w:r>
        <w:rPr>
          <w:rFonts w:hint="eastAsia"/>
          <w:color w:val="auto"/>
          <w:highlight w:val="none"/>
        </w:rPr>
        <w:t>公钥</w:t>
      </w:r>
      <w:r>
        <w:rPr>
          <w:color w:val="auto"/>
          <w:highlight w:val="none"/>
        </w:rPr>
        <w:t>变更通知</w:t>
      </w:r>
      <w:r>
        <w:rPr>
          <w:rFonts w:hint="eastAsia"/>
          <w:color w:val="auto"/>
          <w:highlight w:val="none"/>
        </w:rPr>
        <w:t>请求参数详见表1</w:t>
      </w:r>
      <w:r>
        <w:rPr>
          <w:color w:val="auto"/>
          <w:highlight w:val="none"/>
        </w:rPr>
        <w:t>61</w:t>
      </w:r>
      <w:r>
        <w:rPr>
          <w:rFonts w:hint="eastAsia"/>
          <w:color w:val="auto"/>
          <w:highlight w:val="none"/>
        </w:rPr>
        <w:t>。</w:t>
      </w:r>
    </w:p>
    <w:p w14:paraId="2E9CC938">
      <w:pPr>
        <w:pStyle w:val="160"/>
        <w:rPr>
          <w:color w:val="auto"/>
          <w:highlight w:val="none"/>
        </w:rPr>
      </w:pPr>
      <w:r>
        <w:rPr>
          <w:rFonts w:hint="eastAsia"/>
          <w:color w:val="auto"/>
          <w:highlight w:val="none"/>
        </w:rPr>
        <w:t>闸机</w:t>
      </w:r>
      <w:r>
        <w:rPr>
          <w:color w:val="auto"/>
          <w:highlight w:val="none"/>
        </w:rPr>
        <w:t>CA</w:t>
      </w:r>
      <w:r>
        <w:rPr>
          <w:rFonts w:hint="eastAsia"/>
          <w:color w:val="auto"/>
          <w:highlight w:val="none"/>
        </w:rPr>
        <w:t>公钥</w:t>
      </w:r>
      <w:r>
        <w:rPr>
          <w:color w:val="auto"/>
          <w:highlight w:val="none"/>
        </w:rPr>
        <w:t>变更通知</w:t>
      </w:r>
      <w:r>
        <w:rPr>
          <w:rFonts w:hint="eastAsia"/>
          <w:color w:val="auto"/>
          <w:highlight w:val="none"/>
        </w:rPr>
        <w:t>请求参数信息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0D6AEF4">
        <w:trPr>
          <w:wBefore w:w="0" w:type="dxa"/>
          <w:jc w:val="center"/>
        </w:trPr>
        <w:tc>
          <w:tcPr>
            <w:tcW w:w="2840" w:type="dxa"/>
            <w:noWrap w:val="0"/>
            <w:vAlign w:val="top"/>
          </w:tcPr>
          <w:p w14:paraId="31E4DCD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7BD6AD3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731C00D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34C24645">
        <w:trPr>
          <w:wBefore w:w="0" w:type="dxa"/>
          <w:trHeight w:val="425" w:hRule="atLeast"/>
          <w:jc w:val="center"/>
        </w:trPr>
        <w:tc>
          <w:tcPr>
            <w:tcW w:w="2840" w:type="dxa"/>
            <w:noWrap w:val="0"/>
            <w:vAlign w:val="top"/>
          </w:tcPr>
          <w:p w14:paraId="361ECFEA">
            <w:pPr>
              <w:snapToGrid w:val="0"/>
              <w:spacing w:line="288" w:lineRule="auto"/>
              <w:rPr>
                <w:rFonts w:ascii="宋体" w:hAnsi="宋体" w:cs="微软雅黑"/>
                <w:color w:val="auto"/>
                <w:sz w:val="18"/>
                <w:szCs w:val="18"/>
                <w:highlight w:val="none"/>
              </w:rPr>
            </w:pPr>
            <w:r>
              <w:rPr>
                <w:rFonts w:ascii="宋体" w:hAnsi="宋体"/>
                <w:bCs/>
                <w:color w:val="auto"/>
                <w:sz w:val="18"/>
                <w:szCs w:val="18"/>
                <w:highlight w:val="none"/>
              </w:rPr>
              <w:t>keyBathNumber</w:t>
            </w:r>
          </w:p>
        </w:tc>
        <w:tc>
          <w:tcPr>
            <w:tcW w:w="2841" w:type="dxa"/>
            <w:noWrap w:val="0"/>
            <w:vAlign w:val="top"/>
          </w:tcPr>
          <w:p w14:paraId="46D85B7C">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2AA94503">
            <w:pPr>
              <w:snapToGrid w:val="0"/>
              <w:spacing w:line="288" w:lineRule="auto"/>
              <w:rPr>
                <w:rFonts w:ascii="宋体" w:hAnsi="宋体" w:cs="微软雅黑"/>
                <w:color w:val="auto"/>
                <w:sz w:val="18"/>
                <w:szCs w:val="18"/>
                <w:highlight w:val="none"/>
              </w:rPr>
            </w:pPr>
            <w:r>
              <w:rPr>
                <w:rFonts w:hint="eastAsia"/>
                <w:color w:val="auto"/>
                <w:sz w:val="18"/>
                <w:szCs w:val="18"/>
                <w:highlight w:val="none"/>
              </w:rPr>
              <w:t>密钥批次</w:t>
            </w:r>
            <w:r>
              <w:rPr>
                <w:color w:val="auto"/>
                <w:sz w:val="18"/>
                <w:szCs w:val="18"/>
                <w:highlight w:val="none"/>
              </w:rPr>
              <w:t>号</w:t>
            </w:r>
          </w:p>
        </w:tc>
      </w:tr>
      <w:tr w14:paraId="4E3F79A9">
        <w:trPr>
          <w:wBefore w:w="0" w:type="dxa"/>
          <w:trHeight w:val="425" w:hRule="atLeast"/>
          <w:jc w:val="center"/>
        </w:trPr>
        <w:tc>
          <w:tcPr>
            <w:tcW w:w="2840" w:type="dxa"/>
            <w:noWrap w:val="0"/>
            <w:vAlign w:val="top"/>
          </w:tcPr>
          <w:p w14:paraId="3F55A308">
            <w:pPr>
              <w:snapToGrid w:val="0"/>
              <w:spacing w:line="288" w:lineRule="auto"/>
              <w:rPr>
                <w:rFonts w:ascii="宋体" w:hAnsi="宋体" w:cs="微软雅黑"/>
                <w:color w:val="auto"/>
                <w:sz w:val="18"/>
                <w:szCs w:val="18"/>
                <w:highlight w:val="none"/>
              </w:rPr>
            </w:pPr>
            <w:r>
              <w:rPr>
                <w:rFonts w:ascii="宋体" w:hAnsi="宋体" w:cs="微软雅黑"/>
                <w:color w:val="auto"/>
                <w:sz w:val="18"/>
                <w:szCs w:val="18"/>
                <w:highlight w:val="none"/>
              </w:rPr>
              <w:t>changeDate</w:t>
            </w:r>
          </w:p>
        </w:tc>
        <w:tc>
          <w:tcPr>
            <w:tcW w:w="2841" w:type="dxa"/>
            <w:noWrap w:val="0"/>
            <w:vAlign w:val="top"/>
          </w:tcPr>
          <w:p w14:paraId="43F16EC7">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0BE6CB3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变更</w:t>
            </w:r>
            <w:r>
              <w:rPr>
                <w:rFonts w:ascii="宋体" w:hAnsi="宋体" w:cs="微软雅黑"/>
                <w:color w:val="auto"/>
                <w:sz w:val="18"/>
                <w:szCs w:val="18"/>
                <w:highlight w:val="none"/>
              </w:rPr>
              <w:t>日期</w:t>
            </w:r>
          </w:p>
          <w:p w14:paraId="73CA61C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YYYYMMDDHHMMSS</w:t>
            </w:r>
          </w:p>
        </w:tc>
      </w:tr>
    </w:tbl>
    <w:p w14:paraId="14BDCA45">
      <w:pPr>
        <w:pStyle w:val="175"/>
        <w:rPr>
          <w:color w:val="auto"/>
          <w:highlight w:val="none"/>
        </w:rPr>
      </w:pPr>
      <w:bookmarkStart w:id="671" w:name="_Toc519178327"/>
      <w:r>
        <w:rPr>
          <w:rFonts w:hint="eastAsia"/>
          <w:color w:val="auto"/>
          <w:highlight w:val="none"/>
        </w:rPr>
        <w:t>应答参数</w:t>
      </w:r>
      <w:bookmarkEnd w:id="671"/>
    </w:p>
    <w:p w14:paraId="6BF6DF39">
      <w:pPr>
        <w:pStyle w:val="41"/>
        <w:rPr>
          <w:color w:val="auto"/>
          <w:highlight w:val="none"/>
        </w:rPr>
      </w:pPr>
      <w:r>
        <w:rPr>
          <w:rFonts w:hint="eastAsia"/>
          <w:color w:val="auto"/>
          <w:highlight w:val="none"/>
        </w:rPr>
        <w:t>闸机</w:t>
      </w:r>
      <w:r>
        <w:rPr>
          <w:color w:val="auto"/>
          <w:highlight w:val="none"/>
        </w:rPr>
        <w:t>CA</w:t>
      </w:r>
      <w:r>
        <w:rPr>
          <w:rFonts w:hint="eastAsia"/>
          <w:color w:val="auto"/>
          <w:highlight w:val="none"/>
        </w:rPr>
        <w:t>公钥</w:t>
      </w:r>
      <w:r>
        <w:rPr>
          <w:color w:val="auto"/>
          <w:highlight w:val="none"/>
        </w:rPr>
        <w:t>变更通知</w:t>
      </w:r>
      <w:r>
        <w:rPr>
          <w:rFonts w:hint="eastAsia"/>
          <w:color w:val="auto"/>
          <w:highlight w:val="none"/>
        </w:rPr>
        <w:t>应答参数详见表1</w:t>
      </w:r>
      <w:r>
        <w:rPr>
          <w:color w:val="auto"/>
          <w:highlight w:val="none"/>
        </w:rPr>
        <w:t>62</w:t>
      </w:r>
      <w:r>
        <w:rPr>
          <w:rFonts w:hint="eastAsia"/>
          <w:color w:val="auto"/>
          <w:highlight w:val="none"/>
        </w:rPr>
        <w:t>。</w:t>
      </w:r>
    </w:p>
    <w:p w14:paraId="4AAE2158">
      <w:pPr>
        <w:pStyle w:val="160"/>
        <w:rPr>
          <w:color w:val="auto"/>
          <w:highlight w:val="none"/>
        </w:rPr>
      </w:pPr>
      <w:r>
        <w:rPr>
          <w:rFonts w:hint="eastAsia"/>
          <w:color w:val="auto"/>
          <w:highlight w:val="none"/>
        </w:rPr>
        <w:t>闸机</w:t>
      </w:r>
      <w:r>
        <w:rPr>
          <w:color w:val="auto"/>
          <w:highlight w:val="none"/>
        </w:rPr>
        <w:t>CA</w:t>
      </w:r>
      <w:r>
        <w:rPr>
          <w:rFonts w:hint="eastAsia"/>
          <w:color w:val="auto"/>
          <w:highlight w:val="none"/>
        </w:rPr>
        <w:t>公钥</w:t>
      </w:r>
      <w:r>
        <w:rPr>
          <w:color w:val="auto"/>
          <w:highlight w:val="none"/>
        </w:rPr>
        <w:t>变更通知</w:t>
      </w:r>
      <w:r>
        <w:rPr>
          <w:rFonts w:hint="eastAsia"/>
          <w:color w:val="auto"/>
          <w:highlight w:val="none"/>
        </w:rPr>
        <w:t>应答参数信息</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1C19600">
        <w:trPr>
          <w:wBefore w:w="0" w:type="dxa"/>
          <w:jc w:val="center"/>
        </w:trPr>
        <w:tc>
          <w:tcPr>
            <w:tcW w:w="2840" w:type="dxa"/>
            <w:noWrap w:val="0"/>
            <w:vAlign w:val="top"/>
          </w:tcPr>
          <w:p w14:paraId="0C90652A">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字段</w:t>
            </w:r>
          </w:p>
        </w:tc>
        <w:tc>
          <w:tcPr>
            <w:tcW w:w="2841" w:type="dxa"/>
            <w:noWrap w:val="0"/>
            <w:vAlign w:val="top"/>
          </w:tcPr>
          <w:p w14:paraId="482A8905">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类型</w:t>
            </w:r>
          </w:p>
        </w:tc>
        <w:tc>
          <w:tcPr>
            <w:tcW w:w="2841" w:type="dxa"/>
            <w:noWrap w:val="0"/>
            <w:vAlign w:val="top"/>
          </w:tcPr>
          <w:p w14:paraId="282507C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说明</w:t>
            </w:r>
          </w:p>
        </w:tc>
      </w:tr>
      <w:tr w14:paraId="1D9E533B">
        <w:trPr>
          <w:wBefore w:w="0" w:type="dxa"/>
          <w:jc w:val="center"/>
        </w:trPr>
        <w:tc>
          <w:tcPr>
            <w:tcW w:w="2840" w:type="dxa"/>
            <w:noWrap w:val="0"/>
            <w:vAlign w:val="top"/>
          </w:tcPr>
          <w:p w14:paraId="5B02B96D">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retCode</w:t>
            </w:r>
          </w:p>
        </w:tc>
        <w:tc>
          <w:tcPr>
            <w:tcW w:w="2841" w:type="dxa"/>
            <w:noWrap w:val="0"/>
            <w:vAlign w:val="top"/>
          </w:tcPr>
          <w:p w14:paraId="19F095E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36C39E6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返回码</w:t>
            </w:r>
          </w:p>
        </w:tc>
      </w:tr>
      <w:tr w14:paraId="58492EE0">
        <w:trPr>
          <w:wBefore w:w="0" w:type="dxa"/>
          <w:jc w:val="center"/>
        </w:trPr>
        <w:tc>
          <w:tcPr>
            <w:tcW w:w="2840" w:type="dxa"/>
            <w:noWrap w:val="0"/>
            <w:vAlign w:val="top"/>
          </w:tcPr>
          <w:p w14:paraId="0C363792">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retMsg</w:t>
            </w:r>
          </w:p>
        </w:tc>
        <w:tc>
          <w:tcPr>
            <w:tcW w:w="2841" w:type="dxa"/>
            <w:noWrap w:val="0"/>
            <w:vAlign w:val="top"/>
          </w:tcPr>
          <w:p w14:paraId="6C4D4E81">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string</w:t>
            </w:r>
          </w:p>
        </w:tc>
        <w:tc>
          <w:tcPr>
            <w:tcW w:w="2841" w:type="dxa"/>
            <w:noWrap w:val="0"/>
            <w:vAlign w:val="top"/>
          </w:tcPr>
          <w:p w14:paraId="55368623">
            <w:pPr>
              <w:snapToGrid w:val="0"/>
              <w:spacing w:line="288" w:lineRule="auto"/>
              <w:rPr>
                <w:rFonts w:ascii="宋体" w:hAnsi="宋体" w:cs="微软雅黑"/>
                <w:color w:val="auto"/>
                <w:sz w:val="18"/>
                <w:szCs w:val="18"/>
                <w:highlight w:val="none"/>
              </w:rPr>
            </w:pPr>
            <w:r>
              <w:rPr>
                <w:rFonts w:hint="eastAsia" w:ascii="宋体" w:hAnsi="宋体" w:cs="微软雅黑"/>
                <w:color w:val="auto"/>
                <w:sz w:val="18"/>
                <w:szCs w:val="18"/>
                <w:highlight w:val="none"/>
              </w:rPr>
              <w:t>返回消息</w:t>
            </w:r>
          </w:p>
        </w:tc>
      </w:tr>
    </w:tbl>
    <w:p w14:paraId="01DD4B68">
      <w:pPr>
        <w:rPr>
          <w:rFonts w:ascii="宋体" w:hAnsi="宋体" w:cs="微软雅黑"/>
          <w:color w:val="auto"/>
          <w:sz w:val="18"/>
          <w:szCs w:val="18"/>
          <w:highlight w:val="none"/>
        </w:rPr>
      </w:pPr>
    </w:p>
    <w:p w14:paraId="4A21F3A8">
      <w:pPr>
        <w:pStyle w:val="148"/>
        <w:ind w:left="1702" w:hanging="1702"/>
        <w:rPr>
          <w:color w:val="auto"/>
          <w:highlight w:val="none"/>
        </w:rPr>
      </w:pPr>
      <w:r>
        <w:rPr>
          <w:rFonts w:hint="eastAsia"/>
          <w:color w:val="auto"/>
          <w:highlight w:val="none"/>
        </w:rPr>
        <w:t>青岛地铁ITP与STT对接设计</w:t>
      </w:r>
    </w:p>
    <w:p w14:paraId="27A2123B">
      <w:pPr>
        <w:pStyle w:val="41"/>
        <w:rPr>
          <w:color w:val="auto"/>
          <w:highlight w:val="none"/>
        </w:rPr>
      </w:pPr>
      <w:r>
        <w:rPr>
          <w:rFonts w:hint="eastAsia"/>
          <w:color w:val="auto"/>
          <w:highlight w:val="none"/>
        </w:rPr>
        <w:t>参照7.3 青岛地铁ITP与BOM对接设计。</w:t>
      </w:r>
    </w:p>
    <w:p w14:paraId="340397D7">
      <w:pPr>
        <w:rPr>
          <w:rFonts w:hint="eastAsia" w:ascii="宋体" w:hAnsi="宋体" w:cs="微软雅黑"/>
          <w:color w:val="auto"/>
          <w:sz w:val="18"/>
          <w:szCs w:val="18"/>
          <w:highlight w:val="none"/>
        </w:rPr>
      </w:pPr>
    </w:p>
    <w:p w14:paraId="0436A626">
      <w:pPr>
        <w:pStyle w:val="224"/>
        <w:framePr w:y="1"/>
        <w:rPr>
          <w:rFonts w:hint="eastAsia"/>
          <w:color w:val="auto"/>
          <w:highlight w:val="none"/>
          <w:vertAlign w:val="subscript"/>
        </w:rPr>
      </w:pPr>
      <w:r>
        <w:rPr>
          <w:color w:val="auto"/>
          <w:highlight w:val="none"/>
        </w:rPr>
        <w:t>_________________________________</w:t>
      </w:r>
    </w:p>
    <w:p w14:paraId="59AE511E"/>
    <w:sectPr>
      <w:pgSz w:w="11906" w:h="16838"/>
      <w:pgMar w:top="567" w:right="1134" w:bottom="1134" w:left="1417" w:header="1418" w:footer="1134" w:gutter="0"/>
      <w:pgNumType w:start="1"/>
      <w:cols w:space="720" w:num="1"/>
      <w:formProt w:val="0"/>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作者" w:date="2021-03-18T17:17:00Z" w:initials="A">
    <w:p w14:paraId="5841B3D9">
      <w:pPr>
        <w:pStyle w:val="24"/>
        <w:rPr>
          <w:rFonts w:hint="default"/>
          <w:lang w:val="en-US" w:eastAsia="zh-CN"/>
        </w:rPr>
      </w:pPr>
      <w:r>
        <w:rPr>
          <w:rFonts w:hint="eastAsia"/>
          <w:lang w:val="en-US" w:eastAsia="zh-CN"/>
        </w:rPr>
        <w:t>目前13号线调用此接口，1、2、3、8、11号线未调用此接口。针对ITP应答参数，建议基于以下两种方案应用接口，请各线路评估并选择一种方案并反馈（如有优化或更优方案也请及时反馈）。</w:t>
      </w:r>
    </w:p>
    <w:p w14:paraId="588055D7">
      <w:pPr>
        <w:pStyle w:val="41"/>
        <w:rPr>
          <w:rFonts w:hint="eastAsia" w:eastAsia="宋体"/>
          <w:lang w:val="en-US" w:eastAsia="zh-CN"/>
        </w:rPr>
      </w:pPr>
      <w:r>
        <w:rPr>
          <w:rFonts w:hint="eastAsia"/>
          <w:lang w:val="en-US" w:eastAsia="zh-CN"/>
        </w:rPr>
        <w:t>1、根据应答票卡状态，AGM</w:t>
      </w:r>
      <w:r>
        <w:rPr>
          <w:color w:val="auto"/>
          <w:highlight w:val="none"/>
        </w:rPr>
        <w:t>按照</w:t>
      </w:r>
      <w:r>
        <w:rPr>
          <w:rFonts w:hint="eastAsia"/>
          <w:color w:val="auto"/>
          <w:highlight w:val="none"/>
        </w:rPr>
        <w:t>票卡</w:t>
      </w:r>
      <w:r>
        <w:rPr>
          <w:color w:val="auto"/>
          <w:highlight w:val="none"/>
        </w:rPr>
        <w:t>规则判断进出站逻辑</w:t>
      </w:r>
      <w:r>
        <w:rPr>
          <w:rFonts w:hint="eastAsia"/>
          <w:color w:val="auto"/>
          <w:highlight w:val="none"/>
          <w:lang w:eastAsia="zh-CN"/>
        </w:rPr>
        <w:t>。码信息与</w:t>
      </w:r>
      <w:r>
        <w:rPr>
          <w:rFonts w:hint="eastAsia"/>
          <w:color w:val="auto"/>
          <w:highlight w:val="none"/>
          <w:lang w:val="en-US" w:eastAsia="zh-CN"/>
        </w:rPr>
        <w:t>ITP</w:t>
      </w:r>
      <w:r>
        <w:rPr>
          <w:rFonts w:hint="eastAsia"/>
          <w:color w:val="auto"/>
          <w:highlight w:val="none"/>
          <w:lang w:eastAsia="zh-CN"/>
        </w:rPr>
        <w:t>平台反馈不一致时，以平台端信息为准，需码强制刷新或更新时，</w:t>
      </w:r>
      <w:r>
        <w:rPr>
          <w:rFonts w:hint="eastAsia"/>
          <w:color w:val="auto"/>
          <w:highlight w:val="none"/>
          <w:lang w:val="en-US" w:eastAsia="zh-CN"/>
        </w:rPr>
        <w:t>AGM</w:t>
      </w:r>
      <w:r>
        <w:rPr>
          <w:rFonts w:hint="eastAsia"/>
          <w:color w:val="auto"/>
          <w:highlight w:val="none"/>
          <w:lang w:eastAsia="zh-CN"/>
        </w:rPr>
        <w:t>给予引导至客服中心处理声光提示（含</w:t>
      </w:r>
      <w:r>
        <w:rPr>
          <w:rFonts w:hint="eastAsia"/>
          <w:color w:val="auto"/>
          <w:highlight w:val="none"/>
          <w:lang w:val="en-US" w:eastAsia="zh-CN"/>
        </w:rPr>
        <w:t>AGM</w:t>
      </w:r>
      <w:r>
        <w:rPr>
          <w:rFonts w:hint="eastAsia"/>
          <w:color w:val="auto"/>
          <w:highlight w:val="none"/>
          <w:lang w:eastAsia="zh-CN"/>
        </w:rPr>
        <w:t>、蓝牙回写、手机离线三离线情况及脱机码应用）。</w:t>
      </w:r>
      <w:r>
        <w:rPr>
          <w:rFonts w:hint="eastAsia"/>
          <w:lang w:val="en-US" w:eastAsia="zh-CN"/>
        </w:rPr>
        <w:t>ITP端返回lastTicketStatus为“50”时，同方案2。</w:t>
      </w:r>
    </w:p>
    <w:p w14:paraId="62652BA7">
      <w:pPr>
        <w:pStyle w:val="144"/>
        <w:numPr>
          <w:ilvl w:val="0"/>
          <w:numId w:val="0"/>
        </w:numPr>
        <w:rPr>
          <w:rFonts w:hint="default" w:eastAsia="宋体"/>
          <w:lang w:val="en-US" w:eastAsia="zh-CN"/>
        </w:rPr>
      </w:pPr>
      <w:r>
        <w:rPr>
          <w:rFonts w:hint="eastAsia"/>
          <w:lang w:val="en-US" w:eastAsia="zh-CN"/>
        </w:rPr>
        <w:t>2、仅作为</w:t>
      </w:r>
      <w:r>
        <w:rPr>
          <w:rFonts w:hint="eastAsia"/>
          <w:lang w:eastAsia="zh-CN"/>
        </w:rPr>
        <w:t>平台级码验重，即平台级防盗刷锁。</w:t>
      </w:r>
      <w:r>
        <w:rPr>
          <w:rFonts w:hint="eastAsia"/>
          <w:lang w:val="en-US" w:eastAsia="zh-CN"/>
        </w:rPr>
        <w:t>ITP端返回lastTicketStatus为“50”时，表示“查询锁定”，检票流程终止，闸机不开门，不再进行3-11步骤，</w:t>
      </w:r>
      <w:r>
        <w:rPr>
          <w:rFonts w:hint="eastAsia"/>
          <w:color w:val="auto"/>
          <w:highlight w:val="none"/>
        </w:rPr>
        <w:t>A</w:t>
      </w:r>
      <w:r>
        <w:rPr>
          <w:color w:val="auto"/>
          <w:highlight w:val="none"/>
        </w:rPr>
        <w:t>GM</w:t>
      </w:r>
      <w:r>
        <w:rPr>
          <w:rFonts w:hint="eastAsia"/>
          <w:color w:val="auto"/>
          <w:highlight w:val="none"/>
        </w:rPr>
        <w:t>调用[</w:t>
      </w:r>
      <w:r>
        <w:rPr>
          <w:color w:val="auto"/>
          <w:highlight w:val="none"/>
        </w:rPr>
        <w:t xml:space="preserve"> </w:t>
      </w:r>
      <w:r>
        <w:rPr>
          <w:rFonts w:hint="eastAsia"/>
          <w:color w:val="auto"/>
          <w:highlight w:val="none"/>
        </w:rPr>
        <w:t>闸机</w:t>
      </w:r>
      <w:r>
        <w:rPr>
          <w:color w:val="auto"/>
          <w:highlight w:val="none"/>
        </w:rPr>
        <w:t>检票</w:t>
      </w:r>
      <w:r>
        <w:rPr>
          <w:rFonts w:hint="eastAsia"/>
          <w:color w:val="auto"/>
          <w:highlight w:val="none"/>
        </w:rPr>
        <w:t>通知 ]通知</w:t>
      </w:r>
      <w:r>
        <w:rPr>
          <w:color w:val="auto"/>
          <w:highlight w:val="none"/>
        </w:rPr>
        <w:t>服务器</w:t>
      </w:r>
      <w:r>
        <w:rPr>
          <w:rFonts w:hint="eastAsia"/>
          <w:color w:val="auto"/>
          <w:highlight w:val="none"/>
        </w:rPr>
        <w:t>票卡</w:t>
      </w:r>
      <w:r>
        <w:rPr>
          <w:color w:val="auto"/>
          <w:highlight w:val="none"/>
        </w:rPr>
        <w:t>状态更新</w:t>
      </w:r>
      <w:r>
        <w:rPr>
          <w:rFonts w:hint="eastAsia"/>
          <w:color w:val="auto"/>
          <w:highlight w:val="none"/>
          <w:lang w:eastAsia="zh-CN"/>
        </w:rPr>
        <w:t>，handleResultCode返回“089”，通知</w:t>
      </w:r>
      <w:r>
        <w:rPr>
          <w:rFonts w:hint="eastAsia"/>
          <w:color w:val="auto"/>
          <w:highlight w:val="none"/>
          <w:lang w:val="en-US" w:eastAsia="zh-CN"/>
        </w:rPr>
        <w:t>ITP平台</w:t>
      </w:r>
      <w:r>
        <w:rPr>
          <w:rFonts w:hint="eastAsia"/>
          <w:color w:val="auto"/>
          <w:highlight w:val="none"/>
          <w:lang w:eastAsia="zh-CN"/>
        </w:rPr>
        <w:t>“二维码车票已使用（已进站、已出站）”。</w:t>
      </w:r>
    </w:p>
  </w:comment>
  <w:comment w:id="1" w:author="作者" w:date="2021-03-19T08:47:00Z" w:initials="A">
    <w:p w14:paraId="61ECD3C2">
      <w:pPr>
        <w:pStyle w:val="24"/>
        <w:rPr>
          <w:rFonts w:hint="default" w:eastAsia="宋体"/>
          <w:lang w:val="en-US" w:eastAsia="zh-CN"/>
        </w:rPr>
      </w:pPr>
      <w:r>
        <w:rPr>
          <w:rFonts w:hint="eastAsia"/>
          <w:lang w:eastAsia="zh-CN"/>
        </w:rPr>
        <w:t>根据方案</w:t>
      </w:r>
      <w:r>
        <w:rPr>
          <w:rFonts w:hint="eastAsia"/>
          <w:lang w:val="en-US" w:eastAsia="zh-CN"/>
        </w:rPr>
        <w:t>1、2选择是否根据ITP平台反馈，</w:t>
      </w:r>
      <w:r>
        <w:rPr>
          <w:color w:val="auto"/>
          <w:highlight w:val="none"/>
        </w:rPr>
        <w:t>按照</w:t>
      </w:r>
      <w:r>
        <w:rPr>
          <w:rFonts w:hint="eastAsia"/>
          <w:color w:val="auto"/>
          <w:highlight w:val="none"/>
        </w:rPr>
        <w:t>票卡</w:t>
      </w:r>
      <w:r>
        <w:rPr>
          <w:color w:val="auto"/>
          <w:highlight w:val="none"/>
        </w:rPr>
        <w:t>规则判断进出站逻辑</w:t>
      </w:r>
      <w:r>
        <w:rPr>
          <w:rFonts w:hint="eastAsia"/>
          <w:color w:val="auto"/>
          <w:highlight w:val="none"/>
          <w:lang w:eastAsia="zh-CN"/>
        </w:rPr>
        <w:t>。</w:t>
      </w:r>
    </w:p>
  </w:comment>
  <w:comment w:id="2" w:author="作者" w:date="2021-03-19T09:23:00Z" w:initials="A">
    <w:p w14:paraId="72D5B713">
      <w:pPr>
        <w:pStyle w:val="24"/>
        <w:numPr>
          <w:ilvl w:val="0"/>
          <w:numId w:val="27"/>
        </w:numPr>
        <w:rPr>
          <w:rFonts w:hint="eastAsia"/>
          <w:lang w:val="en-US" w:eastAsia="zh-CN"/>
        </w:rPr>
      </w:pPr>
      <w:r>
        <w:rPr>
          <w:rFonts w:hint="eastAsia"/>
          <w:lang w:eastAsia="zh-CN"/>
        </w:rPr>
        <w:t>实测</w:t>
      </w:r>
      <w:r>
        <w:rPr>
          <w:rFonts w:hint="eastAsia"/>
          <w:lang w:val="en-US" w:eastAsia="zh-CN"/>
        </w:rPr>
        <w:t>13号线一次接口发收接口通讯时间在310毫秒以内，建议ITP端优化处理机制，争取将接口通讯发收时长控制在150毫秒以内。</w:t>
      </w:r>
    </w:p>
    <w:p w14:paraId="557C295B">
      <w:pPr>
        <w:pStyle w:val="24"/>
        <w:numPr>
          <w:ilvl w:val="0"/>
          <w:numId w:val="27"/>
        </w:numPr>
        <w:rPr>
          <w:rFonts w:hint="default"/>
          <w:lang w:val="en-US" w:eastAsia="zh-CN"/>
        </w:rPr>
      </w:pPr>
      <w:r>
        <w:rPr>
          <w:rFonts w:hint="eastAsia"/>
          <w:lang w:val="en-US" w:eastAsia="zh-CN"/>
        </w:rPr>
        <w:t>充分考虑上位机与读写器的复杂度、各线路系统设计差异及系统稳定性因素，不强制要求AGM多线程处理</w:t>
      </w:r>
      <w:r>
        <w:rPr>
          <w:color w:val="auto"/>
          <w:highlight w:val="none"/>
        </w:rPr>
        <w:t>请求</w:t>
      </w:r>
      <w:r>
        <w:rPr>
          <w:rFonts w:hint="eastAsia"/>
          <w:color w:val="auto"/>
          <w:highlight w:val="none"/>
        </w:rPr>
        <w:t>[</w:t>
      </w:r>
      <w:r>
        <w:rPr>
          <w:color w:val="auto"/>
          <w:highlight w:val="none"/>
        </w:rPr>
        <w:t xml:space="preserve"> </w:t>
      </w:r>
      <w:r>
        <w:rPr>
          <w:rFonts w:hint="eastAsia"/>
          <w:color w:val="auto"/>
          <w:highlight w:val="none"/>
        </w:rPr>
        <w:t>查询票卡</w:t>
      </w:r>
      <w:r>
        <w:rPr>
          <w:color w:val="auto"/>
          <w:highlight w:val="none"/>
        </w:rPr>
        <w:t>状态</w:t>
      </w:r>
      <w:r>
        <w:rPr>
          <w:rFonts w:hint="eastAsia"/>
          <w:color w:val="auto"/>
          <w:highlight w:val="none"/>
        </w:rPr>
        <w:t xml:space="preserve"> ]接口</w:t>
      </w:r>
      <w:r>
        <w:rPr>
          <w:rFonts w:hint="eastAsia"/>
          <w:color w:val="auto"/>
          <w:highlight w:val="none"/>
          <w:lang w:eastAsia="zh-CN"/>
        </w:rPr>
        <w:t>及</w:t>
      </w:r>
      <w:r>
        <w:rPr>
          <w:color w:val="auto"/>
          <w:highlight w:val="none"/>
        </w:rPr>
        <w:t>AGM</w:t>
      </w:r>
      <w:r>
        <w:rPr>
          <w:rFonts w:hint="eastAsia"/>
          <w:color w:val="auto"/>
          <w:highlight w:val="none"/>
        </w:rPr>
        <w:t>判断</w:t>
      </w:r>
      <w:r>
        <w:rPr>
          <w:color w:val="auto"/>
          <w:highlight w:val="none"/>
        </w:rPr>
        <w:t>二维码的合法</w:t>
      </w:r>
      <w:r>
        <w:rPr>
          <w:rFonts w:hint="eastAsia"/>
          <w:color w:val="auto"/>
          <w:highlight w:val="none"/>
        </w:rPr>
        <w:t>性</w:t>
      </w:r>
      <w:r>
        <w:rPr>
          <w:rFonts w:hint="eastAsia"/>
          <w:color w:val="auto"/>
          <w:highlight w:val="none"/>
          <w:lang w:eastAsia="zh-CN"/>
        </w:rPr>
        <w:t>步骤。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2652BA7" w15:done="0"/>
  <w15:commentEx w15:paraId="61ECD3C2" w15:done="0"/>
  <w15:commentEx w15:paraId="557C295B" w15:done="0"/>
</w15:commentsEx>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00"/>
    <w:family w:val="auto"/>
    <w:pitch w:val="default"/>
    <w:sig w:usb0="800002BF" w:usb1="38CF7CFA" w:usb2="00000016" w:usb3="00000000" w:csb0="00040001" w:csb1="00000000"/>
  </w:font>
  <w:font w:name="Cambria">
    <w:altName w:val="苹方-简"/>
    <w:panose1 w:val="02040503050406030204"/>
    <w:charset w:val="00"/>
    <w:family w:val="roman"/>
    <w:pitch w:val="default"/>
    <w:sig w:usb0="E00002FF" w:usb1="400004FF" w:usb2="00000000" w:usb3="00000000" w:csb0="2000019F" w:csb1="00000000"/>
  </w:font>
  <w:font w:name="Courier New">
    <w:panose1 w:val="02070409020205090404"/>
    <w:charset w:val="00"/>
    <w:family w:val="modern"/>
    <w:pitch w:val="default"/>
    <w:sig w:usb0="E0000AFF" w:usb1="40007843" w:usb2="00000001" w:usb3="00000000" w:csb0="400001BF" w:csb1="DFF70000"/>
  </w:font>
  <w:font w:name="Arial">
    <w:panose1 w:val="020B0604020202090204"/>
    <w:charset w:val="00"/>
    <w:family w:val="swiss"/>
    <w:pitch w:val="default"/>
    <w:sig w:usb0="E0000AFF" w:usb1="00007843" w:usb2="00000001" w:usb3="00000000" w:csb0="400001BF" w:csb1="DFF70000"/>
  </w:font>
  <w:font w:name="等线 Light">
    <w:altName w:val="汉仪中等线KW"/>
    <w:panose1 w:val="02010600030101010101"/>
    <w:charset w:val="00"/>
    <w:family w:val="auto"/>
    <w:pitch w:val="default"/>
    <w:sig w:usb0="A00002BF" w:usb1="38CF7CFA" w:usb2="00000016" w:usb3="00000000" w:csb0="0004000F" w:csb1="00000000"/>
  </w:font>
  <w:font w:name="楷体_GB2312">
    <w:altName w:val="汉仪楷体简"/>
    <w:panose1 w:val="02010609030101010101"/>
    <w:charset w:val="00"/>
    <w:family w:val="modern"/>
    <w:pitch w:val="default"/>
    <w:sig w:usb0="00000001" w:usb1="080E0000" w:usb2="00000010" w:usb3="00000000" w:csb0="00040000" w:csb1="00000000"/>
  </w:font>
  <w:font w:name="Symbol">
    <w:altName w:val="Kingsoft Sign"/>
    <w:panose1 w:val="05050102010706020507"/>
    <w:charset w:val="00"/>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新宋体">
    <w:altName w:val="书宋-简"/>
    <w:panose1 w:val="02010609030101010101"/>
    <w:charset w:val="00"/>
    <w:family w:val="modern"/>
    <w:pitch w:val="default"/>
    <w:sig w:usb0="00000003" w:usb1="288F0000" w:usb2="00000006" w:usb3="00000000" w:csb0="00040001" w:csb1="00000000"/>
  </w:font>
  <w:font w:name="等线">
    <w:altName w:val="汉仪中等线KW"/>
    <w:panose1 w:val="02010600030101010101"/>
    <w:charset w:val="00"/>
    <w:family w:val="auto"/>
    <w:pitch w:val="default"/>
    <w:sig w:usb0="A00002BF" w:usb1="38CF7CFA" w:usb2="00000016" w:usb3="00000000" w:csb0="0004000F" w:csb1="00000000"/>
  </w:font>
  <w:font w:name="微软雅黑">
    <w:altName w:val="汉仪旗黑"/>
    <w:panose1 w:val="020B0503020204020204"/>
    <w:charset w:val="00"/>
    <w:family w:val="swiss"/>
    <w:pitch w:val="default"/>
    <w:sig w:usb0="80000287" w:usb1="280F3C52" w:usb2="00000016" w:usb3="00000000" w:csb0="0004001F" w:csb1="00000000"/>
  </w:font>
  <w:font w:name="Consolas">
    <w:altName w:val="苹方-简"/>
    <w:panose1 w:val="020B0609020204030204"/>
    <w:charset w:val="00"/>
    <w:family w:val="modern"/>
    <w:pitch w:val="default"/>
    <w:sig w:usb0="E10002FF" w:usb1="4000FCFF" w:usb2="00000009" w:usb3="00000000" w:csb0="6000019F" w:csb1="DFD7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儷宋 Pro">
    <w:panose1 w:val="02020300000000000000"/>
    <w:charset w:val="88"/>
    <w:family w:val="auto"/>
    <w:pitch w:val="default"/>
    <w:sig w:usb0="80000001" w:usb1="28091800" w:usb2="00000016" w:usb3="00000000" w:csb0="00100000"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楷体简">
    <w:panose1 w:val="02010600000101010101"/>
    <w:charset w:val="86"/>
    <w:family w:val="auto"/>
    <w:pitch w:val="default"/>
    <w:sig w:usb0="00000001" w:usb1="080E0800" w:usb2="00000002" w:usb3="00000000" w:csb0="00040000" w:csb1="00000000"/>
  </w:font>
  <w:font w:name="书宋-简">
    <w:panose1 w:val="02010600030101010101"/>
    <w:charset w:val="86"/>
    <w:family w:val="auto"/>
    <w:pitch w:val="default"/>
    <w:sig w:usb0="A00002BF" w:usb1="3ACF7CFA" w:usb2="00000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40F82">
    <w:pPr>
      <w:pStyle w:val="171"/>
    </w:pPr>
    <w:r>
      <w:fldChar w:fldCharType="begin"/>
    </w:r>
    <w:r>
      <w:instrText xml:space="preserve"> PAGE  \* MERGEFORMAT </w:instrText>
    </w:r>
    <w:r>
      <w:fldChar w:fldCharType="separate"/>
    </w:r>
    <w:r>
      <w:rPr>
        <w:lang/>
      </w:rPr>
      <w:t>16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A2FDA">
    <w:pPr>
      <w:pStyle w:val="263"/>
    </w:pPr>
    <w:r>
      <w:fldChar w:fldCharType="begin"/>
    </w:r>
    <w:r>
      <w:instrText xml:space="preserve"> PAGE  \* MERGEFORMAT </w:instrText>
    </w:r>
    <w:r>
      <w:fldChar w:fldCharType="separate"/>
    </w:r>
    <w:r>
      <w:rPr>
        <w:lang/>
      </w:rPr>
      <w:t>15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73A29">
    <w:pPr>
      <w:pStyle w:val="203"/>
    </w:pPr>
    <w:r>
      <w:t>Q/QD-SB-J-GS-9.9—20</w:t>
    </w:r>
    <w:r>
      <w:rPr>
        <w:rFonts w:hint="eastAsia"/>
      </w:rPr>
      <w:t>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C2EB0">
    <w:pPr>
      <w:pStyle w:val="177"/>
    </w:pPr>
    <w:r>
      <w:t>Q/QD-</w:t>
    </w:r>
    <w:r>
      <w:rPr>
        <w:rFonts w:hint="eastAsia"/>
      </w:rPr>
      <w:t>SB</w:t>
    </w:r>
    <w:r>
      <w:t>-J-</w:t>
    </w:r>
    <w:r>
      <w:rPr>
        <w:rFonts w:hint="eastAsia"/>
      </w:rPr>
      <w:t>GS</w:t>
    </w:r>
    <w:r>
      <w:t>-</w:t>
    </w:r>
    <w:r>
      <w:rPr>
        <w:rFonts w:hint="eastAsia"/>
      </w:rPr>
      <w:t>9</w:t>
    </w:r>
    <w:r>
      <w:t>.9—20</w:t>
    </w:r>
    <w:r>
      <w:rPr>
        <w:rFonts w:hint="eastAsia"/>
      </w:rPr>
      <w:t>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2px;height:12px" o:bullet="t">
        <v:imagedata r:id="rId1" o:title=""/>
      </v:shape>
    </w:pict>
  </w:numPicBullet>
  <w:abstractNum w:abstractNumId="0">
    <w:nsid w:val="079102AD"/>
    <w:multiLevelType w:val="multilevel"/>
    <w:tmpl w:val="079102AD"/>
    <w:lvl w:ilvl="0" w:tentative="0">
      <w:start w:val="1"/>
      <w:numFmt w:val="decimal"/>
      <w:pStyle w:val="254"/>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
    <w:nsid w:val="093C6778"/>
    <w:multiLevelType w:val="multilevel"/>
    <w:tmpl w:val="093C6778"/>
    <w:lvl w:ilvl="0" w:tentative="0">
      <w:start w:val="1"/>
      <w:numFmt w:val="decimal"/>
      <w:pStyle w:val="118"/>
      <w:suff w:val="nothing"/>
      <w:lvlText w:val="示例%1："/>
      <w:lvlJc w:val="left"/>
      <w:pPr>
        <w:ind w:left="0" w:firstLine="397"/>
      </w:pPr>
      <w:rPr>
        <w:rFonts w:hint="eastAsia" w:ascii="黑体" w:eastAsia="黑体"/>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09C50776"/>
    <w:multiLevelType w:val="multilevel"/>
    <w:tmpl w:val="09C50776"/>
    <w:lvl w:ilvl="0" w:tentative="0">
      <w:start w:val="1"/>
      <w:numFmt w:val="bullet"/>
      <w:pStyle w:val="168"/>
      <w:lvlText w:val="●"/>
      <w:lvlJc w:val="left"/>
      <w:pPr>
        <w:tabs>
          <w:tab w:val="left" w:pos="1395"/>
        </w:tabs>
        <w:ind w:left="1395" w:hanging="420"/>
      </w:pPr>
      <w:rPr>
        <w:rFonts w:hint="default" w:ascii="Times New Roman" w:hAnsi="Times New Roman" w:eastAsia="宋体"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0AE367E9"/>
    <w:multiLevelType w:val="multilevel"/>
    <w:tmpl w:val="0AE367E9"/>
    <w:lvl w:ilvl="0" w:tentative="0">
      <w:start w:val="1"/>
      <w:numFmt w:val="none"/>
      <w:pStyle w:val="219"/>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4">
    <w:nsid w:val="0C2F101D"/>
    <w:multiLevelType w:val="multilevel"/>
    <w:tmpl w:val="0C2F101D"/>
    <w:lvl w:ilvl="0" w:tentative="0">
      <w:start w:val="1"/>
      <w:numFmt w:val="lowerLetter"/>
      <w:pStyle w:val="223"/>
      <w:lvlText w:val="%1)"/>
      <w:lvlJc w:val="left"/>
      <w:pPr>
        <w:tabs>
          <w:tab w:val="left" w:pos="840"/>
        </w:tabs>
        <w:ind w:left="839" w:hanging="419"/>
      </w:pPr>
      <w:rPr>
        <w:rFonts w:hint="eastAsia" w:ascii="宋体" w:eastAsia="宋体"/>
        <w:b w:val="0"/>
        <w:i w:val="0"/>
        <w:sz w:val="21"/>
        <w:szCs w:val="21"/>
      </w:rPr>
    </w:lvl>
    <w:lvl w:ilvl="1" w:tentative="0">
      <w:start w:val="1"/>
      <w:numFmt w:val="decimal"/>
      <w:pStyle w:val="144"/>
      <w:lvlText w:val="%2)"/>
      <w:lvlJc w:val="left"/>
      <w:pPr>
        <w:tabs>
          <w:tab w:val="left" w:pos="1260"/>
        </w:tabs>
        <w:ind w:left="1259" w:hanging="419"/>
      </w:pPr>
      <w:rPr>
        <w:rFonts w:hint="eastAsia"/>
      </w:rPr>
    </w:lvl>
    <w:lvl w:ilvl="2" w:tentative="0">
      <w:start w:val="1"/>
      <w:numFmt w:val="decimal"/>
      <w:pStyle w:val="259"/>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5">
    <w:nsid w:val="0DDE2B46"/>
    <w:multiLevelType w:val="multilevel"/>
    <w:tmpl w:val="0DDE2B46"/>
    <w:lvl w:ilvl="0" w:tentative="0">
      <w:start w:val="1"/>
      <w:numFmt w:val="lowerLetter"/>
      <w:pStyle w:val="193"/>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6">
    <w:nsid w:val="160F74D7"/>
    <w:multiLevelType w:val="multilevel"/>
    <w:tmpl w:val="160F74D7"/>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7">
    <w:nsid w:val="1B647255"/>
    <w:multiLevelType w:val="multilevel"/>
    <w:tmpl w:val="1B647255"/>
    <w:lvl w:ilvl="0" w:tentative="0">
      <w:start w:val="1"/>
      <w:numFmt w:val="chineseCountingThousand"/>
      <w:pStyle w:val="3"/>
      <w:lvlText w:val="第%1章"/>
      <w:lvlJc w:val="left"/>
      <w:pPr>
        <w:tabs>
          <w:tab w:val="left" w:pos="600"/>
        </w:tabs>
        <w:ind w:left="600" w:hanging="600"/>
      </w:pPr>
      <w:rPr>
        <w:rFonts w:hint="default" w:ascii="Arial" w:hAnsi="Arial" w:eastAsia="黑体"/>
        <w:b/>
        <w:i w:val="0"/>
        <w:sz w:val="36"/>
      </w:rPr>
    </w:lvl>
    <w:lvl w:ilvl="1" w:tentative="0">
      <w:start w:val="1"/>
      <w:numFmt w:val="decimal"/>
      <w:pStyle w:val="6"/>
      <w:isLgl/>
      <w:lvlText w:val="%2"/>
      <w:lvlJc w:val="left"/>
      <w:pPr>
        <w:tabs>
          <w:tab w:val="left" w:pos="1134"/>
        </w:tabs>
        <w:ind w:left="1134" w:hanging="1134"/>
      </w:pPr>
      <w:rPr>
        <w:rFonts w:hint="default" w:ascii="Arial" w:hAnsi="Arial" w:eastAsia="黑体"/>
        <w:b/>
        <w:i w:val="0"/>
        <w:sz w:val="32"/>
      </w:rPr>
    </w:lvl>
    <w:lvl w:ilvl="2" w:tentative="0">
      <w:start w:val="1"/>
      <w:numFmt w:val="decimal"/>
      <w:pStyle w:val="8"/>
      <w:isLgl/>
      <w:lvlText w:val="%2.%3"/>
      <w:lvlJc w:val="left"/>
      <w:pPr>
        <w:tabs>
          <w:tab w:val="left" w:pos="851"/>
        </w:tabs>
        <w:ind w:left="851" w:hanging="851"/>
      </w:pPr>
      <w:rPr>
        <w:rFonts w:hint="default" w:ascii="Arial" w:hAnsi="Arial" w:eastAsia="黑体"/>
        <w:b/>
        <w:i w:val="0"/>
        <w:sz w:val="30"/>
      </w:rPr>
    </w:lvl>
    <w:lvl w:ilvl="3" w:tentative="0">
      <w:start w:val="1"/>
      <w:numFmt w:val="decimal"/>
      <w:pStyle w:val="10"/>
      <w:isLgl/>
      <w:lvlText w:val="%2.%3.%4"/>
      <w:lvlJc w:val="left"/>
      <w:pPr>
        <w:tabs>
          <w:tab w:val="left" w:pos="1134"/>
        </w:tabs>
        <w:ind w:left="1134" w:hanging="1134"/>
      </w:pPr>
      <w:rPr>
        <w:rFonts w:hint="default" w:ascii="Arial" w:hAnsi="Arial" w:eastAsia="黑体"/>
        <w:b/>
        <w:i w:val="0"/>
        <w:sz w:val="28"/>
      </w:rPr>
    </w:lvl>
    <w:lvl w:ilvl="4" w:tentative="0">
      <w:start w:val="1"/>
      <w:numFmt w:val="decimal"/>
      <w:pStyle w:val="12"/>
      <w:isLgl/>
      <w:lvlText w:val="%2.%3.%4.%5"/>
      <w:lvlJc w:val="left"/>
      <w:pPr>
        <w:tabs>
          <w:tab w:val="left" w:pos="992"/>
        </w:tabs>
        <w:ind w:left="992" w:hanging="992"/>
      </w:pPr>
      <w:rPr>
        <w:rFonts w:hint="default" w:ascii="Arial" w:hAnsi="Arial" w:eastAsia="黑体"/>
        <w:b/>
        <w:i w:val="0"/>
        <w:sz w:val="24"/>
      </w:rPr>
    </w:lvl>
    <w:lvl w:ilvl="5" w:tentative="0">
      <w:start w:val="1"/>
      <w:numFmt w:val="decimal"/>
      <w:pStyle w:val="253"/>
      <w:isLgl/>
      <w:lvlText w:val="%2.%3.%4.%5.%6"/>
      <w:lvlJc w:val="left"/>
      <w:pPr>
        <w:tabs>
          <w:tab w:val="left" w:pos="1134"/>
        </w:tabs>
        <w:ind w:left="1134" w:hanging="1134"/>
      </w:pPr>
      <w:rPr>
        <w:rFonts w:hint="default" w:ascii="Arial" w:hAnsi="Arial" w:eastAsia="黑体"/>
        <w:sz w:val="24"/>
      </w:rPr>
    </w:lvl>
    <w:lvl w:ilvl="6" w:tentative="0">
      <w:start w:val="1"/>
      <w:numFmt w:val="decimal"/>
      <w:pStyle w:val="261"/>
      <w:isLgl/>
      <w:lvlText w:val="%2.%3.%4.%5.%6.%7"/>
      <w:lvlJc w:val="left"/>
      <w:pPr>
        <w:tabs>
          <w:tab w:val="left" w:pos="1276"/>
        </w:tabs>
        <w:ind w:left="1276" w:hanging="1276"/>
      </w:pPr>
      <w:rPr>
        <w:rFonts w:hint="eastAsia"/>
      </w:rPr>
    </w:lvl>
    <w:lvl w:ilvl="7" w:tentative="0">
      <w:start w:val="1"/>
      <w:numFmt w:val="decimal"/>
      <w:isLgl/>
      <w:lvlText w:val="%1.%2.%3.%4.%5.%6.%7.%8."/>
      <w:lvlJc w:val="left"/>
      <w:pPr>
        <w:tabs>
          <w:tab w:val="left" w:pos="1418"/>
        </w:tabs>
        <w:ind w:left="1418" w:hanging="1418"/>
      </w:pPr>
      <w:rPr>
        <w:rFonts w:hint="eastAsia"/>
      </w:rPr>
    </w:lvl>
    <w:lvl w:ilvl="8" w:tentative="0">
      <w:start w:val="1"/>
      <w:numFmt w:val="decimal"/>
      <w:isLgl/>
      <w:lvlText w:val="%1.%2.%3.%4.%5.%6.%7.%8.%9."/>
      <w:lvlJc w:val="left"/>
      <w:pPr>
        <w:tabs>
          <w:tab w:val="left" w:pos="1559"/>
        </w:tabs>
        <w:ind w:left="1559" w:hanging="1559"/>
      </w:pPr>
      <w:rPr>
        <w:rFonts w:hint="eastAsia"/>
      </w:rPr>
    </w:lvl>
  </w:abstractNum>
  <w:abstractNum w:abstractNumId="8">
    <w:nsid w:val="1DBF583A"/>
    <w:multiLevelType w:val="multilevel"/>
    <w:tmpl w:val="1DBF583A"/>
    <w:lvl w:ilvl="0" w:tentative="0">
      <w:start w:val="1"/>
      <w:numFmt w:val="decimal"/>
      <w:pStyle w:val="255"/>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9">
    <w:nsid w:val="1F2F0514"/>
    <w:multiLevelType w:val="multilevel"/>
    <w:tmpl w:val="1F2F0514"/>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0">
    <w:nsid w:val="1FC91163"/>
    <w:multiLevelType w:val="multilevel"/>
    <w:tmpl w:val="1FC91163"/>
    <w:lvl w:ilvl="0" w:tentative="0">
      <w:start w:val="1"/>
      <w:numFmt w:val="decimal"/>
      <w:pStyle w:val="238"/>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148"/>
      <w:suff w:val="nothing"/>
      <w:lvlText w:val="%1.%2　"/>
      <w:lvlJc w:val="left"/>
      <w:pPr>
        <w:ind w:left="0"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pStyle w:val="147"/>
      <w:suff w:val="nothing"/>
      <w:lvlText w:val="%1.%2.%3　"/>
      <w:lvlJc w:val="left"/>
      <w:pPr>
        <w:ind w:left="0" w:firstLine="0"/>
      </w:pPr>
      <w:rPr>
        <w:rFonts w:hint="eastAsia" w:ascii="黑体" w:hAnsi="Times New Roman" w:eastAsia="黑体"/>
        <w:b w:val="0"/>
        <w:i w:val="0"/>
        <w:sz w:val="21"/>
      </w:rPr>
    </w:lvl>
    <w:lvl w:ilvl="3" w:tentative="0">
      <w:start w:val="1"/>
      <w:numFmt w:val="decimal"/>
      <w:pStyle w:val="146"/>
      <w:suff w:val="nothing"/>
      <w:lvlText w:val="%1.%2.%3.%4　"/>
      <w:lvlJc w:val="left"/>
      <w:pPr>
        <w:ind w:left="0" w:firstLine="0"/>
      </w:pPr>
      <w:rPr>
        <w:rFonts w:hint="eastAsia" w:ascii="黑体" w:hAnsi="Times New Roman" w:eastAsia="黑体"/>
        <w:b w:val="0"/>
        <w:i w:val="0"/>
        <w:sz w:val="21"/>
      </w:rPr>
    </w:lvl>
    <w:lvl w:ilvl="4" w:tentative="0">
      <w:start w:val="1"/>
      <w:numFmt w:val="decimal"/>
      <w:pStyle w:val="201"/>
      <w:suff w:val="nothing"/>
      <w:lvlText w:val="%1.%2.%3.%4.%5　"/>
      <w:lvlJc w:val="left"/>
      <w:pPr>
        <w:ind w:left="0" w:firstLine="0"/>
      </w:pPr>
      <w:rPr>
        <w:rFonts w:hint="eastAsia" w:ascii="黑体" w:hAnsi="Times New Roman" w:eastAsia="黑体"/>
        <w:b w:val="0"/>
        <w:i w:val="0"/>
        <w:sz w:val="21"/>
      </w:rPr>
    </w:lvl>
    <w:lvl w:ilvl="5" w:tentative="0">
      <w:start w:val="1"/>
      <w:numFmt w:val="decimal"/>
      <w:pStyle w:val="209"/>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1">
    <w:nsid w:val="2A8F7113"/>
    <w:multiLevelType w:val="multilevel"/>
    <w:tmpl w:val="2A8F7113"/>
    <w:lvl w:ilvl="0" w:tentative="0">
      <w:start w:val="1"/>
      <w:numFmt w:val="upperLetter"/>
      <w:pStyle w:val="230"/>
      <w:suff w:val="space"/>
      <w:lvlText w:val="%1"/>
      <w:lvlJc w:val="left"/>
      <w:pPr>
        <w:ind w:left="623" w:hanging="425"/>
      </w:pPr>
      <w:rPr>
        <w:rFonts w:hint="eastAsia"/>
      </w:rPr>
    </w:lvl>
    <w:lvl w:ilvl="1" w:tentative="0">
      <w:start w:val="1"/>
      <w:numFmt w:val="decimal"/>
      <w:pStyle w:val="176"/>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12">
    <w:nsid w:val="2C5917C3"/>
    <w:multiLevelType w:val="multilevel"/>
    <w:tmpl w:val="2C5917C3"/>
    <w:lvl w:ilvl="0" w:tentative="0">
      <w:start w:val="1"/>
      <w:numFmt w:val="none"/>
      <w:pStyle w:val="175"/>
      <w:suff w:val="nothing"/>
      <w:lvlText w:val="%1——"/>
      <w:lvlJc w:val="left"/>
      <w:pPr>
        <w:ind w:left="833" w:hanging="408"/>
      </w:pPr>
      <w:rPr>
        <w:rFonts w:hint="eastAsia"/>
      </w:rPr>
    </w:lvl>
    <w:lvl w:ilvl="1" w:tentative="0">
      <w:start w:val="1"/>
      <w:numFmt w:val="bullet"/>
      <w:pStyle w:val="202"/>
      <w:lvlText w:val=""/>
      <w:lvlJc w:val="left"/>
      <w:pPr>
        <w:tabs>
          <w:tab w:val="left" w:pos="760"/>
        </w:tabs>
        <w:ind w:left="1264" w:hanging="413"/>
      </w:pPr>
      <w:rPr>
        <w:rFonts w:hint="default" w:ascii="Symbol" w:hAnsi="Symbol"/>
        <w:color w:val="auto"/>
      </w:rPr>
    </w:lvl>
    <w:lvl w:ilvl="2" w:tentative="0">
      <w:start w:val="1"/>
      <w:numFmt w:val="bullet"/>
      <w:pStyle w:val="190"/>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3">
    <w:nsid w:val="2C711941"/>
    <w:multiLevelType w:val="multilevel"/>
    <w:tmpl w:val="2C711941"/>
    <w:lvl w:ilvl="0" w:tentative="0">
      <w:start w:val="1"/>
      <w:numFmt w:val="none"/>
      <w:pStyle w:val="252"/>
      <w:lvlText w:val="%1●"/>
      <w:lvlJc w:val="left"/>
      <w:pPr>
        <w:tabs>
          <w:tab w:val="left" w:pos="907"/>
        </w:tabs>
        <w:ind w:left="907" w:hanging="340"/>
      </w:pPr>
      <w:rPr>
        <w:rFonts w:hint="default" w:ascii="Times New Roman" w:hAnsi="Times New Roman" w:eastAsia="宋体"/>
      </w:rPr>
    </w:lvl>
    <w:lvl w:ilvl="1" w:tentative="0">
      <w:start w:val="1"/>
      <w:numFmt w:val="none"/>
      <w:lvlRestart w:val="0"/>
      <w:lvlText w:val="%1▪"/>
      <w:lvlJc w:val="left"/>
      <w:pPr>
        <w:tabs>
          <w:tab w:val="left" w:pos="1361"/>
        </w:tabs>
        <w:ind w:left="1361" w:hanging="454"/>
      </w:pPr>
      <w:rPr>
        <w:rFonts w:hint="eastAsia"/>
      </w:rPr>
    </w:lvl>
    <w:lvl w:ilvl="2" w:tentative="0">
      <w:start w:val="1"/>
      <w:numFmt w:val="decimal"/>
      <w:lvlText w:val="%1.%2.%3"/>
      <w:lvlJc w:val="left"/>
      <w:pPr>
        <w:tabs>
          <w:tab w:val="left" w:pos="1931"/>
        </w:tabs>
        <w:ind w:left="1418" w:hanging="567"/>
      </w:pPr>
      <w:rPr>
        <w:rFonts w:hint="eastAsia"/>
      </w:rPr>
    </w:lvl>
    <w:lvl w:ilvl="3" w:tentative="0">
      <w:start w:val="1"/>
      <w:numFmt w:val="decimal"/>
      <w:lvlText w:val="%1.%2.%3.%4"/>
      <w:lvlJc w:val="left"/>
      <w:pPr>
        <w:tabs>
          <w:tab w:val="left" w:pos="2716"/>
        </w:tabs>
        <w:ind w:left="1984" w:hanging="708"/>
      </w:pPr>
      <w:rPr>
        <w:rFonts w:hint="eastAsia"/>
      </w:rPr>
    </w:lvl>
    <w:lvl w:ilvl="4" w:tentative="0">
      <w:start w:val="1"/>
      <w:numFmt w:val="decimal"/>
      <w:lvlText w:val="%1.%2.%3.%4.%5"/>
      <w:lvlJc w:val="left"/>
      <w:pPr>
        <w:tabs>
          <w:tab w:val="left" w:pos="3501"/>
        </w:tabs>
        <w:ind w:left="2551" w:hanging="850"/>
      </w:pPr>
      <w:rPr>
        <w:rFonts w:hint="eastAsia"/>
      </w:rPr>
    </w:lvl>
    <w:lvl w:ilvl="5" w:tentative="0">
      <w:start w:val="1"/>
      <w:numFmt w:val="decimal"/>
      <w:lvlText w:val="%1.%2.%3.%4.%5.%6"/>
      <w:lvlJc w:val="left"/>
      <w:pPr>
        <w:tabs>
          <w:tab w:val="left" w:pos="4286"/>
        </w:tabs>
        <w:ind w:left="3260" w:hanging="1134"/>
      </w:pPr>
      <w:rPr>
        <w:rFonts w:hint="eastAsia"/>
      </w:rPr>
    </w:lvl>
    <w:lvl w:ilvl="6" w:tentative="0">
      <w:start w:val="1"/>
      <w:numFmt w:val="decimal"/>
      <w:lvlText w:val="%1.%2.%3.%4.%5.%6.%7"/>
      <w:lvlJc w:val="left"/>
      <w:pPr>
        <w:tabs>
          <w:tab w:val="left" w:pos="5071"/>
        </w:tabs>
        <w:ind w:left="3827" w:hanging="1276"/>
      </w:pPr>
      <w:rPr>
        <w:rFonts w:hint="eastAsia"/>
      </w:rPr>
    </w:lvl>
    <w:lvl w:ilvl="7" w:tentative="0">
      <w:start w:val="1"/>
      <w:numFmt w:val="decimal"/>
      <w:lvlText w:val="%1.%2.%3.%4.%5.%6.%7.%8"/>
      <w:lvlJc w:val="left"/>
      <w:pPr>
        <w:tabs>
          <w:tab w:val="left" w:pos="5856"/>
        </w:tabs>
        <w:ind w:left="4394" w:hanging="1418"/>
      </w:pPr>
      <w:rPr>
        <w:rFonts w:hint="eastAsia"/>
      </w:rPr>
    </w:lvl>
    <w:lvl w:ilvl="8" w:tentative="0">
      <w:start w:val="1"/>
      <w:numFmt w:val="decimal"/>
      <w:lvlText w:val="%1.%2.%3.%4.%5.%6.%7.%8.%9"/>
      <w:lvlJc w:val="left"/>
      <w:pPr>
        <w:tabs>
          <w:tab w:val="left" w:pos="6642"/>
        </w:tabs>
        <w:ind w:left="5102" w:hanging="1700"/>
      </w:pPr>
      <w:rPr>
        <w:rFonts w:hint="eastAsia"/>
      </w:rPr>
    </w:lvl>
  </w:abstractNum>
  <w:abstractNum w:abstractNumId="14">
    <w:nsid w:val="32331E53"/>
    <w:multiLevelType w:val="multilevel"/>
    <w:tmpl w:val="32331E53"/>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5">
    <w:nsid w:val="37015BD4"/>
    <w:multiLevelType w:val="multilevel"/>
    <w:tmpl w:val="37015BD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38821206"/>
    <w:multiLevelType w:val="multilevel"/>
    <w:tmpl w:val="38821206"/>
    <w:lvl w:ilvl="0" w:tentative="0">
      <w:start w:val="1"/>
      <w:numFmt w:val="decimal"/>
      <w:pStyle w:val="281"/>
      <w:lvlText w:val="%1)"/>
      <w:lvlJc w:val="left"/>
      <w:pPr>
        <w:tabs>
          <w:tab w:val="left" w:pos="1304"/>
        </w:tabs>
        <w:ind w:left="1304" w:hanging="39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39720ECD"/>
    <w:multiLevelType w:val="multilevel"/>
    <w:tmpl w:val="39720ECD"/>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8">
    <w:nsid w:val="3D733618"/>
    <w:multiLevelType w:val="multilevel"/>
    <w:tmpl w:val="3D733618"/>
    <w:lvl w:ilvl="0" w:tentative="0">
      <w:start w:val="1"/>
      <w:numFmt w:val="decimal"/>
      <w:pStyle w:val="43"/>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19">
    <w:nsid w:val="45C1FB42"/>
    <w:multiLevelType w:val="singleLevel"/>
    <w:tmpl w:val="45C1FB42"/>
    <w:lvl w:ilvl="0" w:tentative="0">
      <w:start w:val="1"/>
      <w:numFmt w:val="decimal"/>
      <w:suff w:val="nothing"/>
      <w:lvlText w:val="%1、"/>
      <w:lvlJc w:val="left"/>
    </w:lvl>
  </w:abstractNum>
  <w:abstractNum w:abstractNumId="20">
    <w:nsid w:val="47EB3B4C"/>
    <w:multiLevelType w:val="multilevel"/>
    <w:tmpl w:val="47EB3B4C"/>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21">
    <w:nsid w:val="4B6F388D"/>
    <w:multiLevelType w:val="multilevel"/>
    <w:tmpl w:val="4B6F388D"/>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22">
    <w:nsid w:val="4B733A5F"/>
    <w:multiLevelType w:val="multilevel"/>
    <w:tmpl w:val="4B733A5F"/>
    <w:lvl w:ilvl="0" w:tentative="0">
      <w:start w:val="1"/>
      <w:numFmt w:val="decimal"/>
      <w:pStyle w:val="237"/>
      <w:suff w:val="nothing"/>
      <w:lvlText w:val="示例%1："/>
      <w:lvlJc w:val="left"/>
      <w:pPr>
        <w:ind w:left="0" w:firstLine="363"/>
      </w:pPr>
      <w:rPr>
        <w:rFonts w:hint="eastAsia" w:ascii="黑体" w:hAnsi="Times New Roman" w:eastAsia="黑体"/>
        <w:b w:val="0"/>
        <w:i w:val="0"/>
        <w:sz w:val="18"/>
        <w:szCs w:val="18"/>
        <w:vertAlign w:val="baseline"/>
      </w:rPr>
    </w:lvl>
    <w:lvl w:ilvl="1" w:tentative="0">
      <w:start w:val="1"/>
      <w:numFmt w:val="none"/>
      <w:suff w:val="space"/>
      <w:lvlText w:val=""/>
      <w:lvlJc w:val="left"/>
      <w:pPr>
        <w:ind w:left="0" w:firstLine="0"/>
      </w:pPr>
      <w:rPr>
        <w:rFonts w:hint="eastAsia"/>
        <w:vertAlign w:val="baseline"/>
      </w:rPr>
    </w:lvl>
    <w:lvl w:ilvl="2" w:tentative="0">
      <w:start w:val="1"/>
      <w:numFmt w:val="decimal"/>
      <w:suff w:val="space"/>
      <w:lvlText w:val="2.2.%3"/>
      <w:lvlJc w:val="left"/>
      <w:pPr>
        <w:ind w:left="0" w:firstLine="0"/>
      </w:pPr>
      <w:rPr>
        <w:rFonts w:hint="eastAsia"/>
        <w:vertAlign w:val="baseline"/>
      </w:rPr>
    </w:lvl>
    <w:lvl w:ilvl="3" w:tentative="0">
      <w:start w:val="1"/>
      <w:numFmt w:val="decimal"/>
      <w:lvlText w:val="%4."/>
      <w:lvlJc w:val="left"/>
      <w:pPr>
        <w:tabs>
          <w:tab w:val="left" w:pos="0"/>
        </w:tabs>
        <w:ind w:left="992" w:hanging="629"/>
      </w:pPr>
      <w:rPr>
        <w:rFonts w:hint="eastAsia"/>
        <w:vertAlign w:val="baseline"/>
      </w:rPr>
    </w:lvl>
    <w:lvl w:ilvl="4" w:tentative="0">
      <w:start w:val="1"/>
      <w:numFmt w:val="lowerLetter"/>
      <w:lvlText w:val="%5)"/>
      <w:lvlJc w:val="left"/>
      <w:pPr>
        <w:tabs>
          <w:tab w:val="left" w:pos="0"/>
        </w:tabs>
        <w:ind w:left="992" w:hanging="629"/>
      </w:pPr>
      <w:rPr>
        <w:rFonts w:hint="eastAsia"/>
        <w:vertAlign w:val="baseline"/>
      </w:rPr>
    </w:lvl>
    <w:lvl w:ilvl="5" w:tentative="0">
      <w:start w:val="1"/>
      <w:numFmt w:val="lowerRoman"/>
      <w:lvlText w:val="%6."/>
      <w:lvlJc w:val="right"/>
      <w:pPr>
        <w:tabs>
          <w:tab w:val="left" w:pos="0"/>
        </w:tabs>
        <w:ind w:left="992" w:hanging="629"/>
      </w:pPr>
      <w:rPr>
        <w:rFonts w:hint="eastAsia"/>
        <w:vertAlign w:val="baseline"/>
      </w:rPr>
    </w:lvl>
    <w:lvl w:ilvl="6" w:tentative="0">
      <w:start w:val="1"/>
      <w:numFmt w:val="decimal"/>
      <w:lvlText w:val="%7."/>
      <w:lvlJc w:val="left"/>
      <w:pPr>
        <w:tabs>
          <w:tab w:val="left" w:pos="0"/>
        </w:tabs>
        <w:ind w:left="992" w:hanging="629"/>
      </w:pPr>
      <w:rPr>
        <w:rFonts w:hint="eastAsia"/>
        <w:vertAlign w:val="baseline"/>
      </w:rPr>
    </w:lvl>
    <w:lvl w:ilvl="7" w:tentative="0">
      <w:start w:val="1"/>
      <w:numFmt w:val="lowerLetter"/>
      <w:lvlText w:val="%8)"/>
      <w:lvlJc w:val="left"/>
      <w:pPr>
        <w:tabs>
          <w:tab w:val="left" w:pos="0"/>
        </w:tabs>
        <w:ind w:left="992" w:hanging="629"/>
      </w:pPr>
      <w:rPr>
        <w:rFonts w:hint="eastAsia"/>
        <w:vertAlign w:val="baseline"/>
      </w:rPr>
    </w:lvl>
    <w:lvl w:ilvl="8" w:tentative="0">
      <w:start w:val="1"/>
      <w:numFmt w:val="lowerRoman"/>
      <w:lvlText w:val="%9."/>
      <w:lvlJc w:val="right"/>
      <w:pPr>
        <w:tabs>
          <w:tab w:val="left" w:pos="0"/>
        </w:tabs>
        <w:ind w:left="992" w:hanging="629"/>
      </w:pPr>
      <w:rPr>
        <w:rFonts w:hint="eastAsia"/>
        <w:vertAlign w:val="baseline"/>
      </w:rPr>
    </w:lvl>
  </w:abstractNum>
  <w:abstractNum w:abstractNumId="23">
    <w:nsid w:val="4E597D9E"/>
    <w:multiLevelType w:val="multilevel"/>
    <w:tmpl w:val="4E597D9E"/>
    <w:lvl w:ilvl="0" w:tentative="0">
      <w:start w:val="1"/>
      <w:numFmt w:val="decimal"/>
      <w:pStyle w:val="179"/>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4">
    <w:nsid w:val="5284676B"/>
    <w:multiLevelType w:val="multilevel"/>
    <w:tmpl w:val="5284676B"/>
    <w:lvl w:ilvl="0" w:tentative="0">
      <w:start w:val="1"/>
      <w:numFmt w:val="bullet"/>
      <w:pStyle w:val="165"/>
      <w:lvlText w:val=""/>
      <w:lvlPicBulletId w:val="0"/>
      <w:lvlJc w:val="left"/>
      <w:pPr>
        <w:ind w:left="1327" w:hanging="420"/>
      </w:pPr>
      <w:rPr>
        <w:rFonts w:hint="default" w:ascii="Symbol" w:hAnsi="Symbol"/>
        <w:color w:val="auto"/>
      </w:rPr>
    </w:lvl>
    <w:lvl w:ilvl="1" w:tentative="0">
      <w:start w:val="1"/>
      <w:numFmt w:val="bullet"/>
      <w:lvlText w:val=""/>
      <w:lvlJc w:val="left"/>
      <w:pPr>
        <w:ind w:left="1747" w:hanging="420"/>
      </w:pPr>
      <w:rPr>
        <w:rFonts w:hint="default" w:ascii="Wingdings" w:hAnsi="Wingdings"/>
      </w:rPr>
    </w:lvl>
    <w:lvl w:ilvl="2" w:tentative="0">
      <w:start w:val="1"/>
      <w:numFmt w:val="bullet"/>
      <w:lvlText w:val=""/>
      <w:lvlJc w:val="left"/>
      <w:pPr>
        <w:ind w:left="2167" w:hanging="420"/>
      </w:pPr>
      <w:rPr>
        <w:rFonts w:hint="default" w:ascii="Wingdings" w:hAnsi="Wingdings"/>
      </w:rPr>
    </w:lvl>
    <w:lvl w:ilvl="3" w:tentative="0">
      <w:start w:val="1"/>
      <w:numFmt w:val="bullet"/>
      <w:lvlText w:val=""/>
      <w:lvlJc w:val="left"/>
      <w:pPr>
        <w:ind w:left="2587" w:hanging="420"/>
      </w:pPr>
      <w:rPr>
        <w:rFonts w:hint="default" w:ascii="Wingdings" w:hAnsi="Wingdings"/>
      </w:rPr>
    </w:lvl>
    <w:lvl w:ilvl="4" w:tentative="0">
      <w:start w:val="1"/>
      <w:numFmt w:val="bullet"/>
      <w:lvlText w:val=""/>
      <w:lvlJc w:val="left"/>
      <w:pPr>
        <w:ind w:left="3007" w:hanging="420"/>
      </w:pPr>
      <w:rPr>
        <w:rFonts w:hint="default" w:ascii="Wingdings" w:hAnsi="Wingdings"/>
      </w:rPr>
    </w:lvl>
    <w:lvl w:ilvl="5" w:tentative="0">
      <w:start w:val="1"/>
      <w:numFmt w:val="bullet"/>
      <w:lvlText w:val=""/>
      <w:lvlJc w:val="left"/>
      <w:pPr>
        <w:ind w:left="3427" w:hanging="420"/>
      </w:pPr>
      <w:rPr>
        <w:rFonts w:hint="default" w:ascii="Wingdings" w:hAnsi="Wingdings"/>
      </w:rPr>
    </w:lvl>
    <w:lvl w:ilvl="6" w:tentative="0">
      <w:start w:val="1"/>
      <w:numFmt w:val="bullet"/>
      <w:lvlText w:val=""/>
      <w:lvlJc w:val="left"/>
      <w:pPr>
        <w:ind w:left="3847" w:hanging="420"/>
      </w:pPr>
      <w:rPr>
        <w:rFonts w:hint="default" w:ascii="Wingdings" w:hAnsi="Wingdings"/>
      </w:rPr>
    </w:lvl>
    <w:lvl w:ilvl="7" w:tentative="0">
      <w:start w:val="1"/>
      <w:numFmt w:val="bullet"/>
      <w:lvlText w:val=""/>
      <w:lvlJc w:val="left"/>
      <w:pPr>
        <w:ind w:left="4267" w:hanging="420"/>
      </w:pPr>
      <w:rPr>
        <w:rFonts w:hint="default" w:ascii="Wingdings" w:hAnsi="Wingdings"/>
      </w:rPr>
    </w:lvl>
    <w:lvl w:ilvl="8" w:tentative="0">
      <w:start w:val="1"/>
      <w:numFmt w:val="bullet"/>
      <w:lvlText w:val=""/>
      <w:lvlJc w:val="left"/>
      <w:pPr>
        <w:ind w:left="4687" w:hanging="420"/>
      </w:pPr>
      <w:rPr>
        <w:rFonts w:hint="default" w:ascii="Wingdings" w:hAnsi="Wingdings"/>
      </w:rPr>
    </w:lvl>
  </w:abstractNum>
  <w:abstractNum w:abstractNumId="25">
    <w:nsid w:val="54B870A6"/>
    <w:multiLevelType w:val="multilevel"/>
    <w:tmpl w:val="54B870A6"/>
    <w:lvl w:ilvl="0" w:tentative="0">
      <w:start w:val="1"/>
      <w:numFmt w:val="bullet"/>
      <w:pStyle w:val="167"/>
      <w:lvlText w:val=""/>
      <w:lvlJc w:val="left"/>
      <w:pPr>
        <w:ind w:left="420" w:hanging="420"/>
      </w:pPr>
      <w:rPr>
        <w:rFonts w:hint="default" w:ascii="Wingdings" w:hAnsi="Wingdings"/>
        <w:color w:val="auto"/>
        <w:sz w:val="24"/>
      </w:rPr>
    </w:lvl>
    <w:lvl w:ilvl="1" w:tentative="0">
      <w:start w:val="1"/>
      <w:numFmt w:val="bullet"/>
      <w:lvlText w:val=""/>
      <w:lvlJc w:val="left"/>
      <w:pPr>
        <w:tabs>
          <w:tab w:val="left" w:pos="-11"/>
        </w:tabs>
        <w:ind w:left="-11" w:hanging="420"/>
      </w:pPr>
      <w:rPr>
        <w:rFonts w:hint="default" w:ascii="Wingdings" w:hAnsi="Wingdings"/>
      </w:rPr>
    </w:lvl>
    <w:lvl w:ilvl="2" w:tentative="0">
      <w:start w:val="1"/>
      <w:numFmt w:val="bullet"/>
      <w:lvlText w:val=""/>
      <w:lvlJc w:val="left"/>
      <w:pPr>
        <w:tabs>
          <w:tab w:val="left" w:pos="409"/>
        </w:tabs>
        <w:ind w:left="409" w:hanging="420"/>
      </w:pPr>
      <w:rPr>
        <w:rFonts w:hint="default" w:ascii="Wingdings" w:hAnsi="Wingdings"/>
      </w:rPr>
    </w:lvl>
    <w:lvl w:ilvl="3" w:tentative="0">
      <w:start w:val="1"/>
      <w:numFmt w:val="bullet"/>
      <w:lvlText w:val=""/>
      <w:lvlJc w:val="left"/>
      <w:pPr>
        <w:tabs>
          <w:tab w:val="left" w:pos="829"/>
        </w:tabs>
        <w:ind w:left="829" w:hanging="420"/>
      </w:pPr>
      <w:rPr>
        <w:rFonts w:hint="default" w:ascii="Wingdings" w:hAnsi="Wingdings"/>
      </w:rPr>
    </w:lvl>
    <w:lvl w:ilvl="4" w:tentative="0">
      <w:start w:val="1"/>
      <w:numFmt w:val="bullet"/>
      <w:lvlText w:val=""/>
      <w:lvlJc w:val="left"/>
      <w:pPr>
        <w:tabs>
          <w:tab w:val="left" w:pos="1249"/>
        </w:tabs>
        <w:ind w:left="1249" w:hanging="420"/>
      </w:pPr>
      <w:rPr>
        <w:rFonts w:hint="default" w:ascii="Wingdings" w:hAnsi="Wingdings"/>
      </w:rPr>
    </w:lvl>
    <w:lvl w:ilvl="5" w:tentative="0">
      <w:start w:val="1"/>
      <w:numFmt w:val="bullet"/>
      <w:lvlText w:val=""/>
      <w:lvlJc w:val="left"/>
      <w:pPr>
        <w:tabs>
          <w:tab w:val="left" w:pos="1669"/>
        </w:tabs>
        <w:ind w:left="1669" w:hanging="420"/>
      </w:pPr>
      <w:rPr>
        <w:rFonts w:hint="default" w:ascii="Wingdings" w:hAnsi="Wingdings"/>
      </w:rPr>
    </w:lvl>
    <w:lvl w:ilvl="6" w:tentative="0">
      <w:start w:val="1"/>
      <w:numFmt w:val="bullet"/>
      <w:lvlText w:val=""/>
      <w:lvlJc w:val="left"/>
      <w:pPr>
        <w:tabs>
          <w:tab w:val="left" w:pos="2089"/>
        </w:tabs>
        <w:ind w:left="2089" w:hanging="420"/>
      </w:pPr>
      <w:rPr>
        <w:rFonts w:hint="default" w:ascii="Wingdings" w:hAnsi="Wingdings"/>
      </w:rPr>
    </w:lvl>
    <w:lvl w:ilvl="7" w:tentative="0">
      <w:start w:val="1"/>
      <w:numFmt w:val="bullet"/>
      <w:lvlText w:val=""/>
      <w:lvlJc w:val="left"/>
      <w:pPr>
        <w:tabs>
          <w:tab w:val="left" w:pos="2509"/>
        </w:tabs>
        <w:ind w:left="2509" w:hanging="420"/>
      </w:pPr>
      <w:rPr>
        <w:rFonts w:hint="default" w:ascii="Wingdings" w:hAnsi="Wingdings"/>
      </w:rPr>
    </w:lvl>
    <w:lvl w:ilvl="8" w:tentative="0">
      <w:start w:val="1"/>
      <w:numFmt w:val="bullet"/>
      <w:lvlText w:val=""/>
      <w:lvlJc w:val="left"/>
      <w:pPr>
        <w:tabs>
          <w:tab w:val="left" w:pos="2929"/>
        </w:tabs>
        <w:ind w:left="2929" w:hanging="420"/>
      </w:pPr>
      <w:rPr>
        <w:rFonts w:hint="default" w:ascii="Wingdings" w:hAnsi="Wingdings"/>
      </w:rPr>
    </w:lvl>
  </w:abstractNum>
  <w:abstractNum w:abstractNumId="26">
    <w:nsid w:val="557C2AF5"/>
    <w:multiLevelType w:val="multilevel"/>
    <w:tmpl w:val="557C2AF5"/>
    <w:lvl w:ilvl="0" w:tentative="0">
      <w:start w:val="1"/>
      <w:numFmt w:val="decimal"/>
      <w:pStyle w:val="270"/>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7">
    <w:nsid w:val="582552AE"/>
    <w:multiLevelType w:val="multilevel"/>
    <w:tmpl w:val="582552AE"/>
    <w:lvl w:ilvl="0" w:tentative="0">
      <w:start w:val="1"/>
      <w:numFmt w:val="bullet"/>
      <w:pStyle w:val="215"/>
      <w:lvlText w:val=""/>
      <w:lvlJc w:val="left"/>
      <w:pPr>
        <w:tabs>
          <w:tab w:val="left" w:pos="941"/>
        </w:tabs>
        <w:ind w:left="941" w:hanging="374"/>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8">
    <w:nsid w:val="5FBA40A1"/>
    <w:multiLevelType w:val="multilevel"/>
    <w:tmpl w:val="5FBA40A1"/>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29">
    <w:nsid w:val="60B55DC2"/>
    <w:multiLevelType w:val="multilevel"/>
    <w:tmpl w:val="60B55DC2"/>
    <w:lvl w:ilvl="0" w:tentative="0">
      <w:start w:val="1"/>
      <w:numFmt w:val="upperLetter"/>
      <w:pStyle w:val="232"/>
      <w:lvlText w:val="%1"/>
      <w:lvlJc w:val="left"/>
      <w:pPr>
        <w:tabs>
          <w:tab w:val="left" w:pos="0"/>
        </w:tabs>
        <w:ind w:left="0" w:hanging="425"/>
      </w:pPr>
      <w:rPr>
        <w:rFonts w:hint="eastAsia"/>
      </w:rPr>
    </w:lvl>
    <w:lvl w:ilvl="1" w:tentative="0">
      <w:start w:val="1"/>
      <w:numFmt w:val="decimal"/>
      <w:pStyle w:val="251"/>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30">
    <w:nsid w:val="646260FA"/>
    <w:multiLevelType w:val="multilevel"/>
    <w:tmpl w:val="646260FA"/>
    <w:lvl w:ilvl="0" w:tentative="0">
      <w:start w:val="1"/>
      <w:numFmt w:val="decimal"/>
      <w:pStyle w:val="160"/>
      <w:suff w:val="nothing"/>
      <w:lvlText w:val="表%1　"/>
      <w:lvlJc w:val="left"/>
      <w:pPr>
        <w:ind w:left="0" w:firstLine="0"/>
      </w:pPr>
      <w:rPr>
        <w:rFonts w:hint="eastAsia" w:ascii="黑体" w:hAnsi="Times New Roman" w:eastAsia="黑体"/>
        <w:b w:val="0"/>
        <w:i w:val="0"/>
        <w:sz w:val="21"/>
        <w:lang w:val="en-US"/>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1">
    <w:nsid w:val="651935E8"/>
    <w:multiLevelType w:val="multilevel"/>
    <w:tmpl w:val="651935E8"/>
    <w:lvl w:ilvl="0" w:tentative="0">
      <w:start w:val="1"/>
      <w:numFmt w:val="bullet"/>
      <w:pStyle w:val="214"/>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2">
    <w:nsid w:val="657D3FBC"/>
    <w:multiLevelType w:val="multilevel"/>
    <w:tmpl w:val="657D3FBC"/>
    <w:lvl w:ilvl="0" w:tentative="0">
      <w:start w:val="1"/>
      <w:numFmt w:val="upperLetter"/>
      <w:pStyle w:val="274"/>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187"/>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213"/>
      <w:suff w:val="nothing"/>
      <w:lvlText w:val="%1.%2.%3　"/>
      <w:lvlJc w:val="left"/>
      <w:pPr>
        <w:ind w:left="0" w:firstLine="0"/>
      </w:pPr>
      <w:rPr>
        <w:rFonts w:hint="eastAsia" w:ascii="黑体" w:hAnsi="Times New Roman" w:eastAsia="黑体"/>
        <w:b w:val="0"/>
        <w:i w:val="0"/>
        <w:sz w:val="21"/>
      </w:rPr>
    </w:lvl>
    <w:lvl w:ilvl="3" w:tentative="0">
      <w:start w:val="1"/>
      <w:numFmt w:val="decimal"/>
      <w:pStyle w:val="142"/>
      <w:suff w:val="nothing"/>
      <w:lvlText w:val="%1.%2.%3.%4　"/>
      <w:lvlJc w:val="left"/>
      <w:pPr>
        <w:ind w:left="0" w:firstLine="0"/>
      </w:pPr>
      <w:rPr>
        <w:rFonts w:hint="eastAsia" w:ascii="黑体" w:hAnsi="Times New Roman" w:eastAsia="黑体"/>
        <w:b w:val="0"/>
        <w:i w:val="0"/>
        <w:sz w:val="21"/>
      </w:rPr>
    </w:lvl>
    <w:lvl w:ilvl="4" w:tentative="0">
      <w:start w:val="1"/>
      <w:numFmt w:val="decimal"/>
      <w:pStyle w:val="141"/>
      <w:suff w:val="nothing"/>
      <w:lvlText w:val="%1.%2.%3.%4.%5　"/>
      <w:lvlJc w:val="left"/>
      <w:pPr>
        <w:ind w:left="0" w:firstLine="0"/>
      </w:pPr>
      <w:rPr>
        <w:rFonts w:hint="eastAsia" w:ascii="黑体" w:hAnsi="Times New Roman" w:eastAsia="黑体"/>
        <w:b w:val="0"/>
        <w:i w:val="0"/>
        <w:sz w:val="21"/>
      </w:rPr>
    </w:lvl>
    <w:lvl w:ilvl="5" w:tentative="0">
      <w:start w:val="1"/>
      <w:numFmt w:val="decimal"/>
      <w:pStyle w:val="140"/>
      <w:suff w:val="nothing"/>
      <w:lvlText w:val="%1.%2.%3.%4.%5.%6　"/>
      <w:lvlJc w:val="left"/>
      <w:pPr>
        <w:ind w:left="0" w:firstLine="0"/>
      </w:pPr>
      <w:rPr>
        <w:rFonts w:hint="eastAsia" w:ascii="黑体" w:hAnsi="Times New Roman" w:eastAsia="黑体"/>
        <w:b w:val="0"/>
        <w:i w:val="0"/>
        <w:sz w:val="21"/>
      </w:rPr>
    </w:lvl>
    <w:lvl w:ilvl="6" w:tentative="0">
      <w:start w:val="1"/>
      <w:numFmt w:val="decimal"/>
      <w:pStyle w:val="267"/>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3">
    <w:nsid w:val="6A5503E7"/>
    <w:multiLevelType w:val="multilevel"/>
    <w:tmpl w:val="6A5503E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6D6C07CD"/>
    <w:multiLevelType w:val="multilevel"/>
    <w:tmpl w:val="6D6C07CD"/>
    <w:lvl w:ilvl="0" w:tentative="0">
      <w:start w:val="1"/>
      <w:numFmt w:val="lowerLetter"/>
      <w:pStyle w:val="181"/>
      <w:lvlText w:val="%1)"/>
      <w:lvlJc w:val="left"/>
      <w:pPr>
        <w:tabs>
          <w:tab w:val="left" w:pos="839"/>
        </w:tabs>
        <w:ind w:left="839" w:hanging="419"/>
      </w:pPr>
      <w:rPr>
        <w:rFonts w:hint="eastAsia" w:ascii="宋体" w:eastAsia="宋体"/>
        <w:b w:val="0"/>
        <w:i w:val="0"/>
        <w:sz w:val="21"/>
      </w:rPr>
    </w:lvl>
    <w:lvl w:ilvl="1" w:tentative="0">
      <w:start w:val="1"/>
      <w:numFmt w:val="decimal"/>
      <w:pStyle w:val="242"/>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35">
    <w:nsid w:val="6DBF04F4"/>
    <w:multiLevelType w:val="multilevel"/>
    <w:tmpl w:val="6DBF04F4"/>
    <w:lvl w:ilvl="0" w:tentative="0">
      <w:start w:val="1"/>
      <w:numFmt w:val="none"/>
      <w:pStyle w:val="183"/>
      <w:suff w:val="nothing"/>
      <w:lvlText w:val="%1注："/>
      <w:lvlJc w:val="left"/>
      <w:pPr>
        <w:ind w:left="726" w:hanging="363"/>
      </w:pPr>
      <w:rPr>
        <w:rFonts w:hint="eastAsia" w:ascii="黑体" w:hAnsi="Times New Roman" w:eastAsia="黑体"/>
        <w:b w:val="0"/>
        <w:i w:val="0"/>
        <w:sz w:val="18"/>
      </w:rPr>
    </w:lvl>
    <w:lvl w:ilvl="1" w:tentative="0">
      <w:start w:val="1"/>
      <w:numFmt w:val="lowerLetter"/>
      <w:pStyle w:val="5"/>
      <w:lvlText w:val="%2)"/>
      <w:lvlJc w:val="left"/>
      <w:pPr>
        <w:tabs>
          <w:tab w:val="left" w:pos="1140"/>
        </w:tabs>
        <w:ind w:left="726" w:hanging="363"/>
      </w:pPr>
      <w:rPr>
        <w:rFonts w:hint="eastAsia"/>
      </w:rPr>
    </w:lvl>
    <w:lvl w:ilvl="2" w:tentative="0">
      <w:start w:val="1"/>
      <w:numFmt w:val="lowerRoman"/>
      <w:pStyle w:val="7"/>
      <w:lvlText w:val="%3."/>
      <w:lvlJc w:val="right"/>
      <w:pPr>
        <w:tabs>
          <w:tab w:val="left" w:pos="1140"/>
        </w:tabs>
        <w:ind w:left="726" w:hanging="363"/>
      </w:pPr>
      <w:rPr>
        <w:rFonts w:hint="eastAsia"/>
      </w:rPr>
    </w:lvl>
    <w:lvl w:ilvl="3" w:tentative="0">
      <w:start w:val="1"/>
      <w:numFmt w:val="decimal"/>
      <w:pStyle w:val="9"/>
      <w:lvlText w:val="%4."/>
      <w:lvlJc w:val="left"/>
      <w:pPr>
        <w:tabs>
          <w:tab w:val="left" w:pos="1140"/>
        </w:tabs>
        <w:ind w:left="726" w:hanging="363"/>
      </w:pPr>
      <w:rPr>
        <w:rFonts w:hint="eastAsia"/>
      </w:rPr>
    </w:lvl>
    <w:lvl w:ilvl="4" w:tentative="0">
      <w:start w:val="1"/>
      <w:numFmt w:val="lowerLetter"/>
      <w:pStyle w:val="11"/>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36">
    <w:nsid w:val="74582327"/>
    <w:multiLevelType w:val="multilevel"/>
    <w:tmpl w:val="74582327"/>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num w:numId="1">
    <w:abstractNumId w:val="35"/>
  </w:num>
  <w:num w:numId="2">
    <w:abstractNumId w:val="7"/>
  </w:num>
  <w:num w:numId="3">
    <w:abstractNumId w:val="18"/>
  </w:num>
  <w:num w:numId="4">
    <w:abstractNumId w:val="1"/>
  </w:num>
  <w:num w:numId="5">
    <w:abstractNumId w:val="32"/>
  </w:num>
  <w:num w:numId="6">
    <w:abstractNumId w:val="4"/>
  </w:num>
  <w:num w:numId="7">
    <w:abstractNumId w:val="10"/>
  </w:num>
  <w:num w:numId="8">
    <w:abstractNumId w:val="30"/>
  </w:num>
  <w:num w:numId="9">
    <w:abstractNumId w:val="24"/>
  </w:num>
  <w:num w:numId="10">
    <w:abstractNumId w:val="25"/>
  </w:num>
  <w:num w:numId="11">
    <w:abstractNumId w:val="2"/>
  </w:num>
  <w:num w:numId="12">
    <w:abstractNumId w:val="12"/>
  </w:num>
  <w:num w:numId="13">
    <w:abstractNumId w:val="11"/>
  </w:num>
  <w:num w:numId="14">
    <w:abstractNumId w:val="23"/>
  </w:num>
  <w:num w:numId="15">
    <w:abstractNumId w:val="34"/>
  </w:num>
  <w:num w:numId="16">
    <w:abstractNumId w:val="5"/>
  </w:num>
  <w:num w:numId="17">
    <w:abstractNumId w:val="31"/>
  </w:num>
  <w:num w:numId="18">
    <w:abstractNumId w:val="27"/>
  </w:num>
  <w:num w:numId="19">
    <w:abstractNumId w:val="3"/>
  </w:num>
  <w:num w:numId="20">
    <w:abstractNumId w:val="29"/>
  </w:num>
  <w:num w:numId="21">
    <w:abstractNumId w:val="22"/>
  </w:num>
  <w:num w:numId="22">
    <w:abstractNumId w:val="13"/>
  </w:num>
  <w:num w:numId="23">
    <w:abstractNumId w:val="0"/>
  </w:num>
  <w:num w:numId="24">
    <w:abstractNumId w:val="8"/>
  </w:num>
  <w:num w:numId="25">
    <w:abstractNumId w:val="26"/>
  </w:num>
  <w:num w:numId="26">
    <w:abstractNumId w:val="16"/>
  </w:num>
  <w:num w:numId="27">
    <w:abstractNumId w:val="19"/>
  </w:num>
  <w:num w:numId="28">
    <w:abstractNumId w:val="6"/>
  </w:num>
  <w:num w:numId="29">
    <w:abstractNumId w:val="33"/>
  </w:num>
  <w:num w:numId="30">
    <w:abstractNumId w:val="15"/>
  </w:num>
  <w:num w:numId="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4"/>
    <w:lvlOverride w:ilvl="0">
      <w:startOverride w:val="1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4"/>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4"/>
    <w:lvlOverride w:ilvl="0">
      <w:startOverride w:val="1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removePersonalInformation/>
  <w:doNotDisplayPageBoundaries w:val="1"/>
  <w:mirrorMargin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readOnly" w:enforcement="0"/>
  <w:defaultTabStop w:val="420"/>
  <w:hyphenationZone w:val="360"/>
  <w:evenAndOddHeaders w:val="1"/>
  <w:drawingGridHorizontalSpacing w:val="105"/>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5925"/>
    <w:rsid w:val="00000244"/>
    <w:rsid w:val="0000185F"/>
    <w:rsid w:val="0000586F"/>
    <w:rsid w:val="00013D86"/>
    <w:rsid w:val="00013E02"/>
    <w:rsid w:val="0002143C"/>
    <w:rsid w:val="000252E1"/>
    <w:rsid w:val="00025A65"/>
    <w:rsid w:val="00026C31"/>
    <w:rsid w:val="00027280"/>
    <w:rsid w:val="00027A79"/>
    <w:rsid w:val="000320A7"/>
    <w:rsid w:val="00035925"/>
    <w:rsid w:val="0004542C"/>
    <w:rsid w:val="00051007"/>
    <w:rsid w:val="00063656"/>
    <w:rsid w:val="00067CDF"/>
    <w:rsid w:val="000721B8"/>
    <w:rsid w:val="00074FBE"/>
    <w:rsid w:val="00080FA5"/>
    <w:rsid w:val="00083A09"/>
    <w:rsid w:val="0009005E"/>
    <w:rsid w:val="00092857"/>
    <w:rsid w:val="000964D5"/>
    <w:rsid w:val="000A20A9"/>
    <w:rsid w:val="000A3BC4"/>
    <w:rsid w:val="000A4341"/>
    <w:rsid w:val="000A48B1"/>
    <w:rsid w:val="000A7B84"/>
    <w:rsid w:val="000B3143"/>
    <w:rsid w:val="000B4FF2"/>
    <w:rsid w:val="000C6B05"/>
    <w:rsid w:val="000C6DD6"/>
    <w:rsid w:val="000C73D4"/>
    <w:rsid w:val="000D3D4C"/>
    <w:rsid w:val="000D4830"/>
    <w:rsid w:val="000D4F51"/>
    <w:rsid w:val="000D718B"/>
    <w:rsid w:val="000E0C46"/>
    <w:rsid w:val="000F030C"/>
    <w:rsid w:val="000F129C"/>
    <w:rsid w:val="001056DE"/>
    <w:rsid w:val="001124C0"/>
    <w:rsid w:val="001304E1"/>
    <w:rsid w:val="0013175F"/>
    <w:rsid w:val="001374F7"/>
    <w:rsid w:val="001512B4"/>
    <w:rsid w:val="001620A5"/>
    <w:rsid w:val="001641C8"/>
    <w:rsid w:val="00164E53"/>
    <w:rsid w:val="0016699D"/>
    <w:rsid w:val="00175159"/>
    <w:rsid w:val="00176208"/>
    <w:rsid w:val="00180B20"/>
    <w:rsid w:val="0018211B"/>
    <w:rsid w:val="001840D3"/>
    <w:rsid w:val="00187DC9"/>
    <w:rsid w:val="001900F8"/>
    <w:rsid w:val="00191258"/>
    <w:rsid w:val="00192680"/>
    <w:rsid w:val="00193037"/>
    <w:rsid w:val="00193A2C"/>
    <w:rsid w:val="001A288E"/>
    <w:rsid w:val="001B6DC2"/>
    <w:rsid w:val="001C149C"/>
    <w:rsid w:val="001C21AC"/>
    <w:rsid w:val="001C47BA"/>
    <w:rsid w:val="001C59EA"/>
    <w:rsid w:val="001D406C"/>
    <w:rsid w:val="001D41EE"/>
    <w:rsid w:val="001D7BEA"/>
    <w:rsid w:val="001E0380"/>
    <w:rsid w:val="001E13B1"/>
    <w:rsid w:val="001F3A19"/>
    <w:rsid w:val="00224E46"/>
    <w:rsid w:val="00227C38"/>
    <w:rsid w:val="00234467"/>
    <w:rsid w:val="00236965"/>
    <w:rsid w:val="00237D8D"/>
    <w:rsid w:val="00241DA2"/>
    <w:rsid w:val="00247FEE"/>
    <w:rsid w:val="00250E7D"/>
    <w:rsid w:val="00253DA2"/>
    <w:rsid w:val="002565D5"/>
    <w:rsid w:val="00257285"/>
    <w:rsid w:val="002622C0"/>
    <w:rsid w:val="0027133C"/>
    <w:rsid w:val="00271DDF"/>
    <w:rsid w:val="002778AE"/>
    <w:rsid w:val="0028269A"/>
    <w:rsid w:val="00283590"/>
    <w:rsid w:val="00286973"/>
    <w:rsid w:val="00294E70"/>
    <w:rsid w:val="002A1924"/>
    <w:rsid w:val="002A7420"/>
    <w:rsid w:val="002B0F12"/>
    <w:rsid w:val="002B1308"/>
    <w:rsid w:val="002B4554"/>
    <w:rsid w:val="002C72D8"/>
    <w:rsid w:val="002D03BB"/>
    <w:rsid w:val="002D11FA"/>
    <w:rsid w:val="002D5361"/>
    <w:rsid w:val="002D5FB4"/>
    <w:rsid w:val="002D6623"/>
    <w:rsid w:val="002E0DDF"/>
    <w:rsid w:val="002E2906"/>
    <w:rsid w:val="002E4A2C"/>
    <w:rsid w:val="002E5635"/>
    <w:rsid w:val="002E64C3"/>
    <w:rsid w:val="002E6A2C"/>
    <w:rsid w:val="002F1D8C"/>
    <w:rsid w:val="002F21DA"/>
    <w:rsid w:val="00301F39"/>
    <w:rsid w:val="00325926"/>
    <w:rsid w:val="00327A8A"/>
    <w:rsid w:val="00336610"/>
    <w:rsid w:val="00343F73"/>
    <w:rsid w:val="00345060"/>
    <w:rsid w:val="0035323B"/>
    <w:rsid w:val="003556EB"/>
    <w:rsid w:val="003609D2"/>
    <w:rsid w:val="003612D2"/>
    <w:rsid w:val="00363DF4"/>
    <w:rsid w:val="00363F22"/>
    <w:rsid w:val="00375564"/>
    <w:rsid w:val="00377BF1"/>
    <w:rsid w:val="00383191"/>
    <w:rsid w:val="00383CAB"/>
    <w:rsid w:val="00386DED"/>
    <w:rsid w:val="003912E7"/>
    <w:rsid w:val="00393947"/>
    <w:rsid w:val="003A2275"/>
    <w:rsid w:val="003A6A4F"/>
    <w:rsid w:val="003A7088"/>
    <w:rsid w:val="003B00DF"/>
    <w:rsid w:val="003B1275"/>
    <w:rsid w:val="003B1778"/>
    <w:rsid w:val="003C11CB"/>
    <w:rsid w:val="003C1A5E"/>
    <w:rsid w:val="003C75F3"/>
    <w:rsid w:val="003C78A3"/>
    <w:rsid w:val="003D7617"/>
    <w:rsid w:val="003E1867"/>
    <w:rsid w:val="003E1DD9"/>
    <w:rsid w:val="003E5729"/>
    <w:rsid w:val="003F4EE0"/>
    <w:rsid w:val="004005A4"/>
    <w:rsid w:val="00402153"/>
    <w:rsid w:val="00402FC1"/>
    <w:rsid w:val="0041332C"/>
    <w:rsid w:val="00425082"/>
    <w:rsid w:val="00431DEB"/>
    <w:rsid w:val="004353DA"/>
    <w:rsid w:val="00436399"/>
    <w:rsid w:val="00446B29"/>
    <w:rsid w:val="00452F6B"/>
    <w:rsid w:val="00453F9A"/>
    <w:rsid w:val="00456413"/>
    <w:rsid w:val="00471E91"/>
    <w:rsid w:val="0047270D"/>
    <w:rsid w:val="00474675"/>
    <w:rsid w:val="0047470C"/>
    <w:rsid w:val="0049247A"/>
    <w:rsid w:val="004A35F9"/>
    <w:rsid w:val="004B24C1"/>
    <w:rsid w:val="004C292F"/>
    <w:rsid w:val="004C5055"/>
    <w:rsid w:val="004E011B"/>
    <w:rsid w:val="004E1A15"/>
    <w:rsid w:val="004F0B2B"/>
    <w:rsid w:val="00510280"/>
    <w:rsid w:val="00513D73"/>
    <w:rsid w:val="00514A43"/>
    <w:rsid w:val="005158BC"/>
    <w:rsid w:val="005174E5"/>
    <w:rsid w:val="005212BD"/>
    <w:rsid w:val="00522393"/>
    <w:rsid w:val="00522620"/>
    <w:rsid w:val="00525656"/>
    <w:rsid w:val="00534C02"/>
    <w:rsid w:val="005359AC"/>
    <w:rsid w:val="0054264B"/>
    <w:rsid w:val="00543786"/>
    <w:rsid w:val="00551C8D"/>
    <w:rsid w:val="005533D7"/>
    <w:rsid w:val="005703DE"/>
    <w:rsid w:val="005775EC"/>
    <w:rsid w:val="00581AF5"/>
    <w:rsid w:val="0058464E"/>
    <w:rsid w:val="0059237D"/>
    <w:rsid w:val="005A01CB"/>
    <w:rsid w:val="005A58FF"/>
    <w:rsid w:val="005A5EAF"/>
    <w:rsid w:val="005A64C0"/>
    <w:rsid w:val="005B3C11"/>
    <w:rsid w:val="005C1C28"/>
    <w:rsid w:val="005C6DB5"/>
    <w:rsid w:val="005E19E7"/>
    <w:rsid w:val="005E23B5"/>
    <w:rsid w:val="005E2CAA"/>
    <w:rsid w:val="005E7D22"/>
    <w:rsid w:val="005F3FF5"/>
    <w:rsid w:val="0061716C"/>
    <w:rsid w:val="006243A1"/>
    <w:rsid w:val="00625719"/>
    <w:rsid w:val="00627BB3"/>
    <w:rsid w:val="00632E56"/>
    <w:rsid w:val="00635CBA"/>
    <w:rsid w:val="0064338B"/>
    <w:rsid w:val="00646542"/>
    <w:rsid w:val="006504F4"/>
    <w:rsid w:val="00654BC9"/>
    <w:rsid w:val="006552FD"/>
    <w:rsid w:val="006627C3"/>
    <w:rsid w:val="00663AF3"/>
    <w:rsid w:val="00666B6C"/>
    <w:rsid w:val="00682682"/>
    <w:rsid w:val="00682702"/>
    <w:rsid w:val="00692368"/>
    <w:rsid w:val="00694C60"/>
    <w:rsid w:val="006A03AF"/>
    <w:rsid w:val="006A2EBC"/>
    <w:rsid w:val="006A5EA0"/>
    <w:rsid w:val="006A783B"/>
    <w:rsid w:val="006A7B33"/>
    <w:rsid w:val="006B4E13"/>
    <w:rsid w:val="006B75DD"/>
    <w:rsid w:val="006C67E0"/>
    <w:rsid w:val="006C7ABA"/>
    <w:rsid w:val="006D0D60"/>
    <w:rsid w:val="006D1122"/>
    <w:rsid w:val="006D27E0"/>
    <w:rsid w:val="006D3C00"/>
    <w:rsid w:val="006E16BA"/>
    <w:rsid w:val="006E3675"/>
    <w:rsid w:val="006E4A7F"/>
    <w:rsid w:val="00704609"/>
    <w:rsid w:val="00704DF6"/>
    <w:rsid w:val="0070651C"/>
    <w:rsid w:val="00712EED"/>
    <w:rsid w:val="007132A3"/>
    <w:rsid w:val="00716421"/>
    <w:rsid w:val="00724EFB"/>
    <w:rsid w:val="007273DD"/>
    <w:rsid w:val="00737A1F"/>
    <w:rsid w:val="007419C3"/>
    <w:rsid w:val="007467A7"/>
    <w:rsid w:val="007469DD"/>
    <w:rsid w:val="0074741B"/>
    <w:rsid w:val="0074759E"/>
    <w:rsid w:val="007478EA"/>
    <w:rsid w:val="00752E14"/>
    <w:rsid w:val="0075415C"/>
    <w:rsid w:val="00763502"/>
    <w:rsid w:val="007658D2"/>
    <w:rsid w:val="0077659C"/>
    <w:rsid w:val="00776CB2"/>
    <w:rsid w:val="007777AE"/>
    <w:rsid w:val="007913AB"/>
    <w:rsid w:val="007914F7"/>
    <w:rsid w:val="007B1625"/>
    <w:rsid w:val="007B1FA8"/>
    <w:rsid w:val="007B706E"/>
    <w:rsid w:val="007B71EB"/>
    <w:rsid w:val="007C166C"/>
    <w:rsid w:val="007C3E54"/>
    <w:rsid w:val="007C6167"/>
    <w:rsid w:val="007C6205"/>
    <w:rsid w:val="007C686A"/>
    <w:rsid w:val="007C728E"/>
    <w:rsid w:val="007D2C53"/>
    <w:rsid w:val="007D3D60"/>
    <w:rsid w:val="007E1980"/>
    <w:rsid w:val="007E4B76"/>
    <w:rsid w:val="007E5EA8"/>
    <w:rsid w:val="007E67D4"/>
    <w:rsid w:val="007F0CF1"/>
    <w:rsid w:val="007F12A5"/>
    <w:rsid w:val="007F4CF1"/>
    <w:rsid w:val="007F758D"/>
    <w:rsid w:val="007F7D52"/>
    <w:rsid w:val="0080255F"/>
    <w:rsid w:val="0080654C"/>
    <w:rsid w:val="008071C6"/>
    <w:rsid w:val="00807CDF"/>
    <w:rsid w:val="00810225"/>
    <w:rsid w:val="00817A00"/>
    <w:rsid w:val="00835DB3"/>
    <w:rsid w:val="0083617B"/>
    <w:rsid w:val="008371BD"/>
    <w:rsid w:val="00840D1C"/>
    <w:rsid w:val="008504A8"/>
    <w:rsid w:val="0085282E"/>
    <w:rsid w:val="00854023"/>
    <w:rsid w:val="00855CA9"/>
    <w:rsid w:val="00856FCE"/>
    <w:rsid w:val="008640AF"/>
    <w:rsid w:val="0087198C"/>
    <w:rsid w:val="00872C1F"/>
    <w:rsid w:val="00873B42"/>
    <w:rsid w:val="008856D8"/>
    <w:rsid w:val="00892E82"/>
    <w:rsid w:val="008A6031"/>
    <w:rsid w:val="008B079E"/>
    <w:rsid w:val="008C1B58"/>
    <w:rsid w:val="008C39AE"/>
    <w:rsid w:val="008C590D"/>
    <w:rsid w:val="008E031B"/>
    <w:rsid w:val="008E7029"/>
    <w:rsid w:val="008E7EF6"/>
    <w:rsid w:val="008F1F98"/>
    <w:rsid w:val="008F6758"/>
    <w:rsid w:val="00900B78"/>
    <w:rsid w:val="00901241"/>
    <w:rsid w:val="009040DD"/>
    <w:rsid w:val="00905B47"/>
    <w:rsid w:val="0091331C"/>
    <w:rsid w:val="009143A7"/>
    <w:rsid w:val="009148DE"/>
    <w:rsid w:val="00920B1F"/>
    <w:rsid w:val="009279DE"/>
    <w:rsid w:val="00930116"/>
    <w:rsid w:val="0094212C"/>
    <w:rsid w:val="00954689"/>
    <w:rsid w:val="009617C9"/>
    <w:rsid w:val="00961C93"/>
    <w:rsid w:val="00963B76"/>
    <w:rsid w:val="00965324"/>
    <w:rsid w:val="0097087C"/>
    <w:rsid w:val="0097091E"/>
    <w:rsid w:val="0097476D"/>
    <w:rsid w:val="009760D3"/>
    <w:rsid w:val="00977132"/>
    <w:rsid w:val="00981A4B"/>
    <w:rsid w:val="00982501"/>
    <w:rsid w:val="00986BD9"/>
    <w:rsid w:val="0098703B"/>
    <w:rsid w:val="009877D3"/>
    <w:rsid w:val="00994E8F"/>
    <w:rsid w:val="009951DC"/>
    <w:rsid w:val="009959BB"/>
    <w:rsid w:val="00997158"/>
    <w:rsid w:val="009A3A7C"/>
    <w:rsid w:val="009A3E73"/>
    <w:rsid w:val="009B0EB3"/>
    <w:rsid w:val="009B2ADB"/>
    <w:rsid w:val="009B603A"/>
    <w:rsid w:val="009C2D0E"/>
    <w:rsid w:val="009C3DAC"/>
    <w:rsid w:val="009C42E0"/>
    <w:rsid w:val="009D5362"/>
    <w:rsid w:val="009D545C"/>
    <w:rsid w:val="009D5695"/>
    <w:rsid w:val="009E1415"/>
    <w:rsid w:val="009E6116"/>
    <w:rsid w:val="009F1426"/>
    <w:rsid w:val="00A02E43"/>
    <w:rsid w:val="00A065F9"/>
    <w:rsid w:val="00A07F34"/>
    <w:rsid w:val="00A14129"/>
    <w:rsid w:val="00A22154"/>
    <w:rsid w:val="00A24EB5"/>
    <w:rsid w:val="00A25C38"/>
    <w:rsid w:val="00A36BBE"/>
    <w:rsid w:val="00A4307A"/>
    <w:rsid w:val="00A47EBB"/>
    <w:rsid w:val="00A51CDD"/>
    <w:rsid w:val="00A53385"/>
    <w:rsid w:val="00A56B4D"/>
    <w:rsid w:val="00A6730D"/>
    <w:rsid w:val="00A71625"/>
    <w:rsid w:val="00A71B9B"/>
    <w:rsid w:val="00A751C7"/>
    <w:rsid w:val="00A87844"/>
    <w:rsid w:val="00AA038C"/>
    <w:rsid w:val="00AA1FE9"/>
    <w:rsid w:val="00AA7A09"/>
    <w:rsid w:val="00AB3B50"/>
    <w:rsid w:val="00AC05B1"/>
    <w:rsid w:val="00AC0712"/>
    <w:rsid w:val="00AD356C"/>
    <w:rsid w:val="00AD5445"/>
    <w:rsid w:val="00AE2914"/>
    <w:rsid w:val="00AE6D15"/>
    <w:rsid w:val="00B00F10"/>
    <w:rsid w:val="00B04182"/>
    <w:rsid w:val="00B07AE3"/>
    <w:rsid w:val="00B11430"/>
    <w:rsid w:val="00B21D9B"/>
    <w:rsid w:val="00B3298D"/>
    <w:rsid w:val="00B353EB"/>
    <w:rsid w:val="00B439C4"/>
    <w:rsid w:val="00B4535E"/>
    <w:rsid w:val="00B52A8C"/>
    <w:rsid w:val="00B52DE5"/>
    <w:rsid w:val="00B5426B"/>
    <w:rsid w:val="00B5537E"/>
    <w:rsid w:val="00B636A8"/>
    <w:rsid w:val="00B64ADF"/>
    <w:rsid w:val="00B665C6"/>
    <w:rsid w:val="00B805AF"/>
    <w:rsid w:val="00B86262"/>
    <w:rsid w:val="00B869EC"/>
    <w:rsid w:val="00B9397A"/>
    <w:rsid w:val="00B93C4C"/>
    <w:rsid w:val="00B9633D"/>
    <w:rsid w:val="00BA2EBE"/>
    <w:rsid w:val="00BA3FC2"/>
    <w:rsid w:val="00BA62F8"/>
    <w:rsid w:val="00BB0F28"/>
    <w:rsid w:val="00BB458A"/>
    <w:rsid w:val="00BC1B15"/>
    <w:rsid w:val="00BD00D3"/>
    <w:rsid w:val="00BD1659"/>
    <w:rsid w:val="00BD3AA9"/>
    <w:rsid w:val="00BD4A18"/>
    <w:rsid w:val="00BD6DB2"/>
    <w:rsid w:val="00BE112B"/>
    <w:rsid w:val="00BE11CF"/>
    <w:rsid w:val="00BE21AB"/>
    <w:rsid w:val="00BE55CB"/>
    <w:rsid w:val="00BE5A9D"/>
    <w:rsid w:val="00BE774B"/>
    <w:rsid w:val="00BF617A"/>
    <w:rsid w:val="00C02ABC"/>
    <w:rsid w:val="00C0379D"/>
    <w:rsid w:val="00C03931"/>
    <w:rsid w:val="00C05FE3"/>
    <w:rsid w:val="00C12B65"/>
    <w:rsid w:val="00C2136D"/>
    <w:rsid w:val="00C214EE"/>
    <w:rsid w:val="00C228D7"/>
    <w:rsid w:val="00C2314B"/>
    <w:rsid w:val="00C24971"/>
    <w:rsid w:val="00C26BE5"/>
    <w:rsid w:val="00C26E4D"/>
    <w:rsid w:val="00C27909"/>
    <w:rsid w:val="00C27B03"/>
    <w:rsid w:val="00C314E1"/>
    <w:rsid w:val="00C34397"/>
    <w:rsid w:val="00C362C7"/>
    <w:rsid w:val="00C4095D"/>
    <w:rsid w:val="00C54051"/>
    <w:rsid w:val="00C601D2"/>
    <w:rsid w:val="00C61D74"/>
    <w:rsid w:val="00C657AB"/>
    <w:rsid w:val="00C65BCC"/>
    <w:rsid w:val="00C66970"/>
    <w:rsid w:val="00C739A9"/>
    <w:rsid w:val="00C83F3C"/>
    <w:rsid w:val="00C8691C"/>
    <w:rsid w:val="00C9164B"/>
    <w:rsid w:val="00CA168A"/>
    <w:rsid w:val="00CA357E"/>
    <w:rsid w:val="00CA44F9"/>
    <w:rsid w:val="00CA4A69"/>
    <w:rsid w:val="00CC3E0C"/>
    <w:rsid w:val="00CC58D3"/>
    <w:rsid w:val="00CC784D"/>
    <w:rsid w:val="00CF2178"/>
    <w:rsid w:val="00D0337B"/>
    <w:rsid w:val="00D079B2"/>
    <w:rsid w:val="00D114E9"/>
    <w:rsid w:val="00D15D90"/>
    <w:rsid w:val="00D16FC6"/>
    <w:rsid w:val="00D363B6"/>
    <w:rsid w:val="00D429C6"/>
    <w:rsid w:val="00D47748"/>
    <w:rsid w:val="00D54CC3"/>
    <w:rsid w:val="00D6041A"/>
    <w:rsid w:val="00D633EB"/>
    <w:rsid w:val="00D777C4"/>
    <w:rsid w:val="00D80E3A"/>
    <w:rsid w:val="00D82614"/>
    <w:rsid w:val="00D82FF7"/>
    <w:rsid w:val="00D847FE"/>
    <w:rsid w:val="00D85CF1"/>
    <w:rsid w:val="00D925F3"/>
    <w:rsid w:val="00D94EEA"/>
    <w:rsid w:val="00D964EA"/>
    <w:rsid w:val="00D966D0"/>
    <w:rsid w:val="00DA0C59"/>
    <w:rsid w:val="00DA3991"/>
    <w:rsid w:val="00DA7C7C"/>
    <w:rsid w:val="00DB18B1"/>
    <w:rsid w:val="00DB7E6C"/>
    <w:rsid w:val="00DC3D4C"/>
    <w:rsid w:val="00DD5A29"/>
    <w:rsid w:val="00DD5D9D"/>
    <w:rsid w:val="00DE35CB"/>
    <w:rsid w:val="00DE7385"/>
    <w:rsid w:val="00DF21E9"/>
    <w:rsid w:val="00E00F14"/>
    <w:rsid w:val="00E06386"/>
    <w:rsid w:val="00E23E17"/>
    <w:rsid w:val="00E24EB4"/>
    <w:rsid w:val="00E320ED"/>
    <w:rsid w:val="00E33AFB"/>
    <w:rsid w:val="00E34218"/>
    <w:rsid w:val="00E43515"/>
    <w:rsid w:val="00E4380E"/>
    <w:rsid w:val="00E46282"/>
    <w:rsid w:val="00E5216E"/>
    <w:rsid w:val="00E6653B"/>
    <w:rsid w:val="00E82344"/>
    <w:rsid w:val="00E84C82"/>
    <w:rsid w:val="00E84D64"/>
    <w:rsid w:val="00E87408"/>
    <w:rsid w:val="00E91447"/>
    <w:rsid w:val="00E914C4"/>
    <w:rsid w:val="00E934F5"/>
    <w:rsid w:val="00E96961"/>
    <w:rsid w:val="00EA72EC"/>
    <w:rsid w:val="00EB11CB"/>
    <w:rsid w:val="00EB275A"/>
    <w:rsid w:val="00EB786A"/>
    <w:rsid w:val="00EC1578"/>
    <w:rsid w:val="00EC1C72"/>
    <w:rsid w:val="00EC3CC9"/>
    <w:rsid w:val="00EC680A"/>
    <w:rsid w:val="00ED5F82"/>
    <w:rsid w:val="00ED6D9A"/>
    <w:rsid w:val="00EE107B"/>
    <w:rsid w:val="00EE2BED"/>
    <w:rsid w:val="00EE374B"/>
    <w:rsid w:val="00EE5491"/>
    <w:rsid w:val="00EF2A8D"/>
    <w:rsid w:val="00EF7F13"/>
    <w:rsid w:val="00F119E4"/>
    <w:rsid w:val="00F11BB5"/>
    <w:rsid w:val="00F1417B"/>
    <w:rsid w:val="00F2026D"/>
    <w:rsid w:val="00F34B99"/>
    <w:rsid w:val="00F4547E"/>
    <w:rsid w:val="00F46C65"/>
    <w:rsid w:val="00F479B6"/>
    <w:rsid w:val="00F52DAB"/>
    <w:rsid w:val="00F543F0"/>
    <w:rsid w:val="00F76E28"/>
    <w:rsid w:val="00F81D29"/>
    <w:rsid w:val="00F91C4D"/>
    <w:rsid w:val="00F92FD9"/>
    <w:rsid w:val="00FA6684"/>
    <w:rsid w:val="00FA731E"/>
    <w:rsid w:val="00FB2B38"/>
    <w:rsid w:val="00FC6358"/>
    <w:rsid w:val="00FD320D"/>
    <w:rsid w:val="00FE23DE"/>
    <w:rsid w:val="00FE7745"/>
    <w:rsid w:val="00FF2D9B"/>
    <w:rsid w:val="031805F2"/>
    <w:rsid w:val="03E71B65"/>
    <w:rsid w:val="05E75777"/>
    <w:rsid w:val="07207450"/>
    <w:rsid w:val="088C133A"/>
    <w:rsid w:val="08F2774E"/>
    <w:rsid w:val="09B5731D"/>
    <w:rsid w:val="0A3025E7"/>
    <w:rsid w:val="0B2C6DD4"/>
    <w:rsid w:val="0FD80DE8"/>
    <w:rsid w:val="12044E1D"/>
    <w:rsid w:val="13317C54"/>
    <w:rsid w:val="194F2D21"/>
    <w:rsid w:val="19A67E02"/>
    <w:rsid w:val="19E725CB"/>
    <w:rsid w:val="1C160C5E"/>
    <w:rsid w:val="1C2209E2"/>
    <w:rsid w:val="1C484FDC"/>
    <w:rsid w:val="1D272223"/>
    <w:rsid w:val="1E1B61AF"/>
    <w:rsid w:val="207936A5"/>
    <w:rsid w:val="20F22819"/>
    <w:rsid w:val="21146425"/>
    <w:rsid w:val="22307C8B"/>
    <w:rsid w:val="22A31E1F"/>
    <w:rsid w:val="249569EE"/>
    <w:rsid w:val="24B17A80"/>
    <w:rsid w:val="24F33A52"/>
    <w:rsid w:val="27F36413"/>
    <w:rsid w:val="28E56808"/>
    <w:rsid w:val="2B5C4B4D"/>
    <w:rsid w:val="2BD87D57"/>
    <w:rsid w:val="2E5A73B0"/>
    <w:rsid w:val="2F28573B"/>
    <w:rsid w:val="2F9B051B"/>
    <w:rsid w:val="30D72205"/>
    <w:rsid w:val="32B36B34"/>
    <w:rsid w:val="33210E74"/>
    <w:rsid w:val="33E2133A"/>
    <w:rsid w:val="37F828ED"/>
    <w:rsid w:val="38B0143E"/>
    <w:rsid w:val="38B02931"/>
    <w:rsid w:val="3BED03B5"/>
    <w:rsid w:val="3C184F17"/>
    <w:rsid w:val="3C333BB0"/>
    <w:rsid w:val="3C4D49A0"/>
    <w:rsid w:val="3D2D5600"/>
    <w:rsid w:val="3D73371F"/>
    <w:rsid w:val="3DE879BF"/>
    <w:rsid w:val="3E4C6160"/>
    <w:rsid w:val="3FBD227C"/>
    <w:rsid w:val="41936E7A"/>
    <w:rsid w:val="450E413E"/>
    <w:rsid w:val="45C13BCD"/>
    <w:rsid w:val="47510D2C"/>
    <w:rsid w:val="47FC64C4"/>
    <w:rsid w:val="48427D5C"/>
    <w:rsid w:val="48FC6CB1"/>
    <w:rsid w:val="49781610"/>
    <w:rsid w:val="4D5A2967"/>
    <w:rsid w:val="515557DB"/>
    <w:rsid w:val="51B62C08"/>
    <w:rsid w:val="55CE444D"/>
    <w:rsid w:val="574F35E2"/>
    <w:rsid w:val="583758EF"/>
    <w:rsid w:val="598418EF"/>
    <w:rsid w:val="59AC511E"/>
    <w:rsid w:val="5AD079FD"/>
    <w:rsid w:val="5BC71293"/>
    <w:rsid w:val="5C2652C5"/>
    <w:rsid w:val="5C3D0E0B"/>
    <w:rsid w:val="5CBA5D85"/>
    <w:rsid w:val="5D2F0AA7"/>
    <w:rsid w:val="60AB1BF0"/>
    <w:rsid w:val="63325903"/>
    <w:rsid w:val="63685A26"/>
    <w:rsid w:val="63E47681"/>
    <w:rsid w:val="647D1252"/>
    <w:rsid w:val="65EE1897"/>
    <w:rsid w:val="66A50FDA"/>
    <w:rsid w:val="679B1337"/>
    <w:rsid w:val="68293480"/>
    <w:rsid w:val="68795C00"/>
    <w:rsid w:val="6A6960AC"/>
    <w:rsid w:val="6B903CDB"/>
    <w:rsid w:val="6C3C36A4"/>
    <w:rsid w:val="6C783367"/>
    <w:rsid w:val="6D925932"/>
    <w:rsid w:val="6E464453"/>
    <w:rsid w:val="702C6B8A"/>
    <w:rsid w:val="71072CDA"/>
    <w:rsid w:val="739E0486"/>
    <w:rsid w:val="744B5CFA"/>
    <w:rsid w:val="752D6470"/>
    <w:rsid w:val="75E93A87"/>
    <w:rsid w:val="76D57D63"/>
    <w:rsid w:val="777745B3"/>
    <w:rsid w:val="7A8C6634"/>
    <w:rsid w:val="7B8E11E1"/>
    <w:rsid w:val="7CA02745"/>
    <w:rsid w:val="7CAF6791"/>
    <w:rsid w:val="7EF01D49"/>
    <w:rsid w:val="7EFD759A"/>
    <w:rsid w:val="AEF82AD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nhideWhenUsed="0" w:uiPriority="99" w:semiHidden="0" w:name="annotation text"/>
    <w:lsdException w:unhideWhenUsed="0" w:uiPriority="99"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99"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99" w:semiHidden="0" w:name="annotation reference"/>
    <w:lsdException w:unhideWhenUsed="0" w:uiPriority="0" w:semiHidden="0" w:name="line number"/>
    <w:lsdException w:unhideWhenUsed="0" w:uiPriority="0" w:semiHidden="0" w:name="page number"/>
    <w:lsdException w:unhideWhenUsed="0" w:uiPriority="0" w:name="endnote reference"/>
    <w:lsdException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iPriority="99" w:semiHidden="0" w:name="Date"/>
    <w:lsdException w:uiPriority="99" w:semiHidden="0" w:name="Body Text First Indent"/>
    <w:lsdException w:unhideWhenUsed="0" w:uiPriority="0" w:semiHidden="0" w:name="Body Text First Indent 2"/>
    <w:lsdException w:unhideWhenUsed="0" w:uiPriority="0" w:semiHidden="0" w:name="Note Heading"/>
    <w:lsdException w:uiPriority="99"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0" w:semiHidden="0" w:name="Emphasis"/>
    <w:lsdException w:unhideWhenUsed="0"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99" w:semiHidden="0" w:name="Balloon Text"/>
    <w:lsdException w:unhideWhenUsed="0" w:uiPriority="59"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iPriority="1"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iPriority="34"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3"/>
    <w:next w:val="4"/>
    <w:link w:val="105"/>
    <w:qFormat/>
    <w:uiPriority w:val="0"/>
    <w:pPr>
      <w:numPr>
        <w:ilvl w:val="0"/>
        <w:numId w:val="1"/>
      </w:numPr>
      <w:tabs>
        <w:tab w:val="left" w:pos="600"/>
      </w:tabs>
      <w:spacing w:before="156"/>
      <w:outlineLvl w:val="0"/>
    </w:pPr>
  </w:style>
  <w:style w:type="paragraph" w:styleId="5">
    <w:name w:val="heading 2"/>
    <w:basedOn w:val="6"/>
    <w:next w:val="4"/>
    <w:link w:val="72"/>
    <w:qFormat/>
    <w:uiPriority w:val="0"/>
    <w:pPr>
      <w:numPr>
        <w:ilvl w:val="1"/>
        <w:numId w:val="1"/>
      </w:numPr>
      <w:tabs>
        <w:tab w:val="left" w:pos="1134"/>
      </w:tabs>
      <w:outlineLvl w:val="1"/>
    </w:pPr>
  </w:style>
  <w:style w:type="paragraph" w:styleId="7">
    <w:name w:val="heading 3"/>
    <w:basedOn w:val="8"/>
    <w:next w:val="1"/>
    <w:link w:val="132"/>
    <w:qFormat/>
    <w:uiPriority w:val="0"/>
    <w:pPr>
      <w:numPr>
        <w:ilvl w:val="2"/>
        <w:numId w:val="1"/>
      </w:numPr>
      <w:tabs>
        <w:tab w:val="left" w:pos="851"/>
      </w:tabs>
      <w:outlineLvl w:val="2"/>
    </w:pPr>
  </w:style>
  <w:style w:type="paragraph" w:styleId="9">
    <w:name w:val="heading 4"/>
    <w:basedOn w:val="10"/>
    <w:next w:val="1"/>
    <w:link w:val="77"/>
    <w:qFormat/>
    <w:uiPriority w:val="0"/>
    <w:pPr>
      <w:numPr>
        <w:ilvl w:val="3"/>
        <w:numId w:val="1"/>
      </w:numPr>
      <w:tabs>
        <w:tab w:val="left" w:pos="1134"/>
      </w:tabs>
      <w:outlineLvl w:val="3"/>
    </w:pPr>
  </w:style>
  <w:style w:type="paragraph" w:styleId="11">
    <w:name w:val="heading 5"/>
    <w:basedOn w:val="12"/>
    <w:next w:val="1"/>
    <w:link w:val="127"/>
    <w:qFormat/>
    <w:uiPriority w:val="0"/>
    <w:pPr>
      <w:numPr>
        <w:ilvl w:val="4"/>
        <w:numId w:val="1"/>
      </w:numPr>
      <w:tabs>
        <w:tab w:val="left" w:pos="992"/>
      </w:tabs>
      <w:spacing w:before="156"/>
      <w:outlineLvl w:val="4"/>
    </w:pPr>
  </w:style>
  <w:style w:type="paragraph" w:styleId="13">
    <w:name w:val="heading 6"/>
    <w:basedOn w:val="1"/>
    <w:next w:val="1"/>
    <w:link w:val="106"/>
    <w:qFormat/>
    <w:uiPriority w:val="0"/>
    <w:pPr>
      <w:keepNext/>
      <w:keepLines/>
      <w:tabs>
        <w:tab w:val="left" w:pos="363"/>
      </w:tabs>
      <w:spacing w:before="240" w:after="64" w:line="320" w:lineRule="auto"/>
      <w:ind w:firstLine="363"/>
      <w:outlineLvl w:val="5"/>
    </w:pPr>
    <w:rPr>
      <w:rFonts w:ascii="Cambria" w:hAnsi="Cambria"/>
      <w:b/>
      <w:bCs/>
      <w:sz w:val="24"/>
    </w:rPr>
  </w:style>
  <w:style w:type="paragraph" w:styleId="14">
    <w:name w:val="heading 7"/>
    <w:basedOn w:val="1"/>
    <w:next w:val="1"/>
    <w:link w:val="116"/>
    <w:qFormat/>
    <w:uiPriority w:val="0"/>
    <w:pPr>
      <w:keepNext/>
      <w:keepLines/>
      <w:spacing w:before="240" w:after="64" w:line="320" w:lineRule="auto"/>
      <w:outlineLvl w:val="6"/>
    </w:pPr>
    <w:rPr>
      <w:b/>
      <w:bCs/>
      <w:sz w:val="24"/>
    </w:rPr>
  </w:style>
  <w:style w:type="paragraph" w:styleId="15">
    <w:name w:val="heading 8"/>
    <w:basedOn w:val="1"/>
    <w:next w:val="1"/>
    <w:link w:val="123"/>
    <w:qFormat/>
    <w:uiPriority w:val="0"/>
    <w:pPr>
      <w:keepNext/>
      <w:keepLines/>
      <w:tabs>
        <w:tab w:val="left" w:pos="363"/>
      </w:tabs>
      <w:spacing w:before="240" w:after="64" w:line="320" w:lineRule="auto"/>
      <w:ind w:firstLine="363"/>
      <w:outlineLvl w:val="7"/>
    </w:pPr>
    <w:rPr>
      <w:rFonts w:ascii="Cambria" w:hAnsi="Cambria"/>
      <w:sz w:val="24"/>
    </w:rPr>
  </w:style>
  <w:style w:type="paragraph" w:styleId="16">
    <w:name w:val="heading 9"/>
    <w:basedOn w:val="1"/>
    <w:next w:val="1"/>
    <w:link w:val="98"/>
    <w:qFormat/>
    <w:uiPriority w:val="0"/>
    <w:pPr>
      <w:keepNext/>
      <w:keepLines/>
      <w:tabs>
        <w:tab w:val="left" w:pos="363"/>
      </w:tabs>
      <w:spacing w:before="240" w:after="64" w:line="320" w:lineRule="auto"/>
      <w:ind w:firstLine="363"/>
      <w:outlineLvl w:val="8"/>
    </w:pPr>
    <w:rPr>
      <w:rFonts w:ascii="Cambria" w:hAnsi="Cambria"/>
      <w:szCs w:val="21"/>
    </w:rPr>
  </w:style>
  <w:style w:type="character" w:default="1" w:styleId="61">
    <w:name w:val="Default Paragraph Font"/>
    <w:semiHidden/>
    <w:uiPriority w:val="0"/>
  </w:style>
  <w:style w:type="table" w:default="1" w:styleId="56">
    <w:name w:val="Normal Table"/>
    <w:semiHidden/>
    <w:uiPriority w:val="0"/>
    <w:tblPr>
      <w:tblStyle w:val="56"/>
      <w:tblCellMar>
        <w:top w:w="0" w:type="dxa"/>
        <w:left w:w="108" w:type="dxa"/>
        <w:bottom w:w="0" w:type="dxa"/>
        <w:right w:w="108" w:type="dxa"/>
      </w:tblCellMar>
    </w:tblPr>
  </w:style>
  <w:style w:type="paragraph" w:customStyle="1" w:styleId="3">
    <w:name w:val="HT_标题1"/>
    <w:basedOn w:val="1"/>
    <w:next w:val="4"/>
    <w:uiPriority w:val="0"/>
    <w:pPr>
      <w:numPr>
        <w:ilvl w:val="0"/>
        <w:numId w:val="2"/>
      </w:numPr>
      <w:spacing w:beforeLines="50" w:line="300" w:lineRule="auto"/>
      <w:jc w:val="center"/>
      <w:outlineLvl w:val="0"/>
    </w:pPr>
    <w:rPr>
      <w:rFonts w:ascii="Arial" w:hAnsi="Arial" w:eastAsia="黑体"/>
      <w:b/>
      <w:sz w:val="36"/>
    </w:rPr>
  </w:style>
  <w:style w:type="paragraph" w:customStyle="1" w:styleId="4">
    <w:name w:val="HT_正文缩进"/>
    <w:basedOn w:val="1"/>
    <w:uiPriority w:val="0"/>
    <w:pPr>
      <w:spacing w:before="156" w:beforeLines="50" w:line="300" w:lineRule="auto"/>
      <w:ind w:firstLine="480" w:firstLineChars="200"/>
    </w:pPr>
    <w:rPr>
      <w:rFonts w:ascii="黑体" w:hAnsi="黑体"/>
      <w:color w:val="000000"/>
      <w:sz w:val="24"/>
      <w:szCs w:val="32"/>
    </w:rPr>
  </w:style>
  <w:style w:type="paragraph" w:customStyle="1" w:styleId="6">
    <w:name w:val="HT_标题2"/>
    <w:basedOn w:val="1"/>
    <w:next w:val="4"/>
    <w:uiPriority w:val="0"/>
    <w:pPr>
      <w:numPr>
        <w:ilvl w:val="1"/>
        <w:numId w:val="2"/>
      </w:numPr>
      <w:spacing w:before="156" w:beforeLines="50" w:line="300" w:lineRule="auto"/>
      <w:outlineLvl w:val="1"/>
    </w:pPr>
    <w:rPr>
      <w:rFonts w:ascii="Arial" w:hAnsi="Arial" w:eastAsia="黑体"/>
      <w:b/>
      <w:sz w:val="32"/>
    </w:rPr>
  </w:style>
  <w:style w:type="paragraph" w:customStyle="1" w:styleId="8">
    <w:name w:val="HT_标题3"/>
    <w:basedOn w:val="1"/>
    <w:next w:val="4"/>
    <w:uiPriority w:val="0"/>
    <w:pPr>
      <w:numPr>
        <w:ilvl w:val="2"/>
        <w:numId w:val="2"/>
      </w:numPr>
      <w:spacing w:before="156" w:beforeLines="50" w:line="300" w:lineRule="auto"/>
      <w:outlineLvl w:val="2"/>
    </w:pPr>
    <w:rPr>
      <w:rFonts w:ascii="Arial" w:hAnsi="Arial" w:eastAsia="黑体"/>
      <w:b/>
      <w:sz w:val="30"/>
    </w:rPr>
  </w:style>
  <w:style w:type="paragraph" w:customStyle="1" w:styleId="10">
    <w:name w:val="HT_标题4"/>
    <w:basedOn w:val="1"/>
    <w:next w:val="4"/>
    <w:uiPriority w:val="0"/>
    <w:pPr>
      <w:numPr>
        <w:ilvl w:val="3"/>
        <w:numId w:val="2"/>
      </w:numPr>
      <w:spacing w:before="156" w:beforeLines="50" w:line="300" w:lineRule="auto"/>
      <w:outlineLvl w:val="3"/>
    </w:pPr>
    <w:rPr>
      <w:rFonts w:ascii="Arial" w:hAnsi="Arial" w:eastAsia="黑体"/>
      <w:b/>
      <w:sz w:val="28"/>
    </w:rPr>
  </w:style>
  <w:style w:type="paragraph" w:customStyle="1" w:styleId="12">
    <w:name w:val="HT_标题5"/>
    <w:basedOn w:val="1"/>
    <w:next w:val="4"/>
    <w:uiPriority w:val="0"/>
    <w:pPr>
      <w:numPr>
        <w:ilvl w:val="4"/>
        <w:numId w:val="2"/>
      </w:numPr>
      <w:spacing w:beforeLines="50" w:line="300" w:lineRule="auto"/>
      <w:outlineLvl w:val="4"/>
    </w:pPr>
    <w:rPr>
      <w:rFonts w:ascii="Arial" w:hAnsi="Arial" w:eastAsia="黑体"/>
      <w:b/>
      <w:sz w:val="24"/>
    </w:rPr>
  </w:style>
  <w:style w:type="paragraph" w:styleId="17">
    <w:name w:val="toc 7"/>
    <w:basedOn w:val="1"/>
    <w:next w:val="1"/>
    <w:uiPriority w:val="39"/>
    <w:pPr>
      <w:tabs>
        <w:tab w:val="right" w:leader="dot" w:pos="9241"/>
      </w:tabs>
      <w:ind w:firstLine="505" w:firstLineChars="500"/>
      <w:jc w:val="left"/>
    </w:pPr>
    <w:rPr>
      <w:rFonts w:ascii="宋体"/>
      <w:szCs w:val="21"/>
    </w:rPr>
  </w:style>
  <w:style w:type="paragraph" w:styleId="18">
    <w:name w:val="List Number 2"/>
    <w:basedOn w:val="1"/>
    <w:unhideWhenUsed/>
    <w:uiPriority w:val="0"/>
    <w:pPr>
      <w:tabs>
        <w:tab w:val="left" w:pos="780"/>
        <w:tab w:val="left" w:pos="1381"/>
      </w:tabs>
      <w:spacing w:beforeLines="50" w:line="360" w:lineRule="auto"/>
      <w:ind w:left="1381"/>
    </w:pPr>
    <w:rPr>
      <w:rFonts w:ascii="Calibri" w:hAnsi="Calibri" w:cs="Calibri"/>
      <w:szCs w:val="21"/>
    </w:rPr>
  </w:style>
  <w:style w:type="paragraph" w:styleId="19">
    <w:name w:val="index 8"/>
    <w:basedOn w:val="1"/>
    <w:next w:val="1"/>
    <w:uiPriority w:val="0"/>
    <w:pPr>
      <w:ind w:left="1680" w:hanging="210"/>
      <w:jc w:val="left"/>
    </w:pPr>
    <w:rPr>
      <w:rFonts w:ascii="Calibri" w:hAnsi="Calibri"/>
      <w:sz w:val="20"/>
      <w:szCs w:val="20"/>
    </w:rPr>
  </w:style>
  <w:style w:type="paragraph" w:styleId="20">
    <w:name w:val="Normal Indent"/>
    <w:basedOn w:val="1"/>
    <w:link w:val="129"/>
    <w:uiPriority w:val="0"/>
    <w:pPr>
      <w:adjustRightInd w:val="0"/>
      <w:spacing w:line="360" w:lineRule="auto"/>
      <w:ind w:firstLine="420"/>
      <w:textAlignment w:val="baseline"/>
    </w:pPr>
    <w:rPr>
      <w:sz w:val="24"/>
      <w:szCs w:val="20"/>
    </w:rPr>
  </w:style>
  <w:style w:type="paragraph" w:styleId="21">
    <w:name w:val="caption"/>
    <w:basedOn w:val="1"/>
    <w:next w:val="1"/>
    <w:qFormat/>
    <w:uiPriority w:val="0"/>
    <w:pPr>
      <w:spacing w:before="152" w:after="160"/>
    </w:pPr>
    <w:rPr>
      <w:rFonts w:ascii="Arial" w:hAnsi="Arial" w:eastAsia="黑体" w:cs="Arial"/>
      <w:sz w:val="20"/>
      <w:szCs w:val="20"/>
    </w:rPr>
  </w:style>
  <w:style w:type="paragraph" w:styleId="22">
    <w:name w:val="index 5"/>
    <w:basedOn w:val="1"/>
    <w:next w:val="1"/>
    <w:uiPriority w:val="0"/>
    <w:pPr>
      <w:ind w:left="1050" w:hanging="210"/>
      <w:jc w:val="left"/>
    </w:pPr>
    <w:rPr>
      <w:rFonts w:ascii="Calibri" w:hAnsi="Calibri"/>
      <w:sz w:val="20"/>
      <w:szCs w:val="20"/>
    </w:rPr>
  </w:style>
  <w:style w:type="paragraph" w:styleId="23">
    <w:name w:val="Document Map"/>
    <w:basedOn w:val="1"/>
    <w:link w:val="95"/>
    <w:uiPriority w:val="99"/>
    <w:pPr>
      <w:shd w:val="clear" w:color="auto" w:fill="000080"/>
    </w:pPr>
  </w:style>
  <w:style w:type="paragraph" w:styleId="24">
    <w:name w:val="annotation text"/>
    <w:basedOn w:val="1"/>
    <w:link w:val="111"/>
    <w:uiPriority w:val="99"/>
    <w:pPr>
      <w:jc w:val="left"/>
    </w:pPr>
  </w:style>
  <w:style w:type="paragraph" w:styleId="25">
    <w:name w:val="index 6"/>
    <w:basedOn w:val="1"/>
    <w:next w:val="1"/>
    <w:uiPriority w:val="0"/>
    <w:pPr>
      <w:ind w:left="1260" w:hanging="210"/>
      <w:jc w:val="left"/>
    </w:pPr>
    <w:rPr>
      <w:rFonts w:ascii="Calibri" w:hAnsi="Calibri"/>
      <w:sz w:val="20"/>
      <w:szCs w:val="20"/>
    </w:rPr>
  </w:style>
  <w:style w:type="paragraph" w:styleId="26">
    <w:name w:val="Body Text"/>
    <w:basedOn w:val="1"/>
    <w:link w:val="85"/>
    <w:unhideWhenUsed/>
    <w:uiPriority w:val="99"/>
    <w:pPr>
      <w:spacing w:after="120"/>
    </w:pPr>
    <w:rPr>
      <w:szCs w:val="22"/>
    </w:rPr>
  </w:style>
  <w:style w:type="paragraph" w:styleId="27">
    <w:name w:val="index 4"/>
    <w:basedOn w:val="1"/>
    <w:next w:val="1"/>
    <w:uiPriority w:val="0"/>
    <w:pPr>
      <w:ind w:left="840" w:hanging="210"/>
      <w:jc w:val="left"/>
    </w:pPr>
    <w:rPr>
      <w:rFonts w:ascii="Calibri" w:hAnsi="Calibri"/>
      <w:sz w:val="20"/>
      <w:szCs w:val="20"/>
    </w:rPr>
  </w:style>
  <w:style w:type="paragraph" w:styleId="28">
    <w:name w:val="toc 5"/>
    <w:basedOn w:val="1"/>
    <w:next w:val="1"/>
    <w:uiPriority w:val="39"/>
    <w:pPr>
      <w:tabs>
        <w:tab w:val="right" w:leader="dot" w:pos="9241"/>
      </w:tabs>
      <w:ind w:firstLine="300" w:firstLineChars="300"/>
      <w:jc w:val="left"/>
    </w:pPr>
    <w:rPr>
      <w:rFonts w:ascii="宋体"/>
      <w:szCs w:val="21"/>
    </w:rPr>
  </w:style>
  <w:style w:type="paragraph" w:styleId="29">
    <w:name w:val="toc 3"/>
    <w:basedOn w:val="1"/>
    <w:next w:val="1"/>
    <w:uiPriority w:val="39"/>
    <w:pPr>
      <w:tabs>
        <w:tab w:val="right" w:leader="dot" w:pos="9241"/>
      </w:tabs>
      <w:ind w:firstLine="102" w:firstLineChars="100"/>
      <w:jc w:val="left"/>
    </w:pPr>
    <w:rPr>
      <w:rFonts w:ascii="宋体"/>
      <w:szCs w:val="21"/>
    </w:rPr>
  </w:style>
  <w:style w:type="paragraph" w:styleId="30">
    <w:name w:val="toc 8"/>
    <w:basedOn w:val="1"/>
    <w:next w:val="1"/>
    <w:uiPriority w:val="39"/>
    <w:pPr>
      <w:tabs>
        <w:tab w:val="right" w:leader="dot" w:pos="9241"/>
      </w:tabs>
      <w:ind w:firstLine="607" w:firstLineChars="600"/>
      <w:jc w:val="left"/>
    </w:pPr>
    <w:rPr>
      <w:rFonts w:ascii="宋体"/>
      <w:szCs w:val="21"/>
    </w:rPr>
  </w:style>
  <w:style w:type="paragraph" w:styleId="31">
    <w:name w:val="index 3"/>
    <w:basedOn w:val="1"/>
    <w:next w:val="1"/>
    <w:uiPriority w:val="0"/>
    <w:pPr>
      <w:ind w:left="630" w:hanging="210"/>
      <w:jc w:val="left"/>
    </w:pPr>
    <w:rPr>
      <w:rFonts w:ascii="Calibri" w:hAnsi="Calibri"/>
      <w:sz w:val="20"/>
      <w:szCs w:val="20"/>
    </w:rPr>
  </w:style>
  <w:style w:type="paragraph" w:styleId="32">
    <w:name w:val="Date"/>
    <w:basedOn w:val="1"/>
    <w:next w:val="1"/>
    <w:link w:val="82"/>
    <w:unhideWhenUsed/>
    <w:uiPriority w:val="99"/>
    <w:pPr>
      <w:ind w:left="100" w:leftChars="2500"/>
    </w:pPr>
    <w:rPr>
      <w:kern w:val="0"/>
      <w:sz w:val="20"/>
      <w:szCs w:val="20"/>
    </w:rPr>
  </w:style>
  <w:style w:type="paragraph" w:styleId="33">
    <w:name w:val="endnote text"/>
    <w:basedOn w:val="1"/>
    <w:semiHidden/>
    <w:uiPriority w:val="0"/>
    <w:pPr>
      <w:snapToGrid w:val="0"/>
      <w:jc w:val="left"/>
    </w:pPr>
  </w:style>
  <w:style w:type="paragraph" w:styleId="34">
    <w:name w:val="Balloon Text"/>
    <w:basedOn w:val="1"/>
    <w:link w:val="102"/>
    <w:uiPriority w:val="99"/>
    <w:rPr>
      <w:sz w:val="18"/>
      <w:szCs w:val="18"/>
    </w:rPr>
  </w:style>
  <w:style w:type="paragraph" w:styleId="35">
    <w:name w:val="footer"/>
    <w:basedOn w:val="1"/>
    <w:link w:val="94"/>
    <w:uiPriority w:val="99"/>
    <w:pPr>
      <w:snapToGrid w:val="0"/>
      <w:ind w:right="210" w:rightChars="100"/>
      <w:jc w:val="right"/>
    </w:pPr>
    <w:rPr>
      <w:sz w:val="18"/>
      <w:szCs w:val="18"/>
    </w:rPr>
  </w:style>
  <w:style w:type="paragraph" w:styleId="36">
    <w:name w:val="header"/>
    <w:basedOn w:val="1"/>
    <w:link w:val="103"/>
    <w:uiPriority w:val="99"/>
    <w:pPr>
      <w:snapToGrid w:val="0"/>
      <w:jc w:val="left"/>
    </w:pPr>
    <w:rPr>
      <w:sz w:val="18"/>
      <w:szCs w:val="18"/>
    </w:rPr>
  </w:style>
  <w:style w:type="paragraph" w:styleId="37">
    <w:name w:val="toc 1"/>
    <w:basedOn w:val="1"/>
    <w:next w:val="1"/>
    <w:uiPriority w:val="39"/>
    <w:pPr>
      <w:tabs>
        <w:tab w:val="right" w:leader="dot" w:pos="9241"/>
      </w:tabs>
      <w:spacing w:before="25" w:beforeLines="25" w:after="25" w:afterLines="25"/>
      <w:jc w:val="left"/>
    </w:pPr>
    <w:rPr>
      <w:rFonts w:ascii="宋体"/>
      <w:szCs w:val="21"/>
    </w:rPr>
  </w:style>
  <w:style w:type="paragraph" w:styleId="38">
    <w:name w:val="toc 4"/>
    <w:basedOn w:val="1"/>
    <w:next w:val="1"/>
    <w:uiPriority w:val="39"/>
    <w:pPr>
      <w:tabs>
        <w:tab w:val="right" w:leader="dot" w:pos="9241"/>
      </w:tabs>
      <w:ind w:firstLine="198" w:firstLineChars="200"/>
      <w:jc w:val="left"/>
    </w:pPr>
    <w:rPr>
      <w:rFonts w:ascii="宋体"/>
      <w:szCs w:val="21"/>
    </w:rPr>
  </w:style>
  <w:style w:type="paragraph" w:styleId="39">
    <w:name w:val="index heading"/>
    <w:basedOn w:val="1"/>
    <w:next w:val="40"/>
    <w:uiPriority w:val="0"/>
    <w:pPr>
      <w:spacing w:before="120" w:after="120"/>
      <w:jc w:val="center"/>
    </w:pPr>
    <w:rPr>
      <w:rFonts w:ascii="Calibri" w:hAnsi="Calibri"/>
      <w:b/>
      <w:bCs/>
      <w:iCs/>
      <w:szCs w:val="20"/>
    </w:rPr>
  </w:style>
  <w:style w:type="paragraph" w:styleId="40">
    <w:name w:val="index 1"/>
    <w:basedOn w:val="1"/>
    <w:next w:val="41"/>
    <w:uiPriority w:val="0"/>
    <w:pPr>
      <w:tabs>
        <w:tab w:val="right" w:leader="dot" w:pos="9299"/>
      </w:tabs>
      <w:jc w:val="left"/>
    </w:pPr>
    <w:rPr>
      <w:rFonts w:ascii="宋体"/>
      <w:szCs w:val="21"/>
    </w:rPr>
  </w:style>
  <w:style w:type="paragraph" w:customStyle="1" w:styleId="41">
    <w:name w:val="段"/>
    <w:link w:val="121"/>
    <w:uiPriority w:val="0"/>
    <w:pPr>
      <w:tabs>
        <w:tab w:val="center" w:pos="4201"/>
        <w:tab w:val="right" w:leader="dot" w:pos="9298"/>
      </w:tabs>
      <w:autoSpaceDE w:val="0"/>
      <w:autoSpaceDN w:val="0"/>
      <w:ind w:firstLine="420" w:firstLineChars="200"/>
      <w:jc w:val="both"/>
    </w:pPr>
    <w:rPr>
      <w:rFonts w:ascii="宋体"/>
      <w:sz w:val="21"/>
      <w:lang w:val="en-US" w:eastAsia="zh-CN" w:bidi="ar-SA"/>
    </w:rPr>
  </w:style>
  <w:style w:type="paragraph" w:styleId="42">
    <w:name w:val="List"/>
    <w:basedOn w:val="1"/>
    <w:uiPriority w:val="0"/>
    <w:pPr>
      <w:ind w:left="200" w:hanging="200" w:hangingChars="200"/>
    </w:pPr>
  </w:style>
  <w:style w:type="paragraph" w:styleId="43">
    <w:name w:val="footnote text"/>
    <w:basedOn w:val="1"/>
    <w:uiPriority w:val="0"/>
    <w:pPr>
      <w:numPr>
        <w:ilvl w:val="0"/>
        <w:numId w:val="3"/>
      </w:numPr>
      <w:snapToGrid w:val="0"/>
      <w:jc w:val="left"/>
    </w:pPr>
    <w:rPr>
      <w:rFonts w:ascii="宋体"/>
      <w:sz w:val="18"/>
      <w:szCs w:val="18"/>
    </w:rPr>
  </w:style>
  <w:style w:type="paragraph" w:styleId="44">
    <w:name w:val="toc 6"/>
    <w:basedOn w:val="1"/>
    <w:next w:val="1"/>
    <w:uiPriority w:val="39"/>
    <w:pPr>
      <w:tabs>
        <w:tab w:val="right" w:leader="dot" w:pos="9241"/>
      </w:tabs>
      <w:ind w:firstLine="403" w:firstLineChars="400"/>
      <w:jc w:val="left"/>
    </w:pPr>
    <w:rPr>
      <w:rFonts w:ascii="宋体"/>
      <w:szCs w:val="21"/>
    </w:rPr>
  </w:style>
  <w:style w:type="paragraph" w:styleId="45">
    <w:name w:val="index 7"/>
    <w:basedOn w:val="1"/>
    <w:next w:val="1"/>
    <w:uiPriority w:val="0"/>
    <w:pPr>
      <w:ind w:left="1470" w:hanging="210"/>
      <w:jc w:val="left"/>
    </w:pPr>
    <w:rPr>
      <w:rFonts w:ascii="Calibri" w:hAnsi="Calibri"/>
      <w:sz w:val="20"/>
      <w:szCs w:val="20"/>
    </w:rPr>
  </w:style>
  <w:style w:type="paragraph" w:styleId="46">
    <w:name w:val="index 9"/>
    <w:basedOn w:val="1"/>
    <w:next w:val="1"/>
    <w:uiPriority w:val="0"/>
    <w:pPr>
      <w:ind w:left="1890" w:hanging="210"/>
      <w:jc w:val="left"/>
    </w:pPr>
    <w:rPr>
      <w:rFonts w:ascii="Calibri" w:hAnsi="Calibri"/>
      <w:sz w:val="20"/>
      <w:szCs w:val="20"/>
    </w:rPr>
  </w:style>
  <w:style w:type="paragraph" w:styleId="47">
    <w:name w:val="table of figures"/>
    <w:basedOn w:val="1"/>
    <w:next w:val="1"/>
    <w:uiPriority w:val="99"/>
    <w:pPr>
      <w:ind w:left="200" w:leftChars="200" w:hanging="200" w:hangingChars="200"/>
    </w:pPr>
  </w:style>
  <w:style w:type="paragraph" w:styleId="48">
    <w:name w:val="toc 2"/>
    <w:basedOn w:val="1"/>
    <w:next w:val="1"/>
    <w:uiPriority w:val="39"/>
    <w:pPr>
      <w:tabs>
        <w:tab w:val="right" w:leader="dot" w:pos="9241"/>
      </w:tabs>
    </w:pPr>
    <w:rPr>
      <w:rFonts w:ascii="宋体"/>
      <w:szCs w:val="21"/>
    </w:rPr>
  </w:style>
  <w:style w:type="paragraph" w:styleId="49">
    <w:name w:val="toc 9"/>
    <w:basedOn w:val="1"/>
    <w:next w:val="1"/>
    <w:uiPriority w:val="39"/>
    <w:pPr>
      <w:ind w:left="1470"/>
      <w:jc w:val="left"/>
    </w:pPr>
    <w:rPr>
      <w:sz w:val="20"/>
      <w:szCs w:val="20"/>
    </w:rPr>
  </w:style>
  <w:style w:type="paragraph" w:styleId="50">
    <w:name w:val="Body Text 2"/>
    <w:basedOn w:val="1"/>
    <w:link w:val="90"/>
    <w:unhideWhenUsed/>
    <w:uiPriority w:val="99"/>
    <w:pPr>
      <w:spacing w:after="120" w:line="480" w:lineRule="auto"/>
    </w:pPr>
    <w:rPr>
      <w:szCs w:val="22"/>
    </w:rPr>
  </w:style>
  <w:style w:type="paragraph" w:styleId="51">
    <w:name w:val="HTML Preformatted"/>
    <w:basedOn w:val="1"/>
    <w:link w:val="76"/>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52">
    <w:name w:val="index 2"/>
    <w:basedOn w:val="1"/>
    <w:next w:val="1"/>
    <w:uiPriority w:val="0"/>
    <w:pPr>
      <w:ind w:left="420" w:hanging="210"/>
      <w:jc w:val="left"/>
    </w:pPr>
    <w:rPr>
      <w:rFonts w:ascii="Calibri" w:hAnsi="Calibri"/>
      <w:sz w:val="20"/>
      <w:szCs w:val="20"/>
    </w:rPr>
  </w:style>
  <w:style w:type="paragraph" w:styleId="53">
    <w:name w:val="Title"/>
    <w:basedOn w:val="1"/>
    <w:next w:val="1"/>
    <w:link w:val="104"/>
    <w:qFormat/>
    <w:uiPriority w:val="0"/>
    <w:pPr>
      <w:jc w:val="center"/>
    </w:pPr>
    <w:rPr>
      <w:rFonts w:ascii="宋体"/>
      <w:b/>
      <w:snapToGrid w:val="0"/>
      <w:kern w:val="0"/>
      <w:sz w:val="36"/>
      <w:szCs w:val="20"/>
    </w:rPr>
  </w:style>
  <w:style w:type="paragraph" w:styleId="54">
    <w:name w:val="annotation subject"/>
    <w:basedOn w:val="24"/>
    <w:next w:val="24"/>
    <w:link w:val="80"/>
    <w:uiPriority w:val="99"/>
    <w:rPr>
      <w:b/>
      <w:bCs/>
    </w:rPr>
  </w:style>
  <w:style w:type="paragraph" w:styleId="55">
    <w:name w:val="Body Text First Indent"/>
    <w:basedOn w:val="26"/>
    <w:link w:val="133"/>
    <w:unhideWhenUsed/>
    <w:uiPriority w:val="99"/>
    <w:pPr>
      <w:ind w:firstLine="420" w:firstLineChars="100"/>
    </w:pPr>
  </w:style>
  <w:style w:type="table" w:styleId="57">
    <w:name w:val="Table Grid"/>
    <w:basedOn w:val="56"/>
    <w:uiPriority w:val="59"/>
    <w:rPr>
      <w:rFonts w:ascii="宋体"/>
      <w:sz w:val="18"/>
      <w:szCs w:val="18"/>
    </w:rPr>
    <w:tblPr>
      <w:tblStyle w:val="56"/>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58">
    <w:name w:val="Table Elegant"/>
    <w:basedOn w:val="56"/>
    <w:uiPriority w:val="0"/>
    <w:pPr>
      <w:widowControl w:val="0"/>
      <w:jc w:val="both"/>
    </w:pPr>
    <w:tblPr>
      <w:tblStyle w:val="56"/>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blStyle w:val="56"/>
      </w:tblPr>
      <w:tcPr>
        <w:tcBorders>
          <w:top w:val="nil"/>
          <w:left w:val="nil"/>
          <w:bottom w:val="nil"/>
          <w:right w:val="nil"/>
          <w:insideH w:val="nil"/>
          <w:insideV w:val="nil"/>
          <w:tl2br w:val="nil"/>
          <w:tr2bl w:val="nil"/>
        </w:tcBorders>
      </w:tcPr>
    </w:tblStylePr>
  </w:style>
  <w:style w:type="table" w:styleId="59">
    <w:name w:val="Light Grid Accent 3"/>
    <w:basedOn w:val="56"/>
    <w:unhideWhenUsed/>
    <w:uiPriority w:val="34"/>
    <w:rPr>
      <w:kern w:val="2"/>
      <w:sz w:val="21"/>
      <w:szCs w:val="22"/>
    </w:rPr>
    <w:tblPr>
      <w:tblStyle w:val="56"/>
      <w:tblStyleRowBandSize w:val="1"/>
      <w:tblStyleColBandSize w:val="1"/>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Pr>
    <w:tblStylePr w:type="firstRow">
      <w:pPr>
        <w:spacing w:before="0" w:after="0" w:line="240" w:lineRule="auto"/>
      </w:pPr>
      <w:rPr>
        <w:rFonts w:cs="Times New Roman"/>
        <w:b/>
        <w:bCs/>
      </w:rPr>
      <w:tblPr>
        <w:tblStyle w:val="56"/>
      </w:tblPr>
      <w:tcPr>
        <w:tcBorders>
          <w:top w:val="single" w:color="A5A5A5" w:sz="8" w:space="0"/>
          <w:left w:val="single" w:color="A5A5A5" w:sz="18" w:space="0"/>
          <w:bottom w:val="single" w:color="A5A5A5" w:sz="8" w:space="0"/>
          <w:right w:val="single" w:color="A5A5A5" w:sz="8" w:space="0"/>
          <w:insideH w:val="nil"/>
          <w:insideV w:val="single" w:sz="8" w:space="0"/>
          <w:tl2br w:val="nil"/>
          <w:tr2bl w:val="nil"/>
        </w:tcBorders>
      </w:tcPr>
    </w:tblStylePr>
    <w:tblStylePr w:type="lastRow">
      <w:pPr>
        <w:spacing w:before="0" w:after="0" w:line="240" w:lineRule="auto"/>
      </w:pPr>
      <w:rPr>
        <w:rFonts w:cs="Times New Roman"/>
        <w:b/>
        <w:bCs/>
      </w:rPr>
      <w:tblPr>
        <w:tblStyle w:val="56"/>
      </w:tblPr>
      <w:tcPr>
        <w:tcBorders>
          <w:top w:val="double" w:color="A5A5A5" w:sz="6" w:space="0"/>
          <w:left w:val="single" w:color="A5A5A5" w:sz="8" w:space="0"/>
          <w:bottom w:val="single" w:color="A5A5A5" w:sz="8" w:space="0"/>
          <w:right w:val="single" w:color="A5A5A5"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blStyle w:val="56"/>
      </w:tblPr>
      <w:tcPr>
        <w:tcBorders>
          <w:top w:val="single" w:color="A5A5A5" w:sz="8" w:space="0"/>
          <w:left w:val="single" w:color="A5A5A5" w:sz="8" w:space="0"/>
          <w:bottom w:val="single" w:color="A5A5A5" w:sz="8" w:space="0"/>
          <w:right w:val="single" w:color="A5A5A5" w:sz="8" w:space="0"/>
          <w:insideH w:val="nil"/>
          <w:insideV w:val="nil"/>
          <w:tl2br w:val="nil"/>
          <w:tr2bl w:val="nil"/>
        </w:tcBorders>
      </w:tcPr>
    </w:tblStylePr>
    <w:tblStylePr w:type="band1Vert">
      <w:tblPr>
        <w:tblStyle w:val="56"/>
      </w:tblPr>
      <w:tcPr>
        <w:tcBorders>
          <w:top w:val="single" w:color="A5A5A5" w:sz="8" w:space="0"/>
          <w:left w:val="single" w:color="A5A5A5" w:sz="8" w:space="0"/>
          <w:bottom w:val="single" w:color="A5A5A5" w:sz="8" w:space="0"/>
          <w:right w:val="single" w:color="A5A5A5" w:sz="8" w:space="0"/>
          <w:insideH w:val="nil"/>
          <w:insideV w:val="nil"/>
          <w:tl2br w:val="nil"/>
          <w:tr2bl w:val="nil"/>
        </w:tcBorders>
        <w:shd w:val="clear" w:color="auto" w:fill="E8E8E8"/>
      </w:tcPr>
    </w:tblStylePr>
    <w:tblStylePr w:type="band1Horz">
      <w:tblPr>
        <w:tblStyle w:val="56"/>
      </w:tblPr>
      <w:tcPr>
        <w:tcBorders>
          <w:top w:val="single" w:color="A5A5A5" w:sz="8" w:space="0"/>
          <w:left w:val="single" w:color="A5A5A5" w:sz="8" w:space="0"/>
          <w:bottom w:val="single" w:color="A5A5A5" w:sz="8" w:space="0"/>
          <w:right w:val="single" w:color="A5A5A5" w:sz="8" w:space="0"/>
          <w:insideH w:val="nil"/>
          <w:insideV w:val="single" w:sz="8" w:space="0"/>
          <w:tl2br w:val="nil"/>
          <w:tr2bl w:val="nil"/>
        </w:tcBorders>
        <w:shd w:val="clear" w:color="auto" w:fill="E8E8E8"/>
      </w:tcPr>
    </w:tblStylePr>
    <w:tblStylePr w:type="band2Horz">
      <w:tblPr>
        <w:tblStyle w:val="56"/>
      </w:tblPr>
      <w:tcPr>
        <w:tcBorders>
          <w:top w:val="single" w:color="A5A5A5" w:sz="8" w:space="0"/>
          <w:left w:val="single" w:color="A5A5A5" w:sz="8" w:space="0"/>
          <w:bottom w:val="single" w:color="A5A5A5" w:sz="8" w:space="0"/>
          <w:right w:val="single" w:color="A5A5A5" w:sz="8" w:space="0"/>
          <w:insideH w:val="nil"/>
          <w:insideV w:val="single" w:sz="8" w:space="0"/>
          <w:tl2br w:val="nil"/>
          <w:tr2bl w:val="nil"/>
        </w:tcBorders>
      </w:tcPr>
    </w:tblStylePr>
  </w:style>
  <w:style w:type="table" w:styleId="60">
    <w:name w:val="Colorful List Accent 2"/>
    <w:basedOn w:val="56"/>
    <w:unhideWhenUsed/>
    <w:uiPriority w:val="1"/>
    <w:rPr>
      <w:sz w:val="22"/>
      <w:szCs w:val="22"/>
    </w:rPr>
    <w:tblPr>
      <w:tblStyle w:val="56"/>
      <w:tblStyleRowBandSize w:val="1"/>
      <w:tblStyleColBandSize w:val="1"/>
    </w:tblPr>
    <w:tcPr>
      <w:shd w:val="clear" w:color="auto" w:fill="FDF2EA"/>
    </w:tcPr>
    <w:tblStylePr w:type="firstRow">
      <w:rPr>
        <w:b/>
        <w:bCs/>
        <w:color w:val="FFFFFF"/>
      </w:rPr>
      <w:tblPr>
        <w:tblStyle w:val="56"/>
      </w:tblPr>
      <w:tcPr>
        <w:tcBorders>
          <w:top w:val="nil"/>
          <w:left w:val="single" w:color="FFFFFF" w:sz="12" w:space="0"/>
          <w:bottom w:val="nil"/>
          <w:right w:val="nil"/>
          <w:insideH w:val="nil"/>
          <w:insideV w:val="nil"/>
          <w:tl2br w:val="nil"/>
          <w:tr2bl w:val="nil"/>
        </w:tcBorders>
        <w:shd w:val="clear" w:color="auto" w:fill="D25F12"/>
      </w:tcPr>
    </w:tblStylePr>
    <w:tblStylePr w:type="lastRow">
      <w:rPr>
        <w:b/>
        <w:bCs/>
        <w:color w:val="9E3A38"/>
      </w:rPr>
      <w:tblPr>
        <w:tblStyle w:val="56"/>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blStyle w:val="56"/>
      </w:tblPr>
      <w:tcPr>
        <w:tcBorders>
          <w:top w:val="nil"/>
          <w:left w:val="nil"/>
          <w:bottom w:val="nil"/>
          <w:right w:val="nil"/>
          <w:insideH w:val="nil"/>
          <w:insideV w:val="nil"/>
          <w:tl2br w:val="nil"/>
          <w:tr2bl w:val="nil"/>
        </w:tcBorders>
        <w:shd w:val="clear" w:color="auto" w:fill="FADECB"/>
      </w:tcPr>
    </w:tblStylePr>
    <w:tblStylePr w:type="band1Horz">
      <w:tblPr>
        <w:tblStyle w:val="56"/>
      </w:tblPr>
      <w:tcPr>
        <w:shd w:val="clear" w:color="auto" w:fill="FBE4D5"/>
      </w:tcPr>
    </w:tblStylePr>
  </w:style>
  <w:style w:type="character" w:styleId="62">
    <w:name w:val="Strong"/>
    <w:qFormat/>
    <w:uiPriority w:val="22"/>
    <w:rPr>
      <w:b/>
    </w:rPr>
  </w:style>
  <w:style w:type="character" w:styleId="63">
    <w:name w:val="endnote reference"/>
    <w:semiHidden/>
    <w:uiPriority w:val="0"/>
    <w:rPr>
      <w:vertAlign w:val="superscript"/>
    </w:rPr>
  </w:style>
  <w:style w:type="character" w:styleId="64">
    <w:name w:val="page number"/>
    <w:uiPriority w:val="0"/>
    <w:rPr>
      <w:rFonts w:ascii="Times New Roman" w:hAnsi="Times New Roman" w:eastAsia="宋体"/>
      <w:sz w:val="18"/>
    </w:rPr>
  </w:style>
  <w:style w:type="character" w:styleId="65">
    <w:name w:val="FollowedHyperlink"/>
    <w:uiPriority w:val="99"/>
    <w:rPr>
      <w:color w:val="800080"/>
      <w:u w:val="single"/>
    </w:rPr>
  </w:style>
  <w:style w:type="character" w:styleId="66">
    <w:name w:val="Hyperlink"/>
    <w:uiPriority w:val="99"/>
    <w:rPr>
      <w:color w:val="0000FF"/>
      <w:spacing w:val="0"/>
      <w:w w:val="100"/>
      <w:szCs w:val="21"/>
      <w:u w:val="single"/>
      <w:lang/>
    </w:rPr>
  </w:style>
  <w:style w:type="character" w:styleId="67">
    <w:name w:val="HTML Code"/>
    <w:uiPriority w:val="0"/>
    <w:rPr>
      <w:rFonts w:ascii="Courier New" w:hAnsi="Courier New"/>
      <w:sz w:val="20"/>
    </w:rPr>
  </w:style>
  <w:style w:type="character" w:styleId="68">
    <w:name w:val="annotation reference"/>
    <w:uiPriority w:val="99"/>
    <w:rPr>
      <w:sz w:val="21"/>
      <w:szCs w:val="21"/>
    </w:rPr>
  </w:style>
  <w:style w:type="character" w:styleId="69">
    <w:name w:val="footnote reference"/>
    <w:semiHidden/>
    <w:uiPriority w:val="0"/>
    <w:rPr>
      <w:vertAlign w:val="superscript"/>
    </w:rPr>
  </w:style>
  <w:style w:type="character" w:customStyle="1" w:styleId="70">
    <w:name w:val="发布"/>
    <w:uiPriority w:val="0"/>
    <w:rPr>
      <w:rFonts w:ascii="黑体" w:eastAsia="黑体"/>
      <w:spacing w:val="85"/>
      <w:w w:val="100"/>
      <w:position w:val="3"/>
      <w:sz w:val="28"/>
      <w:szCs w:val="28"/>
    </w:rPr>
  </w:style>
  <w:style w:type="character" w:customStyle="1" w:styleId="71">
    <w:name w:val="日期 字符1"/>
    <w:uiPriority w:val="0"/>
    <w:rPr>
      <w:kern w:val="2"/>
      <w:sz w:val="21"/>
      <w:szCs w:val="24"/>
    </w:rPr>
  </w:style>
  <w:style w:type="character" w:customStyle="1" w:styleId="72">
    <w:name w:val="标题 2 字符1"/>
    <w:link w:val="5"/>
    <w:uiPriority w:val="0"/>
    <w:rPr>
      <w:rFonts w:ascii="Arial" w:hAnsi="Arial" w:eastAsia="黑体"/>
      <w:b/>
      <w:kern w:val="2"/>
      <w:sz w:val="32"/>
      <w:szCs w:val="24"/>
    </w:rPr>
  </w:style>
  <w:style w:type="character" w:customStyle="1" w:styleId="73">
    <w:name w:val="HT_表格单元靠左 Char"/>
    <w:link w:val="74"/>
    <w:uiPriority w:val="0"/>
    <w:rPr>
      <w:kern w:val="2"/>
      <w:sz w:val="21"/>
      <w:szCs w:val="24"/>
    </w:rPr>
  </w:style>
  <w:style w:type="paragraph" w:customStyle="1" w:styleId="74">
    <w:name w:val="HT_表格单元靠左"/>
    <w:basedOn w:val="1"/>
    <w:link w:val="73"/>
    <w:uiPriority w:val="0"/>
    <w:pPr>
      <w:spacing w:before="40" w:after="40"/>
      <w:jc w:val="center"/>
    </w:pPr>
  </w:style>
  <w:style w:type="character" w:customStyle="1" w:styleId="75">
    <w:name w:val="标题 3 字符"/>
    <w:aliases w:val="Chapter X.X.X. 字符,H3 字符,第二层条 字符,Level 3 Head 字符,level_3 字符,PIM 3 字符,h3 字符,Heading 3 - old 字符,l3 字符,CT 字符,列表编号3 字符,3 bullet 字符,bullet 字符,bullets 字符,2nd order hd 字符,2nd order 字符,level2 title 字符,position etc 字符,2nd order head 字符,3 bullet1 字符,b1 字符"/>
    <w:uiPriority w:val="0"/>
    <w:rPr>
      <w:rFonts w:ascii="Calibri" w:hAnsi="Calibri"/>
      <w:b/>
      <w:bCs/>
      <w:kern w:val="2"/>
      <w:sz w:val="32"/>
      <w:szCs w:val="32"/>
    </w:rPr>
  </w:style>
  <w:style w:type="character" w:customStyle="1" w:styleId="76">
    <w:name w:val="HTML 预设格式 字符"/>
    <w:link w:val="51"/>
    <w:uiPriority w:val="0"/>
    <w:rPr>
      <w:rFonts w:ascii="宋体" w:hAnsi="宋体"/>
      <w:sz w:val="24"/>
      <w:szCs w:val="24"/>
    </w:rPr>
  </w:style>
  <w:style w:type="character" w:customStyle="1" w:styleId="77">
    <w:name w:val="标题 4 字符1"/>
    <w:link w:val="9"/>
    <w:uiPriority w:val="0"/>
    <w:rPr>
      <w:rFonts w:ascii="Arial" w:hAnsi="Arial" w:eastAsia="黑体"/>
      <w:b/>
      <w:kern w:val="2"/>
      <w:sz w:val="28"/>
      <w:szCs w:val="24"/>
    </w:rPr>
  </w:style>
  <w:style w:type="character" w:customStyle="1" w:styleId="78">
    <w:name w:val="标题 1 字符"/>
    <w:aliases w:val="章节 字符,编号标题1 字符,11 字符,12 字符,13 字符,14 字符,15 字符,111 字符,121 字符,131 字符,16 字符,112 字符,122 字符,132 字符,17 字符,113 字符,123 字符,133 字符,18 字符,114 字符,124 字符,134 字符,141 字符,151 字符,1111 字符,1211 字符,1311 字符,161 字符,1121 字符,1221 字符,1321 字符,171 字符,1131 字符,1231 字符,19 字符"/>
    <w:uiPriority w:val="0"/>
    <w:rPr>
      <w:rFonts w:ascii="Calibri" w:hAnsi="Calibri"/>
      <w:b/>
      <w:bCs/>
      <w:kern w:val="44"/>
      <w:sz w:val="44"/>
      <w:szCs w:val="44"/>
    </w:rPr>
  </w:style>
  <w:style w:type="character" w:customStyle="1" w:styleId="79">
    <w:name w:val="正文文本 2字符1"/>
    <w:uiPriority w:val="0"/>
    <w:rPr>
      <w:kern w:val="2"/>
      <w:sz w:val="21"/>
      <w:szCs w:val="24"/>
    </w:rPr>
  </w:style>
  <w:style w:type="character" w:customStyle="1" w:styleId="80">
    <w:name w:val="批注主题 字符1"/>
    <w:link w:val="54"/>
    <w:uiPriority w:val="0"/>
    <w:rPr>
      <w:b/>
      <w:bCs/>
      <w:kern w:val="2"/>
      <w:sz w:val="21"/>
      <w:szCs w:val="24"/>
    </w:rPr>
  </w:style>
  <w:style w:type="character" w:customStyle="1" w:styleId="81">
    <w:name w:val="标题 字符1"/>
    <w:uiPriority w:val="0"/>
    <w:rPr>
      <w:rFonts w:ascii="等线 Light" w:hAnsi="等线 Light" w:cs="Times New Roman"/>
      <w:b/>
      <w:bCs/>
      <w:kern w:val="2"/>
      <w:sz w:val="32"/>
      <w:szCs w:val="32"/>
    </w:rPr>
  </w:style>
  <w:style w:type="character" w:customStyle="1" w:styleId="82">
    <w:name w:val="日期 字符"/>
    <w:link w:val="32"/>
    <w:uiPriority w:val="99"/>
  </w:style>
  <w:style w:type="character" w:customStyle="1" w:styleId="83">
    <w:name w:val="HT_正文 Char"/>
    <w:link w:val="84"/>
    <w:uiPriority w:val="0"/>
    <w:rPr>
      <w:kern w:val="2"/>
      <w:sz w:val="24"/>
      <w:szCs w:val="24"/>
    </w:rPr>
  </w:style>
  <w:style w:type="paragraph" w:customStyle="1" w:styleId="84">
    <w:name w:val="HT_正文"/>
    <w:basedOn w:val="1"/>
    <w:link w:val="83"/>
    <w:uiPriority w:val="0"/>
    <w:pPr>
      <w:spacing w:beforeLines="50" w:line="300" w:lineRule="auto"/>
    </w:pPr>
    <w:rPr>
      <w:sz w:val="24"/>
    </w:rPr>
  </w:style>
  <w:style w:type="character" w:customStyle="1" w:styleId="85">
    <w:name w:val="正文文本 字符"/>
    <w:link w:val="26"/>
    <w:uiPriority w:val="99"/>
    <w:rPr>
      <w:kern w:val="2"/>
      <w:sz w:val="21"/>
      <w:szCs w:val="22"/>
    </w:rPr>
  </w:style>
  <w:style w:type="character" w:customStyle="1" w:styleId="86">
    <w:name w:val="无间隔 字符"/>
    <w:link w:val="87"/>
    <w:locked/>
    <w:uiPriority w:val="99"/>
    <w:rPr>
      <w:rFonts w:ascii="Calibri" w:hAnsi="Calibri" w:cs="Calibri"/>
      <w:kern w:val="2"/>
      <w:sz w:val="21"/>
      <w:szCs w:val="21"/>
    </w:rPr>
  </w:style>
  <w:style w:type="paragraph" w:styleId="87">
    <w:name w:val="No Spacing"/>
    <w:basedOn w:val="1"/>
    <w:link w:val="86"/>
    <w:qFormat/>
    <w:uiPriority w:val="99"/>
    <w:pPr>
      <w:spacing w:line="360" w:lineRule="auto"/>
    </w:pPr>
    <w:rPr>
      <w:rFonts w:ascii="Calibri" w:hAnsi="Calibri" w:cs="Calibri"/>
      <w:szCs w:val="21"/>
    </w:rPr>
  </w:style>
  <w:style w:type="character" w:customStyle="1" w:styleId="88">
    <w:name w:val="标题 5 字符"/>
    <w:aliases w:val="b 字符,H5 字符,PIM 5 字符,h5 字符,5 sub-bullet 字符,sb 字符,4th order hd 字符,4th order 字符,4th order head 字符,lable_5 字符,控制中心-（1） 字符,ACC标题 5 Char 字符,ACC标题 5 字符,Block Label 字符,Atlanthd3 字符,Atlanthd31 字符,Atlanthd32 字符,Atlanthd33 字符,Atlanthd34 字符,Atlanthd311 字符"/>
    <w:uiPriority w:val="0"/>
    <w:rPr>
      <w:rFonts w:ascii="Calibri" w:hAnsi="Calibri"/>
      <w:b/>
      <w:bCs/>
      <w:kern w:val="2"/>
      <w:sz w:val="28"/>
      <w:szCs w:val="28"/>
    </w:rPr>
  </w:style>
  <w:style w:type="character" w:customStyle="1" w:styleId="89">
    <w:name w:val="浅色网格 - 强调文字颜色 3字符"/>
    <w:uiPriority w:val="34"/>
    <w:rPr>
      <w:kern w:val="2"/>
      <w:sz w:val="21"/>
      <w:szCs w:val="22"/>
    </w:rPr>
  </w:style>
  <w:style w:type="character" w:customStyle="1" w:styleId="90">
    <w:name w:val="正文文本 2 字符"/>
    <w:link w:val="50"/>
    <w:uiPriority w:val="99"/>
    <w:rPr>
      <w:kern w:val="2"/>
      <w:sz w:val="21"/>
      <w:szCs w:val="22"/>
    </w:rPr>
  </w:style>
  <w:style w:type="character" w:customStyle="1" w:styleId="91">
    <w:name w:val="HT_重点字符"/>
    <w:uiPriority w:val="0"/>
    <w:rPr>
      <w:rFonts w:ascii="Arial" w:hAnsi="Arial" w:eastAsia="黑体"/>
      <w:b/>
    </w:rPr>
  </w:style>
  <w:style w:type="character" w:customStyle="1" w:styleId="92">
    <w:name w:val="正文文本字符1"/>
    <w:uiPriority w:val="0"/>
    <w:rPr>
      <w:kern w:val="2"/>
      <w:sz w:val="21"/>
      <w:szCs w:val="24"/>
    </w:rPr>
  </w:style>
  <w:style w:type="character" w:customStyle="1" w:styleId="93">
    <w:name w:val="标题 2 字符"/>
    <w:aliases w:val="Chapter X.X. Statement 字符,h2 字符,2 字符,Header 2 字符,l2 字符,Level 2 Head 字符,heading 2 字符,编号标题2 字符,2 headline 字符,h 字符,headline 字符,S&amp;R2 字符,ERMH2 字符,H2 字符,2nd level 字符,UNDERRUBRIK 1-2 字符,标题 1.1 字符,head:2# 字符,Head 2 字符,2 sub-heading 字符,sh 字符,title 字符"/>
    <w:uiPriority w:val="0"/>
    <w:rPr>
      <w:rFonts w:ascii="Cambria" w:hAnsi="Cambria"/>
      <w:b/>
      <w:bCs/>
      <w:kern w:val="2"/>
      <w:sz w:val="32"/>
      <w:szCs w:val="32"/>
    </w:rPr>
  </w:style>
  <w:style w:type="character" w:customStyle="1" w:styleId="94">
    <w:name w:val="页脚 字符"/>
    <w:link w:val="35"/>
    <w:uiPriority w:val="99"/>
    <w:rPr>
      <w:kern w:val="2"/>
      <w:sz w:val="18"/>
      <w:szCs w:val="18"/>
    </w:rPr>
  </w:style>
  <w:style w:type="character" w:customStyle="1" w:styleId="95">
    <w:name w:val="文档结构图 字符"/>
    <w:link w:val="23"/>
    <w:uiPriority w:val="99"/>
    <w:rPr>
      <w:kern w:val="2"/>
      <w:sz w:val="21"/>
      <w:szCs w:val="24"/>
      <w:shd w:val="clear" w:color="auto" w:fill="000080"/>
    </w:rPr>
  </w:style>
  <w:style w:type="character" w:customStyle="1" w:styleId="96">
    <w:name w:val="标题 7 字符"/>
    <w:aliases w:val="lable_7 字符,PIM 7 字符,正文七级标题 字符,Alt+7 字符,sdf 字符,letter list 字符,Bulleted list 字符,L7 字符,heading 7 字符,不用 字符,（1） 字符,Reserved for Level 7 字符,st 字符,SDL title 字符,h7 字符,H7 字符,8 字符,cnc 字符,Caption number (column-wide) 字符,ITT t7 字符,PA Appendix Major 字符"/>
    <w:uiPriority w:val="0"/>
    <w:rPr>
      <w:rFonts w:ascii="Calibri" w:hAnsi="Calibri"/>
      <w:b/>
      <w:bCs/>
      <w:kern w:val="2"/>
      <w:sz w:val="24"/>
      <w:szCs w:val="24"/>
    </w:rPr>
  </w:style>
  <w:style w:type="character" w:customStyle="1" w:styleId="97">
    <w:name w:val="批注文字 字符"/>
    <w:uiPriority w:val="99"/>
    <w:rPr>
      <w:rFonts w:ascii="宋体"/>
      <w:kern w:val="2"/>
      <w:sz w:val="21"/>
    </w:rPr>
  </w:style>
  <w:style w:type="character" w:customStyle="1" w:styleId="98">
    <w:name w:val="标题 9 字符"/>
    <w:link w:val="16"/>
    <w:uiPriority w:val="0"/>
    <w:rPr>
      <w:rFonts w:ascii="Cambria" w:hAnsi="Cambria"/>
      <w:kern w:val="2"/>
      <w:sz w:val="21"/>
      <w:szCs w:val="21"/>
    </w:rPr>
  </w:style>
  <w:style w:type="character" w:customStyle="1" w:styleId="99">
    <w:name w:val="HT_标书应答 Char"/>
    <w:link w:val="100"/>
    <w:locked/>
    <w:uiPriority w:val="0"/>
    <w:rPr>
      <w:b/>
      <w:color w:val="0000FF"/>
      <w:kern w:val="2"/>
      <w:sz w:val="24"/>
      <w:szCs w:val="24"/>
    </w:rPr>
  </w:style>
  <w:style w:type="paragraph" w:customStyle="1" w:styleId="100">
    <w:name w:val="HT_标书应答"/>
    <w:basedOn w:val="84"/>
    <w:next w:val="4"/>
    <w:link w:val="99"/>
    <w:uiPriority w:val="0"/>
    <w:rPr>
      <w:b/>
      <w:color w:val="0000FF"/>
    </w:rPr>
  </w:style>
  <w:style w:type="character" w:customStyle="1" w:styleId="101">
    <w:name w:val="彩色列表 - 强调文字颜色 2字符"/>
    <w:uiPriority w:val="1"/>
    <w:rPr>
      <w:sz w:val="22"/>
      <w:szCs w:val="22"/>
      <w:lang w:val="en-US" w:eastAsia="zh-CN" w:bidi="ar-SA"/>
    </w:rPr>
  </w:style>
  <w:style w:type="character" w:customStyle="1" w:styleId="102">
    <w:name w:val="批注框文本 字符1"/>
    <w:link w:val="34"/>
    <w:uiPriority w:val="0"/>
    <w:rPr>
      <w:kern w:val="2"/>
      <w:sz w:val="18"/>
      <w:szCs w:val="18"/>
    </w:rPr>
  </w:style>
  <w:style w:type="character" w:customStyle="1" w:styleId="103">
    <w:name w:val="页眉 字符"/>
    <w:link w:val="36"/>
    <w:uiPriority w:val="99"/>
    <w:rPr>
      <w:kern w:val="2"/>
      <w:sz w:val="18"/>
      <w:szCs w:val="18"/>
    </w:rPr>
  </w:style>
  <w:style w:type="character" w:customStyle="1" w:styleId="104">
    <w:name w:val="标题 字符"/>
    <w:link w:val="53"/>
    <w:uiPriority w:val="0"/>
    <w:rPr>
      <w:rFonts w:ascii="宋体"/>
      <w:b/>
      <w:snapToGrid/>
      <w:sz w:val="36"/>
    </w:rPr>
  </w:style>
  <w:style w:type="character" w:customStyle="1" w:styleId="105">
    <w:name w:val="标题 1 字符1"/>
    <w:link w:val="2"/>
    <w:uiPriority w:val="0"/>
    <w:rPr>
      <w:rFonts w:ascii="Arial" w:hAnsi="Arial" w:eastAsia="黑体"/>
      <w:b/>
      <w:kern w:val="2"/>
      <w:sz w:val="36"/>
      <w:szCs w:val="24"/>
    </w:rPr>
  </w:style>
  <w:style w:type="character" w:customStyle="1" w:styleId="106">
    <w:name w:val="标题 6 字符"/>
    <w:link w:val="13"/>
    <w:uiPriority w:val="0"/>
    <w:rPr>
      <w:rFonts w:ascii="Cambria" w:hAnsi="Cambria"/>
      <w:b/>
      <w:bCs/>
      <w:kern w:val="2"/>
      <w:sz w:val="24"/>
      <w:szCs w:val="24"/>
    </w:rPr>
  </w:style>
  <w:style w:type="character" w:customStyle="1" w:styleId="107">
    <w:name w:val="标题字符1"/>
    <w:uiPriority w:val="0"/>
    <w:rPr>
      <w:rFonts w:ascii="等线 Light" w:hAnsi="等线 Light" w:cs="Times New Roman"/>
      <w:b/>
      <w:bCs/>
      <w:kern w:val="2"/>
      <w:sz w:val="32"/>
      <w:szCs w:val="32"/>
    </w:rPr>
  </w:style>
  <w:style w:type="character" w:customStyle="1" w:styleId="108">
    <w:name w:val="HT_引用字符"/>
    <w:uiPriority w:val="0"/>
    <w:rPr>
      <w:rFonts w:eastAsia="楷体_GB2312"/>
      <w:i/>
    </w:rPr>
  </w:style>
  <w:style w:type="character" w:customStyle="1" w:styleId="109">
    <w:name w:val="No Spacing Char"/>
    <w:link w:val="110"/>
    <w:locked/>
    <w:uiPriority w:val="0"/>
    <w:rPr>
      <w:rFonts w:ascii="Calibri" w:hAnsi="Calibri" w:cs="Calibri"/>
      <w:szCs w:val="21"/>
    </w:rPr>
  </w:style>
  <w:style w:type="paragraph" w:customStyle="1" w:styleId="110">
    <w:name w:val="无间隔2"/>
    <w:basedOn w:val="1"/>
    <w:link w:val="109"/>
    <w:uiPriority w:val="0"/>
    <w:pPr>
      <w:spacing w:line="360" w:lineRule="auto"/>
    </w:pPr>
    <w:rPr>
      <w:rFonts w:ascii="Calibri" w:hAnsi="Calibri" w:cs="Calibri"/>
      <w:kern w:val="0"/>
      <w:sz w:val="20"/>
      <w:szCs w:val="21"/>
    </w:rPr>
  </w:style>
  <w:style w:type="character" w:customStyle="1" w:styleId="111">
    <w:name w:val="批注文字 字符1"/>
    <w:link w:val="24"/>
    <w:uiPriority w:val="0"/>
    <w:rPr>
      <w:kern w:val="2"/>
      <w:sz w:val="21"/>
      <w:szCs w:val="24"/>
    </w:rPr>
  </w:style>
  <w:style w:type="character" w:customStyle="1" w:styleId="112">
    <w:name w:val="列表段落 字符"/>
    <w:link w:val="113"/>
    <w:qFormat/>
    <w:uiPriority w:val="34"/>
    <w:rPr>
      <w:rFonts w:ascii="Calibri" w:hAnsi="Calibri"/>
      <w:kern w:val="2"/>
      <w:sz w:val="21"/>
      <w:szCs w:val="24"/>
    </w:rPr>
  </w:style>
  <w:style w:type="paragraph" w:styleId="113">
    <w:name w:val="List Paragraph"/>
    <w:basedOn w:val="1"/>
    <w:link w:val="112"/>
    <w:qFormat/>
    <w:uiPriority w:val="34"/>
    <w:pPr>
      <w:ind w:firstLine="420" w:firstLineChars="200"/>
    </w:pPr>
    <w:rPr>
      <w:rFonts w:ascii="Calibri" w:hAnsi="Calibri"/>
    </w:rPr>
  </w:style>
  <w:style w:type="character" w:customStyle="1" w:styleId="114">
    <w:name w:val="彩色列表 - 着色 2 Char"/>
    <w:link w:val="115"/>
    <w:uiPriority w:val="1"/>
    <w:rPr>
      <w:sz w:val="22"/>
      <w:szCs w:val="22"/>
    </w:rPr>
  </w:style>
  <w:style w:type="paragraph" w:customStyle="1" w:styleId="115">
    <w:name w:val="彩色列表 - 着色 21"/>
    <w:link w:val="114"/>
    <w:qFormat/>
    <w:uiPriority w:val="1"/>
    <w:rPr>
      <w:sz w:val="22"/>
      <w:szCs w:val="22"/>
      <w:lang w:val="en-US" w:eastAsia="zh-CN" w:bidi="ar-SA"/>
    </w:rPr>
  </w:style>
  <w:style w:type="character" w:customStyle="1" w:styleId="116">
    <w:name w:val="标题 7 字符1"/>
    <w:link w:val="14"/>
    <w:semiHidden/>
    <w:uiPriority w:val="0"/>
    <w:rPr>
      <w:b/>
      <w:bCs/>
      <w:kern w:val="2"/>
      <w:sz w:val="24"/>
      <w:szCs w:val="24"/>
    </w:rPr>
  </w:style>
  <w:style w:type="character" w:customStyle="1" w:styleId="117">
    <w:name w:val="首示例 Char"/>
    <w:link w:val="118"/>
    <w:uiPriority w:val="0"/>
    <w:rPr>
      <w:rFonts w:ascii="宋体" w:hAnsi="宋体"/>
      <w:kern w:val="2"/>
      <w:sz w:val="18"/>
      <w:szCs w:val="18"/>
    </w:rPr>
  </w:style>
  <w:style w:type="paragraph" w:customStyle="1" w:styleId="118">
    <w:name w:val="首示例"/>
    <w:next w:val="41"/>
    <w:link w:val="117"/>
    <w:qFormat/>
    <w:uiPriority w:val="0"/>
    <w:pPr>
      <w:numPr>
        <w:ilvl w:val="0"/>
        <w:numId w:val="4"/>
      </w:numPr>
      <w:tabs>
        <w:tab w:val="left" w:pos="360"/>
      </w:tabs>
      <w:ind w:firstLine="0"/>
    </w:pPr>
    <w:rPr>
      <w:rFonts w:ascii="宋体" w:hAnsi="宋体"/>
      <w:kern w:val="2"/>
      <w:sz w:val="18"/>
      <w:szCs w:val="18"/>
      <w:lang w:val="en-US" w:eastAsia="zh-CN" w:bidi="ar-SA"/>
    </w:rPr>
  </w:style>
  <w:style w:type="character" w:customStyle="1" w:styleId="119">
    <w:name w:val="批注主题 字符"/>
    <w:uiPriority w:val="99"/>
    <w:rPr>
      <w:rFonts w:ascii="宋体"/>
      <w:b/>
      <w:bCs/>
      <w:kern w:val="2"/>
      <w:sz w:val="21"/>
      <w:szCs w:val="24"/>
    </w:rPr>
  </w:style>
  <w:style w:type="character" w:customStyle="1" w:styleId="120">
    <w:name w:val="附录公式 Char"/>
    <w:basedOn w:val="121"/>
    <w:link w:val="122"/>
    <w:uiPriority w:val="0"/>
  </w:style>
  <w:style w:type="character" w:customStyle="1" w:styleId="121">
    <w:name w:val="段 Char"/>
    <w:link w:val="41"/>
    <w:uiPriority w:val="0"/>
    <w:rPr>
      <w:rFonts w:ascii="宋体"/>
      <w:sz w:val="21"/>
      <w:lang w:val="en-US" w:eastAsia="zh-CN" w:bidi="ar-SA"/>
    </w:rPr>
  </w:style>
  <w:style w:type="paragraph" w:customStyle="1" w:styleId="122">
    <w:name w:val="附录公式"/>
    <w:basedOn w:val="41"/>
    <w:next w:val="41"/>
    <w:link w:val="120"/>
    <w:qFormat/>
    <w:uiPriority w:val="0"/>
  </w:style>
  <w:style w:type="character" w:customStyle="1" w:styleId="123">
    <w:name w:val="标题 8 字符"/>
    <w:link w:val="15"/>
    <w:uiPriority w:val="0"/>
    <w:rPr>
      <w:rFonts w:ascii="Cambria" w:hAnsi="Cambria"/>
      <w:kern w:val="2"/>
      <w:sz w:val="24"/>
      <w:szCs w:val="24"/>
    </w:rPr>
  </w:style>
  <w:style w:type="character" w:customStyle="1" w:styleId="124">
    <w:name w:val="浅色网格 - 着色 3 Char"/>
    <w:link w:val="125"/>
    <w:uiPriority w:val="34"/>
    <w:rPr>
      <w:kern w:val="2"/>
      <w:sz w:val="21"/>
      <w:szCs w:val="22"/>
    </w:rPr>
  </w:style>
  <w:style w:type="paragraph" w:customStyle="1" w:styleId="125">
    <w:name w:val="浅色网格 - 着色 31"/>
    <w:basedOn w:val="1"/>
    <w:link w:val="124"/>
    <w:qFormat/>
    <w:uiPriority w:val="34"/>
    <w:pPr>
      <w:ind w:firstLine="420" w:firstLineChars="200"/>
    </w:pPr>
    <w:rPr>
      <w:szCs w:val="22"/>
    </w:rPr>
  </w:style>
  <w:style w:type="character" w:customStyle="1" w:styleId="126">
    <w:name w:val="正文文本 2 字符1"/>
    <w:uiPriority w:val="0"/>
    <w:rPr>
      <w:kern w:val="2"/>
      <w:sz w:val="21"/>
      <w:szCs w:val="24"/>
    </w:rPr>
  </w:style>
  <w:style w:type="character" w:customStyle="1" w:styleId="127">
    <w:name w:val="标题 5 字符1"/>
    <w:link w:val="11"/>
    <w:uiPriority w:val="0"/>
    <w:rPr>
      <w:rFonts w:ascii="Arial" w:hAnsi="Arial" w:eastAsia="黑体"/>
      <w:b/>
      <w:kern w:val="2"/>
      <w:sz w:val="24"/>
      <w:szCs w:val="24"/>
    </w:rPr>
  </w:style>
  <w:style w:type="character" w:customStyle="1" w:styleId="128">
    <w:name w:val="批注框文本 字符"/>
    <w:uiPriority w:val="99"/>
    <w:rPr>
      <w:kern w:val="2"/>
      <w:sz w:val="18"/>
      <w:szCs w:val="18"/>
    </w:rPr>
  </w:style>
  <w:style w:type="character" w:customStyle="1" w:styleId="129">
    <w:name w:val="正文缩进 字符"/>
    <w:link w:val="20"/>
    <w:uiPriority w:val="0"/>
    <w:rPr>
      <w:kern w:val="2"/>
      <w:sz w:val="24"/>
    </w:rPr>
  </w:style>
  <w:style w:type="character" w:customStyle="1" w:styleId="130">
    <w:name w:val="日期字符1"/>
    <w:uiPriority w:val="0"/>
    <w:rPr>
      <w:kern w:val="2"/>
      <w:sz w:val="21"/>
      <w:szCs w:val="24"/>
    </w:rPr>
  </w:style>
  <w:style w:type="character" w:customStyle="1" w:styleId="131">
    <w:name w:val="标题 4 字符"/>
    <w:aliases w:val="H4 字符,h4 字符,4 字符,4heading 字符,PIM 4 字符,4 dash 字符,d 字符,3 字符,dash 字符,3 dash 字符,3rd order hd 字符,3rd order 字符,Title4 字符,编号标题4，H4 字符,H41 字符,4 dash1 字符,d1 字符,31 字符,dash1 字符,3 dash1 字符,3rd order hd1 字符,3rd order1 字符,H42 字符,4 dash2 字符,d2 字符,32 字符,H43 字符"/>
    <w:uiPriority w:val="0"/>
    <w:rPr>
      <w:rFonts w:ascii="Cambria" w:hAnsi="Cambria"/>
      <w:b/>
      <w:bCs/>
      <w:kern w:val="2"/>
      <w:sz w:val="28"/>
      <w:szCs w:val="28"/>
    </w:rPr>
  </w:style>
  <w:style w:type="character" w:customStyle="1" w:styleId="132">
    <w:name w:val="标题 3 字符1"/>
    <w:link w:val="7"/>
    <w:uiPriority w:val="0"/>
    <w:rPr>
      <w:rFonts w:ascii="Arial" w:hAnsi="Arial" w:eastAsia="黑体"/>
      <w:b/>
      <w:kern w:val="2"/>
      <w:sz w:val="30"/>
      <w:szCs w:val="24"/>
    </w:rPr>
  </w:style>
  <w:style w:type="character" w:customStyle="1" w:styleId="133">
    <w:name w:val="正文文本首行缩进 字符"/>
    <w:link w:val="55"/>
    <w:uiPriority w:val="99"/>
    <w:rPr>
      <w:kern w:val="2"/>
      <w:sz w:val="21"/>
      <w:szCs w:val="22"/>
    </w:rPr>
  </w:style>
  <w:style w:type="character" w:customStyle="1" w:styleId="134">
    <w:name w:val="HT_表格引用段落 Char"/>
    <w:link w:val="135"/>
    <w:locked/>
    <w:uiPriority w:val="0"/>
    <w:rPr>
      <w:i/>
      <w:kern w:val="2"/>
      <w:sz w:val="21"/>
      <w:szCs w:val="24"/>
    </w:rPr>
  </w:style>
  <w:style w:type="paragraph" w:customStyle="1" w:styleId="135">
    <w:name w:val="HT_表格引用段落"/>
    <w:basedOn w:val="136"/>
    <w:link w:val="134"/>
    <w:uiPriority w:val="0"/>
    <w:pPr>
      <w:ind w:firstLine="420" w:firstLineChars="200"/>
    </w:pPr>
    <w:rPr>
      <w:i/>
    </w:rPr>
  </w:style>
  <w:style w:type="paragraph" w:customStyle="1" w:styleId="136">
    <w:name w:val="HT_表格文字"/>
    <w:basedOn w:val="1"/>
    <w:uiPriority w:val="0"/>
    <w:pPr>
      <w:jc w:val="left"/>
    </w:pPr>
  </w:style>
  <w:style w:type="character" w:customStyle="1" w:styleId="137">
    <w:name w:val="正文文本 字符1"/>
    <w:uiPriority w:val="0"/>
    <w:rPr>
      <w:kern w:val="2"/>
      <w:sz w:val="21"/>
      <w:szCs w:val="24"/>
    </w:rPr>
  </w:style>
  <w:style w:type="character" w:customStyle="1" w:styleId="138">
    <w:name w:val="font31"/>
    <w:uiPriority w:val="0"/>
  </w:style>
  <w:style w:type="paragraph" w:customStyle="1" w:styleId="139">
    <w:name w:val="附录四级无"/>
    <w:basedOn w:val="140"/>
    <w:uiPriority w:val="0"/>
    <w:pPr>
      <w:spacing w:before="0" w:beforeLines="0" w:after="0" w:afterLines="0"/>
    </w:pPr>
    <w:rPr>
      <w:rFonts w:ascii="宋体" w:eastAsia="宋体"/>
      <w:szCs w:val="21"/>
    </w:rPr>
  </w:style>
  <w:style w:type="paragraph" w:customStyle="1" w:styleId="140">
    <w:name w:val="附录四级条标题"/>
    <w:basedOn w:val="141"/>
    <w:next w:val="41"/>
    <w:uiPriority w:val="0"/>
    <w:pPr>
      <w:numPr>
        <w:ilvl w:val="5"/>
        <w:numId w:val="5"/>
      </w:numPr>
      <w:tabs>
        <w:tab w:val="left" w:pos="360"/>
      </w:tabs>
      <w:outlineLvl w:val="5"/>
    </w:pPr>
  </w:style>
  <w:style w:type="paragraph" w:customStyle="1" w:styleId="141">
    <w:name w:val="附录三级条标题"/>
    <w:basedOn w:val="142"/>
    <w:next w:val="41"/>
    <w:uiPriority w:val="0"/>
    <w:pPr>
      <w:numPr>
        <w:ilvl w:val="4"/>
        <w:numId w:val="5"/>
      </w:numPr>
      <w:tabs>
        <w:tab w:val="left" w:pos="360"/>
      </w:tabs>
      <w:outlineLvl w:val="4"/>
    </w:pPr>
  </w:style>
  <w:style w:type="paragraph" w:customStyle="1" w:styleId="142">
    <w:name w:val="附录二级条标题"/>
    <w:basedOn w:val="1"/>
    <w:next w:val="41"/>
    <w:uiPriority w:val="0"/>
    <w:pPr>
      <w:widowControl/>
      <w:numPr>
        <w:ilvl w:val="3"/>
        <w:numId w:val="5"/>
      </w:numPr>
      <w:tabs>
        <w:tab w:val="left" w:pos="360"/>
      </w:tabs>
      <w:wordWrap w:val="0"/>
      <w:overflowPunct w:val="0"/>
      <w:autoSpaceDE w:val="0"/>
      <w:autoSpaceDN w:val="0"/>
      <w:spacing w:before="50" w:beforeLines="50" w:after="50" w:afterLines="50"/>
      <w:textAlignment w:val="baseline"/>
      <w:outlineLvl w:val="3"/>
    </w:pPr>
    <w:rPr>
      <w:rFonts w:ascii="黑体" w:eastAsia="黑体"/>
      <w:kern w:val="21"/>
      <w:szCs w:val="20"/>
    </w:rPr>
  </w:style>
  <w:style w:type="paragraph" w:customStyle="1" w:styleId="143">
    <w:name w:val="无间隔1"/>
    <w:basedOn w:val="1"/>
    <w:uiPriority w:val="0"/>
    <w:pPr>
      <w:spacing w:line="360" w:lineRule="auto"/>
    </w:pPr>
    <w:rPr>
      <w:rFonts w:ascii="Calibri" w:hAnsi="Calibri" w:cs="Calibri"/>
      <w:szCs w:val="21"/>
    </w:rPr>
  </w:style>
  <w:style w:type="paragraph" w:customStyle="1" w:styleId="144">
    <w:name w:val="数字编号列项（二级）"/>
    <w:uiPriority w:val="0"/>
    <w:pPr>
      <w:numPr>
        <w:ilvl w:val="1"/>
        <w:numId w:val="6"/>
      </w:numPr>
      <w:jc w:val="both"/>
    </w:pPr>
    <w:rPr>
      <w:rFonts w:ascii="宋体"/>
      <w:sz w:val="21"/>
      <w:lang w:val="en-US" w:eastAsia="zh-CN" w:bidi="ar-SA"/>
    </w:rPr>
  </w:style>
  <w:style w:type="paragraph" w:customStyle="1" w:styleId="145">
    <w:name w:val="三级无"/>
    <w:basedOn w:val="146"/>
    <w:uiPriority w:val="0"/>
    <w:pPr>
      <w:spacing w:before="0" w:beforeLines="0" w:after="0" w:afterLines="0"/>
    </w:pPr>
    <w:rPr>
      <w:rFonts w:ascii="宋体" w:eastAsia="宋体"/>
    </w:rPr>
  </w:style>
  <w:style w:type="paragraph" w:customStyle="1" w:styleId="146">
    <w:name w:val="三级条标题"/>
    <w:basedOn w:val="147"/>
    <w:next w:val="41"/>
    <w:uiPriority w:val="0"/>
    <w:pPr>
      <w:numPr>
        <w:ilvl w:val="3"/>
        <w:numId w:val="7"/>
      </w:numPr>
      <w:outlineLvl w:val="4"/>
    </w:pPr>
  </w:style>
  <w:style w:type="paragraph" w:customStyle="1" w:styleId="147">
    <w:name w:val="二级条标题"/>
    <w:basedOn w:val="148"/>
    <w:next w:val="41"/>
    <w:uiPriority w:val="0"/>
    <w:pPr>
      <w:numPr>
        <w:ilvl w:val="2"/>
        <w:numId w:val="7"/>
      </w:numPr>
      <w:spacing w:before="50" w:after="50"/>
      <w:outlineLvl w:val="3"/>
    </w:pPr>
  </w:style>
  <w:style w:type="paragraph" w:customStyle="1" w:styleId="148">
    <w:name w:val="一级条标题"/>
    <w:next w:val="41"/>
    <w:uiPriority w:val="0"/>
    <w:pPr>
      <w:numPr>
        <w:ilvl w:val="1"/>
        <w:numId w:val="7"/>
      </w:numPr>
      <w:spacing w:before="156" w:beforeLines="50" w:after="156" w:afterLines="50"/>
      <w:outlineLvl w:val="2"/>
    </w:pPr>
    <w:rPr>
      <w:rFonts w:ascii="黑体" w:eastAsia="黑体"/>
      <w:sz w:val="21"/>
      <w:szCs w:val="21"/>
      <w:lang w:val="en-US" w:eastAsia="zh-CN" w:bidi="ar-SA"/>
    </w:rPr>
  </w:style>
  <w:style w:type="paragraph" w:customStyle="1" w:styleId="149">
    <w:name w:val="标准标志"/>
    <w:next w:val="1"/>
    <w:uiPriority w:val="0"/>
    <w:pPr>
      <w:framePr w:w="2546" w:h="1389" w:hRule="exact" w:hSpace="181" w:vSpace="181" w:wrap="around" w:vAnchor="margin" w:hAnchor="margin" w:x="6522" w:y="398" w:anchorLock="1"/>
      <w:shd w:val="solid" w:color="FFFFFF" w:fill="FFFFFF"/>
      <w:spacing w:line="0" w:lineRule="atLeast"/>
      <w:jc w:val="right"/>
    </w:pPr>
    <w:rPr>
      <w:b/>
      <w:w w:val="170"/>
      <w:sz w:val="96"/>
      <w:szCs w:val="96"/>
      <w:lang w:val="en-US" w:eastAsia="zh-CN" w:bidi="ar-SA"/>
    </w:rPr>
  </w:style>
  <w:style w:type="paragraph" w:customStyle="1" w:styleId="150">
    <w:name w:val="目次、标准名称标题"/>
    <w:basedOn w:val="1"/>
    <w:next w:val="41"/>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151">
    <w:name w:val="封面标准文稿类别2"/>
    <w:basedOn w:val="152"/>
    <w:uiPriority w:val="0"/>
    <w:pPr>
      <w:framePr w:y="4469"/>
    </w:pPr>
  </w:style>
  <w:style w:type="paragraph" w:customStyle="1" w:styleId="152">
    <w:name w:val="封面标准文稿类别"/>
    <w:basedOn w:val="153"/>
    <w:uiPriority w:val="0"/>
    <w:pPr>
      <w:spacing w:after="160" w:line="240" w:lineRule="auto"/>
    </w:pPr>
    <w:rPr>
      <w:sz w:val="24"/>
    </w:rPr>
  </w:style>
  <w:style w:type="paragraph" w:customStyle="1" w:styleId="153">
    <w:name w:val="封面一致性程度标识"/>
    <w:basedOn w:val="154"/>
    <w:uiPriority w:val="0"/>
    <w:pPr>
      <w:spacing w:before="440"/>
    </w:pPr>
    <w:rPr>
      <w:rFonts w:ascii="宋体" w:eastAsia="宋体"/>
    </w:rPr>
  </w:style>
  <w:style w:type="paragraph" w:customStyle="1" w:styleId="154">
    <w:name w:val="封面标准英文名称"/>
    <w:basedOn w:val="155"/>
    <w:uiPriority w:val="0"/>
    <w:pPr>
      <w:spacing w:before="370" w:line="400" w:lineRule="exact"/>
    </w:pPr>
    <w:rPr>
      <w:rFonts w:ascii="Times New Roman"/>
      <w:sz w:val="28"/>
      <w:szCs w:val="28"/>
    </w:rPr>
  </w:style>
  <w:style w:type="paragraph" w:customStyle="1" w:styleId="155">
    <w:name w:val="封面标准名称"/>
    <w:uiPriority w:val="0"/>
    <w:pPr>
      <w:framePr w:w="9639" w:h="6917" w:hRule="exact" w:wrap="around" w:vAnchor="page" w:hAnchor="page" w:xAlign="center" w:y="6408" w:anchorLock="1"/>
      <w:widowControl w:val="0"/>
      <w:spacing w:line="680" w:lineRule="exact"/>
      <w:jc w:val="center"/>
      <w:textAlignment w:val="center"/>
    </w:pPr>
    <w:rPr>
      <w:rFonts w:ascii="黑体" w:eastAsia="黑体"/>
      <w:sz w:val="52"/>
      <w:lang w:val="en-US" w:eastAsia="zh-CN" w:bidi="ar-SA"/>
    </w:rPr>
  </w:style>
  <w:style w:type="paragraph" w:customStyle="1" w:styleId="156">
    <w:name w:val="其他发布部门"/>
    <w:basedOn w:val="157"/>
    <w:uiPriority w:val="0"/>
    <w:pPr>
      <w:framePr w:y="15310"/>
      <w:spacing w:line="0" w:lineRule="atLeast"/>
    </w:pPr>
    <w:rPr>
      <w:rFonts w:ascii="黑体" w:eastAsia="黑体"/>
      <w:b w:val="0"/>
    </w:rPr>
  </w:style>
  <w:style w:type="paragraph" w:customStyle="1" w:styleId="157">
    <w:name w:val="发布部门"/>
    <w:next w:val="41"/>
    <w:uiPriority w:val="0"/>
    <w:pPr>
      <w:framePr w:w="7938" w:h="1134" w:hRule="exact" w:hSpace="125" w:vSpace="181" w:wrap="around" w:vAnchor="page" w:hAnchor="page" w:x="2150" w:y="14630" w:anchorLock="1"/>
      <w:jc w:val="center"/>
    </w:pPr>
    <w:rPr>
      <w:rFonts w:ascii="宋体"/>
      <w:b/>
      <w:spacing w:val="20"/>
      <w:w w:val="135"/>
      <w:sz w:val="28"/>
      <w:lang w:val="en-US" w:eastAsia="zh-CN" w:bidi="ar-SA"/>
    </w:rPr>
  </w:style>
  <w:style w:type="paragraph" w:customStyle="1" w:styleId="158">
    <w:name w:val="我的表格"/>
    <w:basedOn w:val="1"/>
    <w:uiPriority w:val="0"/>
    <w:pPr>
      <w:spacing w:line="360" w:lineRule="auto"/>
    </w:pPr>
    <w:rPr>
      <w:sz w:val="18"/>
      <w:szCs w:val="20"/>
    </w:rPr>
  </w:style>
  <w:style w:type="paragraph" w:customStyle="1" w:styleId="159">
    <w:name w:val="条文脚注"/>
    <w:basedOn w:val="43"/>
    <w:uiPriority w:val="0"/>
    <w:pPr>
      <w:numPr>
        <w:ilvl w:val="0"/>
        <w:numId w:val="0"/>
      </w:numPr>
      <w:jc w:val="both"/>
    </w:pPr>
    <w:rPr>
      <w:rFonts w:ascii="宋体"/>
    </w:rPr>
  </w:style>
  <w:style w:type="paragraph" w:customStyle="1" w:styleId="160">
    <w:name w:val="正文表标题"/>
    <w:next w:val="41"/>
    <w:uiPriority w:val="0"/>
    <w:pPr>
      <w:numPr>
        <w:ilvl w:val="0"/>
        <w:numId w:val="8"/>
      </w:numPr>
      <w:tabs>
        <w:tab w:val="left" w:pos="360"/>
      </w:tabs>
      <w:spacing w:before="156" w:beforeLines="50" w:after="156" w:afterLines="50"/>
      <w:jc w:val="center"/>
    </w:pPr>
    <w:rPr>
      <w:rFonts w:ascii="黑体" w:eastAsia="黑体"/>
      <w:sz w:val="21"/>
      <w:lang w:val="en-US" w:eastAsia="zh-CN" w:bidi="ar-SA"/>
    </w:rPr>
  </w:style>
  <w:style w:type="paragraph" w:customStyle="1" w:styleId="161">
    <w:name w:val="HT_小标题"/>
    <w:basedOn w:val="84"/>
    <w:next w:val="4"/>
    <w:uiPriority w:val="0"/>
    <w:pPr>
      <w:spacing w:beforeLines="100" w:line="0" w:lineRule="atLeast"/>
      <w:ind w:left="420" w:leftChars="200"/>
    </w:pPr>
    <w:rPr>
      <w:rFonts w:ascii="Arial" w:hAnsi="Arial" w:eastAsia="黑体"/>
      <w:b/>
      <w:sz w:val="28"/>
    </w:rPr>
  </w:style>
  <w:style w:type="paragraph" w:customStyle="1" w:styleId="162">
    <w:name w:val="图的脚注"/>
    <w:next w:val="41"/>
    <w:qFormat/>
    <w:uiPriority w:val="0"/>
    <w:pPr>
      <w:widowControl w:val="0"/>
      <w:ind w:left="840" w:leftChars="200" w:hanging="420" w:hangingChars="200"/>
      <w:jc w:val="both"/>
    </w:pPr>
    <w:rPr>
      <w:rFonts w:ascii="宋体"/>
      <w:sz w:val="18"/>
      <w:lang w:val="en-US" w:eastAsia="zh-CN" w:bidi="ar-SA"/>
    </w:rPr>
  </w:style>
  <w:style w:type="paragraph" w:customStyle="1" w:styleId="163">
    <w:name w:val="二级无"/>
    <w:basedOn w:val="147"/>
    <w:uiPriority w:val="0"/>
    <w:pPr>
      <w:spacing w:before="0" w:beforeLines="0" w:after="0" w:afterLines="0"/>
    </w:pPr>
    <w:rPr>
      <w:rFonts w:ascii="宋体" w:eastAsia="宋体"/>
    </w:rPr>
  </w:style>
  <w:style w:type="paragraph" w:customStyle="1" w:styleId="164">
    <w:name w:val="HT_招标总则"/>
    <w:basedOn w:val="6"/>
    <w:qFormat/>
    <w:uiPriority w:val="0"/>
    <w:pPr>
      <w:numPr>
        <w:ilvl w:val="0"/>
        <w:numId w:val="0"/>
      </w:numPr>
    </w:pPr>
  </w:style>
  <w:style w:type="paragraph" w:customStyle="1" w:styleId="165">
    <w:name w:val="HT_列表项目符号2"/>
    <w:basedOn w:val="84"/>
    <w:next w:val="166"/>
    <w:uiPriority w:val="0"/>
    <w:pPr>
      <w:numPr>
        <w:ilvl w:val="0"/>
        <w:numId w:val="9"/>
      </w:numPr>
      <w:tabs>
        <w:tab w:val="left" w:pos="360"/>
        <w:tab w:val="left" w:pos="1247"/>
      </w:tabs>
      <w:ind w:left="0" w:firstLine="0"/>
      <w:contextualSpacing/>
    </w:pPr>
  </w:style>
  <w:style w:type="paragraph" w:customStyle="1" w:styleId="166">
    <w:name w:val="HT_列表项目说明2"/>
    <w:basedOn w:val="84"/>
    <w:uiPriority w:val="0"/>
    <w:pPr>
      <w:ind w:left="1247"/>
    </w:pPr>
  </w:style>
  <w:style w:type="paragraph" w:customStyle="1" w:styleId="167">
    <w:name w:val="HADP标题一"/>
    <w:basedOn w:val="2"/>
    <w:qFormat/>
    <w:uiPriority w:val="0"/>
    <w:pPr>
      <w:keepNext/>
      <w:keepLines/>
      <w:numPr>
        <w:ilvl w:val="0"/>
        <w:numId w:val="10"/>
      </w:numPr>
      <w:tabs>
        <w:tab w:val="left" w:pos="426"/>
      </w:tabs>
      <w:spacing w:before="120" w:beforeLines="0" w:after="120" w:line="240" w:lineRule="auto"/>
      <w:contextualSpacing/>
      <w:jc w:val="both"/>
    </w:pPr>
    <w:rPr>
      <w:rFonts w:ascii="Calibri" w:hAnsi="Calibri" w:eastAsia="宋体" w:cs="Arial"/>
      <w:bCs/>
      <w:kern w:val="44"/>
      <w:sz w:val="32"/>
      <w:szCs w:val="44"/>
    </w:rPr>
  </w:style>
  <w:style w:type="paragraph" w:customStyle="1" w:styleId="168">
    <w:name w:val="HT_表格引用列表项目符号2"/>
    <w:basedOn w:val="1"/>
    <w:uiPriority w:val="0"/>
    <w:pPr>
      <w:numPr>
        <w:ilvl w:val="0"/>
        <w:numId w:val="11"/>
      </w:numPr>
      <w:jc w:val="left"/>
    </w:pPr>
    <w:rPr>
      <w:i/>
    </w:rPr>
  </w:style>
  <w:style w:type="paragraph" w:customStyle="1" w:styleId="169">
    <w:name w:val="图标脚注说明"/>
    <w:basedOn w:val="41"/>
    <w:uiPriority w:val="0"/>
    <w:pPr>
      <w:ind w:left="840" w:hanging="420" w:firstLineChars="0"/>
    </w:pPr>
    <w:rPr>
      <w:sz w:val="18"/>
      <w:szCs w:val="18"/>
    </w:rPr>
  </w:style>
  <w:style w:type="paragraph" w:customStyle="1" w:styleId="170">
    <w:name w:val="封面标准号2"/>
    <w:uiPriority w:val="0"/>
    <w:pPr>
      <w:framePr w:w="9140" w:h="1242" w:hRule="exact" w:hSpace="284" w:wrap="around" w:vAnchor="page" w:hAnchor="page" w:x="1645" w:y="2910" w:anchorLock="1"/>
      <w:spacing w:before="357" w:line="280" w:lineRule="exact"/>
      <w:jc w:val="right"/>
    </w:pPr>
    <w:rPr>
      <w:rFonts w:ascii="黑体" w:eastAsia="黑体"/>
      <w:sz w:val="28"/>
      <w:szCs w:val="28"/>
      <w:lang w:val="en-US" w:eastAsia="zh-CN" w:bidi="ar-SA"/>
    </w:rPr>
  </w:style>
  <w:style w:type="paragraph" w:customStyle="1" w:styleId="171">
    <w:name w:val="标准书脚_偶数页"/>
    <w:uiPriority w:val="0"/>
    <w:pPr>
      <w:spacing w:before="120"/>
      <w:ind w:left="221"/>
    </w:pPr>
    <w:rPr>
      <w:rFonts w:ascii="宋体"/>
      <w:sz w:val="18"/>
      <w:szCs w:val="18"/>
      <w:lang w:val="en-US" w:eastAsia="zh-CN" w:bidi="ar-SA"/>
    </w:rPr>
  </w:style>
  <w:style w:type="paragraph" w:customStyle="1" w:styleId="172">
    <w:name w:val="附录公式编号制表符"/>
    <w:basedOn w:val="1"/>
    <w:next w:val="41"/>
    <w:qFormat/>
    <w:uiPriority w:val="0"/>
    <w:pPr>
      <w:widowControl/>
      <w:tabs>
        <w:tab w:val="center" w:pos="4201"/>
        <w:tab w:val="right" w:leader="dot" w:pos="9298"/>
      </w:tabs>
      <w:autoSpaceDE w:val="0"/>
      <w:autoSpaceDN w:val="0"/>
    </w:pPr>
    <w:rPr>
      <w:rFonts w:ascii="宋体"/>
      <w:kern w:val="0"/>
      <w:szCs w:val="20"/>
      <w:lang/>
    </w:rPr>
  </w:style>
  <w:style w:type="paragraph" w:styleId="173">
    <w:name w:val=""/>
    <w:basedOn w:val="2"/>
    <w:next w:val="1"/>
    <w:qFormat/>
    <w:uiPriority w:val="39"/>
    <w:pPr>
      <w:keepNext/>
      <w:keepLines/>
      <w:widowControl/>
      <w:numPr>
        <w:ilvl w:val="0"/>
        <w:numId w:val="0"/>
      </w:numPr>
      <w:spacing w:before="480" w:beforeLines="0" w:line="276" w:lineRule="auto"/>
      <w:jc w:val="left"/>
      <w:outlineLvl w:val="9"/>
    </w:pPr>
    <w:rPr>
      <w:rFonts w:ascii="等线 Light" w:hAnsi="等线 Light" w:eastAsia="等线 Light"/>
      <w:bCs/>
      <w:color w:val="2F5496"/>
      <w:kern w:val="0"/>
      <w:sz w:val="28"/>
      <w:szCs w:val="28"/>
    </w:rPr>
  </w:style>
  <w:style w:type="paragraph" w:customStyle="1" w:styleId="174">
    <w:name w:val="表格标题"/>
    <w:basedOn w:val="53"/>
    <w:next w:val="1"/>
    <w:uiPriority w:val="0"/>
    <w:pPr>
      <w:keepNext/>
      <w:widowControl/>
      <w:suppressLineNumbers/>
      <w:suppressAutoHyphens/>
      <w:spacing w:before="156" w:beforeLines="50"/>
    </w:pPr>
    <w:rPr>
      <w:rFonts w:ascii="Arial" w:hAnsi="Arial"/>
      <w:snapToGrid/>
      <w:sz w:val="21"/>
      <w:lang w:val="en-GB"/>
    </w:rPr>
  </w:style>
  <w:style w:type="paragraph" w:customStyle="1" w:styleId="175">
    <w:name w:val="列项——（一级）"/>
    <w:uiPriority w:val="0"/>
    <w:pPr>
      <w:widowControl w:val="0"/>
      <w:numPr>
        <w:ilvl w:val="0"/>
        <w:numId w:val="12"/>
      </w:numPr>
      <w:jc w:val="both"/>
    </w:pPr>
    <w:rPr>
      <w:rFonts w:ascii="宋体"/>
      <w:sz w:val="21"/>
      <w:lang w:val="en-US" w:eastAsia="zh-CN" w:bidi="ar-SA"/>
    </w:rPr>
  </w:style>
  <w:style w:type="paragraph" w:customStyle="1" w:styleId="176">
    <w:name w:val="附录图标题"/>
    <w:basedOn w:val="1"/>
    <w:next w:val="41"/>
    <w:uiPriority w:val="0"/>
    <w:pPr>
      <w:numPr>
        <w:ilvl w:val="1"/>
        <w:numId w:val="13"/>
      </w:numPr>
      <w:tabs>
        <w:tab w:val="left" w:pos="363"/>
      </w:tabs>
      <w:spacing w:before="50" w:beforeLines="50" w:after="50" w:afterLines="50"/>
      <w:ind w:left="0" w:firstLine="0"/>
      <w:jc w:val="center"/>
    </w:pPr>
    <w:rPr>
      <w:rFonts w:ascii="黑体" w:eastAsia="黑体"/>
      <w:szCs w:val="21"/>
    </w:rPr>
  </w:style>
  <w:style w:type="paragraph" w:customStyle="1" w:styleId="177">
    <w:name w:val="标准书眉_奇数页"/>
    <w:next w:val="1"/>
    <w:uiPriority w:val="0"/>
    <w:pPr>
      <w:tabs>
        <w:tab w:val="center" w:pos="4154"/>
        <w:tab w:val="right" w:pos="8306"/>
      </w:tabs>
      <w:spacing w:after="220"/>
      <w:jc w:val="right"/>
    </w:pPr>
    <w:rPr>
      <w:rFonts w:ascii="黑体" w:eastAsia="黑体"/>
      <w:sz w:val="21"/>
      <w:szCs w:val="21"/>
      <w:lang w:val="en-US" w:eastAsia="zh-CN" w:bidi="ar-SA"/>
    </w:rPr>
  </w:style>
  <w:style w:type="paragraph" w:customStyle="1" w:styleId="178">
    <w:name w:val="HT_偶数页脚"/>
    <w:basedOn w:val="35"/>
    <w:qFormat/>
    <w:uiPriority w:val="0"/>
    <w:pPr>
      <w:pBdr>
        <w:top w:val="single" w:color="auto" w:sz="4" w:space="1"/>
      </w:pBdr>
      <w:tabs>
        <w:tab w:val="center" w:pos="4153"/>
        <w:tab w:val="right" w:pos="8306"/>
      </w:tabs>
      <w:ind w:right="0" w:rightChars="0"/>
    </w:pPr>
  </w:style>
  <w:style w:type="paragraph" w:customStyle="1" w:styleId="179">
    <w:name w:val="HT_列表项目编号"/>
    <w:basedOn w:val="84"/>
    <w:next w:val="180"/>
    <w:uiPriority w:val="0"/>
    <w:pPr>
      <w:numPr>
        <w:ilvl w:val="0"/>
        <w:numId w:val="14"/>
      </w:numPr>
      <w:tabs>
        <w:tab w:val="clear" w:pos="840"/>
      </w:tabs>
      <w:spacing w:before="156"/>
      <w:ind w:left="811" w:hanging="448"/>
      <w:contextualSpacing/>
    </w:pPr>
  </w:style>
  <w:style w:type="paragraph" w:customStyle="1" w:styleId="180">
    <w:name w:val="HT_列表项目说明"/>
    <w:basedOn w:val="1"/>
    <w:uiPriority w:val="0"/>
    <w:pPr>
      <w:spacing w:beforeLines="50" w:line="300" w:lineRule="auto"/>
      <w:ind w:left="907"/>
    </w:pPr>
    <w:rPr>
      <w:sz w:val="24"/>
    </w:rPr>
  </w:style>
  <w:style w:type="paragraph" w:customStyle="1" w:styleId="181">
    <w:name w:val="附录字母编号列项（一级）"/>
    <w:qFormat/>
    <w:uiPriority w:val="0"/>
    <w:pPr>
      <w:numPr>
        <w:ilvl w:val="0"/>
        <w:numId w:val="15"/>
      </w:numPr>
    </w:pPr>
    <w:rPr>
      <w:rFonts w:ascii="宋体"/>
      <w:sz w:val="21"/>
      <w:lang w:val="en-US" w:eastAsia="zh-CN" w:bidi="ar-SA"/>
    </w:rPr>
  </w:style>
  <w:style w:type="paragraph" w:customStyle="1" w:styleId="182">
    <w:name w:val="附录标题"/>
    <w:basedOn w:val="41"/>
    <w:next w:val="41"/>
    <w:uiPriority w:val="0"/>
    <w:pPr>
      <w:ind w:firstLine="0" w:firstLineChars="0"/>
      <w:jc w:val="center"/>
    </w:pPr>
    <w:rPr>
      <w:rFonts w:ascii="黑体" w:eastAsia="黑体"/>
    </w:rPr>
  </w:style>
  <w:style w:type="paragraph" w:customStyle="1" w:styleId="183">
    <w:name w:val="注："/>
    <w:next w:val="41"/>
    <w:uiPriority w:val="0"/>
    <w:pPr>
      <w:widowControl w:val="0"/>
      <w:numPr>
        <w:ilvl w:val="0"/>
        <w:numId w:val="1"/>
      </w:numPr>
      <w:autoSpaceDE w:val="0"/>
      <w:autoSpaceDN w:val="0"/>
      <w:jc w:val="both"/>
    </w:pPr>
    <w:rPr>
      <w:rFonts w:ascii="宋体"/>
      <w:sz w:val="18"/>
      <w:szCs w:val="18"/>
      <w:lang w:val="en-US" w:eastAsia="zh-CN" w:bidi="ar-SA"/>
    </w:rPr>
  </w:style>
  <w:style w:type="paragraph" w:customStyle="1" w:styleId="184">
    <w:name w:val="HT_框图文字靠左3"/>
    <w:basedOn w:val="136"/>
    <w:uiPriority w:val="0"/>
    <w:pPr>
      <w:spacing w:line="0" w:lineRule="atLeast"/>
    </w:pPr>
    <w:rPr>
      <w:sz w:val="15"/>
    </w:rPr>
  </w:style>
  <w:style w:type="paragraph" w:customStyle="1" w:styleId="185">
    <w:name w:val="其他发布日期"/>
    <w:basedOn w:val="186"/>
    <w:uiPriority w:val="0"/>
    <w:pPr>
      <w:framePr w:vAnchor="page" w:hAnchor="page" w:x="1419"/>
    </w:pPr>
  </w:style>
  <w:style w:type="paragraph" w:customStyle="1" w:styleId="186">
    <w:name w:val="发布日期"/>
    <w:uiPriority w:val="0"/>
    <w:pPr>
      <w:framePr w:w="3997" w:h="471" w:hRule="exact" w:vSpace="181" w:wrap="around" w:vAnchor="margin" w:hAnchor="page" w:x="7089" w:y="14097" w:anchorLock="1"/>
    </w:pPr>
    <w:rPr>
      <w:rFonts w:eastAsia="黑体"/>
      <w:sz w:val="28"/>
      <w:lang w:val="en-US" w:eastAsia="zh-CN" w:bidi="ar-SA"/>
    </w:rPr>
  </w:style>
  <w:style w:type="paragraph" w:customStyle="1" w:styleId="187">
    <w:name w:val="附录章标题"/>
    <w:next w:val="41"/>
    <w:uiPriority w:val="0"/>
    <w:pPr>
      <w:numPr>
        <w:ilvl w:val="1"/>
        <w:numId w:val="5"/>
      </w:numPr>
      <w:tabs>
        <w:tab w:val="left" w:pos="360"/>
      </w:tabs>
      <w:wordWrap w:val="0"/>
      <w:overflowPunct w:val="0"/>
      <w:autoSpaceDE w:val="0"/>
      <w:spacing w:before="100" w:beforeLines="100" w:after="100" w:afterLines="100"/>
      <w:jc w:val="both"/>
      <w:textAlignment w:val="baseline"/>
      <w:outlineLvl w:val="1"/>
    </w:pPr>
    <w:rPr>
      <w:rFonts w:ascii="黑体" w:eastAsia="黑体"/>
      <w:kern w:val="21"/>
      <w:sz w:val="21"/>
      <w:lang w:val="en-US" w:eastAsia="zh-CN" w:bidi="ar-SA"/>
    </w:rPr>
  </w:style>
  <w:style w:type="paragraph" w:customStyle="1" w:styleId="188">
    <w:name w:val="标准称谓"/>
    <w:next w:val="1"/>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lang w:val="en-US" w:eastAsia="zh-CN" w:bidi="ar-SA"/>
    </w:rPr>
  </w:style>
  <w:style w:type="paragraph" w:customStyle="1" w:styleId="189">
    <w:name w:val="一级无"/>
    <w:basedOn w:val="148"/>
    <w:uiPriority w:val="0"/>
    <w:pPr>
      <w:spacing w:before="0" w:beforeLines="0" w:after="0" w:afterLines="0"/>
    </w:pPr>
    <w:rPr>
      <w:rFonts w:ascii="宋体" w:eastAsia="宋体"/>
    </w:rPr>
  </w:style>
  <w:style w:type="paragraph" w:customStyle="1" w:styleId="190">
    <w:name w:val="列项◆（三级）"/>
    <w:basedOn w:val="1"/>
    <w:uiPriority w:val="0"/>
    <w:pPr>
      <w:numPr>
        <w:ilvl w:val="2"/>
        <w:numId w:val="12"/>
      </w:numPr>
    </w:pPr>
    <w:rPr>
      <w:rFonts w:ascii="宋体"/>
      <w:szCs w:val="21"/>
    </w:rPr>
  </w:style>
  <w:style w:type="paragraph" w:customStyle="1" w:styleId="191">
    <w:name w:val="Tabletext"/>
    <w:basedOn w:val="1"/>
    <w:uiPriority w:val="0"/>
    <w:pPr>
      <w:keepLines/>
      <w:spacing w:after="120" w:line="240" w:lineRule="atLeast"/>
      <w:jc w:val="left"/>
    </w:pPr>
    <w:rPr>
      <w:rFonts w:ascii="宋体"/>
      <w:snapToGrid w:val="0"/>
      <w:kern w:val="0"/>
      <w:sz w:val="20"/>
      <w:szCs w:val="20"/>
    </w:rPr>
  </w:style>
  <w:style w:type="paragraph" w:customStyle="1" w:styleId="192">
    <w:name w:val="网格表 5 深色 - 着色 11"/>
    <w:basedOn w:val="2"/>
    <w:next w:val="1"/>
    <w:qFormat/>
    <w:uiPriority w:val="39"/>
    <w:pPr>
      <w:keepNext/>
      <w:keepLines/>
      <w:widowControl/>
      <w:numPr>
        <w:ilvl w:val="0"/>
        <w:numId w:val="0"/>
      </w:numPr>
      <w:spacing w:before="480" w:beforeLines="0" w:line="276" w:lineRule="auto"/>
      <w:jc w:val="left"/>
      <w:outlineLvl w:val="9"/>
    </w:pPr>
    <w:rPr>
      <w:rFonts w:ascii="Cambria" w:hAnsi="Cambria" w:eastAsia="宋体"/>
      <w:bCs/>
      <w:color w:val="365F91"/>
      <w:kern w:val="0"/>
      <w:sz w:val="28"/>
      <w:szCs w:val="28"/>
    </w:rPr>
  </w:style>
  <w:style w:type="paragraph" w:customStyle="1" w:styleId="193">
    <w:name w:val="图表脚注说明"/>
    <w:basedOn w:val="1"/>
    <w:uiPriority w:val="0"/>
    <w:pPr>
      <w:numPr>
        <w:ilvl w:val="0"/>
        <w:numId w:val="16"/>
      </w:numPr>
    </w:pPr>
    <w:rPr>
      <w:rFonts w:ascii="宋体"/>
      <w:sz w:val="18"/>
      <w:szCs w:val="18"/>
    </w:rPr>
  </w:style>
  <w:style w:type="paragraph" w:customStyle="1" w:styleId="194">
    <w:name w:val="列项说明数字编号"/>
    <w:uiPriority w:val="0"/>
    <w:pPr>
      <w:ind w:left="600" w:leftChars="400" w:hanging="200" w:hangingChars="200"/>
    </w:pPr>
    <w:rPr>
      <w:rFonts w:ascii="宋体"/>
      <w:sz w:val="21"/>
      <w:lang w:val="en-US" w:eastAsia="zh-CN" w:bidi="ar-SA"/>
    </w:rPr>
  </w:style>
  <w:style w:type="paragraph" w:customStyle="1" w:styleId="195">
    <w:name w:val="Default"/>
    <w:uiPriority w:val="0"/>
    <w:pPr>
      <w:widowControl w:val="0"/>
      <w:autoSpaceDE w:val="0"/>
      <w:autoSpaceDN w:val="0"/>
      <w:adjustRightInd w:val="0"/>
    </w:pPr>
    <w:rPr>
      <w:rFonts w:ascii="新宋体" w:hAnsi="Calibri" w:eastAsia="新宋体" w:cs="新宋体"/>
      <w:color w:val="000000"/>
      <w:sz w:val="24"/>
      <w:szCs w:val="24"/>
      <w:lang w:val="en-US" w:eastAsia="zh-CN" w:bidi="ar-SA"/>
    </w:rPr>
  </w:style>
  <w:style w:type="paragraph" w:customStyle="1" w:styleId="196">
    <w:name w:val="样式 首行缩进:  0.74 厘米 行距: 单倍行距"/>
    <w:basedOn w:val="1"/>
    <w:uiPriority w:val="0"/>
    <w:pPr>
      <w:ind w:firstLine="420"/>
    </w:pPr>
    <w:rPr>
      <w:szCs w:val="20"/>
    </w:rPr>
  </w:style>
  <w:style w:type="paragraph" w:customStyle="1" w:styleId="197">
    <w:name w:val="HT_题注"/>
    <w:basedOn w:val="1"/>
    <w:uiPriority w:val="0"/>
    <w:pPr>
      <w:spacing w:beforeLines="50" w:line="300" w:lineRule="auto"/>
      <w:jc w:val="center"/>
    </w:pPr>
    <w:rPr>
      <w:rFonts w:ascii="Arial" w:hAnsi="Arial" w:eastAsia="黑体"/>
      <w:b/>
    </w:rPr>
  </w:style>
  <w:style w:type="paragraph" w:customStyle="1" w:styleId="198">
    <w:name w:val="HT_表格单元靠右"/>
    <w:basedOn w:val="136"/>
    <w:uiPriority w:val="0"/>
    <w:pPr>
      <w:spacing w:before="40" w:after="40"/>
      <w:jc w:val="right"/>
    </w:pPr>
  </w:style>
  <w:style w:type="paragraph" w:customStyle="1" w:styleId="199">
    <w:name w:val="HT_二号黑体居中"/>
    <w:basedOn w:val="84"/>
    <w:uiPriority w:val="0"/>
    <w:pPr>
      <w:jc w:val="center"/>
    </w:pPr>
    <w:rPr>
      <w:rFonts w:ascii="Arial" w:hAnsi="Arial" w:eastAsia="黑体"/>
      <w:sz w:val="44"/>
    </w:rPr>
  </w:style>
  <w:style w:type="paragraph" w:customStyle="1" w:styleId="200">
    <w:name w:val="HT_表格栏目靠左"/>
    <w:basedOn w:val="136"/>
    <w:uiPriority w:val="0"/>
    <w:pPr>
      <w:spacing w:before="40" w:after="40"/>
    </w:pPr>
    <w:rPr>
      <w:rFonts w:ascii="Arial" w:hAnsi="Arial" w:eastAsia="黑体"/>
      <w:b/>
      <w:sz w:val="24"/>
    </w:rPr>
  </w:style>
  <w:style w:type="paragraph" w:customStyle="1" w:styleId="201">
    <w:name w:val="四级条标题"/>
    <w:basedOn w:val="146"/>
    <w:next w:val="41"/>
    <w:uiPriority w:val="0"/>
    <w:pPr>
      <w:numPr>
        <w:ilvl w:val="4"/>
        <w:numId w:val="7"/>
      </w:numPr>
      <w:outlineLvl w:val="5"/>
    </w:pPr>
  </w:style>
  <w:style w:type="paragraph" w:customStyle="1" w:styleId="202">
    <w:name w:val="列项●（二级）"/>
    <w:uiPriority w:val="0"/>
    <w:pPr>
      <w:numPr>
        <w:ilvl w:val="1"/>
        <w:numId w:val="12"/>
      </w:numPr>
      <w:tabs>
        <w:tab w:val="left" w:pos="840"/>
      </w:tabs>
      <w:jc w:val="both"/>
    </w:pPr>
    <w:rPr>
      <w:rFonts w:ascii="宋体"/>
      <w:sz w:val="21"/>
      <w:lang w:val="en-US" w:eastAsia="zh-CN" w:bidi="ar-SA"/>
    </w:rPr>
  </w:style>
  <w:style w:type="paragraph" w:customStyle="1" w:styleId="203">
    <w:name w:val="标准书眉_偶数页"/>
    <w:basedOn w:val="177"/>
    <w:next w:val="1"/>
    <w:uiPriority w:val="0"/>
    <w:pPr>
      <w:jc w:val="left"/>
    </w:pPr>
    <w:rPr>
      <w:rFonts w:ascii="黑体" w:eastAsia="黑体"/>
    </w:rPr>
  </w:style>
  <w:style w:type="paragraph" w:customStyle="1" w:styleId="204">
    <w:name w:val="其他实施日期"/>
    <w:basedOn w:val="205"/>
    <w:uiPriority w:val="0"/>
  </w:style>
  <w:style w:type="paragraph" w:customStyle="1" w:styleId="205">
    <w:name w:val="实施日期"/>
    <w:basedOn w:val="186"/>
    <w:uiPriority w:val="0"/>
    <w:pPr>
      <w:framePr w:vAnchor="page" w:hAnchor="page"/>
      <w:jc w:val="right"/>
    </w:pPr>
  </w:style>
  <w:style w:type="paragraph" w:customStyle="1" w:styleId="206">
    <w:name w:val="正文公式编号制表符"/>
    <w:basedOn w:val="41"/>
    <w:next w:val="41"/>
    <w:qFormat/>
    <w:uiPriority w:val="0"/>
    <w:pPr>
      <w:ind w:firstLine="0" w:firstLineChars="0"/>
    </w:pPr>
  </w:style>
  <w:style w:type="paragraph" w:customStyle="1" w:styleId="207">
    <w:name w:val="示例后文字"/>
    <w:basedOn w:val="41"/>
    <w:next w:val="41"/>
    <w:qFormat/>
    <w:uiPriority w:val="0"/>
    <w:pPr>
      <w:ind w:firstLine="360"/>
    </w:pPr>
    <w:rPr>
      <w:sz w:val="18"/>
    </w:rPr>
  </w:style>
  <w:style w:type="paragraph" w:customStyle="1" w:styleId="208">
    <w:name w:val="参考文献、索引标题"/>
    <w:basedOn w:val="1"/>
    <w:next w:val="41"/>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209">
    <w:name w:val="五级条标题"/>
    <w:basedOn w:val="201"/>
    <w:next w:val="41"/>
    <w:uiPriority w:val="0"/>
    <w:pPr>
      <w:numPr>
        <w:ilvl w:val="5"/>
        <w:numId w:val="7"/>
      </w:numPr>
      <w:outlineLvl w:val="6"/>
    </w:pPr>
  </w:style>
  <w:style w:type="paragraph" w:customStyle="1" w:styleId="210">
    <w:name w:val="HT_三号黑体加粗居中"/>
    <w:basedOn w:val="84"/>
    <w:uiPriority w:val="0"/>
    <w:pPr>
      <w:spacing w:before="156"/>
      <w:ind w:firstLine="424" w:firstLineChars="132"/>
      <w:jc w:val="center"/>
    </w:pPr>
    <w:rPr>
      <w:rFonts w:ascii="Arial" w:hAnsi="Arial" w:eastAsia="黑体"/>
      <w:b/>
      <w:sz w:val="32"/>
    </w:rPr>
  </w:style>
  <w:style w:type="paragraph" w:customStyle="1" w:styleId="211">
    <w:name w:val="列出段落1"/>
    <w:basedOn w:val="1"/>
    <w:qFormat/>
    <w:uiPriority w:val="34"/>
    <w:pPr>
      <w:spacing w:line="360" w:lineRule="auto"/>
      <w:ind w:firstLine="420" w:firstLineChars="200"/>
    </w:pPr>
    <w:rPr>
      <w:rFonts w:ascii="Calibri" w:hAnsi="Calibri" w:cs="Calibri"/>
      <w:szCs w:val="21"/>
    </w:rPr>
  </w:style>
  <w:style w:type="paragraph" w:customStyle="1" w:styleId="212">
    <w:name w:val="HT_表格单元居中"/>
    <w:basedOn w:val="136"/>
    <w:uiPriority w:val="0"/>
    <w:pPr>
      <w:spacing w:before="40" w:after="40"/>
      <w:jc w:val="center"/>
    </w:pPr>
  </w:style>
  <w:style w:type="paragraph" w:customStyle="1" w:styleId="213">
    <w:name w:val="附录一级条标题"/>
    <w:basedOn w:val="187"/>
    <w:next w:val="41"/>
    <w:uiPriority w:val="0"/>
    <w:pPr>
      <w:numPr>
        <w:ilvl w:val="2"/>
        <w:numId w:val="5"/>
      </w:numPr>
      <w:autoSpaceDN w:val="0"/>
      <w:spacing w:before="50" w:beforeLines="50" w:after="50" w:afterLines="50"/>
      <w:outlineLvl w:val="2"/>
    </w:pPr>
  </w:style>
  <w:style w:type="paragraph" w:customStyle="1" w:styleId="214">
    <w:name w:val="HT_表格引用列表项目符号3"/>
    <w:basedOn w:val="136"/>
    <w:uiPriority w:val="0"/>
    <w:pPr>
      <w:numPr>
        <w:ilvl w:val="0"/>
        <w:numId w:val="17"/>
      </w:numPr>
      <w:tabs>
        <w:tab w:val="left" w:pos="2039"/>
        <w:tab w:val="clear" w:pos="840"/>
      </w:tabs>
      <w:ind w:left="2039" w:hanging="540"/>
    </w:pPr>
    <w:rPr>
      <w:i/>
    </w:rPr>
  </w:style>
  <w:style w:type="paragraph" w:customStyle="1" w:styleId="215">
    <w:name w:val="HT_表格引用列表项目符号"/>
    <w:basedOn w:val="136"/>
    <w:uiPriority w:val="0"/>
    <w:pPr>
      <w:numPr>
        <w:ilvl w:val="0"/>
        <w:numId w:val="18"/>
      </w:numPr>
    </w:pPr>
    <w:rPr>
      <w:i/>
    </w:rPr>
  </w:style>
  <w:style w:type="paragraph" w:customStyle="1" w:styleId="216">
    <w:name w:val="注：（正文）"/>
    <w:basedOn w:val="183"/>
    <w:next w:val="41"/>
    <w:uiPriority w:val="0"/>
  </w:style>
  <w:style w:type="paragraph" w:customStyle="1" w:styleId="217">
    <w:name w:val="HT_框图文字靠左2"/>
    <w:basedOn w:val="136"/>
    <w:uiPriority w:val="0"/>
    <w:pPr>
      <w:spacing w:line="0" w:lineRule="atLeast"/>
    </w:pPr>
    <w:rPr>
      <w:sz w:val="18"/>
    </w:rPr>
  </w:style>
  <w:style w:type="paragraph" w:customStyle="1" w:styleId="218">
    <w:name w:val="封面标准代替信息"/>
    <w:uiPriority w:val="0"/>
    <w:pPr>
      <w:framePr w:w="9140" w:h="1242" w:hRule="exact" w:hSpace="284" w:wrap="around" w:vAnchor="page" w:hAnchor="page" w:x="1645" w:y="2910" w:anchorLock="1"/>
      <w:spacing w:before="57" w:line="280" w:lineRule="exact"/>
      <w:jc w:val="right"/>
    </w:pPr>
    <w:rPr>
      <w:rFonts w:ascii="宋体"/>
      <w:sz w:val="21"/>
      <w:szCs w:val="21"/>
      <w:lang w:val="en-US" w:eastAsia="zh-CN" w:bidi="ar-SA"/>
    </w:rPr>
  </w:style>
  <w:style w:type="paragraph" w:customStyle="1" w:styleId="219">
    <w:name w:val="示例"/>
    <w:next w:val="220"/>
    <w:uiPriority w:val="0"/>
    <w:pPr>
      <w:widowControl w:val="0"/>
      <w:numPr>
        <w:ilvl w:val="0"/>
        <w:numId w:val="19"/>
      </w:numPr>
      <w:jc w:val="both"/>
    </w:pPr>
    <w:rPr>
      <w:rFonts w:ascii="宋体"/>
      <w:sz w:val="18"/>
      <w:szCs w:val="18"/>
      <w:lang w:val="en-US" w:eastAsia="zh-CN" w:bidi="ar-SA"/>
    </w:rPr>
  </w:style>
  <w:style w:type="paragraph" w:customStyle="1" w:styleId="220">
    <w:name w:val="示例内容"/>
    <w:uiPriority w:val="0"/>
    <w:pPr>
      <w:ind w:firstLine="200" w:firstLineChars="200"/>
    </w:pPr>
    <w:rPr>
      <w:rFonts w:ascii="宋体"/>
      <w:sz w:val="18"/>
      <w:szCs w:val="18"/>
      <w:lang w:val="en-US" w:eastAsia="zh-CN" w:bidi="ar-SA"/>
    </w:rPr>
  </w:style>
  <w:style w:type="paragraph" w:customStyle="1" w:styleId="221">
    <w:name w:val="HT_框图文字居中3"/>
    <w:basedOn w:val="136"/>
    <w:uiPriority w:val="0"/>
    <w:pPr>
      <w:spacing w:line="0" w:lineRule="atLeast"/>
      <w:jc w:val="center"/>
    </w:pPr>
    <w:rPr>
      <w:sz w:val="15"/>
    </w:rPr>
  </w:style>
  <w:style w:type="paragraph" w:customStyle="1" w:styleId="222">
    <w:name w:val="HT_框图文字居中2"/>
    <w:basedOn w:val="136"/>
    <w:uiPriority w:val="0"/>
    <w:pPr>
      <w:spacing w:line="0" w:lineRule="atLeast"/>
      <w:jc w:val="center"/>
    </w:pPr>
    <w:rPr>
      <w:sz w:val="18"/>
    </w:rPr>
  </w:style>
  <w:style w:type="paragraph" w:customStyle="1" w:styleId="223">
    <w:name w:val="字母编号列项（一级）"/>
    <w:uiPriority w:val="0"/>
    <w:pPr>
      <w:numPr>
        <w:ilvl w:val="0"/>
        <w:numId w:val="6"/>
      </w:numPr>
      <w:jc w:val="both"/>
    </w:pPr>
    <w:rPr>
      <w:rFonts w:ascii="宋体"/>
      <w:sz w:val="21"/>
      <w:lang w:val="en-US" w:eastAsia="zh-CN" w:bidi="ar-SA"/>
    </w:rPr>
  </w:style>
  <w:style w:type="paragraph" w:customStyle="1" w:styleId="224">
    <w:name w:val="终结线"/>
    <w:basedOn w:val="1"/>
    <w:uiPriority w:val="0"/>
    <w:pPr>
      <w:framePr w:hSpace="181" w:vSpace="181" w:wrap="around" w:vAnchor="text" w:hAnchor="margin" w:xAlign="center" w:y="285"/>
    </w:pPr>
  </w:style>
  <w:style w:type="paragraph" w:customStyle="1" w:styleId="225">
    <w:name w:val="封面标准号1"/>
    <w:uiPriority w:val="0"/>
    <w:pPr>
      <w:widowControl w:val="0"/>
      <w:kinsoku w:val="0"/>
      <w:overflowPunct w:val="0"/>
      <w:autoSpaceDE w:val="0"/>
      <w:autoSpaceDN w:val="0"/>
      <w:spacing w:before="308"/>
      <w:jc w:val="right"/>
      <w:textAlignment w:val="center"/>
    </w:pPr>
    <w:rPr>
      <w:sz w:val="28"/>
      <w:lang w:val="en-US" w:eastAsia="zh-CN" w:bidi="ar-SA"/>
    </w:rPr>
  </w:style>
  <w:style w:type="paragraph" w:customStyle="1" w:styleId="226">
    <w:name w:val="HT_表格栏目居中"/>
    <w:basedOn w:val="1"/>
    <w:uiPriority w:val="0"/>
    <w:pPr>
      <w:spacing w:before="40" w:after="40"/>
      <w:jc w:val="center"/>
    </w:pPr>
    <w:rPr>
      <w:rFonts w:ascii="Arial" w:hAnsi="Arial" w:eastAsia="黑体"/>
      <w:b/>
      <w:sz w:val="24"/>
    </w:rPr>
  </w:style>
  <w:style w:type="paragraph" w:customStyle="1" w:styleId="227">
    <w:name w:val="目次、索引正文"/>
    <w:uiPriority w:val="0"/>
    <w:pPr>
      <w:spacing w:line="320" w:lineRule="exact"/>
      <w:jc w:val="both"/>
    </w:pPr>
    <w:rPr>
      <w:rFonts w:ascii="宋体"/>
      <w:sz w:val="21"/>
      <w:lang w:val="en-US" w:eastAsia="zh-CN" w:bidi="ar-SA"/>
    </w:rPr>
  </w:style>
  <w:style w:type="paragraph" w:customStyle="1" w:styleId="228">
    <w:name w:val="封面标准英文名称2"/>
    <w:basedOn w:val="154"/>
    <w:uiPriority w:val="0"/>
    <w:pPr>
      <w:framePr w:y="4469"/>
    </w:pPr>
  </w:style>
  <w:style w:type="paragraph" w:customStyle="1" w:styleId="229">
    <w:name w:val="文献分类号"/>
    <w:uiPriority w:val="0"/>
    <w:pPr>
      <w:framePr w:hSpace="180" w:vSpace="180" w:wrap="around" w:vAnchor="margin" w:hAnchor="margin" w:y="1" w:anchorLock="1"/>
      <w:widowControl w:val="0"/>
      <w:textAlignment w:val="center"/>
    </w:pPr>
    <w:rPr>
      <w:rFonts w:ascii="黑体" w:eastAsia="黑体"/>
      <w:sz w:val="21"/>
      <w:szCs w:val="21"/>
      <w:lang w:val="en-US" w:eastAsia="zh-CN" w:bidi="ar-SA"/>
    </w:rPr>
  </w:style>
  <w:style w:type="paragraph" w:customStyle="1" w:styleId="230">
    <w:name w:val="附录图标号"/>
    <w:basedOn w:val="1"/>
    <w:uiPriority w:val="0"/>
    <w:pPr>
      <w:keepNext/>
      <w:pageBreakBefore/>
      <w:widowControl/>
      <w:numPr>
        <w:ilvl w:val="0"/>
        <w:numId w:val="13"/>
      </w:numPr>
      <w:spacing w:line="14" w:lineRule="exact"/>
      <w:ind w:left="0" w:firstLine="363"/>
      <w:jc w:val="center"/>
      <w:outlineLvl w:val="0"/>
    </w:pPr>
    <w:rPr>
      <w:color w:val="FFFFFF"/>
    </w:rPr>
  </w:style>
  <w:style w:type="paragraph" w:customStyle="1" w:styleId="231">
    <w:name w:val="HT_表格栏目靠右"/>
    <w:basedOn w:val="136"/>
    <w:uiPriority w:val="0"/>
    <w:pPr>
      <w:spacing w:before="40" w:after="40"/>
      <w:jc w:val="right"/>
    </w:pPr>
    <w:rPr>
      <w:rFonts w:ascii="Arial" w:hAnsi="Arial" w:eastAsia="黑体"/>
      <w:b/>
      <w:sz w:val="24"/>
    </w:rPr>
  </w:style>
  <w:style w:type="paragraph" w:customStyle="1" w:styleId="232">
    <w:name w:val="附录表标号"/>
    <w:basedOn w:val="1"/>
    <w:next w:val="41"/>
    <w:uiPriority w:val="0"/>
    <w:pPr>
      <w:numPr>
        <w:ilvl w:val="0"/>
        <w:numId w:val="20"/>
      </w:numPr>
      <w:tabs>
        <w:tab w:val="clear" w:pos="0"/>
      </w:tabs>
      <w:spacing w:line="14" w:lineRule="exact"/>
      <w:ind w:left="811" w:hanging="448"/>
      <w:jc w:val="center"/>
      <w:outlineLvl w:val="0"/>
    </w:pPr>
    <w:rPr>
      <w:color w:val="FFFFFF"/>
    </w:rPr>
  </w:style>
  <w:style w:type="paragraph" w:customStyle="1" w:styleId="233">
    <w:name w:val="附录二级无"/>
    <w:basedOn w:val="142"/>
    <w:uiPriority w:val="0"/>
    <w:pPr>
      <w:tabs>
        <w:tab w:val="clear" w:pos="360"/>
      </w:tabs>
      <w:spacing w:before="0" w:beforeLines="0" w:after="0" w:afterLines="0"/>
    </w:pPr>
    <w:rPr>
      <w:rFonts w:ascii="宋体" w:eastAsia="宋体"/>
      <w:szCs w:val="21"/>
    </w:rPr>
  </w:style>
  <w:style w:type="paragraph" w:customStyle="1" w:styleId="234">
    <w:name w:val="其他标准称谓"/>
    <w:next w:val="1"/>
    <w:uiPriority w:val="0"/>
    <w:pPr>
      <w:framePr w:hSpace="181" w:vSpace="181" w:wrap="around" w:vAnchor="page" w:hAnchor="page" w:x="1419" w:y="2286" w:anchorLock="1"/>
      <w:spacing w:line="0" w:lineRule="atLeast"/>
      <w:jc w:val="distribute"/>
    </w:pPr>
    <w:rPr>
      <w:rFonts w:ascii="黑体" w:hAnsi="宋体" w:eastAsia="黑体"/>
      <w:spacing w:val="-40"/>
      <w:sz w:val="48"/>
      <w:szCs w:val="52"/>
      <w:lang w:val="en-US" w:eastAsia="zh-CN" w:bidi="ar-SA"/>
    </w:rPr>
  </w:style>
  <w:style w:type="paragraph" w:customStyle="1" w:styleId="235">
    <w:name w:val="封面标准文稿编辑信息2"/>
    <w:basedOn w:val="236"/>
    <w:uiPriority w:val="0"/>
    <w:pPr>
      <w:framePr w:y="4469"/>
    </w:pPr>
  </w:style>
  <w:style w:type="paragraph" w:customStyle="1" w:styleId="236">
    <w:name w:val="封面标准文稿编辑信息"/>
    <w:basedOn w:val="152"/>
    <w:uiPriority w:val="0"/>
    <w:pPr>
      <w:spacing w:before="180" w:line="180" w:lineRule="exact"/>
    </w:pPr>
    <w:rPr>
      <w:sz w:val="21"/>
    </w:rPr>
  </w:style>
  <w:style w:type="paragraph" w:customStyle="1" w:styleId="237">
    <w:name w:val="示例×："/>
    <w:basedOn w:val="238"/>
    <w:qFormat/>
    <w:uiPriority w:val="0"/>
    <w:pPr>
      <w:numPr>
        <w:ilvl w:val="0"/>
        <w:numId w:val="21"/>
      </w:numPr>
      <w:spacing w:before="0" w:beforeLines="0" w:after="0" w:afterLines="0"/>
      <w:outlineLvl w:val="9"/>
    </w:pPr>
    <w:rPr>
      <w:rFonts w:ascii="宋体" w:eastAsia="宋体"/>
      <w:sz w:val="18"/>
      <w:szCs w:val="18"/>
    </w:rPr>
  </w:style>
  <w:style w:type="paragraph" w:customStyle="1" w:styleId="238">
    <w:name w:val="章标题"/>
    <w:next w:val="41"/>
    <w:uiPriority w:val="0"/>
    <w:pPr>
      <w:numPr>
        <w:ilvl w:val="0"/>
        <w:numId w:val="7"/>
      </w:numPr>
      <w:spacing w:before="312" w:beforeLines="100" w:after="312" w:afterLines="100"/>
      <w:jc w:val="both"/>
      <w:outlineLvl w:val="1"/>
    </w:pPr>
    <w:rPr>
      <w:rFonts w:ascii="黑体" w:eastAsia="黑体"/>
      <w:sz w:val="21"/>
      <w:lang w:val="en-US" w:eastAsia="zh-CN" w:bidi="ar-SA"/>
    </w:rPr>
  </w:style>
  <w:style w:type="paragraph" w:customStyle="1" w:styleId="239">
    <w:name w:val="封面正文"/>
    <w:uiPriority w:val="0"/>
    <w:pPr>
      <w:jc w:val="both"/>
    </w:pPr>
    <w:rPr>
      <w:lang w:val="en-US" w:eastAsia="zh-CN" w:bidi="ar-SA"/>
    </w:rPr>
  </w:style>
  <w:style w:type="paragraph" w:customStyle="1" w:styleId="240">
    <w:name w:val="附录三级无"/>
    <w:basedOn w:val="141"/>
    <w:uiPriority w:val="0"/>
    <w:pPr>
      <w:tabs>
        <w:tab w:val="clear" w:pos="360"/>
      </w:tabs>
      <w:spacing w:before="0" w:beforeLines="0" w:after="0" w:afterLines="0"/>
    </w:pPr>
    <w:rPr>
      <w:rFonts w:ascii="宋体" w:eastAsia="宋体"/>
      <w:szCs w:val="21"/>
    </w:rPr>
  </w:style>
  <w:style w:type="paragraph" w:customStyle="1" w:styleId="241">
    <w:name w:val="HT_三号黑体居中"/>
    <w:basedOn w:val="84"/>
    <w:uiPriority w:val="0"/>
    <w:pPr>
      <w:spacing w:before="156"/>
      <w:jc w:val="center"/>
    </w:pPr>
    <w:rPr>
      <w:rFonts w:ascii="Arial" w:hAnsi="Arial" w:eastAsia="黑体"/>
      <w:sz w:val="32"/>
    </w:rPr>
  </w:style>
  <w:style w:type="paragraph" w:customStyle="1" w:styleId="242">
    <w:name w:val="附录数字编号列项（二级）"/>
    <w:qFormat/>
    <w:uiPriority w:val="0"/>
    <w:pPr>
      <w:numPr>
        <w:ilvl w:val="1"/>
        <w:numId w:val="15"/>
      </w:numPr>
    </w:pPr>
    <w:rPr>
      <w:rFonts w:ascii="宋体"/>
      <w:sz w:val="21"/>
      <w:lang w:val="en-US" w:eastAsia="zh-CN" w:bidi="ar-SA"/>
    </w:rPr>
  </w:style>
  <w:style w:type="paragraph" w:customStyle="1" w:styleId="243">
    <w:name w:val="HT_一号黑体加粗居中"/>
    <w:basedOn w:val="84"/>
    <w:uiPriority w:val="0"/>
    <w:pPr>
      <w:jc w:val="center"/>
    </w:pPr>
    <w:rPr>
      <w:rFonts w:ascii="Arial" w:hAnsi="Arial" w:eastAsia="黑体"/>
      <w:b/>
      <w:sz w:val="52"/>
    </w:rPr>
  </w:style>
  <w:style w:type="paragraph" w:customStyle="1" w:styleId="244">
    <w:name w:val="附录一级无"/>
    <w:basedOn w:val="213"/>
    <w:uiPriority w:val="0"/>
    <w:pPr>
      <w:tabs>
        <w:tab w:val="clear" w:pos="360"/>
      </w:tabs>
      <w:spacing w:before="0" w:beforeLines="0" w:after="0" w:afterLines="0"/>
    </w:pPr>
    <w:rPr>
      <w:rFonts w:ascii="宋体" w:eastAsia="宋体"/>
      <w:szCs w:val="21"/>
    </w:rPr>
  </w:style>
  <w:style w:type="paragraph" w:customStyle="1" w:styleId="245">
    <w:name w:val="其他标准标志"/>
    <w:basedOn w:val="149"/>
    <w:uiPriority w:val="0"/>
    <w:pPr>
      <w:framePr w:w="6101" w:vAnchor="page" w:hAnchor="page" w:x="4673" w:y="942"/>
    </w:pPr>
    <w:rPr>
      <w:w w:val="130"/>
    </w:rPr>
  </w:style>
  <w:style w:type="paragraph" w:customStyle="1" w:styleId="246">
    <w:name w:val="中等深浅列表 2 - 着色 41"/>
    <w:basedOn w:val="1"/>
    <w:qFormat/>
    <w:uiPriority w:val="34"/>
    <w:pPr>
      <w:ind w:firstLine="420" w:firstLineChars="200"/>
    </w:pPr>
    <w:rPr>
      <w:szCs w:val="22"/>
    </w:rPr>
  </w:style>
  <w:style w:type="paragraph" w:customStyle="1" w:styleId="247">
    <w:name w:val="InfoBlue"/>
    <w:basedOn w:val="1"/>
    <w:next w:val="26"/>
    <w:uiPriority w:val="0"/>
    <w:pPr>
      <w:spacing w:after="120" w:line="240" w:lineRule="atLeast"/>
      <w:ind w:left="765"/>
      <w:jc w:val="left"/>
    </w:pPr>
    <w:rPr>
      <w:i/>
      <w:snapToGrid w:val="0"/>
      <w:color w:val="0000FF"/>
      <w:kern w:val="0"/>
      <w:sz w:val="20"/>
      <w:szCs w:val="20"/>
    </w:rPr>
  </w:style>
  <w:style w:type="paragraph" w:customStyle="1" w:styleId="248">
    <w:name w:val="HT_四号黑体居中"/>
    <w:basedOn w:val="84"/>
    <w:uiPriority w:val="0"/>
    <w:pPr>
      <w:jc w:val="center"/>
    </w:pPr>
    <w:rPr>
      <w:rFonts w:ascii="Arial" w:hAnsi="Arial" w:eastAsia="黑体"/>
      <w:sz w:val="28"/>
    </w:rPr>
  </w:style>
  <w:style w:type="paragraph" w:customStyle="1" w:styleId="249">
    <w:name w:val="封面标准名称2"/>
    <w:basedOn w:val="155"/>
    <w:uiPriority w:val="0"/>
    <w:pPr>
      <w:framePr w:y="4469"/>
      <w:spacing w:before="630" w:beforeLines="630"/>
    </w:pPr>
  </w:style>
  <w:style w:type="paragraph" w:customStyle="1" w:styleId="250">
    <w:name w:val="文档正文"/>
    <w:basedOn w:val="1"/>
    <w:uiPriority w:val="99"/>
    <w:pPr>
      <w:spacing w:beforeLines="50" w:afterLines="50" w:line="300" w:lineRule="auto"/>
      <w:ind w:firstLine="200" w:firstLineChars="200"/>
    </w:pPr>
    <w:rPr>
      <w:rFonts w:ascii="Calibri" w:hAnsi="Calibri"/>
      <w:sz w:val="24"/>
      <w:szCs w:val="21"/>
    </w:rPr>
  </w:style>
  <w:style w:type="paragraph" w:customStyle="1" w:styleId="251">
    <w:name w:val="附录表标题"/>
    <w:basedOn w:val="1"/>
    <w:next w:val="41"/>
    <w:uiPriority w:val="0"/>
    <w:pPr>
      <w:numPr>
        <w:ilvl w:val="1"/>
        <w:numId w:val="20"/>
      </w:numPr>
      <w:tabs>
        <w:tab w:val="left" w:pos="180"/>
      </w:tabs>
      <w:spacing w:before="50" w:beforeLines="50" w:after="50" w:afterLines="50"/>
      <w:ind w:left="0" w:firstLine="0"/>
      <w:jc w:val="center"/>
    </w:pPr>
    <w:rPr>
      <w:rFonts w:ascii="黑体" w:eastAsia="黑体"/>
      <w:szCs w:val="21"/>
    </w:rPr>
  </w:style>
  <w:style w:type="paragraph" w:customStyle="1" w:styleId="252">
    <w:name w:val="HT_列表项目符号"/>
    <w:basedOn w:val="1"/>
    <w:next w:val="180"/>
    <w:uiPriority w:val="0"/>
    <w:pPr>
      <w:numPr>
        <w:ilvl w:val="0"/>
        <w:numId w:val="22"/>
      </w:numPr>
      <w:spacing w:beforeLines="50" w:line="300" w:lineRule="auto"/>
      <w:contextualSpacing/>
    </w:pPr>
    <w:rPr>
      <w:sz w:val="24"/>
    </w:rPr>
  </w:style>
  <w:style w:type="paragraph" w:customStyle="1" w:styleId="253">
    <w:name w:val="HT_标题6"/>
    <w:basedOn w:val="1"/>
    <w:next w:val="4"/>
    <w:uiPriority w:val="0"/>
    <w:pPr>
      <w:numPr>
        <w:ilvl w:val="5"/>
        <w:numId w:val="2"/>
      </w:numPr>
      <w:spacing w:before="156" w:beforeLines="50" w:line="300" w:lineRule="auto"/>
      <w:outlineLvl w:val="5"/>
    </w:pPr>
    <w:rPr>
      <w:rFonts w:ascii="Arial" w:hAnsi="Arial" w:eastAsia="黑体"/>
      <w:sz w:val="24"/>
    </w:rPr>
  </w:style>
  <w:style w:type="paragraph" w:customStyle="1" w:styleId="254">
    <w:name w:val="注×："/>
    <w:uiPriority w:val="0"/>
    <w:pPr>
      <w:widowControl w:val="0"/>
      <w:numPr>
        <w:ilvl w:val="0"/>
        <w:numId w:val="23"/>
      </w:numPr>
      <w:autoSpaceDE w:val="0"/>
      <w:autoSpaceDN w:val="0"/>
      <w:jc w:val="both"/>
    </w:pPr>
    <w:rPr>
      <w:rFonts w:ascii="宋体"/>
      <w:sz w:val="18"/>
      <w:szCs w:val="18"/>
      <w:lang w:val="en-US" w:eastAsia="zh-CN" w:bidi="ar-SA"/>
    </w:rPr>
  </w:style>
  <w:style w:type="paragraph" w:customStyle="1" w:styleId="255">
    <w:name w:val="注×：（正文）"/>
    <w:uiPriority w:val="0"/>
    <w:pPr>
      <w:numPr>
        <w:ilvl w:val="0"/>
        <w:numId w:val="24"/>
      </w:numPr>
      <w:jc w:val="both"/>
    </w:pPr>
    <w:rPr>
      <w:rFonts w:ascii="宋体"/>
      <w:sz w:val="18"/>
      <w:szCs w:val="18"/>
      <w:lang w:val="en-US" w:eastAsia="zh-CN" w:bidi="ar-SA"/>
    </w:rPr>
  </w:style>
  <w:style w:type="paragraph" w:customStyle="1" w:styleId="256">
    <w:name w:val="列项说明"/>
    <w:basedOn w:val="1"/>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257">
    <w:name w:val="样式 正文首行缩进 + 首行缩进:  1 字符4"/>
    <w:basedOn w:val="55"/>
    <w:uiPriority w:val="0"/>
  </w:style>
  <w:style w:type="paragraph" w:customStyle="1" w:styleId="258">
    <w:name w:val="四级无"/>
    <w:basedOn w:val="201"/>
    <w:uiPriority w:val="0"/>
    <w:pPr>
      <w:spacing w:before="0" w:beforeLines="0" w:after="0" w:afterLines="0"/>
    </w:pPr>
    <w:rPr>
      <w:rFonts w:ascii="宋体" w:eastAsia="宋体"/>
    </w:rPr>
  </w:style>
  <w:style w:type="paragraph" w:customStyle="1" w:styleId="259">
    <w:name w:val="编号列项（三级）"/>
    <w:uiPriority w:val="0"/>
    <w:pPr>
      <w:numPr>
        <w:ilvl w:val="2"/>
        <w:numId w:val="6"/>
      </w:numPr>
    </w:pPr>
    <w:rPr>
      <w:rFonts w:ascii="宋体"/>
      <w:sz w:val="21"/>
      <w:lang w:val="en-US" w:eastAsia="zh-CN" w:bidi="ar-SA"/>
    </w:rPr>
  </w:style>
  <w:style w:type="paragraph" w:customStyle="1" w:styleId="260">
    <w:name w:val="样式 行距: 单倍行距"/>
    <w:basedOn w:val="1"/>
    <w:uiPriority w:val="0"/>
    <w:rPr>
      <w:szCs w:val="20"/>
    </w:rPr>
  </w:style>
  <w:style w:type="paragraph" w:customStyle="1" w:styleId="261">
    <w:name w:val="HT_标题7"/>
    <w:basedOn w:val="14"/>
    <w:next w:val="4"/>
    <w:uiPriority w:val="0"/>
    <w:pPr>
      <w:numPr>
        <w:ilvl w:val="6"/>
        <w:numId w:val="2"/>
      </w:numPr>
      <w:tabs>
        <w:tab w:val="left" w:pos="1140"/>
        <w:tab w:val="clear" w:pos="1276"/>
      </w:tabs>
      <w:spacing w:before="156"/>
      <w:ind w:left="726" w:hanging="363"/>
    </w:pPr>
  </w:style>
  <w:style w:type="paragraph" w:styleId="262">
    <w:name w:val=""/>
    <w:semiHidden/>
    <w:uiPriority w:val="99"/>
    <w:rPr>
      <w:kern w:val="2"/>
      <w:sz w:val="21"/>
      <w:szCs w:val="24"/>
      <w:lang w:val="en-US" w:eastAsia="zh-CN" w:bidi="ar-SA"/>
    </w:rPr>
  </w:style>
  <w:style w:type="paragraph" w:customStyle="1" w:styleId="263">
    <w:name w:val="标准书脚_奇数页"/>
    <w:uiPriority w:val="0"/>
    <w:pPr>
      <w:spacing w:before="120"/>
      <w:ind w:right="198"/>
      <w:jc w:val="right"/>
    </w:pPr>
    <w:rPr>
      <w:rFonts w:ascii="宋体"/>
      <w:sz w:val="18"/>
      <w:szCs w:val="18"/>
      <w:lang w:val="en-US" w:eastAsia="zh-CN" w:bidi="ar-SA"/>
    </w:rPr>
  </w:style>
  <w:style w:type="paragraph" w:customStyle="1" w:styleId="264">
    <w:name w:val="HT_框图文字靠左"/>
    <w:basedOn w:val="136"/>
    <w:uiPriority w:val="0"/>
    <w:pPr>
      <w:spacing w:line="0" w:lineRule="atLeast"/>
    </w:pPr>
  </w:style>
  <w:style w:type="paragraph" w:customStyle="1" w:styleId="265">
    <w:name w:val="浅色列表 - 着色 31"/>
    <w:uiPriority w:val="71"/>
    <w:rPr>
      <w:kern w:val="2"/>
      <w:sz w:val="21"/>
      <w:szCs w:val="22"/>
      <w:lang w:val="en-US" w:eastAsia="zh-CN" w:bidi="ar-SA"/>
    </w:rPr>
  </w:style>
  <w:style w:type="paragraph" w:customStyle="1" w:styleId="266">
    <w:name w:val="附录五级无"/>
    <w:basedOn w:val="267"/>
    <w:uiPriority w:val="0"/>
    <w:pPr>
      <w:spacing w:before="0" w:beforeLines="0" w:after="0" w:afterLines="0"/>
    </w:pPr>
    <w:rPr>
      <w:rFonts w:ascii="宋体" w:eastAsia="宋体"/>
      <w:szCs w:val="21"/>
    </w:rPr>
  </w:style>
  <w:style w:type="paragraph" w:customStyle="1" w:styleId="267">
    <w:name w:val="附录五级条标题"/>
    <w:basedOn w:val="140"/>
    <w:next w:val="41"/>
    <w:uiPriority w:val="0"/>
    <w:pPr>
      <w:numPr>
        <w:ilvl w:val="6"/>
        <w:numId w:val="5"/>
      </w:numPr>
      <w:outlineLvl w:val="6"/>
    </w:pPr>
  </w:style>
  <w:style w:type="paragraph" w:customStyle="1" w:styleId="268">
    <w:name w:val="HT_框图文字居中"/>
    <w:basedOn w:val="136"/>
    <w:uiPriority w:val="0"/>
    <w:pPr>
      <w:spacing w:line="0" w:lineRule="atLeast"/>
      <w:jc w:val="center"/>
    </w:pPr>
  </w:style>
  <w:style w:type="paragraph" w:customStyle="1" w:styleId="269">
    <w:name w:val="HT_二号黑体加粗居中"/>
    <w:basedOn w:val="84"/>
    <w:uiPriority w:val="0"/>
    <w:pPr>
      <w:jc w:val="center"/>
      <w:outlineLvl w:val="0"/>
    </w:pPr>
    <w:rPr>
      <w:rFonts w:ascii="Arial" w:hAnsi="Arial" w:eastAsia="黑体"/>
      <w:b/>
      <w:sz w:val="44"/>
    </w:rPr>
  </w:style>
  <w:style w:type="paragraph" w:customStyle="1" w:styleId="270">
    <w:name w:val="正文图标题"/>
    <w:next w:val="41"/>
    <w:uiPriority w:val="0"/>
    <w:pPr>
      <w:numPr>
        <w:ilvl w:val="0"/>
        <w:numId w:val="25"/>
      </w:numPr>
      <w:tabs>
        <w:tab w:val="left" w:pos="360"/>
      </w:tabs>
      <w:spacing w:before="156" w:beforeLines="50" w:after="156" w:afterLines="50"/>
      <w:jc w:val="center"/>
    </w:pPr>
    <w:rPr>
      <w:rFonts w:ascii="黑体" w:eastAsia="黑体"/>
      <w:sz w:val="21"/>
      <w:lang w:val="en-US" w:eastAsia="zh-CN" w:bidi="ar-SA"/>
    </w:rPr>
  </w:style>
  <w:style w:type="paragraph" w:customStyle="1" w:styleId="271">
    <w:name w:val="中等深浅网格 1 - 着色 21"/>
    <w:basedOn w:val="1"/>
    <w:qFormat/>
    <w:uiPriority w:val="34"/>
    <w:pPr>
      <w:ind w:firstLine="420" w:firstLineChars="200"/>
    </w:pPr>
  </w:style>
  <w:style w:type="paragraph" w:customStyle="1" w:styleId="272">
    <w:name w:val="前言、引言标题"/>
    <w:next w:val="41"/>
    <w:uiPriority w:val="0"/>
    <w:pPr>
      <w:keepNext/>
      <w:pageBreakBefore/>
      <w:shd w:val="clear" w:color="FFFFFF" w:fill="FFFFFF"/>
      <w:spacing w:before="640" w:after="560"/>
      <w:jc w:val="center"/>
      <w:outlineLvl w:val="0"/>
    </w:pPr>
    <w:rPr>
      <w:rFonts w:ascii="黑体" w:eastAsia="黑体"/>
      <w:sz w:val="32"/>
      <w:lang w:val="en-US" w:eastAsia="zh-CN" w:bidi="ar-SA"/>
    </w:rPr>
  </w:style>
  <w:style w:type="paragraph" w:customStyle="1" w:styleId="273">
    <w:name w:val="参考文献"/>
    <w:basedOn w:val="1"/>
    <w:next w:val="41"/>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274">
    <w:name w:val="附录标识"/>
    <w:basedOn w:val="1"/>
    <w:next w:val="41"/>
    <w:uiPriority w:val="0"/>
    <w:pPr>
      <w:keepNext/>
      <w:widowControl/>
      <w:numPr>
        <w:ilvl w:val="0"/>
        <w:numId w:val="5"/>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275">
    <w:name w:val="封面一致性程度标识2"/>
    <w:basedOn w:val="153"/>
    <w:uiPriority w:val="0"/>
    <w:pPr>
      <w:framePr w:y="4469"/>
    </w:pPr>
  </w:style>
  <w:style w:type="paragraph" w:customStyle="1" w:styleId="276">
    <w:name w:val="HT_小二黑体加粗居中"/>
    <w:basedOn w:val="84"/>
    <w:uiPriority w:val="0"/>
    <w:pPr>
      <w:jc w:val="center"/>
    </w:pPr>
    <w:rPr>
      <w:rFonts w:ascii="Arial" w:hAnsi="Arial" w:eastAsia="黑体"/>
      <w:b/>
      <w:sz w:val="36"/>
    </w:rPr>
  </w:style>
  <w:style w:type="paragraph" w:customStyle="1" w:styleId="277">
    <w:name w:val="标准书眉一"/>
    <w:uiPriority w:val="0"/>
    <w:pPr>
      <w:jc w:val="both"/>
    </w:pPr>
    <w:rPr>
      <w:lang w:val="en-US" w:eastAsia="zh-CN" w:bidi="ar-SA"/>
    </w:rPr>
  </w:style>
  <w:style w:type="paragraph" w:customStyle="1" w:styleId="278">
    <w:name w:val="HT_一号黑体居中"/>
    <w:basedOn w:val="84"/>
    <w:uiPriority w:val="0"/>
    <w:pPr>
      <w:jc w:val="center"/>
    </w:pPr>
    <w:rPr>
      <w:rFonts w:ascii="Arial" w:hAnsi="Arial" w:eastAsia="黑体"/>
      <w:sz w:val="52"/>
    </w:rPr>
  </w:style>
  <w:style w:type="paragraph" w:customStyle="1" w:styleId="279">
    <w:name w:val="五级无"/>
    <w:basedOn w:val="209"/>
    <w:uiPriority w:val="0"/>
    <w:pPr>
      <w:spacing w:before="0" w:beforeLines="0" w:after="0" w:afterLines="0"/>
    </w:pPr>
    <w:rPr>
      <w:rFonts w:ascii="宋体" w:eastAsia="宋体"/>
    </w:rPr>
  </w:style>
  <w:style w:type="paragraph" w:customStyle="1" w:styleId="280">
    <w:name w:val="HT_小二黑体居中"/>
    <w:basedOn w:val="84"/>
    <w:uiPriority w:val="0"/>
    <w:pPr>
      <w:jc w:val="center"/>
    </w:pPr>
    <w:rPr>
      <w:rFonts w:ascii="Arial" w:hAnsi="Arial" w:eastAsia="黑体"/>
      <w:sz w:val="36"/>
    </w:rPr>
  </w:style>
  <w:style w:type="paragraph" w:customStyle="1" w:styleId="281">
    <w:name w:val="HT_列表项目编号2"/>
    <w:basedOn w:val="1"/>
    <w:next w:val="1"/>
    <w:uiPriority w:val="0"/>
    <w:pPr>
      <w:numPr>
        <w:ilvl w:val="0"/>
        <w:numId w:val="26"/>
      </w:numPr>
      <w:spacing w:beforeLines="50" w:line="300" w:lineRule="auto"/>
      <w:contextualSpacing/>
    </w:pPr>
    <w:rPr>
      <w:sz w:val="24"/>
    </w:rPr>
  </w:style>
  <w:style w:type="table" w:customStyle="1" w:styleId="282">
    <w:name w:val="HT_表"/>
    <w:basedOn w:val="58"/>
    <w:qFormat/>
    <w:uiPriority w:val="99"/>
    <w:tblPr>
      <w:tblStyle w:val="56"/>
      <w:jc w:val="center"/>
      <w:tblBorders>
        <w:top w:val="single" w:color="auto" w:sz="12" w:space="0"/>
        <w:left w:val="single" w:color="auto" w:sz="12" w:space="0"/>
        <w:bottom w:val="single" w:color="auto" w:sz="12" w:space="0"/>
        <w:right w:val="single" w:color="auto" w:sz="12" w:space="0"/>
        <w:insideH w:val="single" w:color="000000" w:sz="6" w:space="0"/>
        <w:insideV w:val="single" w:color="000000" w:sz="6" w:space="0"/>
      </w:tblBorders>
    </w:tblPr>
    <w:trPr>
      <w:jc w:val="center"/>
    </w:trPr>
    <w:tcPr>
      <w:vAlign w:val="center"/>
    </w:tcPr>
    <w:tblStylePr w:type="firstRow">
      <w:rPr>
        <w:caps/>
        <w:color w:val="auto"/>
      </w:rPr>
      <w:tblPr>
        <w:tblStyle w:val="56"/>
      </w:tblPr>
      <w:tcPr>
        <w:tcBorders>
          <w:top w:val="nil"/>
          <w:left w:val="nil"/>
          <w:bottom w:val="nil"/>
          <w:right w:val="nil"/>
          <w:insideH w:val="nil"/>
          <w:insideV w:val="nil"/>
          <w:tl2br w:val="nil"/>
          <w:tr2bl w:val="nil"/>
        </w:tcBorders>
      </w:tcPr>
    </w:tblStyle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microsoft.com/office/2006/relationships/keyMapCustomizations" Target="customizations.xml"/><Relationship Id="rId90" Type="http://schemas.openxmlformats.org/officeDocument/2006/relationships/numbering" Target="numbering.xml"/><Relationship Id="rId9" Type="http://schemas.openxmlformats.org/officeDocument/2006/relationships/theme" Target="theme/theme1.xml"/><Relationship Id="rId89" Type="http://schemas.openxmlformats.org/officeDocument/2006/relationships/customXml" Target="../customXml/item1.xml"/><Relationship Id="rId88" Type="http://schemas.openxmlformats.org/officeDocument/2006/relationships/image" Target="media/image74.emf"/><Relationship Id="rId87" Type="http://schemas.openxmlformats.org/officeDocument/2006/relationships/image" Target="media/image73.emf"/><Relationship Id="rId86" Type="http://schemas.openxmlformats.org/officeDocument/2006/relationships/image" Target="media/image72.emf"/><Relationship Id="rId85" Type="http://schemas.openxmlformats.org/officeDocument/2006/relationships/image" Target="media/image71.emf"/><Relationship Id="rId84" Type="http://schemas.openxmlformats.org/officeDocument/2006/relationships/image" Target="media/image70.emf"/><Relationship Id="rId83" Type="http://schemas.openxmlformats.org/officeDocument/2006/relationships/image" Target="media/image69.emf"/><Relationship Id="rId82" Type="http://schemas.openxmlformats.org/officeDocument/2006/relationships/image" Target="media/image68.emf"/><Relationship Id="rId81" Type="http://schemas.openxmlformats.org/officeDocument/2006/relationships/image" Target="media/image67.emf"/><Relationship Id="rId80" Type="http://schemas.openxmlformats.org/officeDocument/2006/relationships/image" Target="media/image66.emf"/><Relationship Id="rId8" Type="http://schemas.openxmlformats.org/officeDocument/2006/relationships/footer" Target="footer2.xml"/><Relationship Id="rId79" Type="http://schemas.openxmlformats.org/officeDocument/2006/relationships/image" Target="media/image65.emf"/><Relationship Id="rId78" Type="http://schemas.openxmlformats.org/officeDocument/2006/relationships/image" Target="media/image64.emf"/><Relationship Id="rId77" Type="http://schemas.openxmlformats.org/officeDocument/2006/relationships/image" Target="media/image63.emf"/><Relationship Id="rId76" Type="http://schemas.openxmlformats.org/officeDocument/2006/relationships/image" Target="media/image62.emf"/><Relationship Id="rId75" Type="http://schemas.openxmlformats.org/officeDocument/2006/relationships/image" Target="media/image61.emf"/><Relationship Id="rId74" Type="http://schemas.openxmlformats.org/officeDocument/2006/relationships/image" Target="media/image60.emf"/><Relationship Id="rId73" Type="http://schemas.openxmlformats.org/officeDocument/2006/relationships/image" Target="media/image59.emf"/><Relationship Id="rId72" Type="http://schemas.openxmlformats.org/officeDocument/2006/relationships/image" Target="media/image58.emf"/><Relationship Id="rId71" Type="http://schemas.openxmlformats.org/officeDocument/2006/relationships/image" Target="media/image57.emf"/><Relationship Id="rId70" Type="http://schemas.openxmlformats.org/officeDocument/2006/relationships/image" Target="media/image56.emf"/><Relationship Id="rId7" Type="http://schemas.openxmlformats.org/officeDocument/2006/relationships/header" Target="header2.xml"/><Relationship Id="rId69" Type="http://schemas.openxmlformats.org/officeDocument/2006/relationships/image" Target="media/image55.emf"/><Relationship Id="rId68" Type="http://schemas.openxmlformats.org/officeDocument/2006/relationships/image" Target="media/image54.emf"/><Relationship Id="rId67" Type="http://schemas.openxmlformats.org/officeDocument/2006/relationships/image" Target="media/image53.emf"/><Relationship Id="rId66" Type="http://schemas.openxmlformats.org/officeDocument/2006/relationships/image" Target="media/image52.emf"/><Relationship Id="rId65" Type="http://schemas.openxmlformats.org/officeDocument/2006/relationships/image" Target="media/image51.emf"/><Relationship Id="rId64" Type="http://schemas.openxmlformats.org/officeDocument/2006/relationships/image" Target="media/image50.emf"/><Relationship Id="rId63" Type="http://schemas.openxmlformats.org/officeDocument/2006/relationships/image" Target="media/image49.emf"/><Relationship Id="rId62" Type="http://schemas.openxmlformats.org/officeDocument/2006/relationships/image" Target="media/image48.emf"/><Relationship Id="rId61" Type="http://schemas.openxmlformats.org/officeDocument/2006/relationships/image" Target="media/image47.emf"/><Relationship Id="rId60" Type="http://schemas.openxmlformats.org/officeDocument/2006/relationships/image" Target="media/image46.emf"/><Relationship Id="rId6" Type="http://schemas.openxmlformats.org/officeDocument/2006/relationships/footer" Target="footer1.xml"/><Relationship Id="rId59" Type="http://schemas.openxmlformats.org/officeDocument/2006/relationships/image" Target="media/image45.emf"/><Relationship Id="rId58" Type="http://schemas.openxmlformats.org/officeDocument/2006/relationships/image" Target="media/image44.emf"/><Relationship Id="rId57" Type="http://schemas.openxmlformats.org/officeDocument/2006/relationships/image" Target="media/image43.emf"/><Relationship Id="rId56" Type="http://schemas.openxmlformats.org/officeDocument/2006/relationships/image" Target="media/image42.png"/><Relationship Id="rId55" Type="http://schemas.openxmlformats.org/officeDocument/2006/relationships/image" Target="media/image41.emf"/><Relationship Id="rId54" Type="http://schemas.openxmlformats.org/officeDocument/2006/relationships/image" Target="media/image40.emf"/><Relationship Id="rId53" Type="http://schemas.openxmlformats.org/officeDocument/2006/relationships/image" Target="media/image39.emf"/><Relationship Id="rId52" Type="http://schemas.openxmlformats.org/officeDocument/2006/relationships/image" Target="media/image38.emf"/><Relationship Id="rId51" Type="http://schemas.openxmlformats.org/officeDocument/2006/relationships/image" Target="media/image37.emf"/><Relationship Id="rId50" Type="http://schemas.openxmlformats.org/officeDocument/2006/relationships/image" Target="media/image36.emf"/><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emf"/><Relationship Id="rId47" Type="http://schemas.openxmlformats.org/officeDocument/2006/relationships/image" Target="media/image33.emf"/><Relationship Id="rId46" Type="http://schemas.openxmlformats.org/officeDocument/2006/relationships/image" Target="media/image32.emf"/><Relationship Id="rId45" Type="http://schemas.openxmlformats.org/officeDocument/2006/relationships/image" Target="media/image31.emf"/><Relationship Id="rId44" Type="http://schemas.openxmlformats.org/officeDocument/2006/relationships/image" Target="media/image30.emf"/><Relationship Id="rId43" Type="http://schemas.openxmlformats.org/officeDocument/2006/relationships/image" Target="media/image29.emf"/><Relationship Id="rId42" Type="http://schemas.openxmlformats.org/officeDocument/2006/relationships/image" Target="media/image28.emf"/><Relationship Id="rId41" Type="http://schemas.openxmlformats.org/officeDocument/2006/relationships/oleObject" Target="embeddings/oleObject5.bin"/><Relationship Id="rId40" Type="http://schemas.openxmlformats.org/officeDocument/2006/relationships/image" Target="media/image27.emf"/><Relationship Id="rId4" Type="http://schemas.microsoft.com/office/2011/relationships/commentsExtended" Target="commentsExtended.xml"/><Relationship Id="rId39" Type="http://schemas.openxmlformats.org/officeDocument/2006/relationships/oleObject" Target="embeddings/oleObject4.bin"/><Relationship Id="rId38" Type="http://schemas.openxmlformats.org/officeDocument/2006/relationships/image" Target="media/image26.emf"/><Relationship Id="rId37" Type="http://schemas.openxmlformats.org/officeDocument/2006/relationships/oleObject" Target="embeddings/oleObject3.bin"/><Relationship Id="rId36" Type="http://schemas.openxmlformats.org/officeDocument/2006/relationships/image" Target="media/image25.emf"/><Relationship Id="rId35" Type="http://schemas.openxmlformats.org/officeDocument/2006/relationships/oleObject" Target="embeddings/oleObject2.bin"/><Relationship Id="rId34" Type="http://schemas.openxmlformats.org/officeDocument/2006/relationships/image" Target="media/image24.emf"/><Relationship Id="rId33" Type="http://schemas.openxmlformats.org/officeDocument/2006/relationships/oleObject" Target="embeddings/oleObject1.bin"/><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comments" Target="comment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emf"/><Relationship Id="rId24" Type="http://schemas.openxmlformats.org/officeDocument/2006/relationships/image" Target="media/image15.emf"/><Relationship Id="rId23" Type="http://schemas.openxmlformats.org/officeDocument/2006/relationships/image" Target="media/image14.emf"/><Relationship Id="rId22" Type="http://schemas.openxmlformats.org/officeDocument/2006/relationships/image" Target="media/image13.emf"/><Relationship Id="rId21" Type="http://schemas.openxmlformats.org/officeDocument/2006/relationships/image" Target="media/image12.emf"/><Relationship Id="rId20" Type="http://schemas.openxmlformats.org/officeDocument/2006/relationships/image" Target="media/image11.emf"/><Relationship Id="rId2" Type="http://schemas.openxmlformats.org/officeDocument/2006/relationships/settings" Target="settings.xml"/><Relationship Id="rId19" Type="http://schemas.openxmlformats.org/officeDocument/2006/relationships/image" Target="media/image10.emf"/><Relationship Id="rId18" Type="http://schemas.openxmlformats.org/officeDocument/2006/relationships/image" Target="media/image9.emf"/><Relationship Id="rId17" Type="http://schemas.openxmlformats.org/officeDocument/2006/relationships/image" Target="media/image8.emf"/><Relationship Id="rId16" Type="http://schemas.openxmlformats.org/officeDocument/2006/relationships/image" Target="media/image7.emf"/><Relationship Id="rId15" Type="http://schemas.openxmlformats.org/officeDocument/2006/relationships/image" Target="media/image6.emf"/><Relationship Id="rId14" Type="http://schemas.openxmlformats.org/officeDocument/2006/relationships/image" Target="media/image5.emf"/><Relationship Id="rId13" Type="http://schemas.openxmlformats.org/officeDocument/2006/relationships/image" Target="media/image4.emf"/><Relationship Id="rId12" Type="http://schemas.openxmlformats.org/officeDocument/2006/relationships/image" Target="media/image3.emf"/><Relationship Id="rId11" Type="http://schemas.openxmlformats.org/officeDocument/2006/relationships/image" Target="media/image2.emf"/><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7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151</Pages>
  <Words>14385</Words>
  <Characters>81999</Characters>
  <Lines>683</Lines>
  <Paragraphs>192</Paragraphs>
  <TotalTime>120</TotalTime>
  <ScaleCrop>false</ScaleCrop>
  <LinksUpToDate>false</LinksUpToDate>
  <CharactersWithSpaces>96192</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2016-10-17T08:28:00Z</dcterms:created>
  <dcterms:modified xsi:type="dcterms:W3CDTF">2026-06-26T08:24:13Z</dcterms:modified>
  <dc:title>标准名称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1484DA8649E96D81ADC63D6A4266A08C_43</vt:lpwstr>
  </property>
</Properties>
</file>